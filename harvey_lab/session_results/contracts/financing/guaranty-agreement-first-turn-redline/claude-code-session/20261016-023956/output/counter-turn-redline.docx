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rPr>
          <w:ins w:id="101" w:author="Whitfield Crane &amp; Sadler LLP" w:date="2025-07-08T09:00:00Z"/>
        </w:rPr>
      </w:pPr>
      <w:commentRangeStart w:id="0"/>
      <w:ins w:id="100" w:author="Whitfield Crane &amp; Sadler LLP" w:date="2025-07-08T09:00:00Z">
        <w:r>
          <w:rPr>
            <w:rFonts w:ascii="Times New Roman" w:hAnsi="Times New Roman"/>
            <w:b/>
            <w:color w:val="000000"/>
            <w:sz w:val="22"/>
          </w:rPr>
          <w:t xml:space="preserve">WCS Draft 7/8/2025 — Administrative Agent's counter-turn to Marchetti DeLuca LLP markup of 7/3/2025. Subject to further review and comment by the Administrative Agent and the Lenders. Confidential — Subject to Contract.</w:t>
        </w:r>
      </w:ins>
      <w:commentRangeEnd w:id="0"/>
      <w:r>
        <w:rPr>
          <w:sz w:val="16"/>
        </w:rPr>
        <w:commentReference w:id="0"/>
      </w:r>
    </w:p>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b/>
          <w:color w:val="000000"/>
          <w:sz w:val="22"/>
        </w:rPr>
        <w:t>Dated as of June 2, 2025</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TERRAVERDE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in favor of</w:t>
      </w:r>
    </w:p>
    <w:p>
      <w:pPr>
        <w:spacing w:line="276" w:lineRule="auto" w:before="0" w:after="120"/>
        <w:jc w:val="center"/>
      </w:pPr>
      <w:r>
        <w:rPr>
          <w:rFonts w:ascii="Times New Roman" w:hAnsi="Times New Roman"/>
          <w:b/>
          <w:color w:val="000000"/>
          <w:sz w:val="22"/>
        </w:rPr>
        <w:t>CASCADIA NATIONAL BANK, N.A.</w:t>
      </w:r>
      <w:r>
        <w:rPr>
          <w:rFonts w:ascii="Times New Roman" w:hAnsi="Times New Roman"/>
          <w:color w:val="000000"/>
          <w:sz w:val="22"/>
        </w:rPr>
        <w:t xml:space="preserve"> as Administrative Agent for the benefit of the Secured Parties</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$275,000,000</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This GUARANTY AGREEMENT (as amended, restated, supplemented, or otherwise modified from time to time, this "</w:t>
      </w:r>
      <w:r>
        <w:rPr>
          <w:rFonts w:ascii="Times New Roman" w:hAnsi="Times New Roman"/>
          <w:b/>
          <w:color w:val="000000"/>
          <w:sz w:val="22"/>
        </w:rPr>
        <w:t>Guaranty</w:t>
      </w:r>
      <w:r>
        <w:rPr>
          <w:rFonts w:ascii="Times New Roman" w:hAnsi="Times New Roman"/>
          <w:color w:val="000000"/>
          <w:sz w:val="22"/>
        </w:rPr>
        <w:t xml:space="preserve">") is made and entered into as of June 2, 2025, by </w:t>
      </w:r>
      <w:r>
        <w:rPr>
          <w:rFonts w:ascii="Times New Roman" w:hAnsi="Times New Roman"/>
          <w:b/>
          <w:color w:val="000000"/>
          <w:sz w:val="22"/>
        </w:rPr>
        <w:t>TERRAVERDE GROUP,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CASCADIA NATIONAL BANK, N.A.</w:t>
      </w:r>
      <w:r>
        <w:rPr>
          <w:rFonts w:ascii="Times New Roman" w:hAnsi="Times New Roman"/>
          <w:color w:val="000000"/>
          <w:sz w:val="22"/>
        </w:rPr>
        <w:t>, a national banking association, in its capacity as administrative agent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 for the ratable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Senior Secured Revolving Credit Agreement, dated as of June 2, 2025 (as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Terraverde Industrial Holdings, LLC, a Delaware limited liability company (the "</w:t>
      </w:r>
      <w:r>
        <w:rPr>
          <w:rFonts w:ascii="Times New Roman" w:hAnsi="Times New Roman"/>
          <w:b/>
          <w:color w:val="000000"/>
          <w:sz w:val="22"/>
        </w:rPr>
        <w:t>Borrower</w:t>
      </w:r>
      <w:r>
        <w:rPr>
          <w:rFonts w:ascii="Times New Roman" w:hAnsi="Times New Roman"/>
          <w:color w:val="000000"/>
          <w:sz w:val="22"/>
        </w:rPr>
        <w:t>"), the Lenders from time to time party thereto (collectively, the "</w:t>
      </w:r>
      <w:r>
        <w:rPr>
          <w:rFonts w:ascii="Times New Roman" w:hAnsi="Times New Roman"/>
          <w:b/>
          <w:color w:val="000000"/>
          <w:sz w:val="22"/>
        </w:rPr>
        <w:t>Lenders</w:t>
      </w:r>
      <w:r>
        <w:rPr>
          <w:rFonts w:ascii="Times New Roman" w:hAnsi="Times New Roman"/>
          <w:color w:val="000000"/>
          <w:sz w:val="22"/>
        </w:rPr>
        <w:t>"), and Cascadia National Bank, N.A., as Administrative Agent, pursuant to which the Lenders have agreed to make available to the Borrower a $275,000,000 senior secured revolving credit facility with a term-out option, in each case subject to the terms and conditions set forth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Guarantor is the direct parent company of the Borrower and owns, directly and beneficially, one hundred percent (100%) of the issued and outstanding Equity Interests of the Borrower.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Guarantor will derive substantial direct and indirect benefit from the extensions of credit made and to be made to the Borrower under the Credit Agreement and the other Loan Documents. The credit, financial accommodations, and other benefits flowing to the Borrower under the Credit Agreement will enhance the value of the Guarantor's investment in the Borrower and strengthen the overall financial position of the Guarantor and its consolidated subsidiaries.</w:t>
      </w:r>
    </w:p>
    <w:p>
      <w:pPr>
        <w:spacing w:line="276" w:lineRule="auto" w:before="0" w:after="120"/>
        <w:jc w:val="both"/>
      </w:pPr>
      <w:commentRangeStart w:id="1"/>
      <w:r>
        <w:rPr>
          <w:rFonts w:ascii="Times New Roman" w:hAnsi="Times New Roman"/>
          <w:b/>
          <w:color w:val="000000"/>
          <w:sz w:val="22"/>
        </w:rPr>
        <w:t>D.</w:t>
      </w:r>
      <w:r>
        <w:rPr>
          <w:rFonts w:ascii="Times New Roman" w:hAnsi="Times New Roman"/>
          <w:color w:val="000000"/>
          <w:sz w:val="22"/>
        </w:rPr>
        <w:t xml:space="preserve"> It is a condition precedent to the making of the initial Credit Extension under the Credit Agreement that the Guarantor shall have executed and delivered this Guaranty to the Administrative Agent for the benefit of the Secured Parties.</w:t>
      </w:r>
      <w:commentRangeEnd w:id="1"/>
      <w:r>
        <w:rPr>
          <w:sz w:val="16"/>
        </w:rPr>
        <w:commentReference w:id="1"/>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Guarantor has agreed to execute and deliver this Guaranty in order to induce the Administrative Agent and the Lenders to enter into the Credit Agreement and to make Loans and other extensions of credit to the Borrower thereunder, and the Administrative Agent and the Lenders would not have entered into the Credit Agreement but for the execution and delivery by the Guarantor of this Guaranty.</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Cascadia National Bank, N.A., a national banking association, in its capacity as administrative agent for the Secured Parties under the Credit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Banking Services 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Terraverde Industrial Holdings, LLC, a limited liability company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Senior Secured Revolving Credit Agreement, dated as of June 2, 2025, among the Borrower, the Lenders party thereto, and the Administrative Agent, as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of Default" as defined in Section 7.01 of the Credit Agreement.</w:t>
      </w:r>
    </w:p>
    <w:p>
      <w:pPr>
        <w:spacing w:line="276" w:lineRule="auto" w:before="0" w:after="120"/>
        <w:jc w:val="both"/>
        <w:rPr>
          <w:ins w:id="105" w:author="Whitfield Crane &amp; Sadler LLP" w:date="2025-07-08T09:00:00Z"/>
        </w:rPr>
      </w:pPr>
      <w:commentRangeStart w:id="2"/>
      <w:ins w:id="102" w:author="Whitfield Crane &amp; Sadler LLP" w:date="2025-07-08T09:00:00Z">
        <w:r>
          <w:rPr>
            <w:rFonts w:ascii="Times New Roman" w:hAnsi="Times New Roman"/>
            <w:color w:val="000000"/>
            <w:sz w:val="22"/>
          </w:rPr>
          <w:t xml:space="preserve">"</w:t>
        </w:r>
      </w:ins>
      <w:ins w:id="103" w:author="Whitfield Crane &amp; Sadler LLP" w:date="2025-07-08T09:00:00Z">
        <w:r>
          <w:rPr>
            <w:rFonts w:ascii="Times New Roman" w:hAnsi="Times New Roman"/>
            <w:b/>
            <w:color w:val="000000"/>
            <w:sz w:val="22"/>
          </w:rPr>
          <w:t xml:space="preserve">Excluded Swap Obligations</w:t>
        </w:r>
      </w:ins>
      <w:ins w:id="104" w:author="Whitfield Crane &amp; Sadler LLP" w:date="2025-07-08T09:00:00Z">
        <w:r>
          <w:rPr>
            <w:rFonts w:ascii="Times New Roman" w:hAnsi="Times New Roman"/>
            <w:color w:val="000000"/>
            <w:sz w:val="22"/>
          </w:rPr>
          <w:t xml:space="preserve">" means, with respect to the Guarantor, any Swap Obligation if, and to the extent that, all or a portion of the guarantee of the Guarantor of such Swap Obligation (or any guarantee thereof) is or becomes illegal under the Commodity Exchange Act or any rule, regulation, or order of the Commodity Futures Trading Commission (or the application or official interpretation of any thereof) by virtue of the Guarantor's failure for any reason to constitute an Eligible Contract Participant at the time the guarantee of the Guarantor becomes effective with respect to such Swap Obligation. If a Swap Obligation arises under a master agreement governing more than one swap, such exclusion shall apply only to the portion of such Swap Obligation that is attributable to swaps for which such guarantee is or becomes illegal.</w:t>
        </w:r>
      </w:ins>
      <w:commentRangeEnd w:id="2"/>
      <w:r>
        <w:rPr>
          <w:sz w:val="16"/>
        </w:rPr>
        <w:commentReference w:id="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of the Borrower arising under or in connection with the Credit Agreement and the other Loan Documents, including without limitation:</w:t>
      </w:r>
    </w:p>
    <w:p>
      <w:pPr>
        <w:spacing w:line="276" w:lineRule="auto" w:before="0" w:after="120"/>
        <w:ind w:left="432"/>
        <w:jc w:val="both"/>
      </w:pPr>
      <w:r>
        <w:rPr>
          <w:rFonts w:ascii="Times New Roman" w:hAnsi="Times New Roman"/>
          <w:color w:val="000000"/>
          <w:sz w:val="22"/>
        </w:rPr>
        <w:t>(a) all principal, interest (including, without limitation, all interest accruing after the commencement of any case, proceeding, or other action relating to the bankruptcy, insolvency, reorganization, or relief of debtors with respect to the Borrower or any other person, whether or not allowed or allowable as a claim in any such proceeding), fees, costs, charges, expenses, reimbursement obligations, indemnification obligations, and all other amounts payable by the Borrower under or in connection with the Credit Agreement and each other Loan Document;</w:t>
      </w:r>
    </w:p>
    <w:p>
      <w:pPr>
        <w:spacing w:line="276" w:lineRule="auto" w:before="0" w:after="120"/>
        <w:ind w:left="432"/>
        <w:jc w:val="both"/>
      </w:pPr>
      <w:commentRangeStart w:id="3"/>
      <w:r>
        <w:rPr>
          <w:rFonts w:ascii="Times New Roman" w:hAnsi="Times New Roman"/>
          <w:color w:val="000000"/>
          <w:sz w:val="22"/>
        </w:rPr>
        <w:t xml:space="preserve">(b) all Swap Obligations </w:t>
      </w:r>
      <w:r>
        <w:rPr>
          <w:rFonts w:ascii="Times New Roman" w:hAnsi="Times New Roman" w:cs="Times New Roman"/>
          <w:sz w:val="22"/>
          <w:color w:val="000000"/>
        </w:rPr>
        <w:t xml:space="preserve">other than Excluded Swap Obligations</w:t>
      </w:r>
      <w:r>
        <w:rPr>
          <w:rFonts w:ascii="Times New Roman" w:hAnsi="Times New Roman"/>
          <w:color w:val="000000"/>
          <w:sz w:val="22"/>
        </w:rPr>
        <w:t xml:space="preserve"> arising under or in connection with any Swap Contract entered into with a Lender or an Affiliate of a Lender;</w:t>
      </w:r>
      <w:commentRangeEnd w:id="3"/>
      <w:r>
        <w:rPr>
          <w:sz w:val="16"/>
        </w:rPr>
        <w:commentReference w:id="3"/>
      </w:r>
    </w:p>
    <w:p>
      <w:pPr>
        <w:spacing w:line="276" w:lineRule="auto" w:before="0" w:after="120"/>
        <w:ind w:left="432"/>
        <w:jc w:val="both"/>
      </w:pPr>
      <w:r>
        <w:rPr>
          <w:rFonts w:ascii="Times New Roman" w:hAnsi="Times New Roman"/>
          <w:color w:val="000000"/>
          <w:sz w:val="22"/>
        </w:rPr>
        <w:t>(c) all Banking Services Obligations arising under or in connection with any Banking Services provided by a Lender or an Affiliate of a Lender; and</w:t>
      </w:r>
    </w:p>
    <w:p>
      <w:pPr>
        <w:spacing w:line="276" w:lineRule="auto" w:before="0" w:after="120"/>
        <w:ind w:left="432"/>
        <w:jc w:val="both"/>
      </w:pPr>
      <w:r>
        <w:rPr>
          <w:rFonts w:ascii="Times New Roman" w:hAnsi="Times New Roman"/>
          <w:color w:val="000000"/>
          <w:sz w:val="22"/>
        </w:rPr>
        <w:t>(d) all obligations arising under any renewal, extension, amendment, restatement, supplement, replacement, refinancing, or modification of any of the foregoing,</w:t>
      </w:r>
    </w:p>
    <w:p>
      <w:pPr>
        <w:spacing w:line="276" w:lineRule="auto" w:before="0" w:after="120"/>
        <w:jc w:val="both"/>
      </w:pPr>
      <w:commentRangeStart w:id="4"/>
      <w:r>
        <w:rPr>
          <w:rFonts w:ascii="Times New Roman" w:hAnsi="Times New Roman"/>
          <w:color w:val="000000"/>
          <w:sz w:val="22"/>
        </w:rPr>
        <w:t xml:space="preserve">in each case, whether arising before or after acceleration, whether direct or indirect, absolute or contingent, joint or several, due or to become due, now existing or hereafter arising, and howsoever arising (including, without limitation, under any amendment, supplement, or modification to, or renewal or extension of, the Credit Agreement or any other Loan Document)</w:t>
      </w:r>
      <w:del w:id="106" w:author="Whitfield Crane &amp; Sadler LLP" w:date="2025-07-08T09:00:00Z">
        <w:r>
          <w:rPr>
            <w:rFonts w:ascii="Times New Roman" w:hAnsi="Times New Roman"/>
            <w:color w:val="000000"/>
            <w:sz w:val="22"/>
          </w:rPr>
          <w:delText xml:space="preserve">.</w:delText>
        </w:r>
      </w:del>
      <w:ins w:id="107" w:author="Whitfield Crane &amp; Sadler LLP" w:date="2025-07-08T09:00:00Z">
        <w:r>
          <w:rPr>
            <w:rFonts w:ascii="Times New Roman" w:hAnsi="Times New Roman"/>
            <w:color w:val="000000"/>
            <w:sz w:val="22"/>
          </w:rPr>
          <w:t xml:space="preserve">;</w:t>
        </w:r>
      </w:ins>
      <w:r>
        <w:rPr>
          <w:rFonts w:ascii="Times New Roman" w:hAnsi="Times New Roman"/>
          <w:color w:val="000000"/>
          <w:sz w:val="22"/>
        </w:rPr>
        <w:t xml:space="preserve"> </w:t>
      </w:r>
      <w:r>
        <w:rPr>
          <w:rFonts w:ascii="Times New Roman" w:hAnsi="Times New Roman" w:cs="Times New Roman"/>
          <w:sz w:val="22"/>
          <w:color w:val="000000"/>
          <w:i/>
        </w:rPr>
        <w:t xml:space="preserve">provided, however</w:t>
      </w:r>
      <w:r>
        <w:rPr>
          <w:rFonts w:ascii="Times New Roman" w:hAnsi="Times New Roman" w:cs="Times New Roman"/>
          <w:sz w:val="22"/>
          <w:color w:val="000000"/>
        </w:rPr>
        <w:t xml:space="preserve">, that the Guaranteed Obligations shall not include </w:t>
      </w:r>
      <w:del w:id="108" w:author="Whitfield Crane &amp; Sadler LLP" w:date="2025-07-08T09:00:00Z">
        <w:r>
          <w:rPr>
            <w:rFonts w:ascii="Times New Roman" w:hAnsi="Times New Roman" w:cs="Times New Roman"/>
            <w:sz w:val="22"/>
            <w:color w:val="000000"/>
          </w:rPr>
          <w:delText xml:space="preserve">(i) any Excluded Swap Obligations or (ii) any obligations arising after the date of an acceleration of the Obligations under Section 7.01 of the Credit Agreement unless the Guarantor shall have received written notice of such acceleration from the Administrative Agent at the Guarantor's notice address set forth in Section 9.1 hereof.</w:delText>
        </w:r>
      </w:del>
      <w:ins w:id="109" w:author="Whitfield Crane &amp; Sadler LLP" w:date="2025-07-08T09:00:00Z">
        <w:r>
          <w:rPr>
            <w:rFonts w:ascii="Times New Roman" w:hAnsi="Times New Roman"/>
            <w:color w:val="000000"/>
            <w:sz w:val="22"/>
          </w:rPr>
          <w:t xml:space="preserve">any Excluded Swap Obligations. For the avoidance of doubt, no notice of acceleration to the Guarantor shall be required as a condition to the inclusion of any obligation within the definition of "Guaranteed Obligations," and all obligations of the Borrower arising before or after any acceleration of the Obligations (whether by declaration under Section 7.02 of the Credit Agreement or automatically upon the occurrence of an Event of Default under Section 7.01(g) or (h) of the Credit Agreement) shall constitute Guaranteed Obligations.</w:t>
        </w:r>
      </w:ins>
      <w:commentRangeEnd w:id="4"/>
      <w:r>
        <w:rPr>
          <w:sz w:val="16"/>
        </w:rPr>
        <w:commentReference w:id="4"/>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Terraverde Group, Inc., a corporation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Indebtedness</w:t>
      </w:r>
      <w:r>
        <w:rPr>
          <w:rFonts w:ascii="Times New Roman" w:hAnsi="Times New Roman"/>
          <w:color w:val="000000"/>
          <w:sz w:val="22"/>
        </w:rPr>
        <w:t>" has the meaning assigned to such term in Section 8.1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Obligations</w:t>
      </w:r>
      <w:r>
        <w:rPr>
          <w:rFonts w:ascii="Times New Roman" w:hAnsi="Times New Roman"/>
          <w:color w:val="000000"/>
          <w:sz w:val="22"/>
        </w:rPr>
        <w:t>" has the meaning assigned to such term in the Credit Agreement.</w:t>
      </w:r>
    </w:p>
    <w:p>
      <w:pPr>
        <w:keepNext/>
        <w:spacing w:line="276" w:lineRule="auto" w:before="200" w:after="80"/>
        <w:ind w:left="0"/>
      </w:pPr>
      <w:r>
        <w:rPr>
          <w:rFonts w:ascii="Times New Roman" w:hAnsi="Times New Roman"/>
          <w:b/>
          <w:color w:val="000000"/>
          <w:sz w:val="22"/>
        </w:rPr>
        <w:t>Section 1.2 — Credit Agreement Definitions Incorporated</w:t>
      </w:r>
    </w:p>
    <w:p>
      <w:pPr>
        <w:spacing w:line="276" w:lineRule="auto" w:before="0" w:after="120"/>
        <w:jc w:val="both"/>
      </w:pPr>
      <w:r>
        <w:rPr>
          <w:rFonts w:ascii="Times New Roman" w:hAnsi="Times New Roman"/>
          <w:color w:val="000000"/>
          <w:sz w:val="22"/>
        </w:rPr>
        <w:t xml:space="preserve">Unless otherwise defined herein, all capitalized terms used in this Guaranty that are defined in the Credit Agreement shall have the respective meanings assigned to such terms in the Credit Agreement. The rules of interpretation set forth in Section 1.02 of the Credit Agreement shall apply to this Guaranty </w:t>
      </w:r>
      <w:r>
        <w:rPr>
          <w:rFonts w:ascii="Times New Roman" w:hAnsi="Times New Roman"/>
          <w:i/>
          <w:color w:val="000000"/>
          <w:sz w:val="22"/>
        </w:rPr>
        <w:t>mutatis mutandis</w:t>
      </w:r>
      <w:r>
        <w:rPr>
          <w:rFonts w:ascii="Times New Roman" w:hAnsi="Times New Roman"/>
          <w:color w:val="000000"/>
          <w:sz w:val="22"/>
        </w:rPr>
        <w:t xml:space="preserve"> as if fully set forth herein.</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In this Guaranty, unless the context otherwise requires:</w:t>
      </w:r>
    </w:p>
    <w:p>
      <w:pPr>
        <w:spacing w:line="276" w:lineRule="auto" w:before="0" w:after="120"/>
        <w:ind w:left="432"/>
        <w:jc w:val="both"/>
      </w:pPr>
      <w:r>
        <w:rPr>
          <w:rFonts w:ascii="Times New Roman" w:hAnsi="Times New Roman"/>
          <w:color w:val="000000"/>
          <w:sz w:val="22"/>
        </w:rPr>
        <w:t>(a) section headings herein are included for convenience of reference only and shall not affect the interpretation of this Guaranty;</w:t>
      </w:r>
    </w:p>
    <w:p>
      <w:pPr>
        <w:spacing w:line="276" w:lineRule="auto" w:before="0" w:after="120"/>
        <w:ind w:left="432"/>
        <w:jc w:val="both"/>
      </w:pPr>
      <w:r>
        <w:rPr>
          <w:rFonts w:ascii="Times New Roman" w:hAnsi="Times New Roman"/>
          <w:color w:val="000000"/>
          <w:sz w:val="22"/>
        </w:rPr>
        <w:t>(b) words importing the singular include the plural and vice versa;</w:t>
      </w:r>
    </w:p>
    <w:p>
      <w:pPr>
        <w:spacing w:line="276" w:lineRule="auto" w:before="0" w:after="120"/>
        <w:ind w:left="432"/>
        <w:jc w:val="both"/>
      </w:pPr>
      <w:r>
        <w:rPr>
          <w:rFonts w:ascii="Times New Roman" w:hAnsi="Times New Roman"/>
          <w:color w:val="000000"/>
          <w:sz w:val="22"/>
        </w:rPr>
        <w:t>(c) words importing any gender include the other genders;</w:t>
      </w:r>
    </w:p>
    <w:p>
      <w:pPr>
        <w:spacing w:line="276" w:lineRule="auto" w:before="0" w:after="120"/>
        <w:ind w:left="432"/>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ind w:left="432"/>
        <w:jc w:val="both"/>
      </w:pPr>
      <w:r>
        <w:rPr>
          <w:rFonts w:ascii="Times New Roman" w:hAnsi="Times New Roman"/>
          <w:color w:val="000000"/>
          <w:sz w:val="22"/>
        </w:rPr>
        <w:t>(e) references to any agreement, document, or instrument shall mean such agreement, document, or instrument as amended, restated, amended and restated, supplemented, or otherwise modified from time to time, unless otherwise expressly stated;</w:t>
      </w:r>
    </w:p>
    <w:p>
      <w:pPr>
        <w:spacing w:line="276" w:lineRule="auto" w:before="0" w:after="120"/>
        <w:ind w:left="432"/>
        <w:jc w:val="both"/>
      </w:pPr>
      <w:r>
        <w:rPr>
          <w:rFonts w:ascii="Times New Roman" w:hAnsi="Times New Roman"/>
          <w:color w:val="000000"/>
          <w:sz w:val="22"/>
        </w:rPr>
        <w:t>(f) references to any person include such person's successors and permitted assigns;</w:t>
      </w:r>
    </w:p>
    <w:p>
      <w:pPr>
        <w:spacing w:line="276" w:lineRule="auto" w:before="0" w:after="120"/>
        <w:ind w:left="432"/>
        <w:jc w:val="both"/>
      </w:pPr>
      <w:r>
        <w:rPr>
          <w:rFonts w:ascii="Times New Roman" w:hAnsi="Times New Roman"/>
          <w:color w:val="000000"/>
          <w:sz w:val="22"/>
        </w:rPr>
        <w:t>(g) references to "Sections" are to sections of this Guaranty unless otherwise specified; and</w:t>
      </w:r>
    </w:p>
    <w:p>
      <w:pPr>
        <w:spacing w:line="276" w:lineRule="auto" w:before="0" w:after="120"/>
        <w:ind w:left="432"/>
        <w:jc w:val="both"/>
      </w:pPr>
      <w:r>
        <w:rPr>
          <w:rFonts w:ascii="Times New Roman" w:hAnsi="Times New Roman"/>
          <w:color w:val="000000"/>
          <w:sz w:val="22"/>
        </w:rPr>
        <w:t>(h) references to any law shall mean such law as amended from time to time and shall include any successor legislation and any regulations promulgated thereunder.</w:t>
      </w:r>
    </w:p>
    <w:p>
      <w:pPr>
        <w:keepNext/>
        <w:spacing w:line="276" w:lineRule="auto" w:before="360" w:after="120"/>
        <w:jc w:val="left"/>
      </w:pPr>
      <w:r>
        <w:rPr>
          <w:rFonts w:ascii="Times New Roman" w:hAnsi="Times New Roman"/>
          <w:b/>
          <w:color w:val="000000"/>
          <w:sz w:val="22"/>
          <w:u w:val="single"/>
        </w:rPr>
        <w:t>SECTION 2 — GUARANTY OF PAYMENT</w:t>
      </w:r>
    </w:p>
    <w:p>
      <w:pPr>
        <w:keepNext/>
        <w:spacing w:line="276" w:lineRule="auto" w:before="200" w:after="80"/>
        <w:ind w:left="0"/>
      </w:pPr>
      <w:r>
        <w:rPr>
          <w:rFonts w:ascii="Times New Roman" w:hAnsi="Times New Roman"/>
          <w:b/>
          <w:color w:val="000000"/>
          <w:sz w:val="22"/>
        </w:rPr>
        <w:t xml:space="preserve">Section 2.1 — Unconditional Guaranty of Payment</w:t>
      </w:r>
    </w:p>
    <w:p>
      <w:pPr>
        <w:spacing w:line="276" w:lineRule="auto" w:before="0" w:after="120"/>
        <w:jc w:val="both"/>
      </w:pPr>
      <w:r>
        <w:rPr>
          <w:rFonts w:ascii="Times New Roman" w:hAnsi="Times New Roman"/>
          <w:color w:val="000000"/>
          <w:sz w:val="22"/>
        </w:rPr>
        <w:t xml:space="preserve">The Guarantor hereby unconditionally and irrevocably guarantees to the Administrative Agent, for the ratable benefit of the Secured Parties, the full and punctual payment </w:t>
      </w:r>
      <w:r>
        <w:rPr>
          <w:rFonts w:ascii="Times New Roman" w:hAnsi="Times New Roman"/>
          <w:color w:val="000000"/>
          <w:sz w:val="22"/>
        </w:rPr>
        <w:t xml:space="preserve">of all Guaranteed Obligations when due, whether at stated maturity, by required prepayment, by acceleration, by demand, or otherwise, in accordance with the terms of the Credit Agreement and the other Loan Documents. Without limiting the generality of the foregoing, the Guarantor's liability hereunder shall extend to all amounts that would become due but for the operation of the automatic stay imposed under Section 362(a) of the Bankruptcy Code (or any analogous provision under any other applicable law governing insolvency or debtor relief) in connection with any proceeding involving the Borrower or any other person.</w:t>
      </w:r>
    </w:p>
    <w:p>
      <w:pPr>
        <w:spacing w:line="276" w:lineRule="auto" w:before="0" w:after="120"/>
        <w:jc w:val="both"/>
      </w:pPr>
      <w:commentRangeStart w:id="5"/>
      <w:r>
        <w:rPr>
          <w:rFonts w:ascii="Times New Roman" w:hAnsi="Times New Roman"/>
          <w:color w:val="000000"/>
          <w:sz w:val="22"/>
        </w:rPr>
        <w:t xml:space="preserve">This Guaranty is a guaranty of payment and not merely a guaranty of collection. The obligations of the Guarantor under this Guaranty are primary obligations of the Guarantor and are not secondary to or conditioned upon the obligations of the Borrower. </w:t>
      </w:r>
      <w:del w:id="110" w:author="Whitfield Crane &amp; Sadler LLP" w:date="2025-07-08T09:00:00Z">
        <w:r>
          <w:rPr>
            <w:rFonts w:ascii="Times New Roman" w:hAnsi="Times New Roman" w:cs="Times New Roman"/>
            <w:sz w:val="22"/>
            <w:color w:val="000000"/>
          </w:rPr>
          <w:delText xml:space="preserve">This Guaranty is not a guaranty of performance</w:delText>
        </w:r>
      </w:del>
      <w:ins w:id="111" w:author="Whitfield Crane &amp; Sadler LLP" w:date="2025-07-08T09:00:00Z">
        <w:r>
          <w:rPr>
            <w:rFonts w:ascii="Times New Roman" w:hAnsi="Times New Roman" w:cs="Times New Roman"/>
            <w:sz w:val="22"/>
            <w:color w:val="000000"/>
          </w:rPr>
          <w:t xml:space="preserve">Without limiting the foregoing, the Guaranteed Obligations include, and the Guarantor's payment obligations hereunder extend to, all amounts payable by the Borrower as a result of, or in respect of, any failure by the Borrower to perform any of its non-monetary obligations under the Credit Agreement or any other Loan Document (including any obligation to cash collateralize L/C Obligations and any damages, indemnities, expenses, and termination or settlement amounts arising from any such failure)</w:t>
        </w:r>
      </w:ins>
      <w:r>
        <w:rPr>
          <w:rFonts w:ascii="Times New Roman" w:hAnsi="Times New Roman" w:cs="Times New Roman"/>
          <w:sz w:val="22"/>
          <w:color w:val="000000"/>
        </w:rPr>
        <w:t xml:space="preserve">.</w:t>
      </w:r>
      <w:r>
        <w:rPr>
          <w:rFonts w:ascii="Times New Roman" w:hAnsi="Times New Roman"/>
          <w:color w:val="000000"/>
          <w:sz w:val="22"/>
        </w:rPr>
        <w:t xml:space="preserve"> The Guarantor agrees that its obligations hereunder are independent of the obligations of the Borrower under the Credit Agreement and the other Loan Documents, and that a separate action or actions may be brought and prosecuted against the Guarantor, whether or not any action is brought against the Borrower and whether or not the Borrower is joined in any such action or actions.</w:t>
      </w:r>
      <w:commentRangeEnd w:id="5"/>
      <w:r>
        <w:rPr>
          <w:sz w:val="16"/>
        </w:rPr>
        <w:commentReference w:id="5"/>
      </w:r>
    </w:p>
    <w:p>
      <w:pPr>
        <w:keepNext/>
        <w:spacing w:line="276" w:lineRule="auto" w:before="200" w:after="80"/>
        <w:ind w:left="0"/>
      </w:pPr>
      <w:commentRangeStart w:id="6"/>
      <w:r>
        <w:rPr>
          <w:rFonts w:ascii="Times New Roman" w:hAnsi="Times New Roman"/>
          <w:b/>
          <w:color w:val="000000"/>
          <w:sz w:val="22"/>
        </w:rPr>
        <w:t xml:space="preserve">Section 2.2 — Demand; </w:t>
      </w:r>
      <w:ins w:id="112" w:author="Whitfield Crane &amp; Sadler LLP" w:date="2025-07-08T09:00:00Z">
        <w:r>
          <w:rPr>
            <w:rFonts w:ascii="Times New Roman" w:hAnsi="Times New Roman"/>
            <w:b/>
            <w:color w:val="000000"/>
            <w:sz w:val="22"/>
          </w:rPr>
          <w:t xml:space="preserve">Immediate </w:t>
        </w:r>
      </w:ins>
      <w:r>
        <w:rPr>
          <w:rFonts w:ascii="Times New Roman" w:hAnsi="Times New Roman"/>
          <w:b/>
          <w:color w:val="000000"/>
          <w:sz w:val="22"/>
        </w:rPr>
        <w:t xml:space="preserve">Enforceability</w:t>
      </w:r>
      <w:commentRangeEnd w:id="6"/>
      <w:r>
        <w:rPr>
          <w:sz w:val="16"/>
        </w:rPr>
        <w:commentReference w:id="6"/>
      </w:r>
    </w:p>
    <w:p>
      <w:pPr>
        <w:spacing w:line="276" w:lineRule="auto" w:before="0" w:after="120"/>
        <w:jc w:val="both"/>
      </w:pPr>
      <w:r>
        <w:rPr>
          <w:rFonts w:ascii="Times New Roman" w:hAnsi="Times New Roman"/>
          <w:color w:val="000000"/>
          <w:sz w:val="22"/>
        </w:rPr>
        <w:t xml:space="preserve">Upon the occurrence and during the continuance of an Event of Default, or at any time when any Guaranteed Obligation is due and payable (whether at stated maturity, by required prepayment, by acceleration, by demand, or otherwise), the Administrative Agent may make demand upon the Guarantor for the payment</w:t>
      </w:r>
      <w:del w:id="113" w:author="Whitfield Crane &amp; Sadler LLP" w:date="2025-07-08T09:00:00Z">
        <w:r>
          <w:rPr>
            <w:rFonts w:ascii="Times New Roman" w:hAnsi="Times New Roman"/>
            <w:color w:val="000000"/>
            <w:sz w:val="22"/>
          </w:rPr>
          <w:delText xml:space="preserve"> or performance</w:delText>
        </w:r>
      </w:del>
      <w:r>
        <w:rPr>
          <w:rFonts w:ascii="Times New Roman" w:hAnsi="Times New Roman"/>
          <w:color w:val="000000"/>
          <w:sz w:val="22"/>
        </w:rPr>
        <w:t xml:space="preserve"> of the Guaranteed Obligations, and the Guarantor shall pay the Guaranteed Obligations immediately upon such demand by the Administrative Agent directed to the Guarantor at its notice address set forth in Section 9.1 hereof (or at such other address as the Guarantor may have designated in writing to the Administrative Agent pursuant to Section 9.3 hereof).</w:t>
      </w:r>
    </w:p>
    <w:p>
      <w:pPr>
        <w:spacing w:line="276" w:lineRule="auto" w:before="0" w:after="120"/>
        <w:jc w:val="both"/>
      </w:pPr>
      <w:r>
        <w:rPr>
          <w:rFonts w:ascii="Times New Roman" w:hAnsi="Times New Roman"/>
          <w:color w:val="000000"/>
          <w:sz w:val="22"/>
        </w:rPr>
        <w:t xml:space="preserve">There shall be no requirement that the Administrative Agent or any Secured Party first make demand upon, or proceed against, or exhaust any remedy against, the Borrower or any other person, or resort to any Collateral or any other security or any other guaranty or any other means of obtaining payment of any of the Guaranteed Obligations, before making demand upon the Guarantor under this Section 2.2. </w:t>
      </w:r>
      <w:del w:id="114" w:author="Whitfield Crane &amp; Sadler LLP" w:date="2025-07-08T09:00:00Z">
        <w:r>
          <w:rPr>
            <w:rFonts w:ascii="Times New Roman" w:hAnsi="Times New Roman" w:cs="Times New Roman"/>
            <w:sz w:val="22"/>
            <w:color w:val="000000"/>
          </w:rPr>
          <w:delText xml:space="preserve">Notwithstanding anything herein to the contrary, the obligations of the Guarantor under this Guaranty shall not be enforceable until five (5) Business Days after written demand therefor is delivered by the Administrative Agent to the Guarantor at the Guarantor's notice address set forth in Section 9.1 hereof (the "Demand Grace Period"). The Administrative Agent's demand shall set forth</w:delText>
        </w:r>
      </w:del>
      <w:ins w:id="115" w:author="Whitfield Crane &amp; Sadler LLP" w:date="2025-07-08T09:00:00Z">
        <w:r>
          <w:rPr>
            <w:rFonts w:ascii="Times New Roman" w:hAnsi="Times New Roman" w:cs="Times New Roman"/>
            <w:sz w:val="22"/>
            <w:color w:val="000000"/>
          </w:rPr>
          <w:t xml:space="preserve">No waiting period, grace period, notice period (other than the demand described in the first sentence of this Section 2.2), or other precondition to enforceability shall apply with respect to demands made upon the Guarantor hereunder, it being acknowledged that, as provided in Section 7.02 of the Credit Agreement, the Guarantor's obligations hereunder are enforceable immediately upon acceleration. Each demand made by the Administrative Agent hereunder shall identify</w:t>
        </w:r>
      </w:ins>
      <w:r>
        <w:rPr>
          <w:rFonts w:ascii="Times New Roman" w:hAnsi="Times New Roman" w:cs="Times New Roman"/>
          <w:sz w:val="22"/>
          <w:color w:val="000000"/>
        </w:rPr>
        <w:t xml:space="preserve"> in reasonable detail the Guaranteed Obligations </w:t>
      </w:r>
      <w:del w:id="116" w:author="Whitfield Crane &amp; Sadler LLP" w:date="2025-07-08T09:00:00Z">
        <w:r>
          <w:rPr>
            <w:rFonts w:ascii="Times New Roman" w:hAnsi="Times New Roman" w:cs="Times New Roman"/>
            <w:sz w:val="22"/>
            <w:color w:val="000000"/>
          </w:rPr>
          <w:delText xml:space="preserve">with respect to which payment is demanded and the amount then due and payable</w:delText>
        </w:r>
      </w:del>
      <w:ins w:id="117" w:author="Whitfield Crane &amp; Sadler LLP" w:date="2025-07-08T09:00:00Z">
        <w:r>
          <w:rPr>
            <w:rFonts w:ascii="Times New Roman" w:hAnsi="Times New Roman" w:cs="Times New Roman"/>
            <w:sz w:val="22"/>
            <w:color w:val="000000"/>
          </w:rPr>
          <w:t xml:space="preserve">then due and payable and the amount thereof (as determined by the Administrative Agent, which determination shall be conclusive absent manifest error); </w:t>
        </w:r>
        <w:r>
          <w:rPr>
            <w:rFonts w:ascii="Times New Roman" w:hAnsi="Times New Roman" w:cs="Times New Roman"/>
            <w:i/>
            <w:sz w:val="22"/>
            <w:color w:val="000000"/>
          </w:rPr>
          <w:t xml:space="preserve">provided</w:t>
        </w:r>
        <w:r>
          <w:rPr>
            <w:rFonts w:ascii="Times New Roman" w:hAnsi="Times New Roman" w:cs="Times New Roman"/>
            <w:sz w:val="22"/>
            <w:color w:val="000000"/>
          </w:rPr>
          <w:t xml:space="preserve"> that any failure to include, or any error in, any such information shall not affect, delay, or otherwise condition the Guarantor's obligation to pay the Guaranteed Obligations in full when due hereunder</w:t>
        </w:r>
      </w:ins>
      <w:r>
        <w:rPr>
          <w:rFonts w:ascii="Times New Roman" w:hAnsi="Times New Roman" w:cs="Times New Roman"/>
          <w:sz w:val="22"/>
          <w:color w:val="000000"/>
        </w:rPr>
        <w:t xml:space="preserve">.</w:t>
      </w:r>
      <w:r>
        <w:rPr>
          <w:rFonts w:ascii="Times New Roman" w:hAnsi="Times New Roman"/>
          <w:color w:val="000000"/>
          <w:sz w:val="22"/>
        </w:rPr>
        <w:t xml:space="preserve"> Demand may be made by the Administrative Agent at any time and from time to time so long as any Guaranteed Obligation remains unpaid or unperformed, and the failure of the Administrative Agent to make any such demand at any particular time shall not be deemed a waiver of the Administrative Agent's right to make such demand at any later time.</w:t>
      </w:r>
    </w:p>
    <w:p>
      <w:pPr>
        <w:keepNext/>
        <w:spacing w:line="276" w:lineRule="auto" w:before="200" w:after="80"/>
        <w:ind w:left="0"/>
      </w:pPr>
      <w:r>
        <w:rPr>
          <w:rFonts w:ascii="Times New Roman" w:hAnsi="Times New Roman"/>
          <w:b/>
          <w:color w:val="000000"/>
          <w:sz w:val="22"/>
        </w:rPr>
        <w:t>Section 2.3 — Unconditional Nature of Obligations</w:t>
      </w:r>
    </w:p>
    <w:p>
      <w:pPr>
        <w:spacing w:line="276" w:lineRule="auto" w:before="0" w:after="120"/>
        <w:jc w:val="both"/>
      </w:pPr>
      <w:r>
        <w:rPr>
          <w:rFonts w:ascii="Times New Roman" w:hAnsi="Times New Roman"/>
          <w:color w:val="000000"/>
          <w:sz w:val="22"/>
        </w:rPr>
        <w:t>The obligations of the Guarantor under this Guaranty shall be unconditional, irrespective of:</w:t>
      </w:r>
    </w:p>
    <w:p>
      <w:pPr>
        <w:spacing w:line="276" w:lineRule="auto" w:before="0" w:after="120"/>
        <w:ind w:left="432"/>
        <w:jc w:val="both"/>
      </w:pPr>
      <w:r>
        <w:rPr>
          <w:rFonts w:ascii="Times New Roman" w:hAnsi="Times New Roman"/>
          <w:color w:val="000000"/>
          <w:sz w:val="22"/>
        </w:rPr>
        <w:t>(a) the validity, legality, regularity, or enforceability of the Credit Agreement, any other Loan Document, or any Guaranteed Obligation, or any provision of any of the foregoing;</w:t>
      </w:r>
    </w:p>
    <w:p>
      <w:pPr>
        <w:spacing w:line="276" w:lineRule="auto" w:before="0" w:after="120"/>
        <w:ind w:left="432"/>
        <w:jc w:val="both"/>
      </w:pPr>
      <w:r>
        <w:rPr>
          <w:rFonts w:ascii="Times New Roman" w:hAnsi="Times New Roman"/>
          <w:color w:val="000000"/>
          <w:sz w:val="22"/>
        </w:rPr>
        <w:t>(b) any change in the time, manner, or place of payment or performance of, or in any other term of, all or any of the Guaranteed Obligations, including without limitation any increase or decrease in the rate of interest thereon or in the principal amount thereof;</w:t>
      </w:r>
    </w:p>
    <w:p>
      <w:pPr>
        <w:spacing w:line="276" w:lineRule="auto" w:before="0" w:after="120"/>
        <w:ind w:left="432"/>
        <w:jc w:val="both"/>
      </w:pPr>
      <w:r>
        <w:rPr>
          <w:rFonts w:ascii="Times New Roman" w:hAnsi="Times New Roman"/>
          <w:color w:val="000000"/>
          <w:sz w:val="22"/>
        </w:rPr>
        <w:t>(c) any amendment, modification, waiver, consent, supplement, or restatement of or to the Credit Agreement, any other Loan Document, or any Guaranteed Obligation, whether or not the Guarantor shall have notice thereof or shall have consented thereto;</w:t>
      </w:r>
    </w:p>
    <w:p>
      <w:pPr>
        <w:spacing w:line="276" w:lineRule="auto" w:before="0" w:after="120"/>
        <w:ind w:left="432"/>
        <w:jc w:val="both"/>
      </w:pPr>
      <w:r>
        <w:rPr>
          <w:rFonts w:ascii="Times New Roman" w:hAnsi="Times New Roman"/>
          <w:color w:val="000000"/>
          <w:sz w:val="22"/>
        </w:rPr>
        <w:t>(d) the taking, exchange, substitution, surrender, release, impairment, or non-perfection of any Collateral or any other security for all or any of the Guaranteed Obligations, or any lack of attachment or deficiency with respect to any such Collateral or security;</w:t>
      </w:r>
    </w:p>
    <w:p>
      <w:pPr>
        <w:spacing w:line="276" w:lineRule="auto" w:before="0" w:after="120"/>
        <w:ind w:left="432"/>
        <w:jc w:val="both"/>
      </w:pPr>
      <w:r>
        <w:rPr>
          <w:rFonts w:ascii="Times New Roman" w:hAnsi="Times New Roman"/>
          <w:color w:val="000000"/>
          <w:sz w:val="22"/>
        </w:rPr>
        <w:t>(e) the taking, acceptance, release, amendment, waiver, modification, or non-enforcement of the obligations of any other guarantor or other obligor with respect to all or any of the Guaranteed Obligations, or the addition or release of any endorser, co-signer, guarantor, or other obligor;</w:t>
      </w:r>
    </w:p>
    <w:p>
      <w:pPr>
        <w:spacing w:line="276" w:lineRule="auto" w:before="0" w:after="120"/>
        <w:ind w:left="432"/>
        <w:jc w:val="both"/>
      </w:pPr>
      <w:r>
        <w:rPr>
          <w:rFonts w:ascii="Times New Roman" w:hAnsi="Times New Roman"/>
          <w:color w:val="000000"/>
          <w:sz w:val="22"/>
        </w:rPr>
        <w:t>(f) any change in the corporate existence, structure, or ownership of the Borrower or any other person liable for the payment or performance of any Guaranteed Obligation, including without limitation any merger, consolidation, reorganization, transfer of assets, dissolution, or winding up;</w:t>
      </w:r>
    </w:p>
    <w:p>
      <w:pPr>
        <w:spacing w:line="276" w:lineRule="auto" w:before="0" w:after="120"/>
        <w:ind w:left="432"/>
        <w:jc w:val="both"/>
      </w:pPr>
      <w:r>
        <w:rPr>
          <w:rFonts w:ascii="Times New Roman" w:hAnsi="Times New Roman"/>
          <w:color w:val="000000"/>
          <w:sz w:val="22"/>
        </w:rPr>
        <w:t>(g) any insolvency, bankruptcy, receivership, reorganization, liquidation, dissolution, assignment for the benefit of creditors, or similar proceeding affecting the Borrower, the Guarantor, or any other person, or the disallowance of any claim in any such proceeding;</w:t>
      </w:r>
    </w:p>
    <w:p>
      <w:pPr>
        <w:spacing w:line="276" w:lineRule="auto" w:before="0" w:after="120"/>
        <w:ind w:left="432"/>
        <w:jc w:val="both"/>
      </w:pPr>
      <w:r>
        <w:rPr>
          <w:rFonts w:ascii="Times New Roman" w:hAnsi="Times New Roman"/>
          <w:color w:val="000000"/>
          <w:sz w:val="22"/>
        </w:rPr>
        <w:t>(h) any defense, set-off, counterclaim, recoupment, or reduction of liability that the Borrower or any other person may have or assert against the Administrative Agent or any Secured Party;</w:t>
      </w:r>
    </w:p>
    <w:p>
      <w:pPr>
        <w:spacing w:line="276" w:lineRule="auto" w:before="0" w:after="120"/>
        <w:ind w:left="432"/>
        <w:jc w:val="both"/>
      </w:pPr>
      <w:r>
        <w:rPr>
          <w:rFonts w:ascii="Times New Roman" w:hAnsi="Times New Roman"/>
          <w:color w:val="000000"/>
          <w:sz w:val="22"/>
        </w:rPr>
        <w:t>(i) any impossibility or impracticability of performance, illegality, force majeure, or act of any governmental authority;</w:t>
      </w:r>
    </w:p>
    <w:p>
      <w:pPr>
        <w:spacing w:line="276" w:lineRule="auto" w:before="0" w:after="120"/>
        <w:ind w:left="432"/>
        <w:jc w:val="both"/>
      </w:pPr>
      <w:r>
        <w:rPr>
          <w:rFonts w:ascii="Times New Roman" w:hAnsi="Times New Roman"/>
          <w:color w:val="000000"/>
          <w:sz w:val="22"/>
        </w:rPr>
        <w:t>(j) any failure of the Administrative Agent or any Secured Party to file or enforce a claim against the Borrower or any other person in any insolvency, bankruptcy, or similar proceeding; or</w:t>
      </w:r>
    </w:p>
    <w:p>
      <w:pPr>
        <w:spacing w:line="276" w:lineRule="auto" w:before="0" w:after="120"/>
        <w:ind w:left="432"/>
        <w:jc w:val="both"/>
      </w:pPr>
      <w:r>
        <w:rPr>
          <w:rFonts w:ascii="Times New Roman" w:hAnsi="Times New Roman"/>
          <w:color w:val="000000"/>
          <w:sz w:val="22"/>
        </w:rPr>
        <w:t>(k) any other circumstance (including, without limitation, any statute of limitations or any existence of or reliance on any representation by the Administrative Agent or any Secured Party) or any other manner of administering the Loans or any other Guaranteed Obligation that might otherwise constitute a defense available to, or a legal or equitable discharge of, a surety, guarantor, or co-obligor.</w:t>
      </w:r>
    </w:p>
    <w:p>
      <w:pPr>
        <w:spacing w:line="276" w:lineRule="auto" w:before="0" w:after="120"/>
        <w:jc w:val="both"/>
        <w:rPr>
          <w:del w:id="119" w:author="Whitfield Crane &amp; Sadler LLP" w:date="2025-07-08T09:00:00Z"/>
        </w:rPr>
      </w:pPr>
      <w:del w:id="118" w:author="Whitfield Crane &amp; Sadler LLP" w:date="2025-07-08T09:00:00Z">
        <w:r>
          <w:rPr>
            <w:rFonts w:ascii="Times New Roman" w:hAnsi="Times New Roman" w:cs="Times New Roman"/>
            <w:sz w:val="22"/>
            <w:color w:val="000000"/>
          </w:rPr>
          <w:delText xml:space="preserve">Notwithstanding anything to the contrary contained herein, the aggregate liability of the Guarantor under this Guaranty shall not exceed the greater of (x) the amount equal to the net fair value of the assets of the Guarantor (determined in accordance with applicable federal and state laws governing determinations of the insolvency of debtors) minus all liabilities of the Guarantor (other than the Guaranteed Obligations and any liabilities of the Guarantor in respect of intercompany indebtedness owed to the Borrower or any Subsidiary of the Borrower) at the time of any demand hereunder, and (y) zero ($0) (such amount, the "Maximum Guaranteed Amount"). This Section 2.3 is intended solely to preserve the rights of the Administrative Agent and the Secured Parties hereunder to the maximum extent that would not result in the obligations of the Guarantor hereunder being deemed to constitute a fraudulent transfer or conveyance under Section 548 of the Bankruptcy Code, the Uniform Fraudulent Transfer Act, the Uniform Voidable Transactions Act, or any similar federal or state law.</w:delText>
        </w:r>
      </w:del>
    </w:p>
    <w:p>
      <w:pPr>
        <w:spacing w:line="276" w:lineRule="auto" w:before="0" w:after="120"/>
        <w:jc w:val="both"/>
        <w:rPr>
          <w:ins w:id="123" w:author="Whitfield Crane &amp; Sadler LLP" w:date="2025-07-08T09:00:00Z"/>
        </w:rPr>
      </w:pPr>
      <w:commentRangeStart w:id="7"/>
      <w:ins w:id="120" w:author="Whitfield Crane &amp; Sadler LLP" w:date="2025-07-08T09:00:00Z">
        <w:r>
          <w:rPr>
            <w:rFonts w:ascii="Times New Roman" w:hAnsi="Times New Roman" w:cs="Times New Roman"/>
            <w:sz w:val="22"/>
            <w:color w:val="000000"/>
          </w:rPr>
          <w:t xml:space="preserve">There shall be no limitation or cap on the Guarantor's aggregate liability under this Guaranty, and the Guarantor shall be liable for the full amount of the Guaranteed Obligations without deduction, abatement, or offset of any kind or nature whatsoever, except as expressly set forth in the immediately following sentence. Notwithstanding anything to the contrary contained herein, if, and only to the extent that, the obligations of the Guarantor hereunder would otherwise be held or determined by a court of competent jurisdiction to be void, voidable, or unenforceable under Section 548 of the Bankruptcy Code or any applicable provision of state law relating to fraudulent conveyances, fraudulent transfers, or voidable transactions (including the Uniform Fraudulent Transfer Act and the Uniform Voidable Transactions Act, in each case as in effect in any applicable jurisdiction) (collectively, "</w:t>
        </w:r>
      </w:ins>
      <w:ins w:id="121" w:author="Whitfield Crane &amp; Sadler LLP" w:date="2025-07-08T09:00:00Z">
        <w:r>
          <w:rPr>
            <w:rFonts w:ascii="Times New Roman" w:hAnsi="Times New Roman" w:cs="Times New Roman"/>
            <w:b/>
            <w:sz w:val="22"/>
            <w:color w:val="000000"/>
          </w:rPr>
          <w:t xml:space="preserve">Fraudulent Transfer Laws</w:t>
        </w:r>
      </w:ins>
      <w:ins w:id="122" w:author="Whitfield Crane &amp; Sadler LLP" w:date="2025-07-08T09:00:00Z">
        <w:r>
          <w:rPr>
            <w:rFonts w:ascii="Times New Roman" w:hAnsi="Times New Roman" w:cs="Times New Roman"/>
            <w:sz w:val="22"/>
            <w:color w:val="000000"/>
          </w:rPr>
          <w:t xml:space="preserve">"), then the amount of the Guaranteed Obligations for which the Guarantor shall be liable hereunder shall, without any further action by the Guarantor, the Administrative Agent, or any other Person, be limited to the maximum amount that would not render the Guarantor's obligations hereunder subject to avoidance under such Fraudulent Transfer Laws, in each case after giving effect to (x) all other liabilities of the Guarantor, contingent or otherwise, that are relevant under such Fraudulent Transfer Laws (other than any liabilities of the Guarantor in respect of intercompany indebtedness owed to the Borrower or any Subsidiary of the Borrower), (y) the value of any rights of subrogation, contribution, reimbursement, indemnity, or similar rights of the Guarantor, and (z) the direct and indirect benefits received by the Guarantor from the extensions of credit under the Credit Agreement (including through its ownership of the Equity Interests of the Borrower). The foregoing limitation is intended solely to preserve the rights of the Administrative Agent and the Secured Parties hereunder to the maximum extent permitted by applicable law, and neither the Guarantor nor any other Person shall have any right, defense, or claim under this paragraph except to the extent such right, defense, or claim would otherwise be available to it under such Fraudulent Transfer Laws.</w:t>
        </w:r>
      </w:ins>
      <w:commentRangeEnd w:id="7"/>
      <w:r>
        <w:rPr>
          <w:sz w:val="16"/>
        </w:rPr>
        <w:commentReference w:id="7"/>
      </w:r>
    </w:p>
    <w:p>
      <w:pPr>
        <w:keepNext/>
        <w:spacing w:line="276" w:lineRule="auto" w:before="200" w:after="80"/>
        <w:ind w:left="0"/>
      </w:pPr>
      <w:r>
        <w:rPr>
          <w:rFonts w:ascii="Times New Roman" w:hAnsi="Times New Roman"/>
          <w:b/>
          <w:color w:val="000000"/>
          <w:sz w:val="22"/>
        </w:rPr>
        <w:t>Section 2.4 — Liability Absolute</w:t>
      </w:r>
    </w:p>
    <w:p>
      <w:pPr>
        <w:spacing w:line="276" w:lineRule="auto" w:before="0" w:after="120"/>
        <w:jc w:val="both"/>
      </w:pPr>
      <w:commentRangeStart w:id="8"/>
      <w:r>
        <w:rPr>
          <w:rFonts w:ascii="Times New Roman" w:hAnsi="Times New Roman"/>
          <w:color w:val="000000"/>
          <w:sz w:val="22"/>
        </w:rPr>
        <w:t xml:space="preserve">The Guarantor agrees that its liability hereunder is and shall be absolute and unconditional</w:t>
      </w:r>
      <w:r>
        <w:rPr>
          <w:rFonts w:ascii="Times New Roman" w:hAnsi="Times New Roman" w:cs="Times New Roman"/>
          <w:sz w:val="22"/>
          <w:color w:val="000000"/>
        </w:rPr>
        <w:t xml:space="preserve">, subject </w:t>
      </w:r>
      <w:del w:id="124" w:author="Whitfield Crane &amp; Sadler LLP" w:date="2025-07-08T09:00:00Z">
        <w:r>
          <w:rPr>
            <w:rFonts w:ascii="Times New Roman" w:hAnsi="Times New Roman" w:cs="Times New Roman"/>
            <w:sz w:val="22"/>
            <w:color w:val="000000"/>
          </w:rPr>
          <w:delText xml:space="preserve">to the Maximum Guaranteed Amount set forth in Section 2.3</w:delText>
        </w:r>
      </w:del>
      <w:ins w:id="125" w:author="Whitfield Crane &amp; Sadler LLP" w:date="2025-07-08T09:00:00Z">
        <w:r>
          <w:rPr>
            <w:rFonts w:ascii="Times New Roman" w:hAnsi="Times New Roman" w:cs="Times New Roman"/>
            <w:sz w:val="22"/>
            <w:color w:val="000000"/>
          </w:rPr>
          <w:t xml:space="preserve">only to the limitation set forth in the last paragraph of Section 2.3 hereof</w:t>
        </w:r>
      </w:ins>
      <w:r>
        <w:rPr>
          <w:rFonts w:ascii="Times New Roman" w:hAnsi="Times New Roman"/>
          <w:color w:val="000000"/>
          <w:sz w:val="22"/>
        </w:rPr>
        <w:t xml:space="preserve">, and shall not be released, diminished, impaired, reduced, or affected by any of the circumstances described in Section 2.3 hereof or by any other act, omission, matter, or thing whatsoever, whether or not the Guarantor shall have had notice or knowledge thereof. The Guarantor hereby confirms that it is its intention that this Guaranty and the obligations of the Guarantor hereunder shall not be discharged except by the complete and indefeasible payment and performance of the Guaranteed Obligations in accordance with the terms of the Credit Agreement and the other Loan Documents and the terms of this Guaranty.</w:t>
      </w:r>
      <w:commentRangeEnd w:id="8"/>
      <w:r>
        <w:rPr>
          <w:sz w:val="16"/>
        </w:rPr>
        <w:commentReference w:id="8"/>
      </w:r>
    </w:p>
    <w:p>
      <w:pPr>
        <w:keepNext/>
        <w:spacing w:line="276" w:lineRule="auto" w:before="360" w:after="120"/>
        <w:jc w:val="left"/>
      </w:pPr>
      <w:r>
        <w:rPr>
          <w:rFonts w:ascii="Times New Roman" w:hAnsi="Times New Roman"/>
          <w:b/>
          <w:color w:val="000000"/>
          <w:sz w:val="22"/>
          <w:u w:val="single"/>
        </w:rPr>
        <w:t>SECTION 3 — WAIVERS</w:t>
      </w:r>
    </w:p>
    <w:p>
      <w:pPr>
        <w:keepNext/>
        <w:spacing w:line="276" w:lineRule="auto" w:before="200" w:after="80"/>
        <w:ind w:left="0"/>
      </w:pPr>
      <w:r>
        <w:rPr>
          <w:rFonts w:ascii="Times New Roman" w:hAnsi="Times New Roman"/>
          <w:b/>
          <w:color w:val="000000"/>
          <w:sz w:val="22"/>
        </w:rPr>
        <w:t>Section 3.1 — General Waiver of Suretyship Defenses</w:t>
      </w:r>
    </w:p>
    <w:p>
      <w:pPr>
        <w:spacing w:line="276" w:lineRule="auto" w:before="0" w:after="120"/>
        <w:jc w:val="both"/>
      </w:pPr>
      <w:r>
        <w:rPr>
          <w:rFonts w:ascii="Times New Roman" w:hAnsi="Times New Roman"/>
          <w:color w:val="000000"/>
          <w:sz w:val="22"/>
        </w:rPr>
        <w:t>The Guarantor hereby waives, to the fullest extent permitted by applicable law, any and all suretyship defenses and all defenses available to a guarantor or surety under applicable law, including without limitation all defenses, whether legal or equitable, arising under or by reason of suretyship or guaranty law. Without limiting the generality of the foregoing, the Guarantor waives any defense that may arise by reason of (a) the incapacity, disability, lack of authority, death, or dissolution of the Borrower, the Guarantor, or any other person, (b) the failure of the Administrative Agent or any Secured Party to file or enforce a claim against the estate of the Borrower or any other person in any insolvency, bankruptcy, reorganization, or similar proceeding, (c) the election by the Administrative Agent or any Secured Party, in any insolvency, bankruptcy, reorganization, or similar proceeding, of the application of Section 1111(b)(2) of the Bankruptcy Code, or (d) any borrowing or grant of a security interest under Section 364 of the Bankruptcy Code.</w:t>
      </w:r>
    </w:p>
    <w:p>
      <w:pPr>
        <w:keepNext/>
        <w:spacing w:line="276" w:lineRule="auto" w:before="200" w:after="80"/>
        <w:ind w:left="0"/>
      </w:pPr>
      <w:commentRangeStart w:id="9"/>
      <w:r>
        <w:rPr>
          <w:rFonts w:ascii="Times New Roman" w:hAnsi="Times New Roman"/>
          <w:b/>
          <w:color w:val="000000"/>
          <w:sz w:val="22"/>
        </w:rPr>
        <w:t xml:space="preserve">Section 3.2 — </w:t>
      </w:r>
      <w:del w:id="126" w:author="Whitfield Crane &amp; Sadler LLP" w:date="2025-07-08T09:00:00Z">
        <w:r>
          <w:rPr>
            <w:rFonts w:ascii="Times New Roman" w:hAnsi="Times New Roman"/>
            <w:b/>
            <w:color w:val="000000"/>
            <w:sz w:val="22"/>
          </w:rPr>
          <w:delText xml:space="preserve">Reserved.</w:delText>
        </w:r>
      </w:del>
      <w:ins w:id="127" w:author="Whitfield Crane &amp; Sadler LLP" w:date="2025-07-08T09:00:00Z">
        <w:r>
          <w:rPr>
            <w:rFonts w:ascii="Times New Roman" w:hAnsi="Times New Roman"/>
            <w:b/>
            <w:color w:val="000000"/>
            <w:sz w:val="22"/>
          </w:rPr>
          <w:t xml:space="preserve">Waiver of Right of Marshaling</w:t>
        </w:r>
      </w:ins>
      <w:commentRangeEnd w:id="9"/>
      <w:r>
        <w:rPr>
          <w:sz w:val="16"/>
        </w:rPr>
        <w:commentReference w:id="9"/>
      </w:r>
    </w:p>
    <w:p>
      <w:pPr>
        <w:spacing w:line="276" w:lineRule="auto" w:before="0" w:after="120"/>
        <w:jc w:val="both"/>
        <w:rPr>
          <w:ins w:id="129" w:author="Whitfield Crane &amp; Sadler LLP" w:date="2025-07-08T09:00:00Z"/>
        </w:rPr>
      </w:pPr>
      <w:ins w:id="128" w:author="Whitfield Crane &amp; Sadler LLP" w:date="2025-07-08T09:00:00Z">
        <w:r>
          <w:rPr>
            <w:rFonts w:ascii="Times New Roman" w:hAnsi="Times New Roman"/>
            <w:color w:val="000000"/>
            <w:sz w:val="22"/>
          </w:rPr>
          <w:t>The Guarantor hereby waives, to the fullest extent permitted by applicable law, any right to require the Administrative Agent or any Secured Party to:</w:t>
        </w:r>
      </w:ins>
    </w:p>
    <w:p>
      <w:pPr>
        <w:spacing w:line="276" w:lineRule="auto" w:before="0" w:after="120"/>
        <w:ind w:left="432"/>
        <w:jc w:val="both"/>
        <w:rPr>
          <w:ins w:id="131" w:author="Whitfield Crane &amp; Sadler LLP" w:date="2025-07-08T09:00:00Z"/>
        </w:rPr>
      </w:pPr>
      <w:ins w:id="130" w:author="Whitfield Crane &amp; Sadler LLP" w:date="2025-07-08T09:00:00Z">
        <w:r>
          <w:rPr>
            <w:rFonts w:ascii="Times New Roman" w:hAnsi="Times New Roman"/>
            <w:color w:val="000000"/>
            <w:sz w:val="22"/>
          </w:rPr>
          <w:t>(a) proceed against the Borrower or any other person before proceeding against the Guarantor under this Guaranty;</w:t>
        </w:r>
      </w:ins>
    </w:p>
    <w:p>
      <w:pPr>
        <w:spacing w:line="276" w:lineRule="auto" w:before="0" w:after="120"/>
        <w:ind w:left="432"/>
        <w:jc w:val="both"/>
        <w:rPr>
          <w:ins w:id="133" w:author="Whitfield Crane &amp; Sadler LLP" w:date="2025-07-08T09:00:00Z"/>
        </w:rPr>
      </w:pPr>
      <w:ins w:id="132" w:author="Whitfield Crane &amp; Sadler LLP" w:date="2025-07-08T09:00:00Z">
        <w:r>
          <w:rPr>
            <w:rFonts w:ascii="Times New Roman" w:hAnsi="Times New Roman"/>
            <w:color w:val="000000"/>
            <w:sz w:val="22"/>
          </w:rPr>
          <w:t>(b) proceed against or exhaust any Collateral or any other security held from the Borrower, the Guarantor, or any other person before proceeding against the Guarantor under this Guaranty;</w:t>
        </w:r>
      </w:ins>
    </w:p>
    <w:p>
      <w:pPr>
        <w:spacing w:line="276" w:lineRule="auto" w:before="0" w:after="120"/>
        <w:ind w:left="432"/>
        <w:jc w:val="both"/>
        <w:rPr>
          <w:ins w:id="135" w:author="Whitfield Crane &amp; Sadler LLP" w:date="2025-07-08T09:00:00Z"/>
        </w:rPr>
      </w:pPr>
      <w:ins w:id="134" w:author="Whitfield Crane &amp; Sadler LLP" w:date="2025-07-08T09:00:00Z">
        <w:r>
          <w:rPr>
            <w:rFonts w:ascii="Times New Roman" w:hAnsi="Times New Roman"/>
            <w:color w:val="000000"/>
            <w:sz w:val="22"/>
          </w:rPr>
          <w:t>(c) marshal assets or collateral in favor of the Guarantor, the Borrower, or any other person, or to resort to any particular item of Collateral or other security in any particular order or manner; or</w:t>
        </w:r>
      </w:ins>
    </w:p>
    <w:p>
      <w:pPr>
        <w:spacing w:line="276" w:lineRule="auto" w:before="0" w:after="120"/>
        <w:ind w:left="432"/>
        <w:jc w:val="both"/>
        <w:rPr>
          <w:ins w:id="137" w:author="Whitfield Crane &amp; Sadler LLP" w:date="2025-07-08T09:00:00Z"/>
        </w:rPr>
      </w:pPr>
      <w:ins w:id="136" w:author="Whitfield Crane &amp; Sadler LLP" w:date="2025-07-08T09:00:00Z">
        <w:r>
          <w:rPr>
            <w:rFonts w:ascii="Times New Roman" w:hAnsi="Times New Roman"/>
            <w:color w:val="000000"/>
            <w:sz w:val="22"/>
          </w:rPr>
          <w:t>(d) pursue any other right or remedy in the Administrative Agent's or any Secured Party's power whatsoever before proceeding against the Guarantor under this Guaranty.</w:t>
        </w:r>
      </w:ins>
    </w:p>
    <w:p>
      <w:pPr>
        <w:spacing w:line="276" w:lineRule="auto" w:before="0" w:after="120"/>
        <w:jc w:val="both"/>
        <w:rPr>
          <w:ins w:id="139" w:author="Whitfield Crane &amp; Sadler LLP" w:date="2025-07-08T09:00:00Z"/>
        </w:rPr>
      </w:pPr>
      <w:ins w:id="138" w:author="Whitfield Crane &amp; Sadler LLP" w:date="2025-07-08T09:00:00Z">
        <w:r>
          <w:rPr>
            <w:rFonts w:ascii="Times New Roman" w:hAnsi="Times New Roman"/>
            <w:color w:val="000000"/>
            <w:sz w:val="22"/>
          </w:rPr>
          <w:t>The Guarantor consents and agrees that the Administrative Agent and the Secured Parties shall be under no obligation to marshal any assets in favor of the Guarantor or against or in payment of any or all of the Guaranteed Obligations.</w:t>
        </w:r>
      </w:ins>
    </w:p>
    <w:p>
      <w:pPr>
        <w:keepNext/>
        <w:spacing w:line="276" w:lineRule="auto" w:before="200" w:after="80"/>
        <w:ind w:left="0"/>
      </w:pPr>
      <w:commentRangeStart w:id="10"/>
      <w:r>
        <w:rPr>
          <w:rFonts w:ascii="Times New Roman" w:hAnsi="Times New Roman"/>
          <w:b/>
          <w:color w:val="000000"/>
          <w:sz w:val="22"/>
        </w:rPr>
        <w:t xml:space="preserve">Section 3.3 — </w:t>
      </w:r>
      <w:del w:id="140" w:author="Whitfield Crane &amp; Sadler LLP" w:date="2025-07-08T09:00:00Z">
        <w:r>
          <w:rPr>
            <w:rFonts w:ascii="Times New Roman" w:hAnsi="Times New Roman"/>
            <w:b/>
            <w:color w:val="000000"/>
            <w:sz w:val="22"/>
          </w:rPr>
          <w:delText xml:space="preserve">Reserved.</w:delText>
        </w:r>
      </w:del>
      <w:ins w:id="141" w:author="Whitfield Crane &amp; Sadler LLP" w:date="2025-07-08T09:00:00Z">
        <w:r>
          <w:rPr>
            <w:rFonts w:ascii="Times New Roman" w:hAnsi="Times New Roman"/>
            <w:b/>
            <w:color w:val="000000"/>
            <w:sz w:val="22"/>
          </w:rPr>
          <w:t xml:space="preserve">Waiver of Election-of-Remedies Defense</w:t>
        </w:r>
      </w:ins>
      <w:commentRangeEnd w:id="10"/>
      <w:r>
        <w:rPr>
          <w:sz w:val="16"/>
        </w:rPr>
        <w:commentReference w:id="10"/>
      </w:r>
    </w:p>
    <w:p>
      <w:pPr>
        <w:spacing w:line="276" w:lineRule="auto" w:before="0" w:after="120"/>
        <w:jc w:val="both"/>
        <w:rPr>
          <w:ins w:id="143" w:author="Whitfield Crane &amp; Sadler LLP" w:date="2025-07-08T09:00:00Z"/>
        </w:rPr>
      </w:pPr>
      <w:ins w:id="142" w:author="Whitfield Crane &amp; Sadler LLP" w:date="2025-07-08T09:00:00Z">
        <w:r>
          <w:rPr>
            <w:rFonts w:ascii="Times New Roman" w:hAnsi="Times New Roman"/>
            <w:color w:val="000000"/>
            <w:sz w:val="22"/>
          </w:rPr>
          <w:t>The Guarantor hereby waives, to the fullest extent permitted by applicable law, any defense arising from the Administrative Agent's or any Secured Party's election of remedies, including without limitation any defense based upon an election of remedies by the Administrative Agent or any Secured Party that destroys, diminishes, or otherwise adversely affects the Guarantor's subrogation rights, the Guarantor's rights to proceed against the Borrower for reimbursement, or the Guarantor's rights against any other person or any Collateral, even though that election of remedies (such as a nonjudicial foreclosure with respect to any Collateral securing any of the Guaranteed Obligations) operates to impair or destroy any right of reimbursement or subrogation of the Guarantor. The Guarantor acknowledges that it has been advised by counsel with respect to the effect of this waiver and the potential consequences thereof.</w:t>
        </w:r>
      </w:ins>
    </w:p>
    <w:p>
      <w:pPr>
        <w:keepNext/>
        <w:spacing w:line="276" w:lineRule="auto" w:before="200" w:after="80"/>
        <w:ind w:left="0"/>
      </w:pPr>
      <w:commentRangeStart w:id="11"/>
      <w:r>
        <w:rPr>
          <w:rFonts w:ascii="Times New Roman" w:hAnsi="Times New Roman"/>
          <w:b/>
          <w:color w:val="000000"/>
          <w:sz w:val="22"/>
        </w:rPr>
        <w:t xml:space="preserve">Section 3.4 — Statute of Limitations</w:t>
      </w:r>
      <w:ins w:id="144" w:author="Whitfield Crane &amp; Sadler LLP" w:date="2025-07-08T09:00:00Z">
        <w:r>
          <w:rPr>
            <w:rFonts w:ascii="Times New Roman" w:hAnsi="Times New Roman"/>
            <w:b/>
            <w:color w:val="000000"/>
            <w:sz w:val="22"/>
          </w:rPr>
          <w:t xml:space="preserve">; Accrual and Tolling</w:t>
        </w:r>
      </w:ins>
      <w:commentRangeEnd w:id="11"/>
      <w:r>
        <w:rPr>
          <w:sz w:val="16"/>
        </w:rPr>
        <w:commentReference w:id="11"/>
      </w:r>
    </w:p>
    <w:p>
      <w:pPr>
        <w:spacing w:line="276" w:lineRule="auto" w:before="0" w:after="120"/>
        <w:jc w:val="both"/>
        <w:rPr>
          <w:del w:id="146" w:author="Whitfield Crane &amp; Sadler LLP" w:date="2025-07-08T09:00:00Z"/>
        </w:rPr>
      </w:pPr>
      <w:del w:id="145" w:author="Whitfield Crane &amp; Sadler LLP" w:date="2025-07-08T09:00:00Z">
        <w:r>
          <w:rPr>
            <w:rFonts w:ascii="Times New Roman" w:hAnsi="Times New Roman" w:cs="Times New Roman"/>
            <w:sz w:val="22"/>
            <w:color w:val="000000"/>
          </w:rPr>
          <w:delText xml:space="preserve">The obligations of the Guarantor under this Guaranty and any action or proceeding to enforce this Guaranty or to collect any amount payable hereunder shall be subject to the applicable statute of limitations under the laws of the State of New York. Nothing in this Guaranty shall be construed to waive, toll, or extend any applicable statute of limitations.</w:delText>
        </w:r>
      </w:del>
    </w:p>
    <w:p>
      <w:pPr>
        <w:spacing w:line="276" w:lineRule="auto" w:before="0" w:after="120"/>
        <w:jc w:val="both"/>
        <w:rPr>
          <w:ins w:id="150" w:author="Whitfield Crane &amp; Sadler LLP" w:date="2025-07-08T09:00:00Z"/>
        </w:rPr>
      </w:pPr>
      <w:ins w:id="147" w:author="Whitfield Crane &amp; Sadler LLP" w:date="2025-07-08T09:00:00Z">
        <w:r>
          <w:rPr>
            <w:rFonts w:ascii="Times New Roman" w:hAnsi="Times New Roman" w:cs="Times New Roman"/>
            <w:sz w:val="22"/>
            <w:color w:val="000000"/>
          </w:rPr>
          <w:t xml:space="preserve">The obligations of the Guarantor under this Guaranty and any action or proceeding to enforce this Guaranty or to collect any amount payable hereunder shall be subject to the applicable statute of limitations under the laws of the State of New York; </w:t>
        </w:r>
      </w:ins>
      <w:ins w:id="148" w:author="Whitfield Crane &amp; Sadler LLP" w:date="2025-07-08T09:00:00Z">
        <w:r>
          <w:rPr>
            <w:rFonts w:ascii="Times New Roman" w:hAnsi="Times New Roman" w:cs="Times New Roman"/>
            <w:i/>
            <w:sz w:val="22"/>
            <w:color w:val="000000"/>
          </w:rPr>
          <w:t xml:space="preserve">provided</w:t>
        </w:r>
      </w:ins>
      <w:ins w:id="149" w:author="Whitfield Crane &amp; Sadler LLP" w:date="2025-07-08T09:00:00Z">
        <w:r>
          <w:rPr>
            <w:rFonts w:ascii="Times New Roman" w:hAnsi="Times New Roman" w:cs="Times New Roman"/>
            <w:sz w:val="22"/>
            <w:color w:val="000000"/>
          </w:rPr>
          <w:t xml:space="preserve"> that, to the fullest extent permitted by applicable law (including Section 17-103 of the New York General Obligations Law), (a) with respect to each Guaranteed Obligation, no cause of action against the Guarantor hereunder shall accrue, and no limitations period shall commence to run, until such Guaranteed Obligation has become due and payable and demand for payment thereof has been made upon the Guarantor in accordance with Section 2.2 hereof, and (b) any payment by the Borrower or the Guarantor on account of, or any written acknowledgment by the Borrower or the Guarantor of, any Guaranteed Obligation that would toll, extend, or renew the applicable limitations period as against the Borrower shall likewise toll, extend, or renew such limitations period as against the Guarantor with respect to such Guaranteed Obligation. The Guarantor waives, to the fullest extent permitted by applicable law, any defense based on the lapse of any limitations period that is inconsistent with the foregoing.</w:t>
        </w:r>
      </w:ins>
    </w:p>
    <w:p>
      <w:pPr>
        <w:keepNext/>
        <w:spacing w:line="276" w:lineRule="auto" w:before="200" w:after="80"/>
        <w:ind w:left="0"/>
      </w:pPr>
      <w:r>
        <w:rPr>
          <w:rFonts w:ascii="Times New Roman" w:hAnsi="Times New Roman"/>
          <w:b/>
          <w:color w:val="000000"/>
          <w:sz w:val="22"/>
        </w:rPr>
        <w:t>Section 3.5 — Additional Waivers</w:t>
      </w:r>
    </w:p>
    <w:p>
      <w:pPr>
        <w:spacing w:line="276" w:lineRule="auto" w:before="0" w:after="120"/>
        <w:jc w:val="both"/>
      </w:pPr>
      <w:r>
        <w:rPr>
          <w:rFonts w:ascii="Times New Roman" w:hAnsi="Times New Roman"/>
          <w:color w:val="000000"/>
          <w:sz w:val="22"/>
        </w:rPr>
        <w:t>Without limiting the generality of the foregoing provisions of this Section 3, the Guarantor hereby waives, to the fullest extent permitted by applicable law:</w:t>
      </w:r>
    </w:p>
    <w:p>
      <w:pPr>
        <w:spacing w:line="276" w:lineRule="auto" w:before="0" w:after="120"/>
        <w:ind w:left="432"/>
        <w:jc w:val="both"/>
      </w:pPr>
      <w:r>
        <w:rPr>
          <w:rFonts w:ascii="Times New Roman" w:hAnsi="Times New Roman"/>
          <w:color w:val="000000"/>
          <w:sz w:val="22"/>
        </w:rPr>
        <w:t>(a) presentment, demand for payment, protest, notice of protest, notice of dishonor, notice of non-payment, and any other notice or formality required by law to preserve any right against the Guarantor;</w:t>
      </w:r>
    </w:p>
    <w:p>
      <w:pPr>
        <w:spacing w:line="276" w:lineRule="auto" w:before="0" w:after="120"/>
        <w:ind w:left="432"/>
        <w:jc w:val="both"/>
      </w:pPr>
      <w:r>
        <w:rPr>
          <w:rFonts w:ascii="Times New Roman" w:hAnsi="Times New Roman"/>
          <w:color w:val="000000"/>
          <w:sz w:val="22"/>
        </w:rPr>
        <w:t>(b) notice of acceptance of this Guaranty by the Administrative Agent or any Secured Party;</w:t>
      </w:r>
    </w:p>
    <w:p>
      <w:pPr>
        <w:spacing w:line="276" w:lineRule="auto" w:before="0" w:after="120"/>
        <w:ind w:left="432"/>
        <w:jc w:val="both"/>
      </w:pPr>
      <w:r>
        <w:rPr>
          <w:rFonts w:ascii="Times New Roman" w:hAnsi="Times New Roman"/>
          <w:color w:val="000000"/>
          <w:sz w:val="22"/>
        </w:rPr>
        <w:t>(c) notice of the creation, renewal, extension, accrual, modification, rearrangement, or amendment of any of the Guaranteed Obligations, and notice of the occurrence of any Default or Event of Default;</w:t>
      </w:r>
    </w:p>
    <w:p>
      <w:pPr>
        <w:spacing w:line="276" w:lineRule="auto" w:before="0" w:after="120"/>
        <w:ind w:left="432"/>
        <w:jc w:val="both"/>
      </w:pPr>
      <w:r>
        <w:rPr>
          <w:rFonts w:ascii="Times New Roman" w:hAnsi="Times New Roman"/>
          <w:color w:val="000000"/>
          <w:sz w:val="22"/>
        </w:rPr>
        <w:t>(d) any defense based upon any claim that the Guarantor's obligations hereunder exceed or are more burdensome than those of the Borrower under the Credit Agreement or any other Loan Document;</w:t>
      </w:r>
    </w:p>
    <w:p>
      <w:pPr>
        <w:spacing w:line="276" w:lineRule="auto" w:before="0" w:after="120"/>
        <w:ind w:left="432"/>
        <w:jc w:val="both"/>
      </w:pPr>
      <w:r>
        <w:rPr>
          <w:rFonts w:ascii="Times New Roman" w:hAnsi="Times New Roman"/>
          <w:color w:val="000000"/>
          <w:sz w:val="22"/>
        </w:rPr>
        <w:t>(e) any duty on the part of the Administrative Agent or any Secured Party to disclose to the Guarantor any matter, fact, or thing relating to the business, operations, condition (financial or otherwise), properties, assets, or affairs of the Borrower or any of its Subsidiaries, now known or hereafter known by the Administrative Agent or any Secured Party during the term of this Guaranty, it being understood and agreed that the Guarantor is fully responsible for being and keeping itself informed of the financial condition of the Borrower and of all circumstances bearing on the risk of non-payment of any Guaranteed Obligation; and</w:t>
      </w:r>
    </w:p>
    <w:p>
      <w:pPr>
        <w:spacing w:line="276" w:lineRule="auto" w:before="0" w:after="120"/>
        <w:ind w:left="432"/>
        <w:jc w:val="both"/>
      </w:pPr>
      <w:r>
        <w:rPr>
          <w:rFonts w:ascii="Times New Roman" w:hAnsi="Times New Roman"/>
          <w:color w:val="000000"/>
          <w:sz w:val="22"/>
        </w:rPr>
        <w:t>(f) any and all other notices and demands of any kind or nature whatsoever with respect to the Guaranteed Obligations or this Guaranty.</w:t>
      </w:r>
    </w:p>
    <w:p>
      <w:pPr>
        <w:keepNext/>
        <w:spacing w:line="276" w:lineRule="auto" w:before="200" w:after="80"/>
        <w:ind w:left="0"/>
      </w:pPr>
      <w:commentRangeStart w:id="12"/>
      <w:r>
        <w:rPr>
          <w:rFonts w:ascii="Times New Roman" w:hAnsi="Times New Roman"/>
          <w:b/>
          <w:color w:val="000000"/>
          <w:sz w:val="22"/>
        </w:rPr>
        <w:t xml:space="preserve">Section 3.6 —</w:t>
      </w:r>
      <w:ins w:id="151" w:author="Whitfield Crane &amp; Sadler LLP" w:date="2025-07-08T09:00:00Z">
        <w:r>
          <w:rPr>
            <w:rFonts w:ascii="Times New Roman" w:hAnsi="Times New Roman"/>
            <w:b/>
            <w:color w:val="000000"/>
            <w:sz w:val="22"/>
          </w:rPr>
          <w:t xml:space="preserve"> Subordination of</w:t>
        </w:r>
      </w:ins>
      <w:r>
        <w:rPr>
          <w:rFonts w:ascii="Times New Roman" w:hAnsi="Times New Roman"/>
          <w:b/>
          <w:color w:val="000000"/>
          <w:sz w:val="22"/>
        </w:rPr>
        <w:t xml:space="preserve"> Subrogation, Contribution, and Reimbursement</w:t>
      </w:r>
      <w:commentRangeEnd w:id="12"/>
      <w:r>
        <w:rPr>
          <w:sz w:val="16"/>
        </w:rPr>
        <w:commentReference w:id="12"/>
      </w:r>
    </w:p>
    <w:p>
      <w:pPr>
        <w:spacing w:line="276" w:lineRule="auto" w:before="0" w:after="120"/>
        <w:jc w:val="both"/>
        <w:rPr>
          <w:del w:id="153" w:author="Whitfield Crane &amp; Sadler LLP" w:date="2025-07-08T09:00:00Z"/>
        </w:rPr>
      </w:pPr>
      <w:del w:id="152" w:author="Whitfield Crane &amp; Sadler LLP" w:date="2025-07-08T09:00:00Z">
        <w:r>
          <w:rPr>
            <w:rFonts w:ascii="Times New Roman" w:hAnsi="Times New Roman" w:cs="Times New Roman"/>
            <w:sz w:val="22"/>
            <w:color w:val="000000"/>
          </w:rPr>
          <w:delText xml:space="preserve">Upon and to the extent of any payment by the Guarantor under this Guaranty, the Guarantor shall be immediately subrogated to the rights of the Administrative Agent and the Secured Parties against the Borrower with respect to such payment. The Administrative Agent and the Secured Parties agree that the Guarantor may exercise its rights of subrogation, contribution, reimbursement, and indemnification against the Borrower immediately upon and following any such payment without any requirement that all Guaranteed Obligations first be indefeasibly paid in full or that all commitments under the Credit Agreement be terminated. The Administrative Agent shall, at the Guarantor's reasonable expense, execute such documents and take such actions as the Guarantor may reasonably request to evidence and effectuate such subrogation rights.</w:delText>
        </w:r>
      </w:del>
    </w:p>
    <w:p>
      <w:pPr>
        <w:spacing w:line="276" w:lineRule="auto" w:before="0" w:after="120"/>
        <w:jc w:val="both"/>
        <w:rPr>
          <w:ins w:id="157" w:author="Whitfield Crane &amp; Sadler LLP" w:date="2025-07-08T09:00:00Z"/>
        </w:rPr>
      </w:pPr>
      <w:ins w:id="154" w:author="Whitfield Crane &amp; Sadler LLP" w:date="2025-07-08T09:00:00Z">
        <w:r>
          <w:rPr>
            <w:rFonts w:ascii="Times New Roman" w:hAnsi="Times New Roman"/>
            <w:color w:val="000000"/>
            <w:sz w:val="22"/>
          </w:rPr>
          <w:t>(a) Until all Guaranteed Obligations have been indefeasibly paid in full in cash and all commitments under the Credit Agreement have been irrevocably terminated (such conditions being collectively referred to herein as the "</w:t>
        </w:r>
      </w:ins>
      <w:ins w:id="155" w:author="Whitfield Crane &amp; Sadler LLP" w:date="2025-07-08T09:00:00Z">
        <w:r>
          <w:rPr>
            <w:rFonts w:ascii="Times New Roman" w:hAnsi="Times New Roman"/>
            <w:b/>
            <w:color w:val="000000"/>
            <w:sz w:val="22"/>
          </w:rPr>
          <w:t>Termination Conditions</w:t>
        </w:r>
      </w:ins>
      <w:ins w:id="156" w:author="Whitfield Crane &amp; Sadler LLP" w:date="2025-07-08T09:00:00Z">
        <w:r>
          <w:rPr>
            <w:rFonts w:ascii="Times New Roman" w:hAnsi="Times New Roman"/>
            <w:color w:val="000000"/>
            <w:sz w:val="22"/>
          </w:rPr>
          <w:t>"), the Guarantor will not exercise and hereby waives any and all rights of subrogation, contribution, reimbursement, indemnification, exoneration, and any other rights of recourse against the Borrower or any other person, or any Collateral or other security, with respect to any payment made or to be made by the Guarantor under this Guaranty, whether such rights arise under an express or implied contract, by operation of law, in equity, or otherwise.</w:t>
        </w:r>
      </w:ins>
    </w:p>
    <w:p>
      <w:pPr>
        <w:spacing w:line="276" w:lineRule="auto" w:before="0" w:after="120"/>
        <w:jc w:val="both"/>
        <w:rPr>
          <w:ins w:id="159" w:author="Whitfield Crane &amp; Sadler LLP" w:date="2025-07-08T09:00:00Z"/>
        </w:rPr>
      </w:pPr>
      <w:ins w:id="158" w:author="Whitfield Crane &amp; Sadler LLP" w:date="2025-07-08T09:00:00Z">
        <w:r>
          <w:rPr>
            <w:rFonts w:ascii="Times New Roman" w:hAnsi="Times New Roman"/>
            <w:color w:val="000000"/>
            <w:sz w:val="22"/>
          </w:rPr>
          <w:t>(b) Until satisfaction of the Termination Conditions, the Guarantor will not assert, enforce, or otherwise exercise (including, without limitation, by way of set-off, counterclaim, cross-claim, or recoupment) any claim, right, or remedy that the Guarantor may acquire against the Borrower or any other person, or any of the Borrower's or such other person's assets or properties, arising from the performance by the Guarantor of the Guarantor's obligations under this Guaranty, whether such claim, right, or remedy arises under an express or implied contract, by operation of law, in equity, or otherwise.</w:t>
        </w:r>
      </w:ins>
    </w:p>
    <w:p>
      <w:pPr>
        <w:spacing w:line="276" w:lineRule="auto" w:before="0" w:after="120"/>
        <w:jc w:val="both"/>
        <w:rPr>
          <w:ins w:id="161" w:author="Whitfield Crane &amp; Sadler LLP" w:date="2025-07-08T09:00:00Z"/>
        </w:rPr>
      </w:pPr>
      <w:ins w:id="160" w:author="Whitfield Crane &amp; Sadler LLP" w:date="2025-07-08T09:00:00Z">
        <w:r>
          <w:rPr>
            <w:rFonts w:ascii="Times New Roman" w:hAnsi="Times New Roman"/>
            <w:color w:val="000000"/>
            <w:sz w:val="22"/>
          </w:rPr>
          <w:t>(c) If any amount shall be paid to the Guarantor on account of any right of subrogation, contribution, reimbursement, indemnification, or other right of recourse at any time prior to the satisfaction of the Termination Conditions, such amount shall be received and held by the Guarantor in trust for the benefit of the Administrative Agent and the Secured Parties, shall be segregated from other funds of the Guarantor, and shall be forthwith and without demand paid to the Administrative Agent for application to the Guaranteed Obligations, whether matured or unmatured, in such order and in such manner as the Administrative Agent shall determine in its sole discretion.</w:t>
        </w:r>
      </w:ins>
    </w:p>
    <w:p>
      <w:pPr>
        <w:spacing w:line="276" w:lineRule="auto" w:before="0" w:after="120"/>
        <w:jc w:val="both"/>
        <w:rPr>
          <w:ins w:id="163" w:author="Whitfield Crane &amp; Sadler LLP" w:date="2025-07-08T09:00:00Z"/>
        </w:rPr>
      </w:pPr>
      <w:ins w:id="162" w:author="Whitfield Crane &amp; Sadler LLP" w:date="2025-07-08T09:00:00Z">
        <w:r>
          <w:rPr>
            <w:rFonts w:ascii="Times New Roman" w:hAnsi="Times New Roman"/>
            <w:color w:val="000000"/>
            <w:sz w:val="22"/>
          </w:rPr>
          <w:t xml:space="preserve">(d) Upon satisfaction of the Termination Conditions, the Administrative Agent will, at the Guarantor's request and expense, execute and deliver to the Guarantor appropriate documents, without recourse and without representation or warranty of any kind, as may be reasonably necessary to evidence the transfer by subrogation to the Guarantor of an interest in the Guaranteed Obligations resulting from any payment thereof made by the Guarantor hereunder.</w:t>
        </w:r>
      </w:ins>
    </w:p>
    <w:p>
      <w:pPr>
        <w:keepNext/>
        <w:spacing w:line="276" w:lineRule="auto" w:before="360" w:after="120"/>
        <w:jc w:val="left"/>
      </w:pPr>
      <w:r>
        <w:rPr>
          <w:rFonts w:ascii="Times New Roman" w:hAnsi="Times New Roman"/>
          <w:b/>
          <w:color w:val="000000"/>
          <w:sz w:val="22"/>
          <w:u w:val="single"/>
        </w:rPr>
        <w:t>SECTION 4 — REINSTATEMENT</w:t>
      </w:r>
    </w:p>
    <w:p>
      <w:pPr>
        <w:keepNext/>
        <w:spacing w:line="276" w:lineRule="auto" w:before="200" w:after="80"/>
        <w:ind w:left="0"/>
      </w:pPr>
      <w:r>
        <w:rPr>
          <w:rFonts w:ascii="Times New Roman" w:hAnsi="Times New Roman"/>
          <w:b/>
          <w:color w:val="000000"/>
          <w:sz w:val="22"/>
        </w:rPr>
        <w:t>Section 4.1 — Reinstatement of Guaranty Obligations</w:t>
      </w:r>
    </w:p>
    <w:p>
      <w:pPr>
        <w:spacing w:line="276" w:lineRule="auto" w:before="0" w:after="120"/>
        <w:jc w:val="both"/>
      </w:pPr>
      <w:r>
        <w:rPr>
          <w:rFonts w:ascii="Times New Roman" w:hAnsi="Times New Roman"/>
          <w:color w:val="000000"/>
          <w:sz w:val="22"/>
        </w:rPr>
        <w:t>If at any time any payment or part thereof made by the Borrower, the Guarantor, or any other person in respect of any Guaranteed Obligation is rescinded, avoided, invalidated, declared fraudulent or preferential, set aside, recovered from, or is required to be restored or returned by the Administrative Agent, any Secured Party, or any other person, upon the insolvency, bankruptcy, dissolution, liquidation, or reorganization of the Borrower, the Guarantor, or any other person, or upon or as a result of the appointment of a receiver, intervenor, conservator, or trustee or similar officer for the Borrower, the Guarantor, or any other person, or any substantial part of its or their respective property, or as a result of any settlement or compromise with any such person, or otherwise, this Guaranty and the Guarantor's obligations hereunder with respect to such payment shall be reinstated and this Guaranty shall continue to be effective or be reinstated, as the case may be, all as though such payment had not been made.</w:t>
      </w:r>
    </w:p>
    <w:p>
      <w:pPr>
        <w:spacing w:line="276" w:lineRule="auto" w:before="0" w:after="120"/>
        <w:jc w:val="both"/>
      </w:pPr>
      <w:commentRangeStart w:id="13"/>
      <w:del w:id="164" w:author="Whitfield Crane &amp; Sadler LLP" w:date="2025-07-08T09:00:00Z">
        <w:r>
          <w:rPr>
            <w:rFonts w:ascii="Times New Roman" w:hAnsi="Times New Roman" w:cs="Times New Roman"/>
            <w:sz w:val="22"/>
            <w:color w:val="000000"/>
          </w:rPr>
          <w:delText xml:space="preserve">Notwithstanding the foregoing, the reinstatement provisions of this Section 4.1 shall apply solely in respect of payments actually received by the Administrative Agent directly from the Guarantor under this Guaranty (and not in respect of payments received by the Administrative Agent from the Borrower, from collateral proceeds, from any other guarantor, or from any other source, even if such payments are subsequently rescinded, avoided, or required to be restored or returned). For the avoidance of doubt, if any payment received from the Borrower or from collateral proceeds is rescinded, avoided, or must be restored, the Guarantor's liability hereunder shall not be reinstated with respect to such payment</w:delText>
        </w:r>
      </w:del>
      <w:ins w:id="165" w:author="Whitfield Crane &amp; Sadler LLP" w:date="2025-07-08T09:00:00Z">
        <w:r>
          <w:rPr>
            <w:rFonts w:ascii="Times New Roman" w:hAnsi="Times New Roman" w:cs="Times New Roman"/>
            <w:sz w:val="22"/>
            <w:color w:val="000000"/>
          </w:rPr>
          <w:t xml:space="preserve">Such reinstatement shall apply regardless of the source of the original payment, whether from the Guarantor, the Borrower, any other guarantor, collateral proceeds, insurance proceeds, or any other source whatsoever, and regardless of whether the Administrative Agent or any Secured Party is in possession of this Guaranty at the time of such reinstatement, consistent with Section 9.05 of the Credit Agreement</w:t>
        </w:r>
      </w:ins>
      <w:r>
        <w:rPr>
          <w:rFonts w:ascii="Times New Roman" w:hAnsi="Times New Roman" w:cs="Times New Roman"/>
          <w:sz w:val="22"/>
          <w:color w:val="000000"/>
        </w:rPr>
        <w:t xml:space="preserve">.</w:t>
      </w:r>
      <w:r>
        <w:rPr>
          <w:rFonts w:ascii="Times New Roman" w:hAnsi="Times New Roman"/>
          <w:color w:val="000000"/>
          <w:sz w:val="22"/>
        </w:rPr>
        <w:t xml:space="preserve"> The Guarantor agrees that it shall not be entitled to any benefit of any defense that may have become available to the Guarantor after the initial receipt of such payment by the Administrative Agent or any Secured Party. The provisions of this Section 4.1 shall survive the termination of this Guaranty and the payment in full of the Guaranteed Obligations and shall constitute a continuing obligation of the Guarantor.</w:t>
      </w:r>
      <w:commentRangeEnd w:id="13"/>
      <w:r>
        <w:rPr>
          <w:sz w:val="16"/>
        </w:rPr>
        <w:commentReference w:id="13"/>
      </w:r>
    </w:p>
    <w:p>
      <w:pPr>
        <w:keepNext/>
        <w:spacing w:line="276" w:lineRule="auto" w:before="360" w:after="120"/>
        <w:jc w:val="left"/>
      </w:pPr>
      <w:commentRangeStart w:id="14"/>
      <w:r>
        <w:rPr>
          <w:rFonts w:ascii="Times New Roman" w:hAnsi="Times New Roman"/>
          <w:b/>
          <w:color w:val="000000"/>
          <w:sz w:val="22"/>
          <w:u w:val="single"/>
        </w:rPr>
        <w:t xml:space="preserve">SECTION 5 — CONTINUING GUARANTY; </w:t>
      </w:r>
      <w:ins w:id="166" w:author="Whitfield Crane &amp; Sadler LLP" w:date="2025-07-08T09:00:00Z">
        <w:r>
          <w:rPr>
            <w:rFonts w:ascii="Times New Roman" w:hAnsi="Times New Roman"/>
            <w:b/>
            <w:color w:val="000000"/>
            <w:sz w:val="22"/>
            <w:u w:val="single"/>
          </w:rPr>
          <w:t xml:space="preserve">NO </w:t>
        </w:r>
      </w:ins>
      <w:r>
        <w:rPr>
          <w:rFonts w:ascii="Times New Roman" w:hAnsi="Times New Roman"/>
          <w:b/>
          <w:color w:val="000000"/>
          <w:sz w:val="22"/>
          <w:u w:val="single"/>
        </w:rPr>
        <w:t xml:space="preserve">TERMINATION</w:t>
      </w:r>
      <w:commentRangeEnd w:id="14"/>
      <w:r>
        <w:rPr>
          <w:sz w:val="16"/>
        </w:rPr>
        <w:commentReference w:id="14"/>
      </w:r>
    </w:p>
    <w:p>
      <w:pPr>
        <w:keepNext/>
        <w:spacing w:line="276" w:lineRule="auto" w:before="200" w:after="80"/>
        <w:ind w:left="0"/>
      </w:pPr>
      <w:r>
        <w:rPr>
          <w:rFonts w:ascii="Times New Roman" w:hAnsi="Times New Roman"/>
          <w:b/>
          <w:color w:val="000000"/>
          <w:sz w:val="22"/>
        </w:rPr>
        <w:t>Section 5.1 — Continuing Guaranty</w:t>
      </w:r>
    </w:p>
    <w:p>
      <w:pPr>
        <w:spacing w:line="276" w:lineRule="auto" w:before="0" w:after="120"/>
        <w:jc w:val="both"/>
      </w:pPr>
      <w:r>
        <w:rPr>
          <w:rFonts w:ascii="Times New Roman" w:hAnsi="Times New Roman"/>
          <w:color w:val="000000"/>
          <w:sz w:val="22"/>
        </w:rPr>
        <w:t>This Guaranty is a continuing guaranty and shall apply to all Guaranteed Obligations whenever arising. The Guarantor's obligations hereunder shall not be affected by any interruption in the business relations of the Borrower, the Guarantor, or the Administrative Agent, or by any intermittent cessation or resumption of borrowings under the Credit Agreement or extensions of credit thereunder. The obligations of the Guarantor under this Guaranty shall extend to any and all Guaranteed Obligations that may arise under any successive amendments, restatements, supplements, or modifications of the Credit Agreement or any other Loan Document.</w:t>
      </w:r>
    </w:p>
    <w:p>
      <w:pPr>
        <w:keepNext/>
        <w:spacing w:line="276" w:lineRule="auto" w:before="200" w:after="80"/>
        <w:ind w:left="0"/>
      </w:pPr>
      <w:r>
        <w:rPr>
          <w:rFonts w:ascii="Times New Roman" w:hAnsi="Times New Roman"/>
          <w:b/>
          <w:color w:val="000000"/>
          <w:sz w:val="22"/>
        </w:rPr>
        <w:t xml:space="preserve">Section 5.2 — </w:t>
      </w:r>
      <w:ins w:id="167" w:author="Whitfield Crane &amp; Sadler LLP" w:date="2025-07-08T09:00:00Z">
        <w:r>
          <w:rPr>
            <w:rFonts w:ascii="Times New Roman" w:hAnsi="Times New Roman"/>
            <w:b/>
            <w:color w:val="000000"/>
            <w:sz w:val="22"/>
          </w:rPr>
          <w:t xml:space="preserve">No </w:t>
        </w:r>
      </w:ins>
      <w:r>
        <w:rPr>
          <w:rFonts w:ascii="Times New Roman" w:hAnsi="Times New Roman"/>
          <w:b/>
          <w:color w:val="000000"/>
          <w:sz w:val="22"/>
        </w:rPr>
        <w:t xml:space="preserve">Termination</w:t>
      </w:r>
    </w:p>
    <w:p>
      <w:pPr>
        <w:spacing w:line="276" w:lineRule="auto" w:before="0" w:after="120"/>
        <w:jc w:val="both"/>
      </w:pPr>
      <w:r>
        <w:rPr>
          <w:rFonts w:ascii="Times New Roman" w:hAnsi="Times New Roman"/>
          <w:color w:val="000000"/>
          <w:sz w:val="22"/>
        </w:rPr>
        <w:t xml:space="preserve">This Guaranty shall remain in full force and effect until the indefeasible payment in full in cash of all Guaranteed Obligations and the irrevocable termination of all commitments under the Credit Agreement.</w:t>
      </w:r>
      <w:ins w:id="168" w:author="Whitfield Crane &amp; Sadler LLP" w:date="2025-07-08T09:00:00Z">
        <w:r>
          <w:rPr>
            <w:rFonts w:ascii="Times New Roman" w:hAnsi="Times New Roman"/>
            <w:color w:val="000000"/>
            <w:sz w:val="22"/>
          </w:rPr>
          <w:t xml:space="preserve"> The Guarantor shall have no right to terminate, revoke, or limit in any manner its obligations under this Guaranty while any Guaranteed Obligation remains outstanding (whether or not due and payable) or while any commitment under the Credit Agreement remains in effect or capable of being reinstated. The Guarantor may be released from its obligations hereunder only in accordance with Section 8.10 and Section 9.01 of the Credit Agreement and Section 11.1 hereof.</w:t>
        </w:r>
      </w:ins>
    </w:p>
    <w:p>
      <w:pPr>
        <w:spacing w:line="276" w:lineRule="auto" w:before="0" w:after="120"/>
        <w:jc w:val="both"/>
      </w:pPr>
      <w:r>
        <w:rPr>
          <w:rFonts w:ascii="Times New Roman" w:hAnsi="Times New Roman"/>
          <w:color w:val="000000"/>
          <w:sz w:val="22"/>
        </w:rPr>
        <w:t>This Guaranty shall continue to be effective or be reinstated, as the case may be, if at any time any amount received by the Administrative Agent or any Secured Party in respect of the Guaranteed Obligations is required to be restored or returned for any reason whatsoever, including without limitation as contemplated by Section 4.1 hereof. In the event of any such restoration or return, all rights and obligations of the Guarantor hereunder shall be reinstated and thereafter continue in full force and effect as if such payment had not been received by the Administrative Agent or such Secured Party.</w:t>
      </w:r>
    </w:p>
    <w:p>
      <w:pPr>
        <w:keepNext/>
        <w:spacing w:line="276" w:lineRule="auto" w:before="200" w:after="80"/>
        <w:ind w:left="0"/>
        <w:rPr>
          <w:del w:id="170" w:author="Whitfield Crane &amp; Sadler LLP" w:date="2025-07-08T09:00:00Z"/>
        </w:rPr>
      </w:pPr>
      <w:del w:id="169" w:author="Whitfield Crane &amp; Sadler LLP" w:date="2025-07-08T09:00:00Z">
        <w:r>
          <w:rPr>
            <w:rFonts w:ascii="Times New Roman" w:hAnsi="Times New Roman"/>
            <w:b/>
            <w:color w:val="000000"/>
            <w:sz w:val="22"/>
          </w:rPr>
          <w:delText xml:space="preserve">Section 5.3 — Voluntary Termination</w:delText>
        </w:r>
      </w:del>
    </w:p>
    <w:p>
      <w:pPr>
        <w:spacing w:line="276" w:lineRule="auto" w:before="0" w:after="120"/>
        <w:jc w:val="both"/>
        <w:rPr>
          <w:del w:id="172" w:author="Whitfield Crane &amp; Sadler LLP" w:date="2025-07-08T09:00:00Z"/>
        </w:rPr>
      </w:pPr>
      <w:del w:id="171" w:author="Whitfield Crane &amp; Sadler LLP" w:date="2025-07-08T09:00:00Z">
        <w:r>
          <w:rPr>
            <w:rFonts w:ascii="Times New Roman" w:hAnsi="Times New Roman"/>
            <w:color w:val="000000"/>
            <w:sz w:val="22"/>
          </w:rPr>
          <w:delText>Notwithstanding anything in this Section 5 to the contrary, the Guarantor may terminate this Guaranty with respect to Guaranteed Obligations arising after the Termination Effective Date (as defined below) by delivering irrevocable written notice of termination (a "Termination Notice") to the Administrative Agent at the notice address set forth in Section 9.2 hereof. Such termination shall become effective on the date that is ninety (90) calendar days following the Administrative Agent's receipt of the Termination Notice (the "Termination Effective Date"). Following the Termination Effective Date, the Guarantor shall have no further liability under this Guaranty with respect to any Guaranteed Obligation first arising after the Termination Effective Date, but shall remain fully liable for all Guaranteed Obligations existing as of the Termination Effective Date (including any interest, fees, costs, and expenses accruing thereon after the Termination Effective Date).</w:delText>
        </w:r>
      </w:del>
    </w:p>
    <w:p>
      <w:pPr>
        <w:spacing w:line="276" w:lineRule="auto" w:before="0" w:after="120"/>
        <w:jc w:val="both"/>
        <w:rPr>
          <w:del w:id="175" w:author="Whitfield Crane &amp; Sadler LLP" w:date="2025-07-08T09:00:00Z"/>
        </w:rPr>
      </w:pPr>
      <w:del w:id="173" w:author="Whitfield Crane &amp; Sadler LLP" w:date="2025-07-08T09:00:00Z">
        <w:r>
          <w:rPr>
            <w:rFonts w:ascii="Times New Roman" w:hAnsi="Times New Roman"/>
            <w:color w:val="000000"/>
            <w:sz w:val="22"/>
          </w:rPr>
          <w:delText xml:space="preserve">For the avoidance of doubt, the Guarantor's obligations under this Guaranty with respect to Guaranteed Obligations existing as of the Termination Effective Date shall continue in full force and effect in accordance with the terms hereof until such Guaranteed Obligations have been indefeasibly paid in full </w:delText>
        </w:r>
      </w:del>
      <w:del w:id="174" w:author="Whitfield Crane &amp; Sadler LLP" w:date="2025-07-08T09:00:00Z">
        <w:r>
          <w:rPr>
            <w:rFonts w:ascii="Times New Roman" w:hAnsi="Times New Roman"/>
            <w:color w:val="000000"/>
            <w:sz w:val="22"/>
          </w:rPr>
          <w:delText xml:space="preserve">in cash.</w:delText>
        </w:r>
      </w:del>
    </w:p>
    <w:p>
      <w:pPr>
        <w:keepNext/>
        <w:spacing w:line="276" w:lineRule="auto" w:before="360" w:after="120"/>
        <w:jc w:val="left"/>
      </w:pPr>
      <w:r>
        <w:rPr>
          <w:rFonts w:ascii="Times New Roman" w:hAnsi="Times New Roman"/>
          <w:b/>
          <w:color w:val="000000"/>
          <w:sz w:val="22"/>
          <w:u w:val="single"/>
        </w:rPr>
        <w:t>SECTION 6 — REPRESENTATIONS AND WARRANTIES</w:t>
      </w:r>
    </w:p>
    <w:p>
      <w:pPr>
        <w:spacing w:line="276" w:lineRule="auto" w:before="0" w:after="120"/>
        <w:jc w:val="both"/>
      </w:pPr>
      <w:r>
        <w:rPr>
          <w:rFonts w:ascii="Times New Roman" w:hAnsi="Times New Roman"/>
          <w:color w:val="000000"/>
          <w:sz w:val="22"/>
        </w:rPr>
        <w:t>The Guarantor hereby represents and warrants to the Administrative Agent and each Secured Party as of the date hereof as follows:</w:t>
      </w:r>
    </w:p>
    <w:p>
      <w:pPr>
        <w:keepNext/>
        <w:spacing w:line="276" w:lineRule="auto" w:before="200" w:after="80"/>
        <w:ind w:left="0"/>
      </w:pPr>
      <w:r>
        <w:rPr>
          <w:rFonts w:ascii="Times New Roman" w:hAnsi="Times New Roman"/>
          <w:b/>
          <w:color w:val="000000"/>
          <w:sz w:val="22"/>
        </w:rPr>
        <w:t>Section 6.1 — Existence and Power</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has all corporate power and authority necessary to own and operate its properties, to carry on its business as currently conducted, and to execute, deliver, and perform its obligations under this Guaranty. The Guarantor is duly qualified to do business and is in good standing in each jurisdiction in which the character of its properties or the nature of its business requires such qualification, except where the failure to be so qualified or in good standing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6.2 — Authorization; No Contravention</w:t>
      </w:r>
    </w:p>
    <w:p>
      <w:pPr>
        <w:spacing w:line="276" w:lineRule="auto" w:before="0" w:after="120"/>
        <w:jc w:val="both"/>
      </w:pPr>
      <w:r>
        <w:rPr>
          <w:rFonts w:ascii="Times New Roman" w:hAnsi="Times New Roman"/>
          <w:color w:val="000000"/>
          <w:sz w:val="22"/>
        </w:rPr>
        <w:t>The execution, delivery, and performance by the Guarantor of this Guaranty have been duly authorized by all necessary corporate action on the part of the Guarantor, including all necessary action by its board of directors. The execution, delivery, and performance by the Guarantor of this Guaranty do not and will not (a) violate the certificate of incorporation, bylaws, or other organizational documents of the Guarantor, (b) violate any applicable law, rule, regulation, order, writ, judgment, injunction, decree, determination, or award to which the Guarantor or any of its properties or assets is subject, (c) result in a breach of, constitute a default under, or result in the creation or imposition of any lien or encumbrance upon any property or assets of the Guarantor pursuant to, any material indenture, agreement, or other instrument to which the Guarantor is a party or by which the Guarantor or any of its properties or assets may be bound or affected, or (d) require any consent, approval, or authorization of, or filing, registration, or qualification with, any governmental authority or any other person, except as contemplated by Section 6.3 hereof.</w:t>
      </w:r>
    </w:p>
    <w:p>
      <w:pPr>
        <w:keepNext/>
        <w:spacing w:line="276" w:lineRule="auto" w:before="200" w:after="80"/>
        <w:ind w:left="0"/>
      </w:pPr>
      <w:r>
        <w:rPr>
          <w:rFonts w:ascii="Times New Roman" w:hAnsi="Times New Roman"/>
          <w:b/>
          <w:color w:val="000000"/>
          <w:sz w:val="22"/>
        </w:rPr>
        <w:t>Section 6.3 — Governmental Authorization</w:t>
      </w:r>
    </w:p>
    <w:p>
      <w:pPr>
        <w:spacing w:line="276" w:lineRule="auto" w:before="0" w:after="120"/>
        <w:jc w:val="both"/>
      </w:pPr>
      <w:r>
        <w:rPr>
          <w:rFonts w:ascii="Times New Roman" w:hAnsi="Times New Roman"/>
          <w:color w:val="000000"/>
          <w:sz w:val="22"/>
        </w:rPr>
        <w:t>No approval, authorization, consent, license, permit, order, or filing of, with, or to any governmental authority is required in connection with the execution, delivery, performance, validity, or enforceability of this Guaranty, other than those that have been duly obtained or made and are in full force and effect as of the date hereof.</w:t>
      </w:r>
    </w:p>
    <w:p>
      <w:pPr>
        <w:keepNext/>
        <w:spacing w:line="276" w:lineRule="auto" w:before="200" w:after="80"/>
        <w:ind w:left="0"/>
      </w:pPr>
      <w:commentRangeStart w:id="15"/>
      <w:r>
        <w:rPr>
          <w:rFonts w:ascii="Times New Roman" w:hAnsi="Times New Roman"/>
          <w:b/>
          <w:color w:val="000000"/>
          <w:sz w:val="22"/>
        </w:rPr>
        <w:t>Section 6.4 — Binding Effect</w:t>
      </w:r>
      <w:commentRangeEnd w:id="15"/>
      <w:r>
        <w:rPr>
          <w:sz w:val="16"/>
        </w:rPr>
        <w:commentReference w:id="15"/>
      </w:r>
    </w:p>
    <w:p>
      <w:pPr>
        <w:spacing w:line="276" w:lineRule="auto" w:before="0" w:after="120"/>
        <w:jc w:val="both"/>
      </w:pPr>
      <w:r>
        <w:rPr>
          <w:rFonts w:ascii="Times New Roman" w:hAnsi="Times New Roman"/>
          <w:color w:val="000000"/>
          <w:sz w:val="22"/>
        </w:rPr>
        <w:t>This Guaranty constitutes the legal, valid, and binding obligation of the Guarantor, enforceable against the Guarantor in accordance with its terms, subject to applicable bankruptcy, insolvency, reorganization, moratorium, fraudulent transfer, and other similar laws affecting creditors' rights generally, and subject, as to enforceability, to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6.5 — Solvency</w:t>
      </w:r>
    </w:p>
    <w:p>
      <w:pPr>
        <w:spacing w:line="276" w:lineRule="auto" w:before="0" w:after="120"/>
        <w:jc w:val="both"/>
      </w:pPr>
      <w:r>
        <w:rPr>
          <w:rFonts w:ascii="Times New Roman" w:hAnsi="Times New Roman"/>
          <w:color w:val="000000"/>
          <w:sz w:val="22"/>
        </w:rPr>
        <w:t>After giving effect to the transactions contemplated by the Credit Agreement and this Guaranty, and after giving effect to the initial Credit Extensions to be made under the Credit Agreement on the date hereof, the Guarantor is solvent and will not be rendered insolvent by the execution, delivery, or performance of this Guaranty. As of the date hereof, (a) the fair value of the assets of the Guarantor exceeds the total amount of its liabilities (including contingent and unliquidated liabilities), (b) the present fair salable value of the assets of the Guarantor is greater than the amount that will be required to pay the probable liability on the Guarantor's debts and other liabilities (including contingent and unliquidated liabilities) as they become absolute and matured, (c) the Guarantor is able to realize upon its assets and pay its debts and other liabilities (including contingent and unliquidated liabilities) as they mature in the normal course of business, (d) the Guarantor does not intend to, and does not believe that it will, incur debts or liabilities beyond its ability to pay as such debts and liabilities mature, and (e) the Guarantor is not engaged in business or a transaction, and is not about to engage in business or a transaction, for which the Guarantor's property would constitute unreasonably small capital.</w:t>
      </w:r>
    </w:p>
    <w:p>
      <w:pPr>
        <w:keepNext/>
        <w:spacing w:line="276" w:lineRule="auto" w:before="200" w:after="80"/>
        <w:ind w:left="0"/>
      </w:pPr>
      <w:r>
        <w:rPr>
          <w:rFonts w:ascii="Times New Roman" w:hAnsi="Times New Roman"/>
          <w:b/>
          <w:color w:val="000000"/>
          <w:sz w:val="22"/>
        </w:rPr>
        <w:t>Section 6.6 — Benefit</w:t>
      </w:r>
    </w:p>
    <w:p>
      <w:pPr>
        <w:spacing w:line="276" w:lineRule="auto" w:before="0" w:after="120"/>
        <w:jc w:val="both"/>
      </w:pPr>
      <w:r>
        <w:rPr>
          <w:rFonts w:ascii="Times New Roman" w:hAnsi="Times New Roman"/>
          <w:color w:val="000000"/>
          <w:sz w:val="22"/>
        </w:rPr>
        <w:t>The Guarantor has received, or will receive, direct or indirect benefit from the making of the extensions of credit under the Credit Agreement and the other Loan Documents. The Guarantor has established adequate means of obtaining from the Borrower, on a continuing basis, information pertaining to the business, operations, condition (financial and otherwise), properties, assets, and prospects of the Borrower, and the Guarantor hereby acknowledges and agrees that it is not relying on the Administrative Agent or any Secured Party to provide any such information to the Guarantor, either now or in the future.</w:t>
      </w:r>
    </w:p>
    <w:p>
      <w:pPr>
        <w:keepNext/>
        <w:spacing w:line="276" w:lineRule="auto" w:before="200" w:after="80"/>
        <w:ind w:left="0"/>
        <w:rPr>
          <w:ins w:id="177" w:author="Whitfield Crane &amp; Sadler LLP" w:date="2025-07-08T09:00:00Z"/>
        </w:rPr>
      </w:pPr>
      <w:commentRangeStart w:id="16"/>
      <w:ins w:id="176" w:author="Whitfield Crane &amp; Sadler LLP" w:date="2025-07-08T09:00:00Z">
        <w:r>
          <w:rPr>
            <w:rFonts w:ascii="Times New Roman" w:hAnsi="Times New Roman"/>
            <w:b/>
            <w:color w:val="000000"/>
            <w:sz w:val="22"/>
          </w:rPr>
          <w:t xml:space="preserve">Section 6.7 — Eligible Contract Participant</w:t>
        </w:r>
      </w:ins>
      <w:commentRangeEnd w:id="16"/>
      <w:r>
        <w:rPr>
          <w:sz w:val="16"/>
        </w:rPr>
        <w:commentReference w:id="16"/>
      </w:r>
    </w:p>
    <w:p>
      <w:pPr>
        <w:spacing w:line="276" w:lineRule="auto" w:before="0" w:after="120"/>
        <w:jc w:val="both"/>
        <w:rPr>
          <w:ins w:id="179" w:author="Whitfield Crane &amp; Sadler LLP" w:date="2025-07-08T09:00:00Z"/>
        </w:rPr>
      </w:pPr>
      <w:ins w:id="178" w:author="Whitfield Crane &amp; Sadler LLP" w:date="2025-07-08T09:00:00Z">
        <w:r>
          <w:rPr>
            <w:rFonts w:ascii="Times New Roman" w:hAnsi="Times New Roman"/>
            <w:color w:val="000000"/>
            <w:sz w:val="22"/>
          </w:rPr>
          <w:t xml:space="preserve">The Guarantor is an Eligible Contract Participant, and the Guarantor's guaranty of Swap Obligations hereunder is intended to comply with the Commodity Exchange Act.</w:t>
        </w:r>
      </w:ins>
    </w:p>
    <w:p>
      <w:pPr>
        <w:keepNext/>
        <w:spacing w:line="276" w:lineRule="auto" w:before="360" w:after="120"/>
        <w:jc w:val="left"/>
      </w:pPr>
      <w:r>
        <w:rPr>
          <w:rFonts w:ascii="Times New Roman" w:hAnsi="Times New Roman"/>
          <w:b/>
          <w:color w:val="000000"/>
          <w:sz w:val="22"/>
          <w:u w:val="single"/>
        </w:rPr>
        <w:t>SECTION 7 — COVENANTS</w:t>
      </w:r>
    </w:p>
    <w:p>
      <w:pPr>
        <w:spacing w:line="276" w:lineRule="auto" w:before="0" w:after="120"/>
        <w:jc w:val="both"/>
      </w:pPr>
      <w:r>
        <w:rPr>
          <w:rFonts w:ascii="Times New Roman" w:hAnsi="Times New Roman"/>
          <w:color w:val="000000"/>
          <w:sz w:val="22"/>
        </w:rPr>
        <w:t>The Guarantor hereby covenants and agrees as follows:</w:t>
      </w:r>
    </w:p>
    <w:p>
      <w:pPr>
        <w:keepNext/>
        <w:spacing w:line="276" w:lineRule="auto" w:before="200" w:after="80"/>
        <w:ind w:left="0"/>
      </w:pPr>
      <w:r>
        <w:rPr>
          <w:rFonts w:ascii="Times New Roman" w:hAnsi="Times New Roman"/>
          <w:b/>
          <w:color w:val="000000"/>
          <w:sz w:val="22"/>
        </w:rPr>
        <w:t>Section 7.1 — Compliance</w:t>
      </w:r>
    </w:p>
    <w:p>
      <w:pPr>
        <w:spacing w:line="276" w:lineRule="auto" w:before="0" w:after="120"/>
        <w:jc w:val="both"/>
      </w:pPr>
      <w:r>
        <w:rPr>
          <w:rFonts w:ascii="Times New Roman" w:hAnsi="Times New Roman"/>
          <w:color w:val="000000"/>
          <w:sz w:val="22"/>
        </w:rPr>
        <w:t>The Guarantor shall (a) comply in all material respects with all laws, rules, regulations, orders, writs, judgments, injunctions, decrees, and awards to which the Guarantor is subject, except where the failure to so comply could not reasonably be expected to have a material adverse effect on the Guarantor's ability to perform its obligations under this Guaranty, and (b) maintain its corporate existence, good standing, and qualification to do business in each jurisdiction in which the character of its properties or the nature of its business requires such qualification, except where the failure to maintain such existence, good standing, or qualification could not reasonably be expected to have a material adverse effect on the Guarantor's ability to perform its obligations under this Guaranty.</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The Guarantor shall promptly (and in any event within five (5) Business Days after the Guarantor has knowledge thereof) notify the Administrative Agent in writing of the occurrence of any event, circumstance, or condition that has had, or could reasonably be expected to have, a material adverse effect on the Guarantor's ability to perform its obligations under this Guaranty, including without limitation (a) any material litigation, arbitration, investigation, or proceeding against the Guarantor, (b) any material adverse change in the financial condition of the Guarantor, and (c) any event or circumstance that constitutes or could reasonably be expected to constitute a Default or an Event of Default under the Credit Agreement.</w:t>
      </w:r>
    </w:p>
    <w:p>
      <w:pPr>
        <w:keepNext/>
        <w:spacing w:line="276" w:lineRule="auto" w:before="200" w:after="80"/>
        <w:ind w:left="0"/>
      </w:pPr>
      <w:r>
        <w:rPr>
          <w:rFonts w:ascii="Times New Roman" w:hAnsi="Times New Roman"/>
          <w:b/>
          <w:color w:val="000000"/>
          <w:sz w:val="22"/>
        </w:rPr>
        <w:t>Section 7.3 — Further Assurances</w:t>
      </w:r>
    </w:p>
    <w:p>
      <w:pPr>
        <w:spacing w:line="276" w:lineRule="auto" w:before="0" w:after="120"/>
        <w:jc w:val="both"/>
      </w:pPr>
      <w:r>
        <w:rPr>
          <w:rFonts w:ascii="Times New Roman" w:hAnsi="Times New Roman"/>
          <w:color w:val="000000"/>
          <w:sz w:val="22"/>
        </w:rPr>
        <w:t>The Guarantor shall, at its own cost and expense, execute and deliver such further instruments, agreements, certificates, and documents, and take such further actions, as the Administrative Agent may from time to time reasonably request to carry out the intent and purposes of this Guaranty and to protect, preserve, and enforce the rights and remedies of the Administrative Agent and the Secured Parties under this Guaranty. The Guarantor shall cooperate fully with the Administrative Agent in connection with any action or proceeding taken or to be taken for the purpose of enforcing this Guaranty or collecting any amounts due or to become due hereunder.</w:t>
      </w:r>
    </w:p>
    <w:p>
      <w:pPr>
        <w:keepNext/>
        <w:spacing w:line="276" w:lineRule="auto" w:before="360" w:after="120"/>
        <w:jc w:val="left"/>
      </w:pPr>
      <w:r>
        <w:rPr>
          <w:rFonts w:ascii="Times New Roman" w:hAnsi="Times New Roman"/>
          <w:b/>
          <w:color w:val="000000"/>
          <w:sz w:val="22"/>
          <w:u w:val="single"/>
        </w:rPr>
        <w:t>SECTION 8 — SUBORDINATION OF OTHER INDEBTEDNESS</w:t>
      </w:r>
    </w:p>
    <w:p>
      <w:pPr>
        <w:keepNext/>
        <w:spacing w:line="276" w:lineRule="auto" w:before="200" w:after="80"/>
        <w:ind w:left="0"/>
      </w:pPr>
      <w:commentRangeStart w:id="17"/>
      <w:r>
        <w:rPr>
          <w:rFonts w:ascii="Times New Roman" w:hAnsi="Times New Roman"/>
          <w:b/>
          <w:color w:val="000000"/>
          <w:sz w:val="22"/>
        </w:rPr>
        <w:t xml:space="preserve">Section 8.1 — </w:t>
      </w:r>
      <w:ins w:id="180" w:author="Whitfield Crane &amp; Sadler LLP" w:date="2025-07-08T09:00:00Z">
        <w:r>
          <w:rPr>
            <w:rFonts w:ascii="Times New Roman" w:hAnsi="Times New Roman"/>
            <w:b/>
            <w:color w:val="000000"/>
            <w:sz w:val="22"/>
          </w:rPr>
          <w:t xml:space="preserve">Full </w:t>
        </w:r>
      </w:ins>
      <w:r>
        <w:rPr>
          <w:rFonts w:ascii="Times New Roman" w:hAnsi="Times New Roman"/>
          <w:b/>
          <w:color w:val="000000"/>
          <w:sz w:val="22"/>
        </w:rPr>
        <w:t xml:space="preserve">Subordination</w:t>
      </w:r>
      <w:commentRangeEnd w:id="17"/>
      <w:r>
        <w:rPr>
          <w:sz w:val="16"/>
        </w:rPr>
        <w:commentReference w:id="17"/>
      </w:r>
    </w:p>
    <w:p>
      <w:pPr>
        <w:spacing w:line="276" w:lineRule="auto" w:before="0" w:after="120"/>
        <w:jc w:val="both"/>
      </w:pPr>
      <w:r>
        <w:rPr>
          <w:rFonts w:ascii="Times New Roman" w:hAnsi="Times New Roman"/>
          <w:color w:val="000000"/>
          <w:sz w:val="22"/>
        </w:rPr>
        <w:t xml:space="preserve">All indebtedness, liabilities, and obligations now or hereafter owed by the Borrower to the Guarantor, whether for principal, interest, fees, expenses, or otherwise, and whether arising by reason of any loan, advance, guaranty, indemnification, equity contribution, capital contribution, tax-sharing arrangement, management fee arrangement, services arrangement, or any other transaction, contract, or arrangement of any kind or nature whatsoever (collectively, "</w:t>
      </w:r>
      <w:r>
        <w:rPr>
          <w:rFonts w:ascii="Times New Roman" w:hAnsi="Times New Roman"/>
          <w:b/>
          <w:color w:val="000000"/>
          <w:sz w:val="22"/>
        </w:rPr>
        <w:t xml:space="preserve">Intercompany Indebtedness</w:t>
      </w:r>
      <w:r>
        <w:rPr>
          <w:rFonts w:ascii="Times New Roman" w:hAnsi="Times New Roman"/>
          <w:color w:val="000000"/>
          <w:sz w:val="22"/>
        </w:rPr>
        <w:t xml:space="preserve">"), is hereby subordinated in right of payment to the prior indefeasible payment in full in cash of all Guaranteed Obligations. </w:t>
      </w:r>
      <w:del w:id="181" w:author="Whitfield Crane &amp; Sadler LLP" w:date="2025-07-08T09:00:00Z">
        <w:r>
          <w:rPr>
            <w:rFonts w:ascii="Times New Roman" w:hAnsi="Times New Roman" w:cs="Times New Roman"/>
            <w:sz w:val="22"/>
            <w:color w:val="000000"/>
          </w:rPr>
          <w:delText xml:space="preserve">Notwithstanding the foregoing, the subordination provisions of this Section 8 shall apply only to Intercompany Indebtedness in excess of $5,000,000 in the aggregate outstanding at any time. For the avoidance of doubt, Intercompany Indebtedness equal to or less than $5,000,000 in the aggregate shall not be subject to the subordination provisions of this Section 8 and may be paid and satisfied in the ordinary course of business without restriction</w:delText>
        </w:r>
      </w:del>
      <w:ins w:id="182" w:author="Whitfield Crane &amp; Sadler LLP" w:date="2025-07-08T09:00:00Z">
        <w:r>
          <w:rPr>
            <w:rFonts w:ascii="Times New Roman" w:hAnsi="Times New Roman" w:cs="Times New Roman"/>
            <w:sz w:val="22"/>
            <w:color w:val="000000"/>
          </w:rPr>
          <w:t xml:space="preserve">No threshold, basket, minimum amount, or de minimis exception applies to such subordination; all Intercompany Indebtedness of every type, kind, and amount is fully subordinated to the Guaranteed Obligations</w:t>
        </w:r>
      </w:ins>
      <w:r>
        <w:rPr>
          <w:rFonts w:ascii="Times New Roman" w:hAnsi="Times New Roman" w:cs="Times New Roman"/>
          <w:sz w:val="22"/>
          <w:color w:val="000000"/>
        </w:rPr>
        <w:t xml:space="preserve">.</w:t>
      </w:r>
    </w:p>
    <w:p>
      <w:pPr>
        <w:keepNext/>
        <w:spacing w:line="276" w:lineRule="auto" w:before="200" w:after="80"/>
        <w:ind w:left="0"/>
      </w:pPr>
      <w:r>
        <w:rPr>
          <w:rFonts w:ascii="Times New Roman" w:hAnsi="Times New Roman"/>
          <w:b/>
          <w:color w:val="000000"/>
          <w:sz w:val="22"/>
        </w:rPr>
        <w:t>Section 8.2 — Payment Restriction</w:t>
      </w:r>
    </w:p>
    <w:p>
      <w:pPr>
        <w:spacing w:line="276" w:lineRule="auto" w:before="0" w:after="120"/>
        <w:jc w:val="both"/>
      </w:pPr>
      <w:r>
        <w:rPr>
          <w:rFonts w:ascii="Times New Roman" w:hAnsi="Times New Roman"/>
          <w:color w:val="000000"/>
          <w:sz w:val="22"/>
        </w:rPr>
        <w:t>Until all Guaranteed Obligations have been indefeasibly paid in full in cash and all commitments under the Credit Agreement have been irrevocably terminated, the Guarantor shall not demand, accept, receive, collect, or otherwise obtain any payment or satisfaction of any kind or nature (whether in cash, property, by set-off, or otherwise) in respect of any Intercompany Indebtedness at any time:</w:t>
      </w:r>
    </w:p>
    <w:p>
      <w:pPr>
        <w:spacing w:line="276" w:lineRule="auto" w:before="0" w:after="120"/>
        <w:ind w:left="432"/>
        <w:jc w:val="both"/>
      </w:pPr>
      <w:commentRangeStart w:id="18"/>
      <w:r>
        <w:rPr>
          <w:rFonts w:ascii="Times New Roman" w:hAnsi="Times New Roman"/>
          <w:color w:val="000000"/>
          <w:sz w:val="22"/>
        </w:rPr>
        <w:t xml:space="preserve">(a) during the </w:t>
      </w:r>
      <w:del w:id="183" w:author="Whitfield Crane &amp; Sadler LLP" w:date="2025-07-08T09:00:00Z">
        <w:r>
          <w:rPr>
            <w:rFonts w:ascii="Times New Roman" w:hAnsi="Times New Roman"/>
            <w:color w:val="000000"/>
            <w:sz w:val="22"/>
          </w:rPr>
          <w:delText xml:space="preserve">existence of any Default or</w:delText>
        </w:r>
      </w:del>
      <w:ins w:id="184" w:author="Whitfield Crane &amp; Sadler LLP" w:date="2025-07-08T09:00:00Z">
        <w:r>
          <w:rPr>
            <w:rFonts w:ascii="Times New Roman" w:hAnsi="Times New Roman"/>
            <w:color w:val="000000"/>
            <w:sz w:val="22"/>
          </w:rPr>
          <w:t xml:space="preserve">continuance of any</w:t>
        </w:r>
      </w:ins>
      <w:r>
        <w:rPr>
          <w:rFonts w:ascii="Times New Roman" w:hAnsi="Times New Roman"/>
          <w:color w:val="000000"/>
          <w:sz w:val="22"/>
        </w:rPr>
        <w:t xml:space="preserve"> Event of Default under the Credit Agreement;</w:t>
      </w:r>
      <w:commentRangeEnd w:id="18"/>
      <w:r>
        <w:rPr>
          <w:sz w:val="16"/>
        </w:rPr>
        <w:commentReference w:id="18"/>
      </w:r>
    </w:p>
    <w:p>
      <w:pPr>
        <w:spacing w:line="276" w:lineRule="auto" w:before="0" w:after="120"/>
        <w:ind w:left="432"/>
        <w:jc w:val="both"/>
      </w:pPr>
      <w:r>
        <w:rPr>
          <w:rFonts w:ascii="Times New Roman" w:hAnsi="Times New Roman"/>
          <w:color w:val="000000"/>
          <w:sz w:val="22"/>
        </w:rPr>
        <w:t xml:space="preserve">(b) at any time </w:t>
      </w:r>
      <w:del w:id="185" w:author="Whitfield Crane &amp; Sadler LLP" w:date="2025-07-08T09:00:00Z">
        <w:r>
          <w:rPr>
            <w:rFonts w:ascii="Times New Roman" w:hAnsi="Times New Roman"/>
            <w:color w:val="000000"/>
            <w:sz w:val="22"/>
          </w:rPr>
          <w:delText xml:space="preserve">when</w:delText>
        </w:r>
      </w:del>
      <w:ins w:id="186" w:author="Whitfield Crane &amp; Sadler LLP" w:date="2025-07-08T09:00:00Z">
        <w:r>
          <w:rPr>
            <w:rFonts w:ascii="Times New Roman" w:hAnsi="Times New Roman"/>
            <w:color w:val="000000"/>
            <w:sz w:val="22"/>
          </w:rPr>
          <w:t xml:space="preserve">during the continuance of a Default after</w:t>
        </w:r>
      </w:ins>
      <w:r>
        <w:rPr>
          <w:rFonts w:ascii="Times New Roman" w:hAnsi="Times New Roman"/>
          <w:color w:val="000000"/>
          <w:sz w:val="22"/>
        </w:rPr>
        <w:t xml:space="preserve"> the Administrative Agent shall have delivered a written notice to the Guarantor directing that such payments shall not be made (a "</w:t>
      </w:r>
      <w:r>
        <w:rPr>
          <w:rFonts w:ascii="Times New Roman" w:hAnsi="Times New Roman"/>
          <w:b/>
          <w:color w:val="000000"/>
          <w:sz w:val="22"/>
        </w:rPr>
        <w:t xml:space="preserve">Payment Blockage Notice</w:t>
      </w:r>
      <w:r>
        <w:rPr>
          <w:rFonts w:ascii="Times New Roman" w:hAnsi="Times New Roman"/>
          <w:color w:val="000000"/>
          <w:sz w:val="22"/>
        </w:rPr>
        <w:t xml:space="preserve">")</w:t>
      </w:r>
      <w:ins w:id="187" w:author="Whitfield Crane &amp; Sadler LLP" w:date="2025-07-08T09:00:00Z">
        <w:r>
          <w:rPr>
            <w:rFonts w:ascii="Times New Roman" w:hAnsi="Times New Roman"/>
            <w:color w:val="000000"/>
            <w:sz w:val="22"/>
          </w:rPr>
          <w:t xml:space="preserve">, for so long as such Default is continuing</w:t>
        </w:r>
      </w:ins>
      <w:r>
        <w:rPr>
          <w:rFonts w:ascii="Times New Roman" w:hAnsi="Times New Roman"/>
          <w:color w:val="000000"/>
          <w:sz w:val="22"/>
        </w:rPr>
        <w:t xml:space="preserve">; or</w:t>
      </w:r>
    </w:p>
    <w:p>
      <w:pPr>
        <w:spacing w:line="276" w:lineRule="auto" w:before="0" w:after="120"/>
        <w:ind w:left="432"/>
        <w:jc w:val="both"/>
      </w:pPr>
      <w:r>
        <w:rPr>
          <w:rFonts w:ascii="Times New Roman" w:hAnsi="Times New Roman"/>
          <w:color w:val="000000"/>
          <w:sz w:val="22"/>
        </w:rPr>
        <w:t xml:space="preserve">(c) at all other times during the term of this Guaranty, unless such payment is </w:t>
      </w:r>
      <w:del w:id="188" w:author="Whitfield Crane &amp; Sadler LLP" w:date="2025-07-08T09:00:00Z">
        <w:r>
          <w:rPr>
            <w:rFonts w:ascii="Times New Roman" w:hAnsi="Times New Roman"/>
            <w:color w:val="000000"/>
            <w:sz w:val="22"/>
          </w:rPr>
          <w:delText xml:space="preserve">expressly </w:delText>
        </w:r>
      </w:del>
      <w:r>
        <w:rPr>
          <w:rFonts w:ascii="Times New Roman" w:hAnsi="Times New Roman"/>
          <w:color w:val="000000"/>
          <w:sz w:val="22"/>
        </w:rPr>
        <w:t xml:space="preserve">permitted under the Credit Agreement and no</w:t>
      </w:r>
      <w:del w:id="189" w:author="Whitfield Crane &amp; Sadler LLP" w:date="2025-07-08T09:00:00Z">
        <w:r>
          <w:rPr>
            <w:rFonts w:ascii="Times New Roman" w:hAnsi="Times New Roman"/>
            <w:color w:val="000000"/>
            <w:sz w:val="22"/>
          </w:rPr>
          <w:delText xml:space="preserve"> Default or</w:delText>
        </w:r>
      </w:del>
      <w:r>
        <w:rPr>
          <w:rFonts w:ascii="Times New Roman" w:hAnsi="Times New Roman"/>
          <w:color w:val="000000"/>
          <w:sz w:val="22"/>
        </w:rPr>
        <w:t xml:space="preserve"> Event of Default has occurred and is continuing or would result from such payment.</w:t>
      </w:r>
    </w:p>
    <w:p>
      <w:pPr>
        <w:spacing w:line="276" w:lineRule="auto" w:before="0" w:after="120"/>
        <w:jc w:val="both"/>
        <w:rPr>
          <w:del w:id="191" w:author="Whitfield Crane &amp; Sadler LLP" w:date="2025-07-08T09:00:00Z"/>
        </w:rPr>
      </w:pPr>
      <w:del w:id="190" w:author="Whitfield Crane &amp; Sadler LLP" w:date="2025-07-08T09:00:00Z">
        <w:r>
          <w:rPr>
            <w:rFonts w:ascii="Times New Roman" w:hAnsi="Times New Roman" w:cs="Times New Roman"/>
            <w:sz w:val="22"/>
            <w:color w:val="000000"/>
          </w:rPr>
          <w:delText xml:space="preserve">The restriction on payment of Intercompany Indebtedness set forth in this Section 8.2 shall apply solely during the continuance of an Event of Default under the Credit Agreement. At all times other than during the continuance of an Event of Default, the Guarantor may accept payment of Intercompany Indebtedness (including Intercompany Indebtedness in excess of $5,000,000 in the aggregate) in the ordinary course of business without restriction under this Section 8.</w:delText>
        </w:r>
      </w:del>
    </w:p>
    <w:p>
      <w:pPr>
        <w:spacing w:line="276" w:lineRule="auto" w:before="0" w:after="120"/>
        <w:jc w:val="both"/>
        <w:rPr>
          <w:ins w:id="195" w:author="Whitfield Crane &amp; Sadler LLP" w:date="2025-07-08T09:00:00Z"/>
        </w:rPr>
      </w:pPr>
      <w:ins w:id="192" w:author="Whitfield Crane &amp; Sadler LLP" w:date="2025-07-08T09:00:00Z">
        <w:r>
          <w:rPr>
            <w:rFonts w:ascii="Times New Roman" w:hAnsi="Times New Roman" w:cs="Times New Roman"/>
            <w:sz w:val="22"/>
            <w:color w:val="000000"/>
          </w:rPr>
          <w:t xml:space="preserve">Subject to the foregoing, so long as no Event of Default has occurred and is continuing or would result therefrom and no Payment Blockage Notice is in effect, the Guarantor may accept payments of Intercompany Indebtedness in the ordinary course of business to the extent such payments are permitted under the Credit Agreement; </w:t>
        </w:r>
      </w:ins>
      <w:ins w:id="193" w:author="Whitfield Crane &amp; Sadler LLP" w:date="2025-07-08T09:00:00Z">
        <w:r>
          <w:rPr>
            <w:rFonts w:ascii="Times New Roman" w:hAnsi="Times New Roman" w:cs="Times New Roman"/>
            <w:i/>
            <w:sz w:val="22"/>
            <w:color w:val="000000"/>
          </w:rPr>
          <w:t xml:space="preserve">provided</w:t>
        </w:r>
      </w:ins>
      <w:ins w:id="194" w:author="Whitfield Crane &amp; Sadler LLP" w:date="2025-07-08T09:00:00Z">
        <w:r>
          <w:rPr>
            <w:rFonts w:ascii="Times New Roman" w:hAnsi="Times New Roman" w:cs="Times New Roman"/>
            <w:sz w:val="22"/>
            <w:color w:val="000000"/>
          </w:rPr>
          <w:t xml:space="preserve"> that no such payment shall limit or impair the subordination of all Intercompany Indebtedness set forth in Section 8.1 hereof, and the restrictions set forth in this Section 8.2 shall otherwise continue to apply until the satisfaction of the Termination Conditions.</w:t>
        </w:r>
      </w:ins>
    </w:p>
    <w:p>
      <w:pPr>
        <w:keepNext/>
        <w:spacing w:line="276" w:lineRule="auto" w:before="200" w:after="80"/>
        <w:ind w:left="0"/>
      </w:pPr>
      <w:r>
        <w:rPr>
          <w:rFonts w:ascii="Times New Roman" w:hAnsi="Times New Roman"/>
          <w:b/>
          <w:color w:val="000000"/>
          <w:sz w:val="22"/>
        </w:rPr>
        <w:t>Section 8.3 — Trust for Benefit of Secured Parties</w:t>
      </w:r>
    </w:p>
    <w:p>
      <w:pPr>
        <w:spacing w:line="276" w:lineRule="auto" w:before="0" w:after="120"/>
        <w:jc w:val="both"/>
      </w:pPr>
      <w:commentRangeStart w:id="19"/>
      <w:r>
        <w:rPr>
          <w:rFonts w:ascii="Times New Roman" w:hAnsi="Times New Roman"/>
          <w:color w:val="000000"/>
          <w:sz w:val="22"/>
        </w:rPr>
        <w:t xml:space="preserve">If the Guarantor shall receive any payment, distribution, or other value in respect of any Intercompany Indebtedness in violation of Section 8.2 hereof</w:t>
      </w:r>
      <w:del w:id="196" w:author="Whitfield Crane &amp; Sadler LLP" w:date="2025-07-08T09:00:00Z">
        <w:r>
          <w:rPr>
            <w:rFonts w:ascii="Times New Roman" w:hAnsi="Times New Roman"/>
            <w:color w:val="000000"/>
            <w:sz w:val="22"/>
          </w:rPr>
          <w:delText xml:space="preserve"> </w:delText>
        </w:r>
        <w:r>
          <w:rPr>
            <w:rFonts w:ascii="Times New Roman" w:hAnsi="Times New Roman" w:cs="Times New Roman"/>
            <w:sz w:val="22"/>
            <w:color w:val="000000"/>
          </w:rPr>
          <w:delText xml:space="preserve">during the continuance of an Event of Default</w:delText>
        </w:r>
      </w:del>
      <w:r>
        <w:rPr>
          <w:rFonts w:ascii="Times New Roman" w:hAnsi="Times New Roman"/>
          <w:color w:val="000000"/>
          <w:sz w:val="22"/>
        </w:rPr>
        <w:t xml:space="preserve">, such payment, distribution, or other value shall be received and held by the Guarantor in trust for the benefit of the Administrative Agent and the Secured Parties, shall be segregated from other funds and property of the Guarantor, and shall be forthwith and without demand paid or delivered to the Administrative Agent in the form received (duly endorsed or assigned as may be necessary) for application to the Guaranteed Obligations, whether matured or unmatured, in such order and in such manner as the Administrative Agent shall determine in its sole discretion. The Guarantor shall execute such documents and take such actions as the Administrative Agent may reasonably request to effectuate the provisions of this Section 8.3.</w:t>
      </w:r>
      <w:commentRangeEnd w:id="19"/>
      <w:r>
        <w:rPr>
          <w:sz w:val="16"/>
        </w:rPr>
        <w:commentReference w:id="19"/>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Section 9.1 — Notices to the Guarantor</w:t>
      </w:r>
    </w:p>
    <w:p>
      <w:pPr>
        <w:spacing w:line="276" w:lineRule="auto" w:before="0" w:after="120"/>
        <w:jc w:val="both"/>
      </w:pPr>
      <w:r>
        <w:rPr>
          <w:rFonts w:ascii="Times New Roman" w:hAnsi="Times New Roman"/>
          <w:color w:val="000000"/>
          <w:sz w:val="22"/>
        </w:rPr>
        <w:t>All notices, requests, demands, consents, instructions, and other communications to the Guarantor under or in connection with this Guaranty shall be in writing and shall be directed to:</w:t>
      </w:r>
    </w:p>
    <w:p>
      <w:pPr>
        <w:spacing w:line="276" w:lineRule="auto" w:before="0" w:after="120"/>
        <w:ind w:left="432"/>
        <w:jc w:val="both"/>
      </w:pPr>
      <w:r>
        <w:rPr>
          <w:rFonts w:ascii="Times New Roman" w:hAnsi="Times New Roman"/>
          <w:color w:val="000000"/>
          <w:sz w:val="22"/>
        </w:rPr>
        <w:t>Terraverde Group, Inc. 1401 Elm Street, Suite 3500 Dallas, TX 75202</w:t>
      </w:r>
    </w:p>
    <w:p>
      <w:pPr>
        <w:spacing w:line="240" w:lineRule="auto" w:before="20" w:after="20"/>
        <w:ind w:left="432"/>
        <w:jc w:val="left"/>
      </w:pPr>
      <w:r>
        <w:rPr>
          <w:rFonts w:ascii="Times New Roman" w:hAnsi="Times New Roman"/>
          <w:color w:val="000000"/>
          <w:sz w:val="22"/>
        </w:rPr>
        <w:t>Attention: Diana Chow, General Counsel</w:t>
      </w:r>
    </w:p>
    <w:p>
      <w:pPr>
        <w:spacing w:line="240" w:lineRule="auto" w:before="20" w:after="20"/>
        <w:ind w:left="432"/>
        <w:jc w:val="left"/>
      </w:pPr>
      <w:commentRangeStart w:id="20"/>
      <w:r>
        <w:rPr>
          <w:rFonts w:ascii="Times New Roman" w:hAnsi="Times New Roman"/>
          <w:color w:val="000000"/>
          <w:sz w:val="22"/>
        </w:rPr>
        <w:t>Email: dchow@terraverde.com</w:t>
      </w:r>
      <w:commentRangeEnd w:id="20"/>
      <w:r>
        <w:rPr>
          <w:sz w:val="16"/>
        </w:rPr>
        <w:commentReference w:id="20"/>
      </w:r>
    </w:p>
    <w:p>
      <w:pPr>
        <w:spacing w:line="276" w:lineRule="auto" w:before="0" w:after="120"/>
        <w:ind w:left="432"/>
        <w:jc w:val="both"/>
      </w:pPr>
      <w:r>
        <w:rPr>
          <w:rFonts w:ascii="Times New Roman" w:hAnsi="Times New Roman"/>
          <w:color w:val="000000"/>
          <w:sz w:val="22"/>
        </w:rPr>
        <w:t>Telephone: (214) 555-8100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Marchetti DeLuca LLP 51 West 52nd Street, 34th Floor New York, NY 10019</w:t>
      </w:r>
    </w:p>
    <w:p>
      <w:pPr>
        <w:spacing w:line="240" w:lineRule="auto" w:before="20" w:after="20"/>
        <w:ind w:left="432"/>
        <w:jc w:val="left"/>
      </w:pPr>
      <w:r>
        <w:rPr>
          <w:rFonts w:ascii="Times New Roman" w:hAnsi="Times New Roman"/>
          <w:color w:val="000000"/>
          <w:sz w:val="22"/>
        </w:rPr>
        <w:t>Attention: Thomas Kuo</w:t>
      </w:r>
    </w:p>
    <w:p>
      <w:pPr>
        <w:spacing w:line="240" w:lineRule="auto" w:before="20" w:after="20"/>
        <w:ind w:left="432"/>
        <w:jc w:val="left"/>
      </w:pPr>
      <w:r>
        <w:rPr>
          <w:rFonts w:ascii="Times New Roman" w:hAnsi="Times New Roman"/>
          <w:color w:val="000000"/>
          <w:sz w:val="22"/>
        </w:rPr>
        <w:t>Email: tkuo@marchettideluca.com</w:t>
      </w:r>
    </w:p>
    <w:p>
      <w:pPr>
        <w:spacing w:line="276" w:lineRule="auto" w:before="0" w:after="120"/>
        <w:ind w:left="432"/>
        <w:jc w:val="both"/>
      </w:pPr>
      <w:r>
        <w:rPr>
          <w:rFonts w:ascii="Times New Roman" w:hAnsi="Times New Roman"/>
          <w:color w:val="000000"/>
          <w:sz w:val="22"/>
        </w:rPr>
        <w:t>Telephone: (212) 555-4300</w:t>
      </w:r>
    </w:p>
    <w:p>
      <w:pPr>
        <w:keepNext/>
        <w:spacing w:line="276" w:lineRule="auto" w:before="200" w:after="80"/>
        <w:ind w:left="0"/>
      </w:pPr>
      <w:r>
        <w:rPr>
          <w:rFonts w:ascii="Times New Roman" w:hAnsi="Times New Roman"/>
          <w:b/>
          <w:color w:val="000000"/>
          <w:sz w:val="22"/>
        </w:rPr>
        <w:t>Section 9.2 — Notices to the Administrative Agent</w:t>
      </w:r>
    </w:p>
    <w:p>
      <w:pPr>
        <w:spacing w:line="276" w:lineRule="auto" w:before="0" w:after="120"/>
        <w:jc w:val="both"/>
      </w:pPr>
      <w:r>
        <w:rPr>
          <w:rFonts w:ascii="Times New Roman" w:hAnsi="Times New Roman"/>
          <w:color w:val="000000"/>
          <w:sz w:val="22"/>
        </w:rPr>
        <w:t>All notices, requests, demands, consents, instructions, and other communications to the Administrative Agent under or in connection with this Guaranty shall be in writing and shall be directed to:</w:t>
      </w:r>
    </w:p>
    <w:p>
      <w:pPr>
        <w:spacing w:line="276" w:lineRule="auto" w:before="0" w:after="120"/>
        <w:ind w:left="432"/>
        <w:jc w:val="both"/>
      </w:pPr>
      <w:r>
        <w:rPr>
          <w:rFonts w:ascii="Times New Roman" w:hAnsi="Times New Roman"/>
          <w:color w:val="000000"/>
          <w:sz w:val="22"/>
        </w:rPr>
        <w:t>Cascadia National Bank, N.A. 900 SW Morrison Street, Suite 2200 Portland, OR 97205</w:t>
      </w:r>
    </w:p>
    <w:p>
      <w:pPr>
        <w:spacing w:line="240" w:lineRule="auto" w:before="20" w:after="20"/>
        <w:ind w:left="432"/>
        <w:jc w:val="left"/>
      </w:pPr>
      <w:r>
        <w:rPr>
          <w:rFonts w:ascii="Times New Roman" w:hAnsi="Times New Roman"/>
          <w:color w:val="000000"/>
          <w:sz w:val="22"/>
        </w:rPr>
        <w:t>Attention: Marcus R. Ellingham, Senior Vice President</w:t>
      </w:r>
    </w:p>
    <w:p>
      <w:pPr>
        <w:spacing w:line="240" w:lineRule="auto" w:before="20" w:after="20"/>
        <w:ind w:left="432"/>
        <w:jc w:val="left"/>
      </w:pPr>
      <w:r>
        <w:rPr>
          <w:rFonts w:ascii="Times New Roman" w:hAnsi="Times New Roman"/>
          <w:color w:val="000000"/>
          <w:sz w:val="22"/>
        </w:rPr>
        <w:t>Email: mellingham@cascadianational.com</w:t>
      </w:r>
    </w:p>
    <w:p>
      <w:pPr>
        <w:spacing w:line="276" w:lineRule="auto" w:before="0" w:after="120"/>
        <w:ind w:left="432"/>
        <w:jc w:val="both"/>
      </w:pPr>
      <w:r>
        <w:rPr>
          <w:rFonts w:ascii="Times New Roman" w:hAnsi="Times New Roman"/>
          <w:color w:val="000000"/>
          <w:sz w:val="22"/>
        </w:rPr>
        <w:t>Telephone: (503) 555-2700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Crane &amp; Sadler LLP 600 Lexington Avenue, 28th Floor New York, NY 10022</w:t>
      </w:r>
    </w:p>
    <w:p>
      <w:pPr>
        <w:spacing w:line="240" w:lineRule="auto" w:before="20" w:after="20"/>
        <w:ind w:left="432"/>
        <w:jc w:val="left"/>
      </w:pPr>
      <w:r>
        <w:rPr>
          <w:rFonts w:ascii="Times New Roman" w:hAnsi="Times New Roman"/>
          <w:color w:val="000000"/>
          <w:sz w:val="22"/>
        </w:rPr>
        <w:t>Attention: Priya Narayan</w:t>
      </w:r>
    </w:p>
    <w:p>
      <w:pPr>
        <w:spacing w:line="240" w:lineRule="auto" w:before="20" w:after="20"/>
        <w:ind w:left="432"/>
        <w:jc w:val="left"/>
      </w:pPr>
      <w:r>
        <w:rPr>
          <w:rFonts w:ascii="Times New Roman" w:hAnsi="Times New Roman"/>
          <w:color w:val="000000"/>
          <w:sz w:val="22"/>
        </w:rPr>
        <w:t>Email: pnarayan@whitfieldcrane.com</w:t>
      </w:r>
    </w:p>
    <w:p>
      <w:pPr>
        <w:spacing w:line="276" w:lineRule="auto" w:before="0" w:after="120"/>
        <w:ind w:left="432"/>
        <w:jc w:val="both"/>
      </w:pPr>
      <w:r>
        <w:rPr>
          <w:rFonts w:ascii="Times New Roman" w:hAnsi="Times New Roman"/>
          <w:color w:val="000000"/>
          <w:sz w:val="22"/>
        </w:rPr>
        <w:t>Telephone: (212) 555-6100</w:t>
      </w:r>
    </w:p>
    <w:p>
      <w:pPr>
        <w:keepNext/>
        <w:spacing w:line="276" w:lineRule="auto" w:before="200" w:after="80"/>
        <w:ind w:left="0"/>
      </w:pPr>
      <w:r>
        <w:rPr>
          <w:rFonts w:ascii="Times New Roman" w:hAnsi="Times New Roman"/>
          <w:b/>
          <w:color w:val="000000"/>
          <w:sz w:val="22"/>
        </w:rPr>
        <w:t>Section 9.3 — Manner and Effectiveness</w:t>
      </w:r>
    </w:p>
    <w:p>
      <w:pPr>
        <w:spacing w:line="276" w:lineRule="auto" w:before="0" w:after="120"/>
        <w:jc w:val="both"/>
      </w:pPr>
      <w:r>
        <w:rPr>
          <w:rFonts w:ascii="Times New Roman" w:hAnsi="Times New Roman"/>
          <w:color w:val="000000"/>
          <w:sz w:val="22"/>
        </w:rPr>
        <w:t>All notices and other communications hereunder shall be delivered (a) by hand delivery, (b) by nationally recognized overnight courier service (with charges prepaid), or (c) by email with a PDF attachment of the signed communication (provided that any notice delivered by email shall be followed within one (1) Business Day by delivery of an original or copy of such communication by hand or by nationally recognized overnight courier service). Each such notice or communication shall be deemed to have been duly given or made and to have become effective (i) if delivered by hand, at the time of receipt by the addressee, (ii) if sent by nationally recognized overnight courier service, on the first Business Day following the date of deposit with such courier service, and (iii) if sent by email, upon transmission and electronic confirmation of receipt (or, if transmitted after 5:00 p.m. Eastern Time on a Business Day or on a day that is not a Business Day, on the next succeeding Business Day). Either party hereto may change its address, facsimile number, or email address for notices and other communications by providing written notice thereof to the other party in accordance with the provisions of this Section 9.3.</w:t>
      </w:r>
    </w:p>
    <w:p>
      <w:pPr>
        <w:keepNext/>
        <w:spacing w:line="276" w:lineRule="auto" w:before="200" w:after="80"/>
        <w:ind w:left="0"/>
        <w:rPr>
          <w:ins w:id="198" w:author="Whitfield Crane &amp; Sadler LLP" w:date="2025-07-08T09:00:00Z"/>
        </w:rPr>
      </w:pPr>
      <w:commentRangeStart w:id="21"/>
      <w:ins w:id="197" w:author="Whitfield Crane &amp; Sadler LLP" w:date="2025-07-08T09:00:00Z">
        <w:r>
          <w:rPr>
            <w:rFonts w:ascii="Times New Roman" w:hAnsi="Times New Roman"/>
            <w:b/>
            <w:color w:val="000000"/>
            <w:sz w:val="22"/>
          </w:rPr>
          <w:t xml:space="preserve">Section 9.4 — Copies of Certain Notices</w:t>
        </w:r>
      </w:ins>
      <w:commentRangeEnd w:id="21"/>
      <w:r>
        <w:rPr>
          <w:sz w:val="16"/>
        </w:rPr>
        <w:commentReference w:id="21"/>
      </w:r>
    </w:p>
    <w:p>
      <w:pPr>
        <w:spacing w:line="276" w:lineRule="auto" w:before="0" w:after="120"/>
        <w:jc w:val="both"/>
        <w:rPr>
          <w:ins w:id="202" w:author="Whitfield Crane &amp; Sadler LLP" w:date="2025-07-08T09:00:00Z"/>
        </w:rPr>
      </w:pPr>
      <w:ins w:id="199" w:author="Whitfield Crane &amp; Sadler LLP" w:date="2025-07-08T09:00:00Z">
        <w:r>
          <w:rPr>
            <w:rFonts w:ascii="Times New Roman" w:hAnsi="Times New Roman"/>
            <w:color w:val="000000"/>
            <w:sz w:val="22"/>
          </w:rPr>
          <w:t xml:space="preserve">The Administrative Agent agrees to use commercially reasonable efforts to deliver to the Guarantor, at its notice address set forth in Section 9.1 hereof, a copy of any written notice of Default, Event of Default, or acceleration of the Obligations delivered by the Administrative Agent to the Borrower under the Credit Agreement, substantially concurrently with (or promptly following) the delivery thereof to the Borrower; </w:t>
        </w:r>
      </w:ins>
      <w:ins w:id="200" w:author="Whitfield Crane &amp; Sadler LLP" w:date="2025-07-08T09:00:00Z">
        <w:r>
          <w:rPr>
            <w:rFonts w:ascii="Times New Roman" w:hAnsi="Times New Roman"/>
            <w:i/>
            <w:color w:val="000000"/>
            <w:sz w:val="22"/>
          </w:rPr>
          <w:t xml:space="preserve">provided</w:t>
        </w:r>
      </w:ins>
      <w:ins w:id="201" w:author="Whitfield Crane &amp; Sadler LLP" w:date="2025-07-08T09:00:00Z">
        <w:r>
          <w:rPr>
            <w:rFonts w:ascii="Times New Roman" w:hAnsi="Times New Roman"/>
            <w:color w:val="000000"/>
            <w:sz w:val="22"/>
          </w:rPr>
          <w:t xml:space="preserve"> that (a) delivery of any such notice to the Borrower at its address for notices under Section 9.02 of the Credit Agreement (which is in care of the Guarantor, to the attention of the Guarantor's General Counsel) shall satisfy the requirements of this Section 9.4, and (b) no failure or delay by the Administrative Agent in delivering any such copy shall (i) constitute a condition to, or otherwise limit, delay, or affect, the Guarantor's obligations hereunder, any demand hereunder, or the occurrence, continuance, or effectiveness of any Default, Event of Default, or acceleration, or (ii) give rise to any defense of the Guarantor or any liability of the Administrative Agent or any Secured Party.</w:t>
        </w:r>
      </w:ins>
    </w:p>
    <w:p>
      <w:pPr>
        <w:keepNext/>
        <w:spacing w:line="276" w:lineRule="auto" w:before="360" w:after="120"/>
        <w:jc w:val="left"/>
      </w:pPr>
      <w:r>
        <w:rPr>
          <w:rFonts w:ascii="Times New Roman" w:hAnsi="Times New Roman"/>
          <w:b/>
          <w:color w:val="000000"/>
          <w:sz w:val="22"/>
          <w:u w:val="single"/>
        </w:rPr>
        <w:t xml:space="preserve">SECTION 10 — GOVERNING LAW; JURISDICTION; </w:t>
      </w:r>
      <w:ins w:id="203" w:author="Whitfield Crane &amp; Sadler LLP" w:date="2025-07-08T09:00:00Z">
        <w:r>
          <w:rPr>
            <w:rFonts w:ascii="Times New Roman" w:hAnsi="Times New Roman"/>
            <w:b/>
            <w:color w:val="000000"/>
            <w:sz w:val="22"/>
            <w:u w:val="single"/>
          </w:rPr>
          <w:t xml:space="preserve">JURY TRIAL WAIVER; </w:t>
        </w:r>
      </w:ins>
      <w:r>
        <w:rPr>
          <w:rFonts w:ascii="Times New Roman" w:hAnsi="Times New Roman"/>
          <w:b/>
          <w:color w:val="000000"/>
          <w:sz w:val="22"/>
          <w:u w:val="single"/>
        </w:rPr>
        <w:t xml:space="preserve">WAIVER OF CERTAIN DAMAGES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 OF THE STATE OF NEW YORK, WITHOUT REGARD TO PRINCIPLES OF CONFLICTS OF LAWS THAT WOULD CAUSE THE APPLICATION OF THE LAWS OF ANY OTHER JURISDICTION (OTHER THAN SECTION 5-1401 AND SECTION 5-1402 OF THE NEW YORK GENERAL OBLIGATIONS LAW).</w:t>
      </w:r>
    </w:p>
    <w:p>
      <w:pPr>
        <w:keepNext/>
        <w:spacing w:line="276" w:lineRule="auto" w:before="200" w:after="80"/>
        <w:ind w:left="0"/>
      </w:pPr>
      <w:r>
        <w:rPr>
          <w:rFonts w:ascii="Times New Roman" w:hAnsi="Times New Roman"/>
          <w:b/>
          <w:color w:val="000000"/>
          <w:sz w:val="22"/>
        </w:rPr>
        <w:t>Section 10.2 — Submission to Jurisdiction</w:t>
      </w:r>
    </w:p>
    <w:p>
      <w:pPr>
        <w:spacing w:line="276" w:lineRule="auto" w:before="0" w:after="120"/>
        <w:jc w:val="both"/>
      </w:pPr>
      <w:r>
        <w:rPr>
          <w:rFonts w:ascii="Times New Roman" w:hAnsi="Times New Roman"/>
          <w:color w:val="000000"/>
          <w:sz w:val="22"/>
        </w:rPr>
        <w:t>The Guarantor hereby irrevocably and unconditionally submits, for itself and its property, to the exclusive jurisdiction of the courts of the State of New York sitting in the Borough of Manhattan, the City of New York, and the United States District Court for the Southern District of New York, and any appellate court from any thereof, in any action or proceeding arising out of or relating to this Guaranty, the other Loan Documents, or the transactions contemplated hereby or thereby, or for recognition or enforcement of any judgment, and each of the Guarantor and the Administrative Agent hereby irrevocably and unconditionally agrees that all claims in respect of any such action or proceeding may be heard and determined in such New York State court or, to the extent permitted by applicable law, in such United States Federal court. The Guarantor hereby irrevocably and unconditionally waives, to the fullest extent it may legally and effectively do so, any objection that it may now or hereafter have to the laying of venue of any action or proceeding arising out of or relating to this Guaranty or any other Loan Document in any such court, and any defense of an inconvenient forum to the maintenance of such action or proceeding in any such court. Nothing in this Section 10.2 shall affect the right of the Administrative Agent to serve process in any manner permitted by applicable law.</w:t>
      </w:r>
    </w:p>
    <w:p>
      <w:pPr>
        <w:keepNext/>
        <w:spacing w:line="276" w:lineRule="auto" w:before="200" w:after="80"/>
        <w:ind w:left="0"/>
      </w:pPr>
      <w:r>
        <w:rPr>
          <w:rFonts w:ascii="Times New Roman" w:hAnsi="Times New Roman"/>
          <w:b/>
          <w:color w:val="000000"/>
          <w:sz w:val="22"/>
        </w:rPr>
        <w:t>Section 10.3 — Service of Process</w:t>
      </w:r>
    </w:p>
    <w:p>
      <w:pPr>
        <w:spacing w:line="276" w:lineRule="auto" w:before="0" w:after="120"/>
        <w:jc w:val="both"/>
      </w:pPr>
      <w:r>
        <w:rPr>
          <w:rFonts w:ascii="Times New Roman" w:hAnsi="Times New Roman"/>
          <w:color w:val="000000"/>
          <w:sz w:val="22"/>
        </w:rPr>
        <w:t>The Guarantor irrevocably consents to service of process in the manner provided for notices in Section 9. Nothing in this Guaranty will affect the right of any party hereto to serve process in any other manner permitted by applicable law. The Guarantor further irrevocably consents to service of process by mail directed to the Guarantor at its address set forth in Section 9.1 hereof (or at such other address as the Guarantor may have designated in writing to the Administrative Agent in accordance with Section 9.3 hereof). Service so made shall be deemed completed upon the earlier of actual receipt or three (3) Business Days after deposit in the United States mail, postage prepaid, registered or certified, return receipt requested.</w:t>
      </w:r>
    </w:p>
    <w:p>
      <w:pPr>
        <w:keepNext/>
        <w:spacing w:line="276" w:lineRule="auto" w:before="200" w:after="80"/>
        <w:ind w:left="0"/>
        <w:rPr>
          <w:ins w:id="205" w:author="Whitfield Crane &amp; Sadler LLP" w:date="2025-07-08T09:00:00Z"/>
        </w:rPr>
      </w:pPr>
      <w:commentRangeStart w:id="22"/>
      <w:ins w:id="204" w:author="Whitfield Crane &amp; Sadler LLP" w:date="2025-07-08T09:00:00Z">
        <w:r>
          <w:rPr>
            <w:rFonts w:ascii="Times New Roman" w:hAnsi="Times New Roman"/>
            <w:b/>
            <w:color w:val="000000"/>
            <w:sz w:val="22"/>
          </w:rPr>
          <w:t xml:space="preserve">Section 10.4 — Waiver of Jury Trial</w:t>
        </w:r>
      </w:ins>
      <w:commentRangeEnd w:id="22"/>
      <w:r>
        <w:rPr>
          <w:sz w:val="16"/>
        </w:rPr>
        <w:commentReference w:id="22"/>
      </w:r>
    </w:p>
    <w:p>
      <w:pPr>
        <w:spacing w:line="276" w:lineRule="auto" w:before="0" w:after="120"/>
        <w:jc w:val="both"/>
        <w:rPr>
          <w:ins w:id="207" w:author="Whitfield Crane &amp; Sadler LLP" w:date="2025-07-08T09:00:00Z"/>
        </w:rPr>
      </w:pPr>
      <w:ins w:id="206" w:author="Whitfield Crane &amp; Sadler LLP" w:date="2025-07-08T09:00:00Z">
        <w:r>
          <w:rPr>
            <w:rFonts w:ascii="Times New Roman" w:hAnsi="Times New Roman"/>
            <w:color w:val="000000"/>
            <w:sz w:val="22"/>
          </w:rPr>
          <w:t>EACH OF THE GUARANTOR AND THE ADMINISTRATIVE AGENT (ON BEHALF OF ITSELF AND EACH SECURED PARTY) HEREBY IRREVOCABLY WAIVES, TO THE FULLEST EXTENT PERMITTED BY APPLICABLE LAW, ANY AND ALL RIGHT IT MAY HAVE TO A TRIAL BY JURY IN ANY LEGAL PROCEEDING DIRECTLY OR INDIRECTLY ARISING OUT OF OR RELATING TO THIS GUARANTY AGREEMENT, THE CREDIT AGREEMENT, ANY OTHER LOAN DOCUMENT, OR THE TRANSACTIONS CONTEMPLATED HEREBY OR THEREBY (WHETHER BASED ON CONTRACT, TORT, OR ANY OTHER THEORY). EACH OF THE GUARANTOR AND THE ADMINISTRATIVE AGENT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GUARANTY AND THE OTHER LOAN DOCUMENTS BY, AMONG OTHER THINGS, THE MUTUAL WAIVERS AND CERTIFICATIONS IN THIS SECTION 10.4. THIS WAIVER IS CONSISTENT WITH AND SHALL BE CONSTRUED IN ACCORDANCE WITH SECTION 9.15 OF THE CREDIT AGREEMENT.</w:t>
        </w:r>
      </w:ins>
    </w:p>
    <w:p>
      <w:pPr>
        <w:keepNext/>
        <w:spacing w:line="276" w:lineRule="auto" w:before="200" w:after="80"/>
        <w:ind w:left="0"/>
      </w:pPr>
      <w:commentRangeStart w:id="23"/>
      <w:r>
        <w:rPr>
          <w:rFonts w:ascii="Times New Roman" w:hAnsi="Times New Roman"/>
          <w:b/>
          <w:color w:val="000000"/>
          <w:sz w:val="22"/>
        </w:rPr>
        <w:t xml:space="preserve">Section 10.</w:t>
      </w:r>
      <w:del w:id="208" w:author="Whitfield Crane &amp; Sadler LLP" w:date="2025-07-08T09:00:00Z">
        <w:r>
          <w:rPr>
            <w:rFonts w:ascii="Times New Roman" w:hAnsi="Times New Roman"/>
            <w:b/>
            <w:color w:val="000000"/>
            <w:sz w:val="22"/>
          </w:rPr>
          <w:delText xml:space="preserve">4</w:delText>
        </w:r>
      </w:del>
      <w:ins w:id="209" w:author="Whitfield Crane &amp; Sadler LLP" w:date="2025-07-08T09:00:00Z">
        <w:r>
          <w:rPr>
            <w:rFonts w:ascii="Times New Roman" w:hAnsi="Times New Roman"/>
            <w:b/>
            <w:color w:val="000000"/>
            <w:sz w:val="22"/>
          </w:rPr>
          <w:t xml:space="preserve">5</w:t>
        </w:r>
      </w:ins>
      <w:r>
        <w:rPr>
          <w:rFonts w:ascii="Times New Roman" w:hAnsi="Times New Roman"/>
          <w:b/>
          <w:color w:val="000000"/>
          <w:sz w:val="22"/>
        </w:rPr>
        <w:t xml:space="preserve"> — Waiver of Certain Damages</w:t>
      </w:r>
      <w:commentRangeEnd w:id="23"/>
      <w:r>
        <w:rPr>
          <w:sz w:val="16"/>
        </w:rPr>
        <w:commentReference w:id="23"/>
      </w:r>
    </w:p>
    <w:p>
      <w:pPr>
        <w:spacing w:line="276" w:lineRule="auto" w:before="0" w:after="120"/>
        <w:jc w:val="both"/>
      </w:pPr>
      <w:r>
        <w:rPr>
          <w:rFonts w:ascii="Times New Roman" w:hAnsi="Times New Roman" w:cs="Times New Roman"/>
          <w:sz w:val="22"/>
          <w:color w:val="000000"/>
        </w:rPr>
        <w:t xml:space="preserve">EACH OF THE GUARANTOR AND THE ADMINISTRATIVE AGENT (ON BEHALF OF ITSELF AND EACH SECURED PARTY) HEREBY IRREVOCABLY WAIVES, TO THE FULLEST EXTENT PERMITTED BY APPLICABLE LAW, ANY RIGHT TO CLAIM OR RECOVER IN ANY ACTION OR PROCEEDING ARISING OUT OF OR RELATING TO THIS GUARANTY AGREEMENT OR THE TRANSACTIONS CONTEMPLATED HEREBY ANY SPECIAL, INDIRECT, CONSEQUENTIAL, PUNITIVE, OR EXEMPLARY DAMAGES (INCLUDING LOST PROFITS</w:t>
      </w:r>
      <w:del w:id="210" w:author="Whitfield Crane &amp; Sadler LLP" w:date="2025-07-08T09:00:00Z">
        <w:r>
          <w:rPr>
            <w:rFonts w:ascii="Times New Roman" w:hAnsi="Times New Roman" w:cs="Times New Roman"/>
            <w:sz w:val="22"/>
            <w:color w:val="000000"/>
          </w:rPr>
          <w:delText xml:space="preserve"> AND OPPORTUNITY COSTS)</w:delText>
        </w:r>
      </w:del>
      <w:ins w:id="211" w:author="Whitfield Crane &amp; Sadler LLP" w:date="2025-07-08T09:00:00Z">
        <w:r>
          <w:rPr>
            <w:rFonts w:ascii="Times New Roman" w:hAnsi="Times New Roman" w:cs="Times New Roman"/>
            <w:sz w:val="22"/>
            <w:color w:val="000000"/>
          </w:rPr>
          <w:t xml:space="preserve">), AS OPPOSED TO DIRECT OR ACTUAL DAMAGES</w:t>
        </w:r>
      </w:ins>
      <w:r>
        <w:rPr>
          <w:rFonts w:ascii="Times New Roman" w:hAnsi="Times New Roman" w:cs="Times New Roman"/>
          <w:sz w:val="22"/>
          <w:color w:val="000000"/>
        </w:rPr>
        <w:t xml:space="preserve">, WHETHER OR NOT FORESEEABLE AND REGARDLESS OF THE THEORY OF LIABILITY</w:t>
      </w:r>
      <w:del w:id="212" w:author="Whitfield Crane &amp; Sadler LLP" w:date="2025-07-08T09:00:00Z">
        <w:r>
          <w:rPr>
            <w:rFonts w:ascii="Times New Roman" w:hAnsi="Times New Roman" w:cs="Times New Roman"/>
            <w:sz w:val="22"/>
            <w:color w:val="000000"/>
          </w:rPr>
          <w:delText xml:space="preserve">.</w:delText>
        </w:r>
      </w:del>
      <w:ins w:id="213" w:author="Whitfield Crane &amp; Sadler LLP" w:date="2025-07-08T09:00:00Z">
        <w:r>
          <w:rPr>
            <w:rFonts w:ascii="Times New Roman" w:hAnsi="Times New Roman" w:cs="Times New Roman"/>
            <w:sz w:val="22"/>
            <w:color w:val="000000"/>
          </w:rPr>
          <w:t xml:space="preserve">, CONSISTENT WITH SECTION 9.04 OF THE CREDIT AGREEMENT; PROVIDED THAT NOTHING IN THIS SECTION 10.5 SHALL LIMIT, REDUCE, OR OTHERWISE AFFECT THE GUARANTOR'S OBLIGATION TO PAY THE GUARANTEED OBLIGATIONS IN FULL, INCLUDING ANY INDEMNIFICATION, EXPENSE-REIMBURSEMENT, OR OTHER OBLIGATIONS OF THE BORROWER UNDER SECTION 9.04 OF THE CREDIT AGREEMENT (INCLUDING IN RESPECT OF ANY SPECIAL, INDIRECT, CONSEQUENTIAL, OR PUNITIVE DAMAGES PAYABLE BY ANY INDEMNITEE TO A THIRD PARTY), INTEREST AT THE DEFAULT RATE, AND COSTS OF ENFORCEMENT.</w:t>
        </w:r>
      </w:ins>
    </w:p>
    <w:p>
      <w:pPr>
        <w:keepNext/>
        <w:spacing w:line="276" w:lineRule="auto" w:before="360" w:after="120"/>
        <w:jc w:val="left"/>
      </w:pPr>
      <w:r>
        <w:rPr>
          <w:rFonts w:ascii="Times New Roman" w:hAnsi="Times New Roman"/>
          <w:b/>
          <w:color w:val="000000"/>
          <w:sz w:val="22"/>
          <w:u w:val="single"/>
        </w:rPr>
        <w:t>SECTION 11 — AMENDMENTS</w:t>
      </w:r>
    </w:p>
    <w:p>
      <w:pPr>
        <w:keepNext/>
        <w:spacing w:line="276" w:lineRule="auto" w:before="200" w:after="80"/>
        <w:ind w:left="0"/>
      </w:pPr>
      <w:r>
        <w:rPr>
          <w:rFonts w:ascii="Times New Roman" w:hAnsi="Times New Roman"/>
          <w:b/>
          <w:color w:val="000000"/>
          <w:sz w:val="22"/>
        </w:rPr>
        <w:t>Section 11.1 — Amendments and Waivers</w:t>
      </w:r>
    </w:p>
    <w:p>
      <w:pPr>
        <w:spacing w:line="276" w:lineRule="auto" w:before="0" w:after="120"/>
        <w:jc w:val="both"/>
      </w:pPr>
      <w:r>
        <w:rPr>
          <w:rFonts w:ascii="Times New Roman" w:hAnsi="Times New Roman"/>
          <w:color w:val="000000"/>
          <w:sz w:val="22"/>
        </w:rPr>
        <w:t>No amendment, modification, termination, or waiver of any provision of this Guaranty, and no consent to any departure by the Guarantor therefrom, shall in any event be effective unless the same shall be in writing and signed by the Administrative Agent acting at the direction of the Required Lenders (or, in the case of any amendment, modification, termination, or waiver that, pursuant to Section 9.01 of the Credit Agreement, requires the consent of all Lenders, at the direction of all of the Lenders), and then such waiver or consent shall be effective only in the specific instance and for the specific purpose for which given.</w:t>
      </w:r>
    </w:p>
    <w:p>
      <w:pPr>
        <w:spacing w:line="276" w:lineRule="auto" w:before="0" w:after="120"/>
        <w:jc w:val="both"/>
        <w:rPr>
          <w:del w:id="215" w:author="Whitfield Crane &amp; Sadler LLP" w:date="2025-07-08T09:00:00Z"/>
        </w:rPr>
      </w:pPr>
      <w:del w:id="214" w:author="Whitfield Crane &amp; Sadler LLP" w:date="2025-07-08T09:00:00Z">
        <w:r>
          <w:rPr>
            <w:rFonts w:ascii="Times New Roman" w:hAnsi="Times New Roman" w:cs="Times New Roman"/>
            <w:sz w:val="22"/>
            <w:color w:val="000000"/>
          </w:rPr>
          <w:delText xml:space="preserve">No amendment, modification, termination, or waiver of any provision of this Guaranty, and no consent to any departure by the Guarantor therefrom, shall be effective unless in writing signed by the Administrative Agent (acting at the direction of the Required Lenders) and the Guarantor. For the avoidance of doubt, the written consent of the Guarantor shall be required as a condition to the effectiveness of any amendment, modification, or waiver of any provision of this Guaranty.</w:delText>
        </w:r>
      </w:del>
    </w:p>
    <w:p>
      <w:pPr>
        <w:spacing w:line="276" w:lineRule="auto" w:before="0" w:after="120"/>
        <w:jc w:val="both"/>
        <w:rPr>
          <w:ins w:id="217" w:author="Whitfield Crane &amp; Sadler LLP" w:date="2025-07-08T09:00:00Z"/>
        </w:rPr>
      </w:pPr>
      <w:commentRangeStart w:id="24"/>
      <w:ins w:id="216" w:author="Whitfield Crane &amp; Sadler LLP" w:date="2025-07-08T09:00:00Z">
        <w:r>
          <w:rPr>
            <w:rFonts w:ascii="Times New Roman" w:hAnsi="Times New Roman" w:cs="Times New Roman"/>
            <w:sz w:val="22"/>
            <w:color w:val="000000"/>
          </w:rPr>
          <w:t xml:space="preserve">No amendment or modification of any provision of this Guaranty that would increase, expand, or otherwise add to the obligations or liabilities of the Guarantor hereunder, or impose any additional obligation on the Guarantor hereunder, shall be effective without the written consent of the Guarantor. Except as set forth in the immediately preceding sentence, no consent of the Guarantor shall be required for any amendment, modification, supplement, waiver, or consent to this Guaranty made by the Administrative Agent acting at the direction of the Required Lenders (or all Lenders, as applicable) in accordance with this Section 11.1 (including any waiver of, or consent to any departure by the Guarantor from, any provision hereof, any release of the Guarantor in accordance with the Credit Agreement, or any limitation of the Guaranteed Obligations). No consent of the Guarantor shall be required for any amendment, modification, supplement, or waiver of the Credit Agreement or any other Loan Document to which the Guarantor is not a party, and the Guarantor's obligations hereunder shall extend to the Guaranteed Obligations as so amended, modified, supplemented, or waived, as provided in Sections 2.3 and 5.1 hereof and Section 9.01 of the Credit Agreement.</w:t>
        </w:r>
      </w:ins>
      <w:commentRangeEnd w:id="24"/>
      <w:r>
        <w:rPr>
          <w:sz w:val="16"/>
        </w:rPr>
        <w:commentReference w:id="24"/>
      </w:r>
    </w:p>
    <w:p>
      <w:pPr>
        <w:spacing w:line="276" w:lineRule="auto" w:before="0" w:after="120"/>
        <w:jc w:val="both"/>
      </w:pPr>
      <w:r>
        <w:rPr>
          <w:rFonts w:ascii="Times New Roman" w:hAnsi="Times New Roman"/>
          <w:color w:val="000000"/>
          <w:sz w:val="22"/>
        </w:rPr>
        <w:t>For the avoidance of doubt, and consistent with Section 9.01 of the Credit Agreement, the unanimous consent of all Lenders shall be required for (a) the release of the Guarantor from this Guaranty (except as otherwise provided in the Credit Agreement in connection with a transaction permitted thereunder), (b) any amendment or modification that would limit the scope or reduce the amount of the Guaranteed Obligations, or (c) any other amendment, modification, or waiver that, under Section 9.01 of the Credit Agreement, requires the consent of all Lenders with respect to this Guaranty or any similar guaranty.</w:t>
      </w:r>
    </w:p>
    <w:p>
      <w:pPr>
        <w:keepNext/>
        <w:spacing w:line="276" w:lineRule="auto" w:before="360" w:after="120"/>
        <w:jc w:val="left"/>
      </w:pPr>
      <w:r>
        <w:rPr>
          <w:rFonts w:ascii="Times New Roman" w:hAnsi="Times New Roman"/>
          <w:b/>
          <w:color w:val="000000"/>
          <w:sz w:val="22"/>
          <w:u w:val="single"/>
        </w:rPr>
        <w:t>SECTION 12 — MISCELLANEOUS</w:t>
      </w:r>
    </w:p>
    <w:p>
      <w:pPr>
        <w:keepNext/>
        <w:spacing w:line="276" w:lineRule="auto" w:before="200" w:after="80"/>
        <w:ind w:left="0"/>
      </w:pPr>
      <w:r>
        <w:rPr>
          <w:rFonts w:ascii="Times New Roman" w:hAnsi="Times New Roman"/>
          <w:b/>
          <w:color w:val="000000"/>
          <w:sz w:val="22"/>
        </w:rPr>
        <w:t>Section 12.1 — Successors and Assigns</w:t>
      </w:r>
    </w:p>
    <w:p>
      <w:pPr>
        <w:spacing w:line="276" w:lineRule="auto" w:before="0" w:after="120"/>
        <w:jc w:val="both"/>
      </w:pPr>
      <w:commentRangeStart w:id="25"/>
      <w:r>
        <w:rPr>
          <w:rFonts w:ascii="Times New Roman" w:hAnsi="Times New Roman"/>
          <w:color w:val="000000"/>
          <w:sz w:val="22"/>
        </w:rPr>
        <w:t xml:space="preserve">This Guaranty shall be binding upon the Guarantor and its successors and assigns and shall inure to the benefit of the Administrative Agent, each Secured Party, and their respective successors, transferees, and permitted assigns. Without limiting the generality of the foregoing, any Lender may assign or otherwise transfer its rights and obligations under the Credit Agreement in accordance with Section 9.</w:t>
      </w:r>
      <w:del w:id="218" w:author="Whitfield Crane &amp; Sadler LLP" w:date="2025-07-08T09:00:00Z">
        <w:r>
          <w:rPr>
            <w:rFonts w:ascii="Times New Roman" w:hAnsi="Times New Roman"/>
            <w:color w:val="000000"/>
            <w:sz w:val="22"/>
          </w:rPr>
          <w:delText xml:space="preserve">04</w:delText>
        </w:r>
      </w:del>
      <w:ins w:id="219" w:author="Whitfield Crane &amp; Sadler LLP" w:date="2025-07-08T09:00:00Z">
        <w:r>
          <w:rPr>
            <w:rFonts w:ascii="Times New Roman" w:hAnsi="Times New Roman"/>
            <w:color w:val="000000"/>
            <w:sz w:val="22"/>
          </w:rPr>
          <w:t xml:space="preserve">06</w:t>
        </w:r>
      </w:ins>
      <w:r>
        <w:rPr>
          <w:rFonts w:ascii="Times New Roman" w:hAnsi="Times New Roman"/>
          <w:color w:val="000000"/>
          <w:sz w:val="22"/>
        </w:rPr>
        <w:t xml:space="preserve"> of the Credit Agreement, and the assignee or transferee thereof shall thereupon become vested with all the benefits in respect thereof granted to such Lender herein or otherwise. The Guarantor may not assign, delegate, or transfer any of its rights or obligations under this Guaranty without the prior written consent of the Administrative Agent (acting at the direction of the Required Lenders), and any attempted assignment, delegation, or transfer without such consent shall be null and void.</w:t>
      </w:r>
      <w:commentRangeEnd w:id="25"/>
      <w:r>
        <w:rPr>
          <w:sz w:val="16"/>
        </w:rPr>
        <w:commentReference w:id="25"/>
      </w:r>
    </w:p>
    <w:p>
      <w:pPr>
        <w:spacing w:line="276" w:lineRule="auto" w:before="0" w:after="120"/>
        <w:jc w:val="both"/>
      </w:pPr>
      <w:commentRangeStart w:id="26"/>
      <w:r>
        <w:rPr>
          <w:rFonts w:ascii="Times New Roman" w:hAnsi="Times New Roman" w:cs="Times New Roman"/>
          <w:sz w:val="22"/>
          <w:color w:val="000000"/>
        </w:rPr>
        <w:t xml:space="preserve">Notwithstanding anything herein or in the Credit Agreement to the contrary, no Person that acquires an interest in the Guaranteed Obligations or in any commitment under the Credit Agreement by way of assignment, participation, or other transfer shall be entitled to enforce this Guaranty or exercise any rights or remedies hereunder unless and until such Person has become a Lender party to the Credit Agreement pursuant to an Assignment and Assumption executed and delivered in accordance with Section 9.</w:t>
      </w:r>
      <w:del w:id="220" w:author="Whitfield Crane &amp; Sadler LLP" w:date="2025-07-08T09:00:00Z">
        <w:r>
          <w:rPr>
            <w:rFonts w:ascii="Times New Roman" w:hAnsi="Times New Roman" w:cs="Times New Roman"/>
            <w:sz w:val="22"/>
            <w:color w:val="000000"/>
          </w:rPr>
          <w:delText xml:space="preserve">04</w:delText>
        </w:r>
      </w:del>
      <w:ins w:id="221" w:author="Whitfield Crane &amp; Sadler LLP" w:date="2025-07-08T09:00:00Z">
        <w:r>
          <w:rPr>
            <w:rFonts w:ascii="Times New Roman" w:hAnsi="Times New Roman" w:cs="Times New Roman"/>
            <w:sz w:val="22"/>
            <w:color w:val="000000"/>
          </w:rPr>
          <w:t xml:space="preserve">06</w:t>
        </w:r>
      </w:ins>
      <w:r>
        <w:rPr>
          <w:rFonts w:ascii="Times New Roman" w:hAnsi="Times New Roman" w:cs="Times New Roman"/>
          <w:sz w:val="22"/>
          <w:color w:val="000000"/>
        </w:rPr>
        <w:t xml:space="preserve"> of the Credit Agreement and accepted by the Administrative Agent</w:t>
      </w:r>
      <w:ins w:id="222" w:author="Whitfield Crane &amp; Sadler LLP" w:date="2025-07-08T09:00:00Z">
        <w:r>
          <w:rPr>
            <w:rFonts w:ascii="Times New Roman" w:hAnsi="Times New Roman" w:cs="Times New Roman"/>
            <w:sz w:val="22"/>
            <w:color w:val="000000"/>
          </w:rPr>
          <w:t xml:space="preserve">; </w:t>
        </w:r>
        <w:r>
          <w:rPr>
            <w:rFonts w:ascii="Times New Roman" w:hAnsi="Times New Roman" w:cs="Times New Roman"/>
            <w:i/>
            <w:sz w:val="22"/>
            <w:color w:val="000000"/>
          </w:rPr>
          <w:t xml:space="preserve">provided</w:t>
        </w:r>
        <w:r>
          <w:rPr>
            <w:rFonts w:ascii="Times New Roman" w:hAnsi="Times New Roman" w:cs="Times New Roman"/>
            <w:sz w:val="22"/>
            <w:color w:val="000000"/>
          </w:rPr>
          <w:t xml:space="preserve"> that nothing in this paragraph shall (a) limit the right of the Administrative Agent (including any successor Administrative Agent) to enforce this Guaranty for the ratable benefit of all of the Secured Parties, including any participant to the extent of its participation through a Lender, or (b) apply to any Secured Party (including any Swap Counterparty or any Lender or Affiliate of a Lender providing Banking Services) whose interest in the Guaranteed Obligations did not arise by way of assignment, participation, or other transfer</w:t>
        </w:r>
      </w:ins>
      <w:r>
        <w:rPr>
          <w:rFonts w:ascii="Times New Roman" w:hAnsi="Times New Roman" w:cs="Times New Roman"/>
          <w:sz w:val="22"/>
          <w:color w:val="000000"/>
        </w:rPr>
        <w:t xml:space="preserve">. This paragraph is intended for the express benefit of the Guarantor and shall not be amended without the Guarantor's prior written consent.</w:t>
      </w:r>
      <w:commentRangeEnd w:id="26"/>
      <w:r>
        <w:rPr>
          <w:sz w:val="16"/>
        </w:rPr>
        <w:commentReference w:id="26"/>
      </w:r>
    </w:p>
    <w:p>
      <w:pPr>
        <w:keepNext/>
        <w:spacing w:line="276" w:lineRule="auto" w:before="200" w:after="80"/>
        <w:ind w:left="0"/>
      </w:pPr>
      <w:r>
        <w:rPr>
          <w:rFonts w:ascii="Times New Roman" w:hAnsi="Times New Roman"/>
          <w:b/>
          <w:color w:val="000000"/>
          <w:sz w:val="22"/>
        </w:rPr>
        <w:t>Section 12.2 — No Waiver; Cumulative Remedies</w:t>
      </w:r>
    </w:p>
    <w:p>
      <w:pPr>
        <w:spacing w:line="276" w:lineRule="auto" w:before="0" w:after="120"/>
        <w:jc w:val="both"/>
      </w:pPr>
      <w:r>
        <w:rPr>
          <w:rFonts w:ascii="Times New Roman" w:hAnsi="Times New Roman"/>
          <w:color w:val="000000"/>
          <w:sz w:val="22"/>
        </w:rPr>
        <w:t>No failure or delay by the Administrative Agent or any Secured Party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are cumulative and not exclusive of any rights, remedies, powers, or privileges provided by applicable law or in any other Loan Document.</w:t>
      </w:r>
    </w:p>
    <w:p>
      <w:pPr>
        <w:keepNext/>
        <w:spacing w:line="276" w:lineRule="auto" w:before="200" w:after="80"/>
        <w:ind w:left="0"/>
      </w:pPr>
      <w:r>
        <w:rPr>
          <w:rFonts w:ascii="Times New Roman" w:hAnsi="Times New Roman"/>
          <w:b/>
          <w:color w:val="000000"/>
          <w:sz w:val="22"/>
        </w:rPr>
        <w:t>Section 12.3 — Severability</w:t>
      </w:r>
    </w:p>
    <w:p>
      <w:pPr>
        <w:spacing w:line="276" w:lineRule="auto" w:before="0" w:after="120"/>
        <w:jc w:val="both"/>
      </w:pPr>
      <w:r>
        <w:rPr>
          <w:rFonts w:ascii="Times New Roman" w:hAnsi="Times New Roman"/>
          <w:color w:val="000000"/>
          <w:sz w:val="22"/>
        </w:rPr>
        <w:t>If any provision of this Guaranty is held to be illegal, invalid, or unenforceable in any jurisdiction, (a) the legality, validity, and enforceability of the remaining provisions of this Guaranty shall not be affected or impaired thereby, and (b) the parties shall endeavor in good faith negotiations to replace the illegal, invalid, or unenforceable provision with a valid provision that is as similar to the original provision as possible and that, to the greatest extent possible, carries out the intent and purpose of the illegal, invalid, or unenforceable provision. The invalidity of a provision in any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of the parties with respect to the subject matter hereof and supersedes all prior agreements, understandings, representations, and warranties, whether written or oral, between the parties with respect to the subject matter hereof.</w:t>
      </w:r>
    </w:p>
    <w:p>
      <w:pPr>
        <w:keepNext/>
        <w:spacing w:line="276" w:lineRule="auto" w:before="200" w:after="80"/>
        <w:ind w:left="0"/>
      </w:pPr>
      <w:r>
        <w:rPr>
          <w:rFonts w:ascii="Times New Roman" w:hAnsi="Times New Roman"/>
          <w:b/>
          <w:color w:val="000000"/>
          <w:sz w:val="22"/>
        </w:rPr>
        <w:t>Section 12.5 — Counterparts</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an original, and all of which together shall constitute one and the same instrument. Delivery of an executed counterpart of a signature page of this Guaranty by facsimile transmission or by email with a PDF attachment or other electronic imaging means shall be effective as delivery of a manually executed counterpart of this Guaranty. Electronic signatures (including those delivered by DocuSign or similar platforms) shall be deemed to be original signatures for all purposes and shall be binding upon the parties hereto.</w:t>
      </w:r>
    </w:p>
    <w:p>
      <w:pPr>
        <w:keepNext/>
        <w:spacing w:line="276" w:lineRule="auto" w:before="200" w:after="80"/>
        <w:ind w:left="0"/>
      </w:pPr>
      <w:r>
        <w:rPr>
          <w:rFonts w:ascii="Times New Roman" w:hAnsi="Times New Roman"/>
          <w:b/>
          <w:color w:val="000000"/>
          <w:sz w:val="22"/>
        </w:rPr>
        <w:t>Section 12.6 — Headings</w:t>
      </w:r>
    </w:p>
    <w:p>
      <w:pPr>
        <w:spacing w:line="276" w:lineRule="auto" w:before="0" w:after="120"/>
        <w:jc w:val="both"/>
      </w:pPr>
      <w:r>
        <w:rPr>
          <w:rFonts w:ascii="Times New Roman" w:hAnsi="Times New Roman"/>
          <w:color w:val="000000"/>
          <w:sz w:val="22"/>
        </w:rPr>
        <w:t>Section headings and the table of contents, if any, used in this Guaranty are included for convenience of reference only and shall not affect the construction or interpretation of any provision of this Guaranty.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GUARANTY AGREEMENT</w:t>
      </w:r>
    </w:p>
    <w:p>
      <w:pPr>
        <w:spacing w:line="276" w:lineRule="auto" w:before="0" w:after="120"/>
        <w:jc w:val="both"/>
      </w:pPr>
      <w:r>
        <w:rPr>
          <w:rFonts w:ascii="Times New Roman" w:hAnsi="Times New Roman"/>
          <w:color w:val="000000"/>
          <w:sz w:val="22"/>
        </w:rPr>
        <w:t>IN WITNESS WHEREOF, the undersigned has executed and delivered this Guaranty Agreement as of the date first written above.</w:t>
      </w:r>
    </w:p>
    <w:p>
      <w:pPr>
        <w:spacing w:line="240" w:lineRule="auto" w:before="20" w:after="20"/>
        <w:jc w:val="both"/>
      </w:pPr>
      <w:r>
        <w:rPr>
          <w:rFonts w:ascii="Times New Roman" w:hAnsi="Times New Roman"/>
          <w:b/>
          <w:color w:val="000000"/>
          <w:sz w:val="22"/>
        </w:rPr>
        <w:t>TERRAVERDE GROUP, INC.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to as of the date first written above:</w:t>
      </w:r>
    </w:p>
    <w:p>
      <w:pPr>
        <w:spacing w:line="240" w:lineRule="auto" w:before="20" w:after="20"/>
        <w:jc w:val="both"/>
      </w:pPr>
      <w:r>
        <w:rPr>
          <w:rFonts w:ascii="Times New Roman" w:hAnsi="Times New Roman"/>
          <w:b/>
          <w:color w:val="000000"/>
          <w:sz w:val="22"/>
        </w:rPr>
        <w:t>CASCADIA NATIONAL BANK, N.A.</w:t>
      </w:r>
      <w:r>
        <w:rPr>
          <w:rFonts w:ascii="Times New Roman" w:hAnsi="Times New Roman"/>
          <w:color w:val="000000"/>
          <w:sz w:val="22"/>
        </w:rPr>
        <w:t>, as Administrative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Ellingham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Guaranty Agreement — Terraverde Group, Inc. in favor of Cascadia National Bank, N.A., as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Whitfield Crane &amp; Sadler LLP" w:date="2025-07-08T09:00:00Z" w:initials="WCS">
    <w:p>
      <w:r>
        <w:annotationRef/>
      </w:r>
      <w:r>
        <w:t xml:space="preserve">WCS-0 (Conventions): This counter-turn is marked against the MDLLP markup of July 3, 2025, with all MDLLP changes shown as accepted (including the bracketed [DELETED:]/[ADDED:] text, which we have treated as proposed changes). WCS changes are tracked. The marginal comments [TK1]-[TK10] referenced in the transmittal email were not embedded in the markup file; our responses below are keyed to the descriptions in the email. See our cover note for a full schedule of positions.</w:t>
      </w:r>
    </w:p>
  </w:comment>
  <w:comment w:id="1" w:author="Whitfield Crane &amp; Sadler LLP" w:date="2025-07-08T09:00:00Z" w:initials="WCS">
    <w:p>
      <w:r>
        <w:annotationRef/>
      </w:r>
      <w:r>
        <w:t xml:space="preserve">WCS-1 (re TK1 and TK5 - Delaware opinion as condition to effectiveness): Not accepted; no change to Recital D or Section 6.4. The Delaware counsel opinion is already a condition to the Lenders' obligations under Section 3.01(2)(b)-(c) of the executed Credit Agreement and runs to the Agent and Lenders. Conditioning the effectiveness of the Guaranty on a deliverable within the Guarantor's own control would permit the Guarantor to defeat effectiveness by withholding its counsel's opinion. We will review the draft opinion on a separate track.</w:t>
      </w:r>
    </w:p>
  </w:comment>
  <w:comment w:id="2" w:author="Whitfield Crane &amp; Sadler LLP" w:date="2025-07-08T09:00:00Z" w:initials="WCS">
    <w:p>
      <w:r>
        <w:annotationRef/>
      </w:r>
      <w:r>
        <w:t xml:space="preserve">WCS-2 (re Section 1.1 - Excluded Swap Obligations): Accepted in principle. The markup used 'Excluded Swap Obligations' in clause (b) and in the proviso but never defined it; we have inserted the customary definition, limited to illegality under the Commodity Exchange Act arising from the Guarantor's failure to be an Eligible Contract Participant when the guarantee becomes effective, with the customary master-agreement allocation. See also new Section 6.7 (ECP representation, conforming to Section 8 of Exhibit F to the Credit Agreement).</w:t>
      </w:r>
    </w:p>
  </w:comment>
  <w:comment w:id="3" w:author="Whitfield Crane &amp; Sadler LLP" w:date="2025-07-08T09:00:00Z" w:initials="WCS">
    <w:p>
      <w:r>
        <w:annotationRef/>
      </w:r>
      <w:r>
        <w:t xml:space="preserve">WCS-3: MDLLP insertion accepted (subject to the definition added in WCS-2).</w:t>
      </w:r>
    </w:p>
  </w:comment>
  <w:comment w:id="4" w:author="Whitfield Crane &amp; Sadler LLP" w:date="2025-07-08T09:00:00Z" w:initials="WCS">
    <w:p>
      <w:r>
        <w:annotationRef/>
      </w:r>
      <w:r>
        <w:t xml:space="preserve">WCS-4 (re post-acceleration notice carve-out): Clause (i) (Excluded Swap Obligations) accepted. Clause (ii) not accepted and the avoidance-of-doubt sentence reinstated. Section 7.02 of the executed Credit Agreement, which the Guarantor acknowledged, provides that no additional notice to the Guarantor is required following acceleration and that the Guarantor's obligations are enforceable immediately upon acceleration; acceleration upon a Borrower insolvency event is automatic with no notice at all. Clause (ii) would strip post-acceleration interest (including post-petition and Default Rate interest), fees, indemnities and swap termination amounts. Acceleration also occurs under Section 7.02, not Section 7.01. The Guarantor's information concern is addressed by new Section 9.4.</w:t>
      </w:r>
    </w:p>
  </w:comment>
  <w:comment w:id="5" w:author="Whitfield Crane &amp; Sadler LLP" w:date="2025-07-08T09:00:00Z" w:initials="WCS">
    <w:p>
      <w:r>
        <w:annotationRef/>
      </w:r>
      <w:r>
        <w:t xml:space="preserve">WCS-5 (payment vs. performance): Deletion of 'and performance' in Sections 2.1 and 2.2 accepted, consistent with Section 1 of Exhibit F to the Credit Agreement. The new sentence 'This Guaranty is not a guaranty of performance' is not accepted; it has been replaced with language confirming that the payment guaranty covers all monetary consequences of any Borrower non-performance (e.g., L/C cash collateralization, damages, indemnities, swap termination amounts), consistent with the Credit Agreement definition of 'Obligations' (which includes covenants and duties).</w:t>
      </w:r>
    </w:p>
  </w:comment>
  <w:comment w:id="6" w:author="Whitfield Crane &amp; Sadler LLP" w:date="2025-07-08T09:00:00Z" w:initials="WCS">
    <w:p>
      <w:r>
        <w:annotationRef/>
      </w:r>
      <w:r>
        <w:t xml:space="preserve">WCS-6 (re demand grace period): Not accepted; 'Immediate' restored. A five-Business-Day enforceability delay is inconsistent with Section 7.02 of the Credit Agreement, would stack on the Borrower's five-Business-Day grace period under Section 7.01(b), and would delay enforcement at the point of greatest credit risk. As an accommodation, each demand will identify the Guaranteed Obligations and amounts due in reasonable detail, provided that an omission or error does not condition or delay payment.</w:t>
      </w:r>
    </w:p>
  </w:comment>
  <w:comment w:id="7" w:author="Whitfield Crane &amp; Sadler LLP" w:date="2025-07-08T09:00:00Z" w:initials="WCS">
    <w:p>
      <w:r>
        <w:annotationRef/>
      </w:r>
      <w:r>
        <w:t xml:space="preserve">WCS-7 (re Maximum Guaranteed Amount): Not accepted as drafted; counter-proposal. The markup formula is a hard cap equal to the Guarantor's net worth at the time of demand, i.e., when the group is in distress and the value of the Guarantor's principal asset (its equity in the Borrower, which is also pledged to the Agent) will have declined; it could reduce the Guaranty to zero. This is a parent guaranty of a wholly owned subsidiary's debt (a downstream guaranty), which presents limited fraudulent-transfer risk because the Guarantor receives value through its 100% ownership of the Borrower (Recital C; Section 6.6). We offer a customary savings clause that limits liability only to the extent a court determines the obligations would otherwise be avoidable under Section 548, UFTA or UVTA.</w:t>
      </w:r>
    </w:p>
  </w:comment>
  <w:comment w:id="8" w:author="Whitfield Crane &amp; Sadler LLP" w:date="2025-07-08T09:00:00Z" w:initials="WCS">
    <w:p>
      <w:r>
        <w:annotationRef/>
      </w:r>
      <w:r>
        <w:t xml:space="preserve">WCS-8: Conforming change to WCS-7.</w:t>
      </w:r>
    </w:p>
  </w:comment>
  <w:comment w:id="9" w:author="Whitfield Crane &amp; Sadler LLP" w:date="2025-07-08T09:00:00Z" w:initials="WCS">
    <w:p>
      <w:r>
        <w:annotationRef/>
      </w:r>
      <w:r>
        <w:t xml:space="preserve">WCS-9 (re TK2 - marshaling): Deletion not accepted; Section 3.2 reinstated. The waiver is required by Section V(f)(iii) of the Term Sheet and reflected in Section 4 of Exhibit F to the executed Credit Agreement (waiver of any requirement that the Agent or any Lender proceed first against the Borrower or any Collateral). A right to require the Agent to proceed first against the Borrower and the Collateral would also contradict Sections 2.1 and 2.2 (guaranty of payment and not of collection; primary obligation; no requirement to exhaust remedies), which the markup retains.</w:t>
      </w:r>
    </w:p>
  </w:comment>
  <w:comment w:id="10" w:author="Whitfield Crane &amp; Sadler LLP" w:date="2025-07-08T09:00:00Z" w:initials="WCS">
    <w:p>
      <w:r>
        <w:annotationRef/>
      </w:r>
      <w:r>
        <w:t xml:space="preserve">WCS-10 (re TK3 - election of remedies): Deletion not accepted; Section 3.3 reinstated. The waiver preserves the Agent's ability to enforce against the Collateral (including the Pledged Interests in the Borrower) by private or non-judicial disposition without impairing recourse to the Guarantor, consistent with Section V(f)(ii) and (vi) of the Term Sheet. Waivers of this kind are routinely enforced under New York law against sophisticated, counseled parties, and the Guarantor acknowledges advice of counsel.</w:t>
      </w:r>
    </w:p>
  </w:comment>
  <w:comment w:id="11" w:author="Whitfield Crane &amp; Sadler LLP" w:date="2025-07-08T09:00:00Z" w:initials="WCS">
    <w:p>
      <w:r>
        <w:annotationRef/>
      </w:r>
      <w:r>
        <w:t xml:space="preserve">WCS-11 (statute of limitations): Counter-proposal. We accept that the New York statute of limitations applies and have not reinstated the blanket waiver (recognizing the limits of N.Y. GOL 17-103 on pre-accrual waivers). We do not accept the express no-tolling sentence. Instead, the claim against the Guarantor accrues only when the Guaranteed Obligation is due and demand has been made, and payments or acknowledgments that toll or renew the limitations period against the Borrower have the same effect against the Guarantor, in each case to the fullest extent permitted by law.</w:t>
      </w:r>
    </w:p>
  </w:comment>
  <w:comment w:id="12" w:author="Whitfield Crane &amp; Sadler LLP" w:date="2025-07-08T09:00:00Z" w:initials="WCS">
    <w:p>
      <w:r>
        <w:annotationRef/>
      </w:r>
      <w:r>
        <w:t xml:space="preserve">WCS-12 (immediate subrogation): Not accepted; Section 3.6(a)-(c) reinstated. Deferral of subrogation, contribution and reimbursement until the Termination Conditions are satisfied is required by Section V(f)(iv) of the Term Sheet and Section 6 of Exhibit F to the executed Credit Agreement. Immediate subrogation would allow the Guarantor to compete with the Secured Parties for the Borrower's assets and the Collateral while Obligations remain outstanding (and would create insider-preference issues). As an accommodation, new clause (d) obliges the Agent, after the Termination Conditions are met, to document the Guarantor's subrogation at its request and expense.</w:t>
      </w:r>
    </w:p>
  </w:comment>
  <w:comment w:id="13" w:author="Whitfield Crane &amp; Sadler LLP" w:date="2025-07-08T09:00:00Z" w:initials="WCS">
    <w:p>
      <w:r>
        <w:annotationRef/>
      </w:r>
      <w:r>
        <w:t xml:space="preserve">WCS-13 (re TK4 - reinstatement): Not accepted; original language reinstated. Section 9.05 of the Credit Agreement and Section 5 of Exhibit F provide for reinstatement of any rescinded or avoided payment, regardless of source. A Borrower payment or collateral recovery that is clawed back as a preference never discharged the underlying debt; the Guarantor remains liable for that debt as if the payment had not been made. Without this provision the Lenders would bear preference risk on every Borrower payment within the look-back period, which is precisely the risk the parent guaranty is meant to cover.</w:t>
      </w:r>
    </w:p>
  </w:comment>
  <w:comment w:id="14" w:author="Whitfield Crane &amp; Sadler LLP" w:date="2025-07-08T09:00:00Z" w:initials="WCS">
    <w:p>
      <w:r>
        <w:annotationRef/>
      </w:r>
      <w:r>
        <w:t xml:space="preserve">WCS-14 (voluntary termination): Not accepted; Section 5.3 deleted and the no-termination language and headings reinstated. Section V(b) of the Term Sheet provides that the guaranty shall not be subject to termination by the Guarantor prior to payment in full and termination of all commitments; Section 3 of Exhibit F is to the same effect; and any release of the Guaranty requires all-Lender consent under Section 9.01(a)(v) of the Credit Agreement. In a revolving facility the Lenders remain committed to fund new Loans, Swing Line Loans and Letters of Credit after any 'Termination Effective Date', so a prospective termination right would leave committed exposure unsupported. A change in the corporate relationship is addressed by the Change of Control Event of Default and the Borrower's right to terminate commitments under Section 2.07.</w:t>
      </w:r>
    </w:p>
  </w:comment>
  <w:comment w:id="15" w:author="Whitfield Crane &amp; Sadler LLP" w:date="2025-07-08T09:00:00Z" w:initials="WCS">
    <w:p>
      <w:r>
        <w:annotationRef/>
      </w:r>
      <w:r>
        <w:t xml:space="preserve">WCS-15 (re TK5): See WCS-1. No change.</w:t>
      </w:r>
    </w:p>
  </w:comment>
  <w:comment w:id="16" w:author="Whitfield Crane &amp; Sadler LLP" w:date="2025-07-08T09:00:00Z" w:initials="WCS">
    <w:p>
      <w:r>
        <w:annotationRef/>
      </w:r>
      <w:r>
        <w:t xml:space="preserve">WCS-16: New ECP representation, conforming to Section 8 of Exhibit F to the Credit Agreement and supporting the Excluded Swap Obligations construct accepted in WCS-2.</w:t>
      </w:r>
    </w:p>
  </w:comment>
  <w:comment w:id="17" w:author="Whitfield Crane &amp; Sadler LLP" w:date="2025-07-08T09:00:00Z" w:initials="WCS">
    <w:p>
      <w:r>
        <w:annotationRef/>
      </w:r>
      <w:r>
        <w:t xml:space="preserve">WCS-17 (re TK6 - $5,000,000 threshold): Not accepted; full subordination reinstated. As drafted, up to $5,000,000 of intercompany debt would be unsubordinated and payable 'without restriction' even during an Event of Default or an insolvency proceeding of the Borrower. The Credit Agreement contemplates intercompany indebtedness remaining within the credit group (Section 6.01(d)); ordinary-course intercompany payments are addressed in Section 8.2 (see WCS-18).</w:t>
      </w:r>
    </w:p>
  </w:comment>
  <w:comment w:id="18" w:author="Whitfield Crane &amp; Sadler LLP" w:date="2025-07-08T09:00:00Z" w:initials="WCS">
    <w:p>
      <w:r>
        <w:annotationRef/>
      </w:r>
      <w:r>
        <w:t xml:space="preserve">WCS-18 (re TK6 - payment restriction): Counter-proposal. We agree that, absent an Event of Default, the Guarantor may receive ordinary-course intercompany payments permitted under the Credit Agreement, and we have narrowed the automatic block in clause (a) from 'Default or Event of Default' to 'Event of Default'. During an unmatured Default, payments may be blocked only upon delivery of a Payment Blockage Notice and only while that Default continues. Subordination continues to apply to all Intercompany Indebtedness.</w:t>
      </w:r>
    </w:p>
  </w:comment>
  <w:comment w:id="19" w:author="Whitfield Crane &amp; Sadler LLP" w:date="2025-07-08T09:00:00Z" w:initials="WCS">
    <w:p>
      <w:r>
        <w:annotationRef/>
      </w:r>
      <w:r>
        <w:t xml:space="preserve">WCS-19: MDLLP insertion not accepted. Turnover must apply to any payment received in violation of Section 8.2 (including a payment not permitted under the Credit Agreement or received while a Payment Blockage Notice is in effect), not only payments received during an Event of Default.</w:t>
      </w:r>
    </w:p>
  </w:comment>
  <w:comment w:id="20" w:author="Whitfield Crane &amp; Sadler LLP" w:date="2025-07-08T09:00:00Z" w:initials="WCS">
    <w:p>
      <w:r>
        <w:annotationRef/>
      </w:r>
      <w:r>
        <w:t xml:space="preserve">WCS-20 (notice details): MDLLP to confirm. Ms. Chow's email address differs among this Guaranty (dchow@terraverde.com), Section 9.02 of the Credit Agreement (diana.chow@terraverdegroup.com) and the transmittal email (dchow@terraverdegrp.com); Mr. Kuo's also differs (tkuo@ vs. thomas.kuo@marchettideluca.com). Agent-side details in Section 9.2 will likewise be confirmed and conformed to Schedule 9.02 of the Credit Agreement before execution.</w:t>
      </w:r>
    </w:p>
  </w:comment>
  <w:comment w:id="21" w:author="Whitfield Crane &amp; Sadler LLP" w:date="2025-07-08T09:00:00Z" w:initials="WCS">
    <w:p>
      <w:r>
        <w:annotationRef/>
      </w:r>
      <w:r>
        <w:t xml:space="preserve">WCS-21 (re TK7 - copies of notices): Counter-proposal. The Agent will use commercially reasonable efforts to provide courtesy copies of default and acceleration notices, but this cannot be a condition to the Guarantor's liability, any demand or any acceleration (consistent with Section 7.02 of the Credit Agreement and Section 3.5(c)). Notices to the Borrower under Section 9.02 of the Credit Agreement are already addressed in care of the Guarantor to Ms. Chow, so delivery to the Borrower satisfies this undertaking.</w:t>
      </w:r>
    </w:p>
  </w:comment>
  <w:comment w:id="22" w:author="Whitfield Crane &amp; Sadler LLP" w:date="2025-07-08T09:00:00Z" w:initials="WCS">
    <w:p>
      <w:r>
        <w:annotationRef/>
      </w:r>
      <w:r>
        <w:t xml:space="preserve">WCS-22 (re TK8 - jury trial waiver): Deletion not accepted; Section 10.4 reinstated. A jury trial waiver in each Loan Document is required by Section XII(c) of the Term Sheet and Section 10 of Exhibit F to the Credit Agreement, and such waivers are routinely enforced in New York between commercial parties. We are not in a position to give the requested confirmation regarding Section 9.15 of the Credit Agreement: the Guarantor is a Loan Party and executed the Credit Agreement by acknowledgment; in any event the Guaranty must contain its own waiver.</w:t>
      </w:r>
    </w:p>
  </w:comment>
  <w:comment w:id="23" w:author="Whitfield Crane &amp; Sadler LLP" w:date="2025-07-08T09:00:00Z" w:initials="WCS">
    <w:p>
      <w:r>
        <w:annotationRef/>
      </w:r>
      <w:r>
        <w:t xml:space="preserve">WCS-23 (damages waiver): Accepted as an addition to (not in lieu of) the jury trial waiver, renumbered Section 10.5 and conformed to Section 9.04 of the Credit Agreement. The proviso confirms that the waiver does not reduce the Guaranteed Obligations, including the Borrower's indemnity for third-party claims, Default Rate interest and enforcement costs.</w:t>
      </w:r>
    </w:p>
  </w:comment>
  <w:comment w:id="24" w:author="Whitfield Crane &amp; Sadler LLP" w:date="2025-07-08T09:00:00Z" w:initials="WCS">
    <w:p>
      <w:r>
        <w:annotationRef/>
      </w:r>
      <w:r>
        <w:t xml:space="preserve">WCS-24 (re TK9 - Guarantor consent to amendments): Counter-proposal. Section 9.01 of the Credit Agreement provides that amendments to the Guaranty are governed by Section 9.01 and Section 11 of the Guaranty, and that no Guarantor consent is required for amendments to the Credit Agreement. We agree that an amendment to the Guaranty that increases or adds to the Guarantor's obligations requires its written consent. A blanket consent right is not acceptable: it would allow the Guarantor to block waivers and releases granted for its own benefit and amendments to the Credit Agreement to which it is not a party.</w:t>
      </w:r>
    </w:p>
  </w:comment>
  <w:comment w:id="25" w:author="Whitfield Crane &amp; Sadler LLP" w:date="2025-07-08T09:00:00Z" w:initials="WCS">
    <w:p>
      <w:r>
        <w:annotationRef/>
      </w:r>
      <w:r>
        <w:t xml:space="preserve">WCS-25: Cross-reference corrected. Assignments are governed by Section 9.06 of the Credit Agreement; Section 9.04 is 'Expenses; Indemnity; Damage Waiver'. The same correction is made in the MDLLP paragraph below.</w:t>
      </w:r>
    </w:p>
  </w:comment>
  <w:comment w:id="26" w:author="Whitfield Crane &amp; Sadler LLP" w:date="2025-07-08T09:00:00Z" w:initials="WCS">
    <w:p>
      <w:r>
        <w:annotationRef/>
      </w:r>
      <w:r>
        <w:t xml:space="preserve">WCS-26 (re TK10 - assignee enforcement): Accepted with clarifications. The concept is consistent with Section 9.06(b) and (d) of the Credit Agreement and Exhibit D (assignees become Lenders with the right to enforce the Guaranty; participants have no direct rights against the Guarantor). The proviso preserves the Agent's right to enforce for all Secured Parties and the benefit of the Guaranty for Swap Counterparties and Banking Services providers whose interests did not arise by transfer.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Group, Inc. —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Revision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