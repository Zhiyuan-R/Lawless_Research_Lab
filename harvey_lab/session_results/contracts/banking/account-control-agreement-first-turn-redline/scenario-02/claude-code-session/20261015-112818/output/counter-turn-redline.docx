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w:t>
      </w:r>
    </w:p>
    <w:p>
      <w:pPr>
        <w:spacing w:line="276" w:lineRule="auto" w:before="0" w:after="120"/>
        <w:jc w:val="center"/>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76" w:lineRule="auto" w:before="0" w:after="120"/>
        <w:jc w:val="center"/>
      </w:pPr>
      <w:r>
        <w:rPr>
          <w:rFonts w:ascii="Times New Roman" w:hAnsi="Times New Roman"/>
          <w:b/>
          <w:color w:val="000000"/>
          <w:sz w:val="22"/>
        </w:rPr>
        <w:t>_________________________________________________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ACCOUNT CONTROL AGREEMENT</w:t>
      </w:r>
      <w:r>
        <w:rPr>
          <w:rFonts w:ascii="Times New Roman" w:hAnsi="Times New Roman"/>
          <w:color w:val="000000"/>
          <w:sz w:val="22"/>
        </w:rPr>
        <w:t xml:space="preserve"> (this "Agreement") is entered into as of the date first written above, by and among </w:t>
      </w: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("Secured Party"), in its capacity as Administrative Agent for the Secured Parties under the Credit Agreement (as defined below), </w:t>
      </w:r>
      <w:r>
        <w:rPr>
          <w:rFonts w:ascii="Times New Roman" w:hAnsi="Times New Roman"/>
          <w:b/>
          <w:color w:val="000000"/>
          <w:sz w:val="22"/>
        </w:rPr>
        <w:t>HALCYON BIOSCIENCES, INC.</w:t>
      </w:r>
      <w:r>
        <w:rPr>
          <w:rFonts w:ascii="Times New Roman" w:hAnsi="Times New Roman"/>
          <w:color w:val="000000"/>
          <w:sz w:val="22"/>
        </w:rPr>
        <w:t xml:space="preserve">, a Delaware corporation ("Pledgor"), and </w:t>
      </w:r>
      <w:r>
        <w:rPr>
          <w:rFonts w:ascii="Times New Roman" w:hAnsi="Times New Roman"/>
          <w:b/>
          <w:color w:val="000000"/>
          <w:sz w:val="22"/>
        </w:rPr>
        <w:t>TIDEWATER NATIONAL TRUST COMPANY</w:t>
      </w:r>
      <w:r>
        <w:rPr>
          <w:rFonts w:ascii="Times New Roman" w:hAnsi="Times New Roman"/>
          <w:color w:val="000000"/>
          <w:sz w:val="22"/>
        </w:rPr>
        <w:t>, a national trust company chartered under the laws of the United States ("Securities Intermediary"). The Secured Party, Pledgor, and Securities Intermediary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Credit Agreement, dated as of March 28, 2025 (as it may be amended, restated, supplemented, or otherwise modified from time to time, the "Credit Agreement"), among Halcyon Biosciences, Inc., a Delaware corporation, as Borrower, the financial institutions from time to time party thereto as Lenders, and Orion Capital Lending, LLC, a Delaware limited liability company, as Administrative Agent for the Secured Parties, pursuant to which the Lenders have agreed, subject to the terms and conditions set forth therein, to extend certain credit facilities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hereby made to that certain Pledge and Security Agreement, dated as of March 28, 2025 (as it may be amended, restated, supplemented, or otherwise modified from time to time, the "Pledge and Security Agreement"), between Halcyon Biosciences, Inc., as Grantor, and Orion Capital Lending, LLC, as Administrative Agent for the Secured Parties, pursuant to which Pledgor has granted to the Secured Party a continuing first-priority security interest in, among other things, the Account (as defined below) and all Financial Assets and Security Entitlements at any time credited thereto, to secure the payment and performance of all Secured Obligations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hereby made to that certain Custody Agreement, dated as of February 10, 2023 (as it may be amended, restated, supplemented, or otherwise modified from time to time, the "Custody Agreement"), between Pledgor and Securities Intermediary, pursuant to which Securities Intermediary acts as custodian and securities intermediary with respect to certain securities accounts maintained by Pledgor, including the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Pledgor maintains Securities Account No. 4491-7283-01 at Securities Intermediary (together with each sub-account thereof and any successor or replacement account, and all Financial Assets, Security Entitlements, and cash at any time credited thereto, the "Account"), and the Secured Party has been granted a security interest in the Account and all Financial Assets and Security Entitlements credited thereto pursuant to the Pledge and Security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7.14 of the Credit Agreement requires, as a condition precedent to the initial funding under the Credit Agreement, the delivery by Pledgor of an executed account control agreement in form and substance satisfactory to the Administrative Agent, providing the Secured Party with "control" within the meaning of Sections 8-106 and 9-106 of the Uniform Commercial Code as in effect in the State of New York (the "UCC") over the Account.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enter into this Agreement to, among other things, (i) perfect the Secured Party's security interest in the Account and all Financial Assets and Security Entitlements at any time credited thereto, (ii) establish the Secured Party's "control" over the Account in accordance with Sections 8-106 and 9-106 of the UCC, and (iii) set forth the rights, obligations, and duties of the parties with respect to the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Securities Account No. 4491-7283-01, maintained by Securities Intermediary in the name of Pledgor on the books and records of Securities Intermediary, together with each sub-account thereof and any successor or replacement account established in substitution therefor, and all Financial Assets, Security Entitlements, and cash at any time credited thereto or carried therein,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Account Control Agreement, as it may be amended, restated, supplemented, or otherwise modified from time to time in accordance with Section 16.</w:t>
      </w:r>
    </w:p>
    <w:p>
      <w:pPr>
        <w:spacing w:line="276" w:lineRule="auto" w:before="0" w:after="120"/>
        <w:jc w:val="both"/>
      </w:pPr>
      <w:r>
        <w:rPr>
          <w:rFonts w:ascii="Times New Roman" w:hAnsi="Times New Roman"/>
          <w:color w:val="000000"/>
          <w:sz w:val="22"/>
        </w:rPr>
        <w:t xml:space="preserve">"</w:t>
      </w:r>
      <w:r>
        <w:rPr>
          <w:rFonts w:ascii="Times New Roman" w:hAnsi="Times New Roman"/>
          <w:b/>
          <w:color w:val="000000"/>
          <w:sz w:val="22"/>
        </w:rPr>
        <w:t xml:space="preserve">Business Day</w:t>
      </w:r>
      <w:r>
        <w:rPr>
          <w:rFonts w:ascii="Times New Roman" w:hAnsi="Times New Roman"/>
          <w:color w:val="000000"/>
          <w:sz w:val="22"/>
        </w:rPr>
        <w:t xml:space="preserve">" means any day other than a Saturday, Sunday, or other day on which commercial banks in New York, New York </w:t>
      </w:r>
      <w:ins w:id="1001" w:author="Whitfield Greer &amp; Associates LLP" w:date="2025-05-09T09:00:00Z">
        <w:r>
          <w:rPr>
            <w:rFonts w:ascii="Times New Roman" w:hAnsi="Times New Roman"/>
            <w:color w:val="000000"/>
            <w:sz w:val="22"/>
          </w:rPr>
          <w:t xml:space="preserve">or Baltimore, Maryland </w:t>
        </w:r>
      </w:ins>
      <w:r>
        <w:rPr>
          <w:rFonts w:ascii="Times New Roman" w:hAnsi="Times New Roman"/>
          <w:color w:val="000000"/>
          <w:sz w:val="22"/>
        </w:rPr>
        <w:t xml:space="preserve">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the Credit Agreement, dated as of March 28, 2025, among the Pledgor as Borrower, the Lenders from time to time party thereto, and the Secured Party as Administrative Agent for the Secured Parties, as such Credit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Agreement</w:t>
      </w:r>
      <w:r>
        <w:rPr>
          <w:rFonts w:ascii="Times New Roman" w:hAnsi="Times New Roman"/>
          <w:color w:val="000000"/>
          <w:sz w:val="22"/>
        </w:rPr>
        <w:t>" has the meaning set forth in Recital C; the Custody Agreement, dated as of February 10, 2023, between Pledgor and Securities Intermediary, as such Custody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 notification communicated to Securities Intermediary directing transfer or redemption of a Financial Asset, as such term is defined in Section 8-102(a)(8) of the UCC. For the avoidance of doubt, an Entitlement Order may direct the transfer, delivery, sale, redemption, exchange, or other disposition of any Financial Asset credited to the Account, or the disbursement of any cash held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11.01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Assets</w:t>
      </w:r>
      <w:r>
        <w:rPr>
          <w:rFonts w:ascii="Times New Roman" w:hAnsi="Times New Roman"/>
          <w:color w:val="000000"/>
          <w:sz w:val="22"/>
        </w:rPr>
        <w:t>" has the meaning assigned to such term in Section 8-102(a)(9) of the UCC, and includes all financial assets at any time credited to the Account, whether consisting of securities (certificated or uncertificated), instruments, obligations, shares, units, participations, or other investment property, and all cash and cash equivalents credited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the Pledge and Security Agreement, this Agreement, and each other agreement, document, certificate, or instrument delivered pursuant to or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Secured Party to Securities Intermediary substantially in the form attached hereto as </w:t>
      </w:r>
      <w:r>
        <w:rPr>
          <w:rFonts w:ascii="Times New Roman" w:hAnsi="Times New Roman"/>
          <w:b/>
          <w:color w:val="000000"/>
          <w:sz w:val="22"/>
        </w:rPr>
        <w:t>Exhibit A</w:t>
      </w:r>
      <w:r>
        <w:rPr>
          <w:rFonts w:ascii="Times New Roman" w:hAnsi="Times New Roman"/>
          <w:color w:val="000000"/>
          <w:sz w:val="22"/>
        </w:rPr>
        <w:t>, directing Securities Intermediary to cease complying with Entitlement Orders and all other instructions originated by Pledgor with respect to the Account and to comply solely and exclusively with Entitlement Orders and instructions originated by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has the meaning set forth in Recital B; the Pledge and Security Agreement, dated as of March 28, 2025, between Pledgor and the Secured Party, as such Pledge and Security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Halcyon Biosciences,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 and includes all obligations of the Pledgor and each other Loan Party under the Credit Agreement and the other Loan Documents, including, without limitation, all principal, interest (including post-petition interest), fees, costs, expenses, indemnification obligations, reimbursement obligations, and other amounts now or hereafter owing or payable by Pledgor or any other Loan Party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Orion Capital Lending, LLC, a Delaware limited liability company, in its capacity as Administrative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Tidewater National Trust Company, a national trust company duly chartered under the laws of the United States,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Entitlement</w:t>
      </w:r>
      <w:r>
        <w:rPr>
          <w:rFonts w:ascii="Times New Roman" w:hAnsi="Times New Roman"/>
          <w:color w:val="000000"/>
          <w:sz w:val="22"/>
        </w:rPr>
        <w:t>" has the meaning assigned to such term in Section 8-102(a)(17) of the UCC, and includes all security entitlements of Pledgor with respect to Financial Assets at any time credited to the Account.</w:t>
      </w:r>
    </w:p>
    <w:p>
      <w:pPr>
        <w:spacing w:line="276" w:lineRule="auto" w:before="0" w:after="120"/>
        <w:jc w:val="both"/>
      </w:pPr>
      <w:r>
        <w:rPr>
          <w:rFonts w:ascii="Times New Roman" w:hAnsi="Times New Roman"/>
          <w:color w:val="000000"/>
          <w:sz w:val="22"/>
        </w:rPr>
        <w:t xml:space="preserve">"</w:t>
      </w:r>
      <w:r>
        <w:rPr>
          <w:rFonts w:ascii="Times New Roman" w:hAnsi="Times New Roman"/>
          <w:b/>
          <w:color w:val="000000"/>
          <w:sz w:val="22"/>
        </w:rPr>
        <w:t xml:space="preserve">UCC</w:t>
      </w:r>
      <w:r>
        <w:rPr>
          <w:rFonts w:ascii="Times New Roman" w:hAnsi="Times New Roman"/>
          <w:color w:val="000000"/>
          <w:sz w:val="22"/>
        </w:rPr>
        <w:t xml:space="preserve">" means the Uniform Commercial Code as in effect from time to time in the </w:t>
      </w:r>
      <w:r>
        <w:rPr>
          <w:rFonts w:ascii="Times New Roman" w:hAnsi="Times New Roman" w:cs="Times New Roman"/>
          <w:sz w:val="22"/>
          <w:szCs w:val="22"/>
          <w:color w:val="000000"/>
        </w:rPr>
        <w:t xml:space="preserve">State of </w:t>
      </w:r>
      <w:del w:id="1002" w:author="Whitfield Greer &amp; Associates LLP" w:date="2025-05-09T09:00:00Z">
        <w:r>
          <w:rPr>
            <w:rFonts w:ascii="Times New Roman" w:hAnsi="Times New Roman" w:cs="Times New Roman"/>
            <w:sz w:val="22"/>
            <w:szCs w:val="22"/>
            <w:color w:val="000000"/>
          </w:rPr>
          <w:delText xml:space="preserve">Maryland</w:delText>
        </w:r>
      </w:del>
      <w:ins w:id="1003" w:author="Whitfield Greer &amp; Associates LLP" w:date="2025-05-09T09:00:00Z">
        <w:r>
          <w:rPr>
            <w:rFonts w:ascii="Times New Roman" w:hAnsi="Times New Roman" w:cs="Times New Roman"/>
            <w:sz w:val="22"/>
            <w:szCs w:val="22"/>
            <w:color w:val="000000"/>
          </w:rPr>
          <w:t xml:space="preserve">New York; provided that if, by reason of mandatory provisions of law (including Sections 8-110 and 9-305 of the Uniform Commercial Code as in effect in the State of New York and Section 1.4 of this Agreement), the perfection, the effect of perfection or non-perfection, or the priority of the security interest of the Secured Party in the Account or any Financial Assets or Security Entitlements credited thereto is governed by the Uniform Commercial Code as in effect in the State of Maryland, "UCC" shall mean the Uniform Commercial Code as in effect from time to time in the State of Maryland for purposes of the provisions hereof relating to such perfection, effect of perfection or non-perfection, or priority</w:t>
        </w:r>
      </w:ins>
      <w:r>
        <w:rPr>
          <w:rFonts w:ascii="Times New Roman" w:hAnsi="Times New Roman" w:cs="Times New Roman"/>
          <w:sz w:val="22"/>
          <w:szCs w:val="22"/>
          <w:color w:val="000000"/>
        </w:rPr>
        <w:t xml:space="preserve">.</w:t>
      </w:r>
    </w:p>
    <w:p>
      <w:pPr>
        <w:keepNext/>
        <w:spacing w:line="276" w:lineRule="auto" w:before="200" w:after="80"/>
        <w:ind w:left="0"/>
      </w:pPr>
      <w:r>
        <w:rPr>
          <w:rFonts w:ascii="Times New Roman" w:hAnsi="Times New Roman"/>
          <w:b/>
          <w:color w:val="000000"/>
          <w:sz w:val="22"/>
        </w:rPr>
        <w:t>Rules of Interpretation</w:t>
      </w:r>
    </w:p>
    <w:p>
      <w:pPr>
        <w:spacing w:line="276" w:lineRule="auto" w:before="0" w:after="120"/>
        <w:jc w:val="both"/>
      </w:pPr>
      <w:r>
        <w:rPr>
          <w:rFonts w:ascii="Times New Roman" w:hAnsi="Times New Roman"/>
          <w:color w:val="000000"/>
          <w:sz w:val="22"/>
        </w:rPr>
        <w:t xml:space="preserve">Capitalized terms used but not otherwise defined in this Agreement shall have the meanings assigned to such terms in the Credit Agreement. Terms defined in the UCC (including, without limitation, "control," "entitlement holder," "entitlement order," "financial asset," "securities account," "securities intermediary," and "security entitlement") that are used but not otherwise defined in this Agreement shall have the respective meanings set forth in the UCC as in effect in the </w:t>
      </w:r>
      <w:r>
        <w:rPr>
          <w:rFonts w:ascii="Times New Roman" w:hAnsi="Times New Roman" w:cs="Times New Roman"/>
          <w:sz w:val="22"/>
          <w:szCs w:val="22"/>
          <w:color w:val="000000"/>
        </w:rPr>
        <w:t xml:space="preserve">State of </w:t>
      </w:r>
      <w:del w:id="1004" w:author="Whitfield Greer &amp; Associates LLP" w:date="2025-05-09T09:00:00Z">
        <w:r>
          <w:rPr>
            <w:rFonts w:ascii="Times New Roman" w:hAnsi="Times New Roman" w:cs="Times New Roman"/>
            <w:sz w:val="22"/>
            <w:szCs w:val="22"/>
            <w:color w:val="000000"/>
          </w:rPr>
          <w:delText xml:space="preserve">Maryland</w:delText>
        </w:r>
      </w:del>
      <w:ins w:id="1005" w:author="Whitfield Greer &amp; Associates LLP" w:date="2025-05-09T09:00:00Z">
        <w:r>
          <w:rPr>
            <w:rFonts w:ascii="Times New Roman" w:hAnsi="Times New Roman" w:cs="Times New Roman"/>
            <w:sz w:val="22"/>
            <w:szCs w:val="22"/>
            <w:color w:val="000000"/>
          </w:rPr>
          <w:t xml:space="preserve">New York (subject to the proviso to the definition of "UCC")</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color w:val="000000"/>
          <w:sz w:val="22"/>
        </w:rPr>
        <w:t>All references herein to "Sections" are to sections of this Agreement unless the context otherwise requires. All references to "Schedules" and "Exhibits" are to schedules and exhibits attached to this Agreement, each of which is incorporated herein by reference and made a part hereof.</w:t>
      </w:r>
    </w:p>
    <w:p>
      <w:pPr>
        <w:spacing w:line="276" w:lineRule="auto" w:before="0" w:after="120"/>
        <w:jc w:val="both"/>
      </w:pPr>
      <w:r>
        <w:rPr>
          <w:rFonts w:ascii="Times New Roman" w:hAnsi="Times New Roman"/>
          <w:color w:val="000000"/>
          <w:sz w:val="22"/>
        </w:rPr>
        <w:t>The words "hereof," "herein," "hereto," and "hereunder" and words of similar import when used in this Agreement shall refer to this Agreement as a whole and not to any particular provision hereof. The words "include," "includes," and "including" shall be deemed to be followed by the phrase "without limitation." The term "or" is not exclusive. Unless the context otherwise requires, words importing the singular include the plural and vice versa. References to any agreement or instrument shall be deemed to include references to such agreement or instrument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SECTION 1 — THE ACCOUNT; ACKNOWLEDGMENTS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Identification of Account.</w:t>
      </w:r>
      <w:r>
        <w:rPr>
          <w:rFonts w:ascii="Times New Roman" w:hAnsi="Times New Roman"/>
          <w:color w:val="000000"/>
          <w:sz w:val="22"/>
        </w:rPr>
        <w:t xml:space="preserve"> Securities Intermediary hereby confirms that it maintains the Account in the name of Pledgor, designated as Securities Account No. 4491-7283-01, on the books and records of Securities Intermediary. The Account is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Securities Intermediary further confirms that it is acting, and at all times during the term of this Agreement shall continue to act, as a "securities intermediary" within the meaning of Section 8-102(a)(14) of the UCC with respect to the Account and all Financial Assets and Security Entitlements credited thereto. Securities Intermediary is, and for the duration of this Agreement shall remain, in the business of maintaining securities accounts for others and shall at all times satisfy the requirements of the UCC to qualify as a "securities intermediary."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Acknowledgment of Security Interest.</w:t>
      </w:r>
      <w:r>
        <w:rPr>
          <w:rFonts w:ascii="Times New Roman" w:hAnsi="Times New Roman"/>
          <w:color w:val="000000"/>
          <w:sz w:val="22"/>
        </w:rPr>
        <w:t xml:space="preserve"> Securities Intermediary acknowledges and agrees that: (a) Pledgor has granted to the Secured Party a continuing first-priority security interest in the Account and all Financial Assets, Security Entitlements, and cash at any time credited thereto, pursuant to the Pledge and Security Agreement, to secure the payment and performance of the Secured Obligations; and (b) this Agreement is being entered into for the purpose of perfecting such security interest by establishing the Secured Party's "control" over the Account within the meaning of Sections 8-106 and 9-106 of the UCC. Securities Intermediary's acknowledgment of such security interest is made for the purpose of perfection and control only, and Securities Intermediary assumes no obligation or liability with respect to the Credit Agreement, the Pledge and Security Agreement, or any other Loan Document, except as expressly set forth in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Treatment of Items as Financial Assets.</w:t>
      </w:r>
      <w:r>
        <w:rPr>
          <w:rFonts w:ascii="Times New Roman" w:hAnsi="Times New Roman"/>
          <w:color w:val="000000"/>
          <w:sz w:val="22"/>
        </w:rPr>
        <w:t xml:space="preserve"> Securities Intermediary hereby agrees that it shall treat all assets and property credited to the Account (including, without limitation, all securities, whether certificated or uncertificated, all shares, interests, units, participations, instruments, obligations, and all other investment property, and all cash and cash equivalents) as "financial assets" within the meaning of Section 8-102(a)(9) of the UCC, without regard to whether such assets would otherwise satisfy the definition of "financial asset" under the UCC. Without limiting the generality of the foregoing, Securities Intermediary shall credit all such items to the Account as financial assets and shall treat each credit of a financial asset to the Account as giving rise to a "security entitlement" in favor of Pledgor, as entitlement holder, in accordance with Section 8-501 of the UCC.</w:t>
      </w:r>
    </w:p>
    <w:p>
      <w:pPr>
        <w:spacing w:line="276" w:lineRule="auto" w:before="0" w:after="120"/>
        <w:jc w:val="both"/>
      </w:pPr>
      <w:r>
        <w:rPr>
          <w:rFonts w:ascii="Times New Roman" w:hAnsi="Times New Roman"/>
          <w:b/>
          <w:color w:val="000000"/>
          <w:sz w:val="22"/>
        </w:rPr>
        <w:t xml:space="preserve">Section 1.4</w:t>
      </w:r>
      <w:r>
        <w:rPr>
          <w:rFonts w:ascii="Times New Roman" w:hAnsi="Times New Roman"/>
          <w:color w:val="000000"/>
          <w:sz w:val="22"/>
        </w:rPr>
        <w:t xml:space="preserve"> </w:t>
      </w:r>
      <w:r>
        <w:rPr>
          <w:rFonts w:ascii="Times New Roman" w:hAnsi="Times New Roman"/>
          <w:i/>
          <w:color w:val="000000"/>
          <w:sz w:val="22"/>
        </w:rPr>
        <w:t xml:space="preserve">Jurisdiction of Securities Intermediary.</w:t>
      </w:r>
      <w:r>
        <w:rPr>
          <w:rFonts w:ascii="Times New Roman" w:hAnsi="Times New Roman"/>
          <w:color w:val="000000"/>
          <w:sz w:val="22"/>
        </w:rPr>
        <w:t xml:space="preserve"> Securities Intermediary hereby agrees that the </w:t>
      </w:r>
      <w:r>
        <w:rPr>
          <w:rFonts w:ascii="Times New Roman" w:hAnsi="Times New Roman" w:cs="Times New Roman"/>
          <w:sz w:val="22"/>
          <w:szCs w:val="22"/>
          <w:color w:val="000000"/>
        </w:rPr>
        <w:t xml:space="preserve">State of Maryland</w:t>
      </w:r>
      <w:r>
        <w:rPr>
          <w:rFonts w:ascii="Times New Roman" w:hAnsi="Times New Roman"/>
          <w:color w:val="000000"/>
          <w:sz w:val="22"/>
        </w:rPr>
        <w:t xml:space="preserve"> shall be deemed to be the "securities intermediary's jurisdiction" within the meaning of Section 8-110(e) of the UCC for all purposes related to the Account under this Agreement, </w:t>
      </w:r>
      <w:ins w:id="1006" w:author="Whitfield Greer &amp; Associates LLP" w:date="2025-05-09T09:00:00Z">
        <w:r>
          <w:rPr>
            <w:rFonts w:ascii="Times New Roman" w:hAnsi="Times New Roman"/>
            <w:color w:val="000000"/>
            <w:sz w:val="22"/>
          </w:rPr>
          <w:t xml:space="preserve">consistent with Sections 2.2(b) and 14.1 of the Custody Agreement, </w:t>
        </w:r>
      </w:ins>
      <w:r>
        <w:rPr>
          <w:rFonts w:ascii="Times New Roman" w:hAnsi="Times New Roman"/>
          <w:color w:val="000000"/>
          <w:sz w:val="22"/>
        </w:rPr>
        <w:t xml:space="preserve">and Securities Intermediary shall not change its jurisdiction (as determined under Section 8-110(e) of the UCC) with respect to the Account</w:t>
      </w:r>
      <w:ins w:id="1007" w:author="Whitfield Greer &amp; Associates LLP" w:date="2025-05-09T09:00:00Z">
        <w:r>
          <w:rPr>
            <w:rFonts w:ascii="Times New Roman" w:hAnsi="Times New Roman"/>
            <w:color w:val="000000"/>
            <w:sz w:val="22"/>
          </w:rPr>
          <w:t xml:space="preserve">, and Securities Intermediary and Pledgor shall not amend Section 2.2(b) or Section 14.1 of the Custody Agreement insofar as either designates such jurisdiction, in each case</w:t>
        </w:r>
      </w:ins>
      <w:r>
        <w:rPr>
          <w:rFonts w:ascii="Times New Roman" w:hAnsi="Times New Roman"/>
          <w:color w:val="000000"/>
          <w:sz w:val="22"/>
        </w:rPr>
        <w:t xml:space="preserve"> without the prior written consent of the Secured Party. The parties intend that the law of the </w:t>
      </w:r>
      <w:r>
        <w:rPr>
          <w:rFonts w:ascii="Times New Roman" w:hAnsi="Times New Roman" w:cs="Times New Roman"/>
          <w:sz w:val="22"/>
          <w:szCs w:val="22"/>
          <w:color w:val="000000"/>
        </w:rPr>
        <w:t xml:space="preserve">State of Maryland</w:t>
      </w:r>
      <w:r>
        <w:rPr>
          <w:rFonts w:ascii="Times New Roman" w:hAnsi="Times New Roman"/>
          <w:color w:val="000000"/>
          <w:sz w:val="22"/>
        </w:rPr>
        <w:t xml:space="preserve"> shall govern all issues specified in Section 8-110(</w:t>
      </w:r>
      <w:del w:id="1008" w:author="Whitfield Greer &amp; Associates LLP" w:date="2025-05-09T09:00:00Z">
        <w:r>
          <w:rPr>
            <w:rFonts w:ascii="Times New Roman" w:hAnsi="Times New Roman"/>
            <w:color w:val="000000"/>
            <w:sz w:val="22"/>
          </w:rPr>
          <w:delText xml:space="preserve">d</w:delText>
        </w:r>
      </w:del>
      <w:ins w:id="1009" w:author="Whitfield Greer &amp; Associates LLP" w:date="2025-05-09T09:00:00Z">
        <w:r>
          <w:rPr>
            <w:rFonts w:ascii="Times New Roman" w:hAnsi="Times New Roman"/>
            <w:color w:val="000000"/>
            <w:sz w:val="22"/>
          </w:rPr>
          <w:t xml:space="preserve">b</w:t>
        </w:r>
      </w:ins>
      <w:r>
        <w:rPr>
          <w:rFonts w:ascii="Times New Roman" w:hAnsi="Times New Roman"/>
          <w:color w:val="000000"/>
          <w:sz w:val="22"/>
        </w:rPr>
        <w:t xml:space="preserve">) of the UCC with respect to the Account and any security entitlements relating thereto.</w:t>
      </w:r>
      <w:ins w:id="1010" w:author="Whitfield Greer &amp; Associates LLP" w:date="2025-05-09T09:00:00Z">
        <w:r>
          <w:rPr>
            <w:rFonts w:ascii="Times New Roman" w:hAnsi="Times New Roman"/>
            <w:color w:val="000000"/>
            <w:sz w:val="22"/>
          </w:rPr>
          <w:t xml:space="preserve"> This Section 1.4 designates the securities intermediary's jurisdiction only and shall not affect the law governing this Agreement as set forth in Section 12.1.</w:t>
        </w:r>
      </w:ins>
    </w:p>
    <w:p>
      <w:pPr>
        <w:keepNext/>
        <w:spacing w:line="276" w:lineRule="auto" w:before="360" w:after="120"/>
        <w:jc w:val="left"/>
      </w:pPr>
      <w:r>
        <w:rPr>
          <w:rFonts w:ascii="Times New Roman" w:hAnsi="Times New Roman"/>
          <w:b/>
          <w:color w:val="000000"/>
          <w:sz w:val="22"/>
          <w:u w:val="single"/>
        </w:rPr>
        <w:t>SECTION 2 — ENTITLEMENT ORDERS</w:t>
      </w:r>
    </w:p>
    <w:p>
      <w:pPr>
        <w:spacing w:line="276" w:lineRule="auto" w:before="0" w:after="120"/>
        <w:jc w:val="both"/>
      </w:pPr>
      <w:r>
        <w:rPr>
          <w:rFonts w:ascii="Times New Roman" w:hAnsi="Times New Roman"/>
          <w:b/>
          <w:color w:val="000000"/>
          <w:sz w:val="22"/>
        </w:rPr>
        <w:t xml:space="preserve">Section 2.1</w:t>
      </w:r>
      <w:r>
        <w:rPr>
          <w:rFonts w:ascii="Times New Roman" w:hAnsi="Times New Roman"/>
          <w:color w:val="000000"/>
          <w:sz w:val="22"/>
        </w:rPr>
        <w:t xml:space="preserve"> </w:t>
      </w:r>
      <w:r>
        <w:rPr>
          <w:rFonts w:ascii="Times New Roman" w:hAnsi="Times New Roman"/>
          <w:i/>
          <w:color w:val="000000"/>
          <w:sz w:val="22"/>
        </w:rPr>
        <w:t xml:space="preserve">Obligation to Comply with Secured Party's Entitlement Orders.</w:t>
      </w:r>
      <w:r>
        <w:rPr>
          <w:rFonts w:ascii="Times New Roman" w:hAnsi="Times New Roman"/>
          <w:color w:val="000000"/>
          <w:sz w:val="22"/>
        </w:rPr>
        <w:t xml:space="preserve"> Securities Intermediary hereby agrees that it shall comply with all Entitlement Orders originated by the Secured Party (or by any person designated in writing by the Secured Party as an authorized representative) with respect to the Account, including, without limitation, any Entitlement Order directing the transfer, delivery, sale, redemption, exchange, or other disposition of any Financial Assets credited to the Account, or the disbursement of any cash held therein, </w:t>
      </w:r>
      <w:del w:id="1011" w:author="Whitfield Greer &amp; Associates LLP" w:date="2025-05-09T09:00:00Z">
        <w:r>
          <w:rPr>
            <w:rFonts w:ascii="Times New Roman" w:hAnsi="Times New Roman" w:cs="Times New Roman"/>
            <w:sz w:val="22"/>
            <w:szCs w:val="22"/>
            <w:color w:val="000000"/>
            <w:b/>
          </w:rPr>
          <w:delText xml:space="preserve">provided that each such</w:delText>
        </w:r>
      </w:del>
      <w:ins w:id="1012" w:author="Whitfield Greer &amp; Associates LLP" w:date="2025-05-09T09:00:00Z">
        <w:r>
          <w:rPr>
            <w:rFonts w:ascii="Times New Roman" w:hAnsi="Times New Roman" w:cs="Times New Roman"/>
            <w:sz w:val="22"/>
            <w:szCs w:val="22"/>
            <w:color w:val="000000"/>
          </w:rPr>
          <w:t xml:space="preserve">without further consent of the Pledgor or any other person; provided that, solely for so long as Securities Intermediary has not received a Notice of Exclusive Control, Securities Intermediary may require, as an operational verification procedure, that an</w:t>
        </w:r>
      </w:ins>
      <w:r>
        <w:rPr>
          <w:rFonts w:ascii="Times New Roman" w:hAnsi="Times New Roman" w:cs="Times New Roman"/>
          <w:sz w:val="22"/>
          <w:szCs w:val="22"/>
          <w:color w:val="000000"/>
          <w:b/>
        </w:rPr>
        <w:t xml:space="preserve"> Entitlement Order </w:t>
      </w:r>
      <w:del w:id="1013" w:author="Whitfield Greer &amp; Associates LLP" w:date="2025-05-09T09:00:00Z">
        <w:r>
          <w:rPr>
            <w:rFonts w:ascii="Times New Roman" w:hAnsi="Times New Roman" w:cs="Times New Roman"/>
            <w:sz w:val="22"/>
            <w:szCs w:val="22"/>
            <w:color w:val="000000"/>
            <w:b/>
          </w:rPr>
          <w:delText xml:space="preserve">is accompanied</w:delText>
        </w:r>
      </w:del>
      <w:ins w:id="1014" w:author="Whitfield Greer &amp; Associates LLP" w:date="2025-05-09T09:00:00Z">
        <w:r>
          <w:rPr>
            <w:rFonts w:ascii="Times New Roman" w:hAnsi="Times New Roman" w:cs="Times New Roman"/>
            <w:sz w:val="22"/>
            <w:szCs w:val="22"/>
            <w:color w:val="000000"/>
          </w:rPr>
          <w:t xml:space="preserve">originated</w:t>
        </w:r>
      </w:ins>
      <w:r>
        <w:rPr>
          <w:rFonts w:ascii="Times New Roman" w:hAnsi="Times New Roman" w:cs="Times New Roman"/>
          <w:sz w:val="22"/>
          <w:szCs w:val="22"/>
          <w:color w:val="000000"/>
          <w:b/>
        </w:rPr>
        <w:t xml:space="preserve"> by the </w:t>
      </w:r>
      <w:del w:id="1015" w:author="Whitfield Greer &amp; Associates LLP" w:date="2025-05-09T09:00:00Z">
        <w:r>
          <w:rPr>
            <w:rFonts w:ascii="Times New Roman" w:hAnsi="Times New Roman" w:cs="Times New Roman"/>
            <w:sz w:val="22"/>
            <w:szCs w:val="22"/>
            <w:color w:val="000000"/>
            <w:b/>
          </w:rPr>
          <w:delText xml:space="preserve">countersignature of</w:delText>
        </w:r>
      </w:del>
      <w:ins w:id="1016" w:author="Whitfield Greer &amp; Associates LLP" w:date="2025-05-09T09:00:00Z">
        <w:r>
          <w:rPr>
            <w:rFonts w:ascii="Times New Roman" w:hAnsi="Times New Roman" w:cs="Times New Roman"/>
            <w:sz w:val="22"/>
            <w:szCs w:val="22"/>
            <w:color w:val="000000"/>
          </w:rPr>
          <w:t xml:space="preserve">Secured Party be countersigned by</w:t>
        </w:r>
      </w:ins>
      <w:r>
        <w:rPr>
          <w:rFonts w:ascii="Times New Roman" w:hAnsi="Times New Roman" w:cs="Times New Roman"/>
          <w:sz w:val="22"/>
          <w:szCs w:val="22"/>
          <w:color w:val="000000"/>
          <w:b/>
        </w:rPr>
        <w:t xml:space="preserve"> an authorized officer of the Pledgor</w:t>
      </w:r>
      <w:del w:id="1017" w:author="Whitfield Greer &amp; Associates LLP" w:date="2025-05-09T09:00:00Z">
        <w:r>
          <w:rPr>
            <w:rFonts w:ascii="Times New Roman" w:hAnsi="Times New Roman" w:cs="Times New Roman"/>
            <w:sz w:val="22"/>
            <w:szCs w:val="22"/>
            <w:color w:val="000000"/>
            <w:b/>
          </w:rPr>
          <w:delText xml:space="preserve"> confirming Pledgor's consent to such Entitlement Order, unless Securities Intermediary shall have received</w:delText>
        </w:r>
      </w:del>
      <w:ins w:id="1018" w:author="Whitfield Greer &amp; Associates LLP" w:date="2025-05-09T09:00:00Z">
        <w:r>
          <w:rPr>
            <w:rFonts w:ascii="Times New Roman" w:hAnsi="Times New Roman" w:cs="Times New Roman"/>
            <w:sz w:val="22"/>
            <w:szCs w:val="22"/>
            <w:color w:val="000000"/>
          </w:rPr>
          <w:t xml:space="preserve">, unless such Entitlement Order is delivered together with or following a Notice of Exclusive Control. The Secured Party may deliver</w:t>
        </w:r>
      </w:ins>
      <w:r>
        <w:rPr>
          <w:rFonts w:ascii="Times New Roman" w:hAnsi="Times New Roman" w:cs="Times New Roman"/>
          <w:sz w:val="22"/>
          <w:szCs w:val="22"/>
          <w:color w:val="000000"/>
          <w:b/>
        </w:rPr>
        <w:t xml:space="preserve"> a Notice of Exclusive Control </w:t>
      </w:r>
      <w:ins w:id="1019" w:author="Whitfield Greer &amp; Associates LLP" w:date="2025-05-09T09:00:00Z">
        <w:r>
          <w:rPr>
            <w:rFonts w:ascii="Times New Roman" w:hAnsi="Times New Roman" w:cs="Times New Roman"/>
            <w:sz w:val="22"/>
            <w:szCs w:val="22"/>
            <w:color w:val="000000"/>
          </w:rPr>
          <w:t xml:space="preserve">at any time </w:t>
        </w:r>
      </w:ins>
      <w:r>
        <w:rPr>
          <w:rFonts w:ascii="Times New Roman" w:hAnsi="Times New Roman" w:cs="Times New Roman"/>
          <w:sz w:val="22"/>
          <w:szCs w:val="22"/>
          <w:color w:val="000000"/>
          <w:b/>
        </w:rPr>
        <w:t xml:space="preserve">in accordance with Section 3</w:t>
      </w:r>
      <w:del w:id="1020" w:author="Whitfield Greer &amp; Associates LLP" w:date="2025-05-09T09:00:00Z">
        <w:r>
          <w:rPr>
            <w:rFonts w:ascii="Times New Roman" w:hAnsi="Times New Roman" w:cs="Times New Roman"/>
            <w:sz w:val="22"/>
            <w:szCs w:val="22"/>
            <w:color w:val="000000"/>
            <w:b/>
          </w:rPr>
          <w:delText xml:space="preserve"> that remains in effect at the time of such Entitlement Order</w:delText>
        </w:r>
      </w:del>
      <w:ins w:id="1021" w:author="Whitfield Greer &amp; Associates LLP" w:date="2025-05-09T09:00:00Z">
        <w:r>
          <w:rPr>
            <w:rFonts w:ascii="Times New Roman" w:hAnsi="Times New Roman" w:cs="Times New Roman"/>
            <w:sz w:val="22"/>
            <w:szCs w:val="22"/>
            <w:color w:val="000000"/>
          </w:rPr>
          <w:t xml:space="preserve">.1, and the countersignature procedure described in the preceding sentence shall not limit or condition Securities Intermediary's agreement set forth in the first sentence of this Section 2.1, it being the intention of the parties that the Secured Party have "control" over the Account and all Security Entitlements carried therein within the meaning of Sections 8-106(d)(2) and 9-106 of the UCC from and after the date of this Agreement. The Secured Party shall not be required to provide any certification, statement, evidence of authority, or other documentation in connection with any Entitlement Order (other than, prior to delivery of a Notice of Exclusive Control, the countersignature described above)</w:t>
        </w:r>
      </w:ins>
      <w:r>
        <w:rPr>
          <w:rFonts w:ascii="Times New Roman" w:hAnsi="Times New Roman" w:cs="Times New Roman"/>
          <w:sz w:val="22"/>
          <w:szCs w:val="22"/>
          <w:color w:val="000000"/>
        </w:rPr>
        <w:t xml:space="preserve">. Securities Intermediary shall be fully protected in relying on and complying with any Entitlement Order that Securities Intermediary reasonably believes to have been originated by the Secured Party or its authorized representative. </w:t>
      </w:r>
      <w:del w:id="1022" w:author="Whitfield Greer &amp; Associates LLP" w:date="2025-05-09T09:00:00Z">
        <w:r>
          <w:rPr>
            <w:rFonts w:ascii="Times New Roman" w:hAnsi="Times New Roman" w:cs="Times New Roman"/>
            <w:sz w:val="22"/>
            <w:szCs w:val="22"/>
            <w:color w:val="000000"/>
          </w:rPr>
          <w:delText xml:space="preserve">Following delivery</w:delText>
        </w:r>
      </w:del>
      <w:ins w:id="1023" w:author="Whitfield Greer &amp; Associates LLP" w:date="2025-05-09T09:00:00Z">
        <w:r>
          <w:rPr>
            <w:rFonts w:ascii="Times New Roman" w:hAnsi="Times New Roman" w:cs="Times New Roman"/>
            <w:sz w:val="22"/>
            <w:szCs w:val="22"/>
            <w:color w:val="000000"/>
          </w:rPr>
          <w:t xml:space="preserve">From and after its receipt</w:t>
        </w:r>
      </w:ins>
      <w:r>
        <w:rPr>
          <w:rFonts w:ascii="Times New Roman" w:hAnsi="Times New Roman" w:cs="Times New Roman"/>
          <w:sz w:val="22"/>
          <w:szCs w:val="22"/>
          <w:color w:val="000000"/>
        </w:rPr>
        <w:t xml:space="preserve"> of a Notice of Exclusive Control</w:t>
      </w:r>
      <w:del w:id="1024" w:author="Whitfield Greer &amp; Associates LLP" w:date="2025-05-09T09:00:00Z">
        <w:r>
          <w:rPr>
            <w:rFonts w:ascii="Times New Roman" w:hAnsi="Times New Roman" w:cs="Times New Roman"/>
            <w:sz w:val="22"/>
            <w:szCs w:val="22"/>
            <w:color w:val="000000"/>
          </w:rPr>
          <w:delText xml:space="preserve"> that has become effective in accordance with Section 3.1</w:delText>
        </w:r>
      </w:del>
      <w:r>
        <w:rPr>
          <w:rFonts w:ascii="Times New Roman" w:hAnsi="Times New Roman" w:cs="Times New Roman"/>
          <w:sz w:val="22"/>
          <w:szCs w:val="22"/>
          <w:color w:val="000000"/>
        </w:rPr>
        <w:t xml:space="preserve">, Securities Intermediary shall comply with Entitlement Orders originated by the Secured Party without the countersignature </w:t>
      </w:r>
      <w:del w:id="1025" w:author="Whitfield Greer &amp; Associates LLP" w:date="2025-05-09T09:00:00Z">
        <w:r>
          <w:rPr>
            <w:rFonts w:ascii="Times New Roman" w:hAnsi="Times New Roman" w:cs="Times New Roman"/>
            <w:sz w:val="22"/>
            <w:szCs w:val="22"/>
            <w:color w:val="000000"/>
          </w:rPr>
          <w:delText xml:space="preserve">of the Pledgor</w:delText>
        </w:r>
      </w:del>
      <w:ins w:id="1026" w:author="Whitfield Greer &amp; Associates LLP" w:date="2025-05-09T09:00:00Z">
        <w:r>
          <w:rPr>
            <w:rFonts w:ascii="Times New Roman" w:hAnsi="Times New Roman" w:cs="Times New Roman"/>
            <w:sz w:val="22"/>
            <w:szCs w:val="22"/>
            <w:color w:val="000000"/>
          </w:rPr>
          <w:t xml:space="preserve">or other consent of the Pledgor or any other person</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 xml:space="preserve">Section 2.2</w:t>
      </w:r>
      <w:r>
        <w:rPr>
          <w:rFonts w:ascii="Times New Roman" w:hAnsi="Times New Roman"/>
          <w:color w:val="000000"/>
          <w:sz w:val="22"/>
        </w:rPr>
        <w:t xml:space="preserve"> </w:t>
      </w:r>
      <w:r>
        <w:rPr>
          <w:rFonts w:ascii="Times New Roman" w:hAnsi="Times New Roman"/>
          <w:i/>
          <w:color w:val="000000"/>
          <w:sz w:val="22"/>
        </w:rPr>
        <w:t xml:space="preserve">Pledgor's Entitlement Orders Prior to Notice of Exclusive Control.</w:t>
      </w:r>
      <w:r>
        <w:rPr>
          <w:rFonts w:ascii="Times New Roman" w:hAnsi="Times New Roman"/>
          <w:color w:val="000000"/>
          <w:sz w:val="22"/>
        </w:rPr>
        <w:t xml:space="preserve"> Until such time as Securities Intermediary receives a Notice of Exclusive Control from the Secured Party in accordance with Section 3, Securities Intermediary shall also comply with Entitlement Orders originated by Pledgor (or by any person designated by Pledgor in accordance with the Custody Agreement) with respect to the Account, subject to and in accordance with the terms of the Custody Agreement and this Agreement. In the event of any conflict between an Entitlement Order originated by the Secured Party and an Entitlement Order originated by Pledgor with respect to the same Financial Assets, Security Entitlements, or cash held in the Account, </w:t>
      </w:r>
      <w:r>
        <w:rPr>
          <w:rFonts w:ascii="Times New Roman" w:hAnsi="Times New Roman" w:cs="Times New Roman"/>
          <w:sz w:val="22"/>
          <w:szCs w:val="22"/>
          <w:color w:val="000000"/>
        </w:rPr>
        <w:t xml:space="preserve">the Entitlement Order </w:t>
      </w:r>
      <w:del w:id="1027" w:author="Whitfield Greer &amp; Associates LLP" w:date="2025-05-09T09:00:00Z">
        <w:r>
          <w:rPr>
            <w:rFonts w:ascii="Times New Roman" w:hAnsi="Times New Roman" w:cs="Times New Roman"/>
            <w:sz w:val="22"/>
            <w:szCs w:val="22"/>
            <w:color w:val="000000"/>
          </w:rPr>
          <w:delText xml:space="preserve">accompanied by the countersignature of both the Secured Party and Pledgor shall control; in the absence</w:delText>
        </w:r>
      </w:del>
      <w:ins w:id="1028" w:author="Whitfield Greer &amp; Associates LLP" w:date="2025-05-09T09:00:00Z">
        <w:r>
          <w:rPr>
            <w:rFonts w:ascii="Times New Roman" w:hAnsi="Times New Roman" w:cs="Times New Roman"/>
            <w:sz w:val="22"/>
            <w:szCs w:val="22"/>
            <w:color w:val="000000"/>
          </w:rPr>
          <w:t xml:space="preserve">of the Secured Party (countersigned by the Pledgor, if delivered prior to a Notice of Exclusive Control, in accordance with Section 2.1) shall govern and control, and Securities Intermediary shall not comply with the conflicting Entitlement Order of Pledgor. If, prior to its receipt of a Notice of Exclusive Control, Securities Intermediary receives conflicting Entitlement Orders that are not resolved by the preceding sentence, Securities Intermediary shall notify the Secured Party and Pledgor of such conflict promptly (and in any event on the Business Day of receipt) and may refrain from acting on the conflicting Entitlement Orders until the earliest of (i) its receipt</w:t>
        </w:r>
      </w:ins>
      <w:r>
        <w:rPr>
          <w:rFonts w:ascii="Times New Roman" w:hAnsi="Times New Roman" w:cs="Times New Roman"/>
          <w:sz w:val="22"/>
          <w:szCs w:val="22"/>
          <w:color w:val="000000"/>
        </w:rPr>
        <w:t xml:space="preserve"> of </w:t>
      </w:r>
      <w:del w:id="1029" w:author="Whitfield Greer &amp; Associates LLP" w:date="2025-05-09T09:00:00Z">
        <w:r>
          <w:rPr>
            <w:rFonts w:ascii="Times New Roman" w:hAnsi="Times New Roman" w:cs="Times New Roman"/>
            <w:sz w:val="22"/>
            <w:szCs w:val="22"/>
            <w:color w:val="000000"/>
          </w:rPr>
          <w:delText xml:space="preserve">such</w:delText>
        </w:r>
      </w:del>
      <w:ins w:id="1030" w:author="Whitfield Greer &amp; Associates LLP" w:date="2025-05-09T09:00:00Z">
        <w:r>
          <w:rPr>
            <w:rFonts w:ascii="Times New Roman" w:hAnsi="Times New Roman" w:cs="Times New Roman"/>
            <w:sz w:val="22"/>
            <w:szCs w:val="22"/>
            <w:color w:val="000000"/>
          </w:rPr>
          <w:t xml:space="preserve">a</w:t>
        </w:r>
      </w:ins>
      <w:r>
        <w:rPr>
          <w:rFonts w:ascii="Times New Roman" w:hAnsi="Times New Roman" w:cs="Times New Roman"/>
          <w:sz w:val="22"/>
          <w:szCs w:val="22"/>
          <w:color w:val="000000"/>
        </w:rPr>
        <w:t xml:space="preserve"> joint </w:t>
      </w:r>
      <w:del w:id="1031" w:author="Whitfield Greer &amp; Associates LLP" w:date="2025-05-09T09:00:00Z">
        <w:r>
          <w:rPr>
            <w:rFonts w:ascii="Times New Roman" w:hAnsi="Times New Roman" w:cs="Times New Roman"/>
            <w:sz w:val="22"/>
            <w:szCs w:val="22"/>
            <w:color w:val="000000"/>
          </w:rPr>
          <w:delText xml:space="preserve">instruction, Securities Intermediary shall be entitled to refrain from acting until the conflict is resolved to its reasonable satisfaction</w:delText>
        </w:r>
      </w:del>
      <w:ins w:id="1032" w:author="Whitfield Greer &amp; Associates LLP" w:date="2025-05-09T09:00:00Z">
        <w:r>
          <w:rPr>
            <w:rFonts w:ascii="Times New Roman" w:hAnsi="Times New Roman" w:cs="Times New Roman"/>
            <w:sz w:val="22"/>
            <w:szCs w:val="22"/>
            <w:color w:val="000000"/>
          </w:rPr>
          <w:t xml:space="preserve">written instruction of the Secured Party and Pledgor, (ii) its receipt of a Notice of Exclusive Control, and (iii) its receipt of a final order of a court of competent jurisdiction; provided that during such period Securities Intermediary shall not execute any Entitlement Order of Pledgor that is the subject of such conflict. Nothing in this Section 2.2 shall permit Securities Intermediary to refrain from complying with any Entitlement Order originated by the Secured Party following its receipt of a Notice of Exclusive Control</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Effect of Compliance.</w:t>
      </w:r>
      <w:r>
        <w:rPr>
          <w:rFonts w:ascii="Times New Roman" w:hAnsi="Times New Roman"/>
          <w:color w:val="000000"/>
          <w:sz w:val="22"/>
        </w:rPr>
        <w:t xml:space="preserve"> Securities Intermediary shall not be liable to Pledgor or to any other person for complying with any Entitlement Order originated by the Secured Party in accordance with this Agreement, whether or not such Entitlement Order was authorized by Pledgor, and whether or not an Event of Default has occurred and is continuing under the Credit Agreement. Pledgor hereby acknowledges and consents to Securities Intermediary's compliance with all Entitlement Orders originated by the Secured Party in accordance with this Section 2 and releases Securities Intermediary from any and all liability arising from or related to such compliance.</w:t>
      </w:r>
    </w:p>
    <w:p>
      <w:pPr>
        <w:keepNext/>
        <w:spacing w:line="276" w:lineRule="auto" w:before="360" w:after="120"/>
        <w:jc w:val="left"/>
      </w:pPr>
      <w:r>
        <w:rPr>
          <w:rFonts w:ascii="Times New Roman" w:hAnsi="Times New Roman"/>
          <w:b/>
          <w:color w:val="000000"/>
          <w:sz w:val="22"/>
          <w:u w:val="single"/>
        </w:rPr>
        <w:t>SECTION 3 — NOTICE OF EXCLUSIVE CONTROL</w:t>
      </w:r>
    </w:p>
    <w:p>
      <w:pPr>
        <w:spacing w:line="276" w:lineRule="auto" w:before="0" w:after="120"/>
        <w:jc w:val="both"/>
      </w:pPr>
      <w:r>
        <w:rPr>
          <w:rFonts w:ascii="Times New Roman" w:hAnsi="Times New Roman"/>
          <w:b/>
          <w:color w:val="000000"/>
          <w:sz w:val="22"/>
        </w:rPr>
        <w:t xml:space="preserve">Section 3.1</w:t>
      </w:r>
      <w:r>
        <w:rPr>
          <w:rFonts w:ascii="Times New Roman" w:hAnsi="Times New Roman"/>
          <w:color w:val="000000"/>
          <w:sz w:val="22"/>
        </w:rPr>
        <w:t xml:space="preserve"> </w:t>
      </w:r>
      <w:r>
        <w:rPr>
          <w:rFonts w:ascii="Times New Roman" w:hAnsi="Times New Roman"/>
          <w:i/>
          <w:color w:val="000000"/>
          <w:sz w:val="22"/>
        </w:rPr>
        <w:t xml:space="preserve">Delivery and Effectiveness.</w:t>
      </w:r>
      <w:r>
        <w:rPr>
          <w:rFonts w:ascii="Times New Roman" w:hAnsi="Times New Roman"/>
          <w:color w:val="000000"/>
          <w:sz w:val="22"/>
        </w:rPr>
        <w:t xml:space="preserve"> The Secured Party may at any time, in its sole and absolute discretion, deliver to Securities Intermediary a Notice of Exclusive Control substantially in the form attached hereto as </w:t>
      </w:r>
      <w:r>
        <w:rPr>
          <w:rFonts w:ascii="Times New Roman" w:hAnsi="Times New Roman"/>
          <w:b/>
          <w:color w:val="000000"/>
          <w:sz w:val="22"/>
        </w:rPr>
        <w:t xml:space="preserve">Exhibit A</w:t>
      </w:r>
      <w:r>
        <w:rPr>
          <w:rFonts w:ascii="Times New Roman" w:hAnsi="Times New Roman"/>
          <w:color w:val="000000"/>
          <w:sz w:val="22"/>
        </w:rPr>
        <w:t xml:space="preserve">. </w:t>
      </w:r>
      <w:del w:id="1033" w:author="Whitfield Greer &amp; Associates LLP" w:date="2025-05-09T09:00:00Z">
        <w:r>
          <w:rPr>
            <w:rFonts w:ascii="Times New Roman" w:hAnsi="Times New Roman" w:cs="Times New Roman"/>
            <w:sz w:val="22"/>
            <w:szCs w:val="22"/>
            <w:color w:val="000000"/>
          </w:rPr>
          <w:delText xml:space="preserve">Upon receipt of a</w:delText>
        </w:r>
      </w:del>
      <w:ins w:id="1034" w:author="Whitfield Greer &amp; Associates LLP" w:date="2025-05-09T09:00:00Z">
        <w:r>
          <w:rPr>
            <w:rFonts w:ascii="Times New Roman" w:hAnsi="Times New Roman" w:cs="Times New Roman"/>
            <w:sz w:val="22"/>
            <w:szCs w:val="22"/>
            <w:color w:val="000000"/>
          </w:rPr>
          <w:t xml:space="preserve">Each</w:t>
        </w:r>
      </w:ins>
      <w:r>
        <w:rPr>
          <w:rFonts w:ascii="Times New Roman" w:hAnsi="Times New Roman" w:cs="Times New Roman"/>
          <w:sz w:val="22"/>
          <w:szCs w:val="22"/>
          <w:color w:val="000000"/>
        </w:rPr>
        <w:t xml:space="preserve"> Notice of Exclusive Control </w:t>
      </w:r>
      <w:del w:id="1035" w:author="Whitfield Greer &amp; Associates LLP" w:date="2025-05-09T09:00:00Z">
        <w:r>
          <w:rPr>
            <w:rFonts w:ascii="Times New Roman" w:hAnsi="Times New Roman" w:cs="Times New Roman"/>
            <w:sz w:val="22"/>
            <w:szCs w:val="22"/>
            <w:color w:val="000000"/>
          </w:rPr>
          <w:delText xml:space="preserve">that has become effective in accordance with this Section 3.1, Securities Intermediary shall cease complying with all Entitlement Orders and all other instructions originated by Pledgor (or by any person acting on behalf of Pledgor) with respect to the Account and shall thereafter comply solely and exclusively with Entitlement Orders and instructions originated by the Secured Party (or by any person designated in writing by the Secured Party as its authorized representative). Each Notice of Exclusive Control shall be accompanied by a certificate of a duly authorized officer of the Secured Party (an "Officer's Certificate"), certifying that (a) an Event of Default (as defined in Section 11.01 of the Credit Agreement) has occurred and is continuing as of the date of such certificate, and (b) the Secured Party is entitled under the Loan Documents to exercise exclusive control over the Account. Promptly upon receipt of a Notice of Exclusive Control accompanied by an Officer's Certificate, Securities Intermediary shall deliver a copy of such Notice of Exclusive Control and Officer's Certificate to Pledgor. The Notice of Exclusive Control shall become effective on the date that is five (5) Business Days after the date on which Securities Intermediary delivers such copy to Pledgor (the "Control Effective Date"), unless, prior to the Control Effective Date, Pledgor delivers to Securities Intermediary and the Secured Party a written notice (a "Cure Notice") stating that the Event of Default referenced in the Officer's Certificate has been cured or waived, together with reasonable evidence thereof. If a Cure Notice is timely delivered, the Notice of Exclusive Control shall not become effective, and Securities Intermediary shall continue to comply with Entitlement Orders of the Pledgor in accordance with Section 2.2</w:delText>
        </w:r>
      </w:del>
      <w:ins w:id="1036" w:author="Whitfield Greer &amp; Associates LLP" w:date="2025-05-09T09:00:00Z">
        <w:r>
          <w:rPr>
            <w:rFonts w:ascii="Times New Roman" w:hAnsi="Times New Roman" w:cs="Times New Roman"/>
            <w:sz w:val="22"/>
            <w:szCs w:val="22"/>
            <w:color w:val="000000"/>
          </w:rPr>
          <w:t xml:space="preserve">shall include (or be accompanied by) a certification of an authorized officer of the Secured Party (an "Officer's Certificate") that an Event of Default has occurred and is continuing or that the Secured Party is otherwise entitled under the Loan Documents to deliver such Notice of Exclusive Control. Securities Intermediary shall have no duty to inquire into the accuracy of any Officer's Certificate and shall not condition, delay, or suspend its compliance with a Notice of Exclusive Control on any such inquiry, and the accuracy of any Officer's Certificate shall be a matter solely between the Secured Party and Pledgor under the Loan Documents and shall not affect the effectiveness of the related Notice of Exclusive Control. A Notice of Exclusive Control shall become effective immediately upon its receipt by Securities Intermediary, and upon such receipt Securities Intermediary shall immediately cease complying with all Entitlement Orders and all other instructions originated by Pledgor (or by any person acting on behalf of Pledgor) with respect to the Account and shall thereafter comply solely and exclusively with Entitlement Orders and instructions originated by the Secured Party (or by any person designated in writing by the Secured Party as its authorized representative). No cure period, grace period, waiting period, or notice period of any kind shall apply to the effectiveness of a Notice of Exclusive Control, and Pledgor shall have no right to object to, suspend, or rescind a Notice of Exclusive Control by notice to Securities Intermediary; any claim by Pledgor that a Notice of Exclusive Control was improperly delivered shall be asserted solely against the Secured Party under the Loan Documents. Securities Intermediary shall deliver a copy of each Notice of Exclusive Control to Pledgor promptly (and in any event not later than the Business Day following its receipt thereof); provided that any failure or delay in delivering such copy shall not affect the effectiveness of such Notice of Exclusive Control</w:t>
        </w:r>
      </w:ins>
      <w:r>
        <w:rPr>
          <w:rFonts w:ascii="Times New Roman" w:hAnsi="Times New Roman" w:cs="Times New Roman"/>
          <w:sz w:val="22"/>
          <w:szCs w:val="22"/>
          <w:color w:val="000000"/>
        </w:rPr>
        <w:t xml:space="preserve">. The parties acknowledge and agree that time is of the essence with respect to Securities Intermediary's compliance with a Notice of Exclusive Control</w:t>
      </w:r>
      <w:del w:id="1037" w:author="Whitfield Greer &amp; Associates LLP" w:date="2025-05-09T09:00:00Z">
        <w:r>
          <w:rPr>
            <w:rFonts w:ascii="Times New Roman" w:hAnsi="Times New Roman" w:cs="Times New Roman"/>
            <w:sz w:val="22"/>
            <w:szCs w:val="22"/>
            <w:color w:val="000000"/>
          </w:rPr>
          <w:delText xml:space="preserve"> that has become effective in accordance with this Section 3.1</w:delText>
        </w:r>
      </w:del>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Rescission.</w:t>
      </w:r>
      <w:r>
        <w:rPr>
          <w:rFonts w:ascii="Times New Roman" w:hAnsi="Times New Roman"/>
          <w:color w:val="000000"/>
          <w:sz w:val="22"/>
        </w:rPr>
        <w:t xml:space="preserve"> A Notice of Exclusive Control may be rescinded only by a written notice delivered by the Secured Party to Securities Intermediary expressly rescinding such Notice of Exclusive Control. No rescission shall be effective unless signed by an authorized officer or representative of the Secured Party. Upon receipt by Securities Intermediary of a written rescission notice from the Secured Party, Securities Intermediary shall resume complying with Pledgor's Entitlement Orders with respect to the Account in accordance with Section 2.2 of this Agreement and the Custody Agreement. Pledgor shall have no right to request, require, or effect the rescission of a Notice of Exclusive Control.</w:t>
      </w:r>
    </w:p>
    <w:p>
      <w:pPr>
        <w:spacing w:line="276" w:lineRule="auto" w:before="0" w:after="120"/>
        <w:jc w:val="both"/>
      </w:pPr>
      <w:r>
        <w:rPr>
          <w:rFonts w:ascii="Times New Roman" w:hAnsi="Times New Roman"/>
          <w:b/>
          <w:color w:val="000000"/>
          <w:sz w:val="22"/>
        </w:rPr>
        <w:t xml:space="preserve">Section 3.3</w:t>
      </w:r>
      <w:r>
        <w:rPr>
          <w:rFonts w:ascii="Times New Roman" w:hAnsi="Times New Roman"/>
          <w:color w:val="000000"/>
          <w:sz w:val="22"/>
        </w:rPr>
        <w:t xml:space="preserve"> </w:t>
      </w:r>
      <w:r>
        <w:rPr>
          <w:rFonts w:ascii="Times New Roman" w:hAnsi="Times New Roman"/>
          <w:i/>
          <w:color w:val="000000"/>
          <w:sz w:val="22"/>
        </w:rPr>
        <w:t xml:space="preserve">No Inquiry by Securities Intermediary.</w:t>
      </w:r>
      <w:r>
        <w:rPr>
          <w:rFonts w:ascii="Times New Roman" w:hAnsi="Times New Roman"/>
          <w:color w:val="000000"/>
          <w:sz w:val="22"/>
        </w:rPr>
        <w:t xml:space="preserve"> Securities Intermediary shall not be required to inquire as to, and shall have no obligation or duty to determine or verify, whether an Event of Default has occurred or is continuing under the Credit Agreement, whether the conditions to delivery of a Notice of Exclusive Control under the Credit Agreement or any other Loan Document have been satisfied, or whether the Secured Party is otherwise entitled to deliver a Notice of Exclusive Control. Securities Intermediary shall be fully protected in acting in accordance with any Notice of Exclusive Control that Securities Intermediary reasonably believes to have been originated by the Secured Party. </w:t>
      </w:r>
      <w:r>
        <w:rPr>
          <w:rFonts w:ascii="Times New Roman" w:hAnsi="Times New Roman" w:cs="Times New Roman"/>
          <w:sz w:val="22"/>
          <w:szCs w:val="22"/>
          <w:color w:val="000000"/>
        </w:rPr>
        <w:t xml:space="preserve">Securities Intermediary shall be entitled to rely conclusively on any Officer's Certificate delivered in connection with a Notice of Exclusive Control</w:t>
      </w:r>
      <w:del w:id="1038" w:author="Whitfield Greer &amp; Associates LLP" w:date="2025-05-09T09:00:00Z">
        <w:r>
          <w:rPr>
            <w:rFonts w:ascii="Times New Roman" w:hAnsi="Times New Roman" w:cs="Times New Roman"/>
            <w:sz w:val="22"/>
            <w:szCs w:val="22"/>
            <w:color w:val="000000"/>
          </w:rPr>
          <w:delText xml:space="preserve"> and on any Cure Notice delivered by the Pledgor, in each case</w:delText>
        </w:r>
      </w:del>
      <w:ins w:id="1039" w:author="Whitfield Greer &amp; Associates LLP" w:date="2025-05-09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without any duty of independent investigation, and shall have no liability to any party for acting in good-faith reliance on such </w:t>
      </w:r>
      <w:del w:id="1040" w:author="Whitfield Greer &amp; Associates LLP" w:date="2025-05-09T09:00:00Z">
        <w:r>
          <w:rPr>
            <w:rFonts w:ascii="Times New Roman" w:hAnsi="Times New Roman" w:cs="Times New Roman"/>
            <w:sz w:val="22"/>
            <w:szCs w:val="22"/>
            <w:color w:val="000000"/>
          </w:rPr>
          <w:delText xml:space="preserve">certificate or notice</w:delText>
        </w:r>
      </w:del>
      <w:ins w:id="1041" w:author="Whitfield Greer &amp; Associates LLP" w:date="2025-05-09T09:00:00Z">
        <w:r>
          <w:rPr>
            <w:rFonts w:ascii="Times New Roman" w:hAnsi="Times New Roman" w:cs="Times New Roman"/>
            <w:sz w:val="22"/>
            <w:szCs w:val="22"/>
            <w:color w:val="000000"/>
          </w:rPr>
          <w:t xml:space="preserve">Officer's Certificate</w:t>
        </w:r>
      </w:ins>
      <w:r>
        <w:rPr>
          <w:rFonts w:ascii="Times New Roman" w:hAnsi="Times New Roman" w:cs="Times New Roman"/>
          <w:sz w:val="22"/>
          <w:szCs w:val="22"/>
          <w:color w:val="000000"/>
        </w:rPr>
        <w:t xml:space="preserve">.</w:t>
      </w:r>
    </w:p>
    <w:p>
      <w:pPr>
        <w:keepNext/>
        <w:spacing w:line="276" w:lineRule="auto" w:before="360" w:after="120"/>
        <w:jc w:val="left"/>
      </w:pPr>
      <w:r>
        <w:rPr>
          <w:rFonts w:ascii="Times New Roman" w:hAnsi="Times New Roman"/>
          <w:b/>
          <w:color w:val="000000"/>
          <w:sz w:val="22"/>
          <w:u w:val="single"/>
        </w:rPr>
        <w:t>SECTION 4 — SUBORDINATION OF SECURITIES INTERMEDIARY'S LIEN</w:t>
      </w:r>
    </w:p>
    <w:p>
      <w:pPr>
        <w:spacing w:line="276" w:lineRule="auto" w:before="0" w:after="120"/>
        <w:jc w:val="both"/>
      </w:pPr>
      <w:r>
        <w:rPr>
          <w:rFonts w:ascii="Times New Roman" w:hAnsi="Times New Roman"/>
          <w:b/>
          <w:color w:val="000000"/>
          <w:sz w:val="22"/>
        </w:rPr>
        <w:t xml:space="preserve">Section 4.1</w:t>
      </w:r>
      <w:r>
        <w:rPr>
          <w:rFonts w:ascii="Times New Roman" w:hAnsi="Times New Roman"/>
          <w:color w:val="000000"/>
          <w:sz w:val="22"/>
        </w:rPr>
        <w:t xml:space="preserve"> </w:t>
      </w:r>
      <w:r>
        <w:rPr>
          <w:rFonts w:ascii="Times New Roman" w:hAnsi="Times New Roman"/>
          <w:i/>
          <w:color w:val="000000"/>
          <w:sz w:val="22"/>
        </w:rPr>
        <w:t xml:space="preserve">Subordination.</w:t>
      </w:r>
      <w:r>
        <w:rPr>
          <w:rFonts w:ascii="Times New Roman" w:hAnsi="Times New Roman"/>
          <w:color w:val="000000"/>
          <w:sz w:val="22"/>
        </w:rPr>
        <w:t xml:space="preserve"> </w:t>
      </w:r>
      <w:r>
        <w:rPr>
          <w:rFonts w:ascii="Times New Roman" w:hAnsi="Times New Roman" w:cs="Times New Roman"/>
          <w:sz w:val="22"/>
          <w:szCs w:val="22"/>
          <w:color w:val="000000"/>
        </w:rPr>
        <w:t xml:space="preserve">Securities Intermediary hereby </w:t>
      </w:r>
      <w:ins w:id="1042" w:author="Whitfield Greer &amp; Associates LLP" w:date="2025-05-09T09:00:00Z">
        <w:r>
          <w:rPr>
            <w:rFonts w:ascii="Times New Roman" w:hAnsi="Times New Roman" w:cs="Times New Roman"/>
            <w:sz w:val="22"/>
            <w:szCs w:val="22"/>
            <w:color w:val="000000"/>
          </w:rPr>
          <w:t xml:space="preserve">irrevocably </w:t>
        </w:r>
      </w:ins>
      <w:r>
        <w:rPr>
          <w:rFonts w:ascii="Times New Roman" w:hAnsi="Times New Roman" w:cs="Times New Roman"/>
          <w:sz w:val="22"/>
          <w:szCs w:val="22"/>
          <w:color w:val="000000"/>
        </w:rPr>
        <w:t xml:space="preserve">subordinates in favor of the Secured Party any and all security interests, liens, encumbrances, claims, charges, and rights of set-off that Securities Intermediary may now have or hereafter acquire in, on, or with respect to the Account, the Financial Assets, the Security Entitlements, and any cash or other property at any time credited thereto or held therein, whether arising under the Custody Agreement, under any other agreement between Securities Intermediary and Pledgor, by operation of law, by contract, or otherwise (collectively, "Securities Intermediary Liens")</w:t>
      </w:r>
      <w:del w:id="1043" w:author="Whitfield Greer &amp; Associates LLP" w:date="2025-05-09T09:00:00Z">
        <w:r>
          <w:rPr>
            <w:rFonts w:ascii="Times New Roman" w:hAnsi="Times New Roman" w:cs="Times New Roman"/>
            <w:sz w:val="22"/>
            <w:szCs w:val="22"/>
            <w:color w:val="000000"/>
          </w:rPr>
          <w:delText xml:space="preserve">; provided, however, that notwithstanding</w:delText>
        </w:r>
      </w:del>
      <w:ins w:id="1044" w:author="Whitfield Greer &amp; Associates LLP" w:date="2025-05-09T09:00:00Z">
        <w:r>
          <w:rPr>
            <w:rFonts w:ascii="Times New Roman" w:hAnsi="Times New Roman" w:cs="Times New Roman"/>
            <w:sz w:val="22"/>
            <w:szCs w:val="22"/>
            <w:color w:val="000000"/>
          </w:rPr>
          <w:t xml:space="preserve">, and agrees that the Secured Party's security interest in</w:t>
        </w:r>
      </w:ins>
      <w:r>
        <w:rPr>
          <w:rFonts w:ascii="Times New Roman" w:hAnsi="Times New Roman" w:cs="Times New Roman"/>
          <w:sz w:val="22"/>
          <w:szCs w:val="22"/>
          <w:color w:val="000000"/>
        </w:rPr>
        <w:t xml:space="preserve"> the </w:t>
      </w:r>
      <w:del w:id="1045" w:author="Whitfield Greer &amp; Associates LLP" w:date="2025-05-09T09:00:00Z">
        <w:r>
          <w:rPr>
            <w:rFonts w:ascii="Times New Roman" w:hAnsi="Times New Roman" w:cs="Times New Roman"/>
            <w:sz w:val="22"/>
            <w:szCs w:val="22"/>
            <w:color w:val="000000"/>
          </w:rPr>
          <w:delText xml:space="preserve">foregoing</w:delText>
        </w:r>
      </w:del>
      <w:ins w:id="1046" w:author="Whitfield Greer &amp; Associates LLP" w:date="2025-05-09T09:00:00Z">
        <w:r>
          <w:rPr>
            <w:rFonts w:ascii="Times New Roman" w:hAnsi="Times New Roman" w:cs="Times New Roman"/>
            <w:sz w:val="22"/>
            <w:szCs w:val="22"/>
            <w:color w:val="000000"/>
          </w:rPr>
          <w:t xml:space="preserve">Account</w:t>
        </w:r>
      </w:ins>
      <w:r>
        <w:rPr>
          <w:rFonts w:ascii="Times New Roman" w:hAnsi="Times New Roman" w:cs="Times New Roman"/>
          <w:sz w:val="22"/>
          <w:szCs w:val="22"/>
          <w:color w:val="000000"/>
        </w:rPr>
        <w:t xml:space="preserve">, </w:t>
      </w:r>
      <w:del w:id="1047" w:author="Whitfield Greer &amp; Associates LLP" w:date="2025-05-09T09:00:00Z">
        <w:r>
          <w:rPr>
            <w:rFonts w:ascii="Times New Roman" w:hAnsi="Times New Roman" w:cs="Times New Roman"/>
            <w:sz w:val="22"/>
            <w:szCs w:val="22"/>
            <w:color w:val="000000"/>
          </w:rPr>
          <w:delText xml:space="preserve">Securities Intermediary expressly reserves and</w:delText>
        </w:r>
      </w:del>
      <w:ins w:id="1048" w:author="Whitfield Greer &amp; Associates LLP" w:date="2025-05-09T09:00:00Z">
        <w:r>
          <w:rPr>
            <w:rFonts w:ascii="Times New Roman" w:hAnsi="Times New Roman" w:cs="Times New Roman"/>
            <w:sz w:val="22"/>
            <w:szCs w:val="22"/>
            <w:color w:val="000000"/>
          </w:rPr>
          <w:t xml:space="preserve">the Financial Assets, and the Security Entitlements shall at all times be prior and senior in right and priority to any Securities Intermediary Lien; provided, however, that Securities Intermediary</w:t>
        </w:r>
      </w:ins>
      <w:r>
        <w:rPr>
          <w:rFonts w:ascii="Times New Roman" w:hAnsi="Times New Roman" w:cs="Times New Roman"/>
          <w:sz w:val="22"/>
          <w:szCs w:val="22"/>
          <w:color w:val="000000"/>
        </w:rPr>
        <w:t xml:space="preserve"> retains, and nothing in this Agreement shall be deemed to subordinate</w:t>
      </w:r>
      <w:del w:id="1049" w:author="Whitfield Greer &amp; Associates LLP" w:date="2025-05-09T09:00:00Z">
        <w:r>
          <w:rPr>
            <w:rFonts w:ascii="Times New Roman" w:hAnsi="Times New Roman" w:cs="Times New Roman"/>
            <w:sz w:val="22"/>
            <w:szCs w:val="22"/>
            <w:color w:val="000000"/>
          </w:rPr>
          <w:delText xml:space="preserve"> or waive, (i)</w:delText>
        </w:r>
      </w:del>
      <w:ins w:id="1050" w:author="Whitfield Greer &amp; Associates LLP" w:date="2025-05-09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its security interest in, </w:t>
      </w:r>
      <w:del w:id="1051" w:author="Whitfield Greer &amp; Associates LLP" w:date="2025-05-09T09:00:00Z">
        <w:r>
          <w:rPr>
            <w:rFonts w:ascii="Times New Roman" w:hAnsi="Times New Roman" w:cs="Times New Roman"/>
            <w:sz w:val="22"/>
            <w:szCs w:val="22"/>
            <w:color w:val="000000"/>
          </w:rPr>
          <w:delText xml:space="preserve">and </w:delText>
        </w:r>
      </w:del>
      <w:r>
        <w:rPr>
          <w:rFonts w:ascii="Times New Roman" w:hAnsi="Times New Roman" w:cs="Times New Roman"/>
          <w:sz w:val="22"/>
          <w:szCs w:val="22"/>
          <w:color w:val="000000"/>
        </w:rPr>
        <w:t xml:space="preserve">lien upon, </w:t>
      </w:r>
      <w:ins w:id="1052" w:author="Whitfield Greer &amp; Associates LLP" w:date="2025-05-09T09:00:00Z">
        <w:r>
          <w:rPr>
            <w:rFonts w:ascii="Times New Roman" w:hAnsi="Times New Roman" w:cs="Times New Roman"/>
            <w:sz w:val="22"/>
            <w:szCs w:val="22"/>
            <w:color w:val="000000"/>
          </w:rPr>
          <w:t xml:space="preserve">and right of set-off against </w:t>
        </w:r>
      </w:ins>
      <w:r>
        <w:rPr>
          <w:rFonts w:ascii="Times New Roman" w:hAnsi="Times New Roman" w:cs="Times New Roman"/>
          <w:sz w:val="22"/>
          <w:szCs w:val="22"/>
          <w:color w:val="000000"/>
        </w:rPr>
        <w:t xml:space="preserve">the Account and </w:t>
      </w:r>
      <w:del w:id="1053" w:author="Whitfield Greer &amp; Associates LLP" w:date="2025-05-09T09:00:00Z">
        <w:r>
          <w:rPr>
            <w:rFonts w:ascii="Times New Roman" w:hAnsi="Times New Roman" w:cs="Times New Roman"/>
            <w:sz w:val="22"/>
            <w:szCs w:val="22"/>
            <w:color w:val="000000"/>
          </w:rPr>
          <w:delText xml:space="preserve">all</w:delText>
        </w:r>
      </w:del>
      <w:ins w:id="1054" w:author="Whitfield Greer &amp; Associates LLP" w:date="2025-05-09T09:00:00Z">
        <w:r>
          <w:rPr>
            <w:rFonts w:ascii="Times New Roman" w:hAnsi="Times New Roman" w:cs="Times New Roman"/>
            <w:sz w:val="22"/>
            <w:szCs w:val="22"/>
            <w:color w:val="000000"/>
          </w:rPr>
          <w:t xml:space="preserve">the</w:t>
        </w:r>
      </w:ins>
      <w:r>
        <w:rPr>
          <w:rFonts w:ascii="Times New Roman" w:hAnsi="Times New Roman" w:cs="Times New Roman"/>
          <w:sz w:val="22"/>
          <w:szCs w:val="22"/>
          <w:color w:val="000000"/>
        </w:rPr>
        <w:t xml:space="preserve"> Financial Assets, Security Entitlements, and cash credited thereto </w:t>
      </w:r>
      <w:del w:id="1055" w:author="Whitfield Greer &amp; Associates LLP" w:date="2025-05-09T09:00:00Z">
        <w:r>
          <w:rPr>
            <w:rFonts w:ascii="Times New Roman" w:hAnsi="Times New Roman" w:cs="Times New Roman"/>
            <w:sz w:val="22"/>
            <w:szCs w:val="22"/>
            <w:color w:val="000000"/>
          </w:rPr>
          <w:delText xml:space="preserve">for unpaid Custodial Fees, Expenses, and Overdraft Advances (each as defined in</w:delText>
        </w:r>
      </w:del>
      <w:ins w:id="1056" w:author="Whitfield Greer &amp; Associates LLP" w:date="2025-05-09T09:00:00Z">
        <w:r>
          <w:rPr>
            <w:rFonts w:ascii="Times New Roman" w:hAnsi="Times New Roman" w:cs="Times New Roman"/>
            <w:sz w:val="22"/>
            <w:szCs w:val="22"/>
            <w:color w:val="000000"/>
          </w:rPr>
          <w:t xml:space="preserve">(the "Custodian Lien") solely to the extent securing unpaid Custodial Fees and Expenses (each as defined in the Custody Agreement, and including the standard transaction and settlement charges set forth in the fee schedule to</w:t>
        </w:r>
      </w:ins>
      <w:r>
        <w:rPr>
          <w:rFonts w:ascii="Times New Roman" w:hAnsi="Times New Roman" w:cs="Times New Roman"/>
          <w:sz w:val="22"/>
          <w:szCs w:val="22"/>
          <w:color w:val="000000"/>
        </w:rPr>
        <w:t xml:space="preserve"> the Custody Agreement) </w:t>
      </w:r>
      <w:del w:id="1057" w:author="Whitfield Greer &amp; Associates LLP" w:date="2025-05-09T09:00:00Z">
        <w:r>
          <w:rPr>
            <w:rFonts w:ascii="Times New Roman" w:hAnsi="Times New Roman" w:cs="Times New Roman"/>
            <w:sz w:val="22"/>
            <w:szCs w:val="22"/>
            <w:color w:val="000000"/>
          </w:rPr>
          <w:delText xml:space="preserve">owing</w:delText>
        </w:r>
      </w:del>
      <w:ins w:id="1058" w:author="Whitfield Greer &amp; Associates LLP" w:date="2025-05-09T09:00:00Z">
        <w:r>
          <w:rPr>
            <w:rFonts w:ascii="Times New Roman" w:hAnsi="Times New Roman" w:cs="Times New Roman"/>
            <w:sz w:val="22"/>
            <w:szCs w:val="22"/>
            <w:color w:val="000000"/>
          </w:rPr>
          <w:t xml:space="preserve">attributable</w:t>
        </w:r>
      </w:ins>
      <w:r>
        <w:rPr>
          <w:rFonts w:ascii="Times New Roman" w:hAnsi="Times New Roman" w:cs="Times New Roman"/>
          <w:sz w:val="22"/>
          <w:szCs w:val="22"/>
          <w:color w:val="000000"/>
        </w:rPr>
        <w:t xml:space="preserve"> to </w:t>
      </w:r>
      <w:del w:id="1059" w:author="Whitfield Greer &amp; Associates LLP" w:date="2025-05-09T09:00:00Z">
        <w:r>
          <w:rPr>
            <w:rFonts w:ascii="Times New Roman" w:hAnsi="Times New Roman" w:cs="Times New Roman"/>
            <w:sz w:val="22"/>
            <w:szCs w:val="22"/>
            <w:color w:val="000000"/>
          </w:rPr>
          <w:delText xml:space="preserve">Securities Intermediary by Pledgor under the Custody Agreement (collectively, "Custodian Obligations"), and (ii) its right of set-off with respect to the Account and all Financial Assets, Security Entitlements, and cash credited thereto for such Custodian Obligations (the security interest, lien, and right of set-off described in clauses (i) and (ii), collectively, the "Custodian Lien"). The Custodian Lien and all claims of Securities Intermediary for Custodian Obligations shall be senior to the security interest of the Secured Party in the Account, the Financial Assets, and the Security Entitlements</w:delText>
        </w:r>
      </w:del>
      <w:ins w:id="1060" w:author="Whitfield Greer &amp; Associates LLP" w:date="2025-05-09T09:00:00Z">
        <w:r>
          <w:rPr>
            <w:rFonts w:ascii="Times New Roman" w:hAnsi="Times New Roman" w:cs="Times New Roman"/>
            <w:sz w:val="22"/>
            <w:szCs w:val="22"/>
            <w:color w:val="000000"/>
          </w:rPr>
          <w:t xml:space="preserve">the Account and incurred by Securities Intermediary in the ordinary course of its custodial services for the Account (collectively, "Custodian Obligations"), and then only in an aggregate amount not to exceed $175,000 at any time outstanding (the "Priority Cap"). To the extent of Custodian Obligations not exceeding the Priority Cap, the Custodian Lien shall be senior to the security interest of the Secured Party. All other Securities Intermediary Liens, including any lien or right of set-off securing Overdraft Advances (as defined in the Custody Agreement), interest thereon, extraordinary Expenses, any Custodian Obligations in excess of the Priority Cap, and any amounts owing in respect of any account other than the Account, are subordinated to the security interest of the Secured Party as provided in the first sentence of this Section 4.1. The Secured Party consents to the Custodian Lien</w:t>
        </w:r>
      </w:ins>
      <w:r>
        <w:rPr>
          <w:rFonts w:ascii="Times New Roman" w:hAnsi="Times New Roman" w:cs="Times New Roman"/>
          <w:sz w:val="22"/>
          <w:szCs w:val="22"/>
          <w:color w:val="000000"/>
        </w:rPr>
        <w:t xml:space="preserve">, </w:t>
      </w:r>
      <w:del w:id="1061" w:author="Whitfield Greer &amp; Associates LLP" w:date="2025-05-09T09:00:00Z">
        <w:r>
          <w:rPr>
            <w:rFonts w:ascii="Times New Roman" w:hAnsi="Times New Roman" w:cs="Times New Roman"/>
            <w:sz w:val="22"/>
            <w:szCs w:val="22"/>
            <w:color w:val="000000"/>
          </w:rPr>
          <w:delText xml:space="preserve">and</w:delText>
        </w:r>
      </w:del>
      <w:ins w:id="1062" w:author="Whitfield Greer &amp; Associates LLP" w:date="2025-05-09T09:00:00Z">
        <w:r>
          <w:rPr>
            <w:rFonts w:ascii="Times New Roman" w:hAnsi="Times New Roman" w:cs="Times New Roman"/>
            <w:sz w:val="22"/>
            <w:szCs w:val="22"/>
            <w:color w:val="000000"/>
          </w:rPr>
          <w:t xml:space="preserve">to</w:t>
        </w:r>
      </w:ins>
      <w:r>
        <w:rPr>
          <w:rFonts w:ascii="Times New Roman" w:hAnsi="Times New Roman" w:cs="Times New Roman"/>
          <w:sz w:val="22"/>
          <w:szCs w:val="22"/>
          <w:color w:val="000000"/>
        </w:rPr>
        <w:t xml:space="preserve"> the </w:t>
      </w:r>
      <w:del w:id="1063" w:author="Whitfield Greer &amp; Associates LLP" w:date="2025-05-09T09:00:00Z">
        <w:r>
          <w:rPr>
            <w:rFonts w:ascii="Times New Roman" w:hAnsi="Times New Roman" w:cs="Times New Roman"/>
            <w:sz w:val="22"/>
            <w:szCs w:val="22"/>
            <w:color w:val="000000"/>
          </w:rPr>
          <w:delText xml:space="preserve">Secured Party's security interest shall at all times be subject and subordinate</w:delText>
        </w:r>
      </w:del>
      <w:ins w:id="1064" w:author="Whitfield Greer &amp; Associates LLP" w:date="2025-05-09T09:00:00Z">
        <w:r>
          <w:rPr>
            <w:rFonts w:ascii="Times New Roman" w:hAnsi="Times New Roman" w:cs="Times New Roman"/>
            <w:sz w:val="22"/>
            <w:szCs w:val="22"/>
            <w:color w:val="000000"/>
          </w:rPr>
          <w:t xml:space="preserve">extent provided in this Section 4.1, for purposes of Section 8.02 of, and Schedule 8.02</w:t>
        </w:r>
      </w:ins>
      <w:r>
        <w:rPr>
          <w:rFonts w:ascii="Times New Roman" w:hAnsi="Times New Roman" w:cs="Times New Roman"/>
          <w:sz w:val="22"/>
          <w:szCs w:val="22"/>
          <w:color w:val="000000"/>
        </w:rPr>
        <w:t xml:space="preserve"> to</w:t>
      </w:r>
      <w:ins w:id="1065" w:author="Whitfield Greer &amp; Associates LLP" w:date="2025-05-09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the </w:t>
      </w:r>
      <w:del w:id="1066" w:author="Whitfield Greer &amp; Associates LLP" w:date="2025-05-09T09:00:00Z">
        <w:r>
          <w:rPr>
            <w:rFonts w:ascii="Times New Roman" w:hAnsi="Times New Roman" w:cs="Times New Roman"/>
            <w:sz w:val="22"/>
            <w:szCs w:val="22"/>
            <w:color w:val="000000"/>
          </w:rPr>
          <w:delText xml:space="preserve">Custodian Lien</w:delText>
        </w:r>
      </w:del>
      <w:ins w:id="1067" w:author="Whitfield Greer &amp; Associates LLP" w:date="2025-05-09T09:00:00Z">
        <w:r>
          <w:rPr>
            <w:rFonts w:ascii="Times New Roman" w:hAnsi="Times New Roman" w:cs="Times New Roman"/>
            <w:sz w:val="22"/>
            <w:szCs w:val="22"/>
            <w:color w:val="000000"/>
          </w:rPr>
          <w:t xml:space="preserve">Credit Agreement</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 xml:space="preserve">Section 4.2</w:t>
      </w:r>
      <w:r>
        <w:rPr>
          <w:rFonts w:ascii="Times New Roman" w:hAnsi="Times New Roman"/>
          <w:color w:val="000000"/>
          <w:sz w:val="22"/>
        </w:rPr>
        <w:t xml:space="preserve"> </w:t>
      </w:r>
      <w:r>
        <w:rPr>
          <w:rFonts w:ascii="Times New Roman" w:hAnsi="Times New Roman"/>
          <w:i/>
          <w:color w:val="000000"/>
          <w:sz w:val="22"/>
        </w:rPr>
        <w:t xml:space="preserve">Waiver of Set-Off.</w:t>
      </w:r>
      <w:r>
        <w:rPr>
          <w:rFonts w:ascii="Times New Roman" w:hAnsi="Times New Roman"/>
          <w:color w:val="000000"/>
          <w:sz w:val="22"/>
        </w:rPr>
        <w:t xml:space="preserve"> </w:t>
      </w:r>
      <w:r>
        <w:rPr>
          <w:rFonts w:ascii="Times New Roman" w:hAnsi="Times New Roman" w:cs="Times New Roman"/>
          <w:sz w:val="22"/>
          <w:szCs w:val="22"/>
          <w:color w:val="000000"/>
        </w:rPr>
        <w:t xml:space="preserve">Securities Intermediary </w:t>
      </w:r>
      <w:ins w:id="1068" w:author="Whitfield Greer &amp; Associates LLP" w:date="2025-05-09T09:00:00Z">
        <w:r>
          <w:rPr>
            <w:rFonts w:ascii="Times New Roman" w:hAnsi="Times New Roman" w:cs="Times New Roman"/>
            <w:sz w:val="22"/>
            <w:szCs w:val="22"/>
            <w:color w:val="000000"/>
          </w:rPr>
          <w:t xml:space="preserve">hereby irrevocably </w:t>
        </w:r>
      </w:ins>
      <w:r>
        <w:rPr>
          <w:rFonts w:ascii="Times New Roman" w:hAnsi="Times New Roman" w:cs="Times New Roman"/>
          <w:sz w:val="22"/>
          <w:szCs w:val="22"/>
          <w:color w:val="000000"/>
        </w:rPr>
        <w:t xml:space="preserve">agrees that it will not exercise</w:t>
      </w:r>
      <w:ins w:id="1069" w:author="Whitfield Greer &amp; Associates LLP" w:date="2025-05-09T09:00:00Z">
        <w:r>
          <w:rPr>
            <w:rFonts w:ascii="Times New Roman" w:hAnsi="Times New Roman" w:cs="Times New Roman"/>
            <w:sz w:val="22"/>
            <w:szCs w:val="22"/>
            <w:color w:val="000000"/>
          </w:rPr>
          <w:t xml:space="preserve">, assert, or enforce</w:t>
        </w:r>
      </w:ins>
      <w:r>
        <w:rPr>
          <w:rFonts w:ascii="Times New Roman" w:hAnsi="Times New Roman" w:cs="Times New Roman"/>
          <w:sz w:val="22"/>
          <w:szCs w:val="22"/>
          <w:color w:val="000000"/>
        </w:rPr>
        <w:t xml:space="preserve"> any right of set-off, banker's lien, </w:t>
      </w:r>
      <w:ins w:id="1070" w:author="Whitfield Greer &amp; Associates LLP" w:date="2025-05-09T09:00:00Z">
        <w:r>
          <w:rPr>
            <w:rFonts w:ascii="Times New Roman" w:hAnsi="Times New Roman" w:cs="Times New Roman"/>
            <w:sz w:val="22"/>
            <w:szCs w:val="22"/>
            <w:color w:val="000000"/>
          </w:rPr>
          <w:t xml:space="preserve">securities intermediary's lien, </w:t>
        </w:r>
      </w:ins>
      <w:r>
        <w:rPr>
          <w:rFonts w:ascii="Times New Roman" w:hAnsi="Times New Roman" w:cs="Times New Roman"/>
          <w:sz w:val="22"/>
          <w:szCs w:val="22"/>
          <w:color w:val="000000"/>
        </w:rPr>
        <w:t xml:space="preserve">or similar right </w:t>
      </w:r>
      <w:ins w:id="1071" w:author="Whitfield Greer &amp; Associates LLP" w:date="2025-05-09T09:00:00Z">
        <w:r>
          <w:rPr>
            <w:rFonts w:ascii="Times New Roman" w:hAnsi="Times New Roman" w:cs="Times New Roman"/>
            <w:sz w:val="22"/>
            <w:szCs w:val="22"/>
            <w:color w:val="000000"/>
          </w:rPr>
          <w:t xml:space="preserve">or claim </w:t>
        </w:r>
      </w:ins>
      <w:r>
        <w:rPr>
          <w:rFonts w:ascii="Times New Roman" w:hAnsi="Times New Roman" w:cs="Times New Roman"/>
          <w:sz w:val="22"/>
          <w:szCs w:val="22"/>
          <w:color w:val="000000"/>
        </w:rPr>
        <w:t xml:space="preserve">against the Account, or any Financial Assets, Security Entitlements, or cash credited thereto, without the prior written consent of the Secured Party, other than the exercise of the Custodian Lien in accordance with Section 5.4</w:t>
      </w:r>
      <w:ins w:id="1072" w:author="Whitfield Greer &amp; Associates LLP" w:date="2025-05-09T09:00:00Z">
        <w:r>
          <w:rPr>
            <w:rFonts w:ascii="Times New Roman" w:hAnsi="Times New Roman" w:cs="Times New Roman"/>
            <w:sz w:val="22"/>
            <w:szCs w:val="22"/>
            <w:color w:val="000000"/>
          </w:rPr>
          <w:t xml:space="preserve">(b)</w:t>
        </w:r>
      </w:ins>
      <w:r>
        <w:rPr>
          <w:rFonts w:ascii="Times New Roman" w:hAnsi="Times New Roman" w:cs="Times New Roman"/>
          <w:sz w:val="22"/>
          <w:szCs w:val="22"/>
          <w:color w:val="000000"/>
        </w:rPr>
        <w:t xml:space="preserve"> of the Custody Agreement to satisfy Custodian Obligations </w:t>
      </w:r>
      <w:ins w:id="1073" w:author="Whitfield Greer &amp; Associates LLP" w:date="2025-05-09T09:00:00Z">
        <w:r>
          <w:rPr>
            <w:rFonts w:ascii="Times New Roman" w:hAnsi="Times New Roman" w:cs="Times New Roman"/>
            <w:sz w:val="22"/>
            <w:szCs w:val="22"/>
            <w:color w:val="000000"/>
          </w:rPr>
          <w:t xml:space="preserve">(not exceeding the Priority Cap) </w:t>
        </w:r>
      </w:ins>
      <w:r>
        <w:rPr>
          <w:rFonts w:ascii="Times New Roman" w:hAnsi="Times New Roman" w:cs="Times New Roman"/>
          <w:sz w:val="22"/>
          <w:szCs w:val="22"/>
          <w:color w:val="000000"/>
        </w:rPr>
        <w:t xml:space="preserve">that are past due and remain unpaid, which exercise Securities Intermediary may undertake without the consent of the Secured Party upon </w:t>
      </w:r>
      <w:del w:id="1074" w:author="Whitfield Greer &amp; Associates LLP" w:date="2025-05-09T09:00:00Z">
        <w:r>
          <w:rPr>
            <w:rFonts w:ascii="Times New Roman" w:hAnsi="Times New Roman" w:cs="Times New Roman"/>
            <w:sz w:val="22"/>
            <w:szCs w:val="22"/>
            <w:color w:val="000000"/>
          </w:rPr>
          <w:delText xml:space="preserve">10</w:delText>
        </w:r>
      </w:del>
      <w:ins w:id="1075" w:author="Whitfield Greer &amp; Associates LLP" w:date="2025-05-09T09:00:00Z">
        <w:r>
          <w:rPr>
            <w:rFonts w:ascii="Times New Roman" w:hAnsi="Times New Roman" w:cs="Times New Roman"/>
            <w:sz w:val="22"/>
            <w:szCs w:val="22"/>
            <w:color w:val="000000"/>
          </w:rPr>
          <w:t xml:space="preserve">not less than ten (10)</w:t>
        </w:r>
      </w:ins>
      <w:r>
        <w:rPr>
          <w:rFonts w:ascii="Times New Roman" w:hAnsi="Times New Roman" w:cs="Times New Roman"/>
          <w:sz w:val="22"/>
          <w:szCs w:val="22"/>
          <w:color w:val="000000"/>
        </w:rPr>
        <w:t xml:space="preserve"> Business Days' prior written notice to the Secured Party and Pledgor</w:t>
      </w:r>
      <w:ins w:id="1076" w:author="Whitfield Greer &amp; Associates LLP" w:date="2025-05-09T09:00:00Z">
        <w:r>
          <w:rPr>
            <w:rFonts w:ascii="Times New Roman" w:hAnsi="Times New Roman" w:cs="Times New Roman"/>
            <w:sz w:val="22"/>
            <w:szCs w:val="22"/>
            <w:color w:val="000000"/>
          </w:rPr>
          <w:t xml:space="preserve"> specifying the amount and nature of such Custodian Obligations and the cash or Financial Assets against which Securities Intermediary intends to exercise such right; provided that (i) Securities Intermediary shall not exercise such right if such Custodian Obligations are paid (by Pledgor or, at its option and without any obligation to do so, the Secured Party) prior to the expiration of such notice period, and (ii) Securities Intermediary shall apply cash balances in the Account first and shall liquidate Financial Assets only to the extent such cash balances are insufficient</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 xml:space="preserve">Section 4.3</w:t>
      </w:r>
      <w:r>
        <w:rPr>
          <w:rFonts w:ascii="Times New Roman" w:hAnsi="Times New Roman"/>
          <w:color w:val="000000"/>
          <w:sz w:val="22"/>
        </w:rPr>
        <w:t xml:space="preserve"> </w:t>
      </w:r>
      <w:r>
        <w:rPr>
          <w:rFonts w:ascii="Times New Roman" w:hAnsi="Times New Roman"/>
          <w:i/>
          <w:color w:val="000000"/>
          <w:sz w:val="22"/>
        </w:rPr>
        <w:t xml:space="preserve">Separate Arrangements for Fees.</w:t>
      </w:r>
      <w:r>
        <w:rPr>
          <w:rFonts w:ascii="Times New Roman" w:hAnsi="Times New Roman"/>
          <w:color w:val="000000"/>
          <w:sz w:val="22"/>
        </w:rPr>
        <w:t xml:space="preserve"> Nothing in this Section 4 shall relieve Pledgor of any obligation to pay fees, expenses, charges, or other amounts owing to Securities Intermediary under the Custody Agreement or any other agreement between Pledgor and Securities Intermediary; </w:t>
      </w:r>
      <w:r>
        <w:rPr>
          <w:rFonts w:ascii="Times New Roman" w:hAnsi="Times New Roman" w:cs="Times New Roman"/>
          <w:sz w:val="22"/>
          <w:szCs w:val="22"/>
          <w:color w:val="000000"/>
        </w:rPr>
        <w:t xml:space="preserve">provided</w:t>
      </w:r>
      <w:ins w:id="1077" w:author="Whitfield Greer &amp; Associates LLP" w:date="2025-05-09T09:00:00Z">
        <w:r>
          <w:rPr>
            <w:rFonts w:ascii="Times New Roman" w:hAnsi="Times New Roman" w:cs="Times New Roman"/>
            <w:sz w:val="22"/>
            <w:szCs w:val="22"/>
            <w:color w:val="000000"/>
          </w:rPr>
          <w:t xml:space="preserve">, however,</w:t>
        </w:r>
      </w:ins>
      <w:r>
        <w:rPr>
          <w:rFonts w:ascii="Times New Roman" w:hAnsi="Times New Roman" w:cs="Times New Roman"/>
          <w:sz w:val="22"/>
          <w:szCs w:val="22"/>
          <w:color w:val="000000"/>
        </w:rPr>
        <w:t xml:space="preserve"> that, </w:t>
      </w:r>
      <w:ins w:id="1078" w:author="Whitfield Greer &amp; Associates LLP" w:date="2025-05-09T09:00:00Z">
        <w:r>
          <w:rPr>
            <w:rFonts w:ascii="Times New Roman" w:hAnsi="Times New Roman" w:cs="Times New Roman"/>
            <w:sz w:val="22"/>
            <w:szCs w:val="22"/>
            <w:color w:val="000000"/>
          </w:rPr>
          <w:t xml:space="preserve">except </w:t>
        </w:r>
      </w:ins>
      <w:r>
        <w:rPr>
          <w:rFonts w:ascii="Times New Roman" w:hAnsi="Times New Roman" w:cs="Times New Roman"/>
          <w:sz w:val="22"/>
          <w:szCs w:val="22"/>
          <w:color w:val="000000"/>
        </w:rPr>
        <w:t xml:space="preserve">for the </w:t>
      </w:r>
      <w:del w:id="1079" w:author="Whitfield Greer &amp; Associates LLP" w:date="2025-05-09T09:00:00Z">
        <w:r>
          <w:rPr>
            <w:rFonts w:ascii="Times New Roman" w:hAnsi="Times New Roman" w:cs="Times New Roman"/>
            <w:sz w:val="22"/>
            <w:szCs w:val="22"/>
            <w:color w:val="000000"/>
          </w:rPr>
          <w:delText xml:space="preserve">avoidance</w:delText>
        </w:r>
      </w:del>
      <w:ins w:id="1080" w:author="Whitfield Greer &amp; Associates LLP" w:date="2025-05-09T09:00:00Z">
        <w:r>
          <w:rPr>
            <w:rFonts w:ascii="Times New Roman" w:hAnsi="Times New Roman" w:cs="Times New Roman"/>
            <w:sz w:val="22"/>
            <w:szCs w:val="22"/>
            <w:color w:val="000000"/>
          </w:rPr>
          <w:t xml:space="preserve">exercise</w:t>
        </w:r>
      </w:ins>
      <w:r>
        <w:rPr>
          <w:rFonts w:ascii="Times New Roman" w:hAnsi="Times New Roman" w:cs="Times New Roman"/>
          <w:sz w:val="22"/>
          <w:szCs w:val="22"/>
          <w:color w:val="000000"/>
        </w:rPr>
        <w:t xml:space="preserve"> of </w:t>
      </w:r>
      <w:del w:id="1081" w:author="Whitfield Greer &amp; Associates LLP" w:date="2025-05-09T09:00:00Z">
        <w:r>
          <w:rPr>
            <w:rFonts w:ascii="Times New Roman" w:hAnsi="Times New Roman" w:cs="Times New Roman"/>
            <w:sz w:val="22"/>
            <w:szCs w:val="22"/>
            <w:color w:val="000000"/>
          </w:rPr>
          <w:delText xml:space="preserve">doubt, Securities Intermediary shall be entitled to look to the Account and the Financial Assets and cash credited thereto for satisfaction of Custodian Obligations in accordance with the Custodian Lien as set forth in Section 4.1</w:delText>
        </w:r>
      </w:del>
      <w:ins w:id="1082" w:author="Whitfield Greer &amp; Associates LLP" w:date="2025-05-09T09:00:00Z">
        <w:r>
          <w:rPr>
            <w:rFonts w:ascii="Times New Roman" w:hAnsi="Times New Roman" w:cs="Times New Roman"/>
            <w:sz w:val="22"/>
            <w:szCs w:val="22"/>
            <w:color w:val="000000"/>
          </w:rPr>
          <w:t xml:space="preserve">the Custodian Lien to the extent permitted by Sections 4.1 and 4.2, Securities Intermediary shall look solely to Pledgor and to assets of Pledgor not subject to the security interest of the Secured Party for satisfaction of all such obligations, and Securities Intermediary shall not assert any claim against the Secured Party for any such fees, expenses, charges, or amounts</w:t>
        </w:r>
      </w:ins>
      <w:r>
        <w:rPr>
          <w:rFonts w:ascii="Times New Roman" w:hAnsi="Times New Roman" w:cs="Times New Roman"/>
          <w:sz w:val="22"/>
          <w:szCs w:val="22"/>
          <w:color w:val="000000"/>
        </w:rPr>
        <w:t xml:space="preserve">.</w:t>
      </w:r>
      <w:r>
        <w:rPr>
          <w:rFonts w:ascii="Times New Roman" w:hAnsi="Times New Roman"/>
          <w:color w:val="000000"/>
          <w:sz w:val="22"/>
        </w:rPr>
        <w:t xml:space="preserve"> Pledgor hereby acknowledges its obligations to Securities Intermediary under the Custody Agreement and agrees that the Secured Party shall have no liability or responsibility for the payment of any fees, expenses, charges, or other amounts owing by Pledgor to Securities Intermediary.</w:t>
      </w:r>
    </w:p>
    <w:p>
      <w:pPr>
        <w:keepNext/>
        <w:spacing w:line="276" w:lineRule="auto" w:before="360" w:after="120"/>
        <w:jc w:val="left"/>
      </w:pPr>
      <w:r>
        <w:rPr>
          <w:rFonts w:ascii="Times New Roman" w:hAnsi="Times New Roman"/>
          <w:b/>
          <w:color w:val="000000"/>
          <w:sz w:val="22"/>
          <w:u w:val="single"/>
        </w:rPr>
        <w:t>SECTION 5 — ACCOUNT STATEMENTS AND REPORTING</w:t>
      </w:r>
    </w:p>
    <w:p>
      <w:pPr>
        <w:spacing w:line="276" w:lineRule="auto" w:before="0" w:after="120"/>
        <w:jc w:val="both"/>
      </w:pPr>
      <w:r>
        <w:rPr>
          <w:rFonts w:ascii="Times New Roman" w:hAnsi="Times New Roman"/>
          <w:b/>
          <w:color w:val="000000"/>
          <w:sz w:val="22"/>
        </w:rPr>
        <w:t xml:space="preserve">Section 5.1</w:t>
      </w:r>
      <w:r>
        <w:rPr>
          <w:rFonts w:ascii="Times New Roman" w:hAnsi="Times New Roman"/>
          <w:color w:val="000000"/>
          <w:sz w:val="22"/>
        </w:rPr>
        <w:t xml:space="preserve"> </w:t>
      </w:r>
      <w:r>
        <w:rPr>
          <w:rFonts w:ascii="Times New Roman" w:hAnsi="Times New Roman"/>
          <w:i/>
          <w:color w:val="000000"/>
          <w:sz w:val="22"/>
        </w:rPr>
        <w:t xml:space="preserve">Periodic Statements.</w:t>
      </w:r>
      <w:r>
        <w:rPr>
          <w:rFonts w:ascii="Times New Roman" w:hAnsi="Times New Roman"/>
          <w:color w:val="000000"/>
          <w:sz w:val="22"/>
        </w:rPr>
        <w:t xml:space="preserve"> Securities Intermediary shall provide the Secured Party and Pledgor with written account statements reflecting all Financial Assets, Security Entitlements, and cash balances held in or credited to the Account, together with a detailed summary of all transactions (including all credits, debits, transfers, purchases, sales, maturities, redemptions, income receipts, and corporate actions) occurring during the applicable statement period. Such statements shall be provided no less frequently than </w:t>
      </w:r>
      <w:r>
        <w:rPr>
          <w:rFonts w:ascii="Times New Roman" w:hAnsi="Times New Roman" w:cs="Times New Roman"/>
          <w:sz w:val="22"/>
          <w:szCs w:val="22"/>
          <w:color w:val="000000"/>
          <w:b/>
        </w:rPr>
        <w:t xml:space="preserve">monthly</w:t>
      </w:r>
      <w:r>
        <w:rPr>
          <w:rFonts w:ascii="Times New Roman" w:hAnsi="Times New Roman" w:cs="Times New Roman"/>
          <w:sz w:val="22"/>
          <w:szCs w:val="22"/>
          <w:color w:val="000000"/>
        </w:rPr>
        <w:t xml:space="preserve">, delivered by electronic transmission or other means acceptable to the Secured Party and Pledgor within </w:t>
      </w:r>
      <w:ins w:id="1083" w:author="Whitfield Greer &amp; Associates LLP" w:date="2025-05-09T09:00:00Z">
        <w:r>
          <w:rPr>
            <w:rFonts w:ascii="Times New Roman" w:hAnsi="Times New Roman" w:cs="Times New Roman"/>
            <w:sz w:val="22"/>
            <w:szCs w:val="22"/>
            <w:color w:val="000000"/>
          </w:rPr>
          <w:t xml:space="preserve">ten (10) Business Days following the close of each calendar month (or, if Securities Intermediary is unable to do so notwithstanding the exercise of commercially reasonable efforts, as promptly as practicable thereafter and in any event within </w:t>
        </w:r>
      </w:ins>
      <w:r>
        <w:rPr>
          <w:rFonts w:ascii="Times New Roman" w:hAnsi="Times New Roman" w:cs="Times New Roman"/>
          <w:sz w:val="22"/>
          <w:szCs w:val="22"/>
          <w:color w:val="000000"/>
          <w:b/>
        </w:rPr>
        <w:t xml:space="preserve">fifteen (15)</w:t>
      </w:r>
      <w:r>
        <w:rPr>
          <w:rFonts w:ascii="Times New Roman" w:hAnsi="Times New Roman" w:cs="Times New Roman"/>
          <w:sz w:val="22"/>
          <w:szCs w:val="22"/>
          <w:color w:val="000000"/>
        </w:rPr>
        <w:t xml:space="preserve"> Business Days following the close of </w:t>
      </w:r>
      <w:del w:id="1084" w:author="Whitfield Greer &amp; Associates LLP" w:date="2025-05-09T09:00:00Z">
        <w:r>
          <w:rPr>
            <w:rFonts w:ascii="Times New Roman" w:hAnsi="Times New Roman" w:cs="Times New Roman"/>
            <w:sz w:val="22"/>
            <w:szCs w:val="22"/>
            <w:color w:val="000000"/>
          </w:rPr>
          <w:delText xml:space="preserve">each</w:delText>
        </w:r>
      </w:del>
      <w:ins w:id="1085" w:author="Whitfield Greer &amp; Associates LLP" w:date="2025-05-09T09:00:00Z">
        <w:r>
          <w:rPr>
            <w:rFonts w:ascii="Times New Roman" w:hAnsi="Times New Roman" w:cs="Times New Roman"/>
            <w:sz w:val="22"/>
            <w:szCs w:val="22"/>
            <w:color w:val="000000"/>
          </w:rPr>
          <w:t xml:space="preserve">such</w:t>
        </w:r>
      </w:ins>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calendar month</w:t>
      </w:r>
      <w:ins w:id="1086" w:author="Whitfield Greer &amp; Associates LLP" w:date="2025-05-09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w:t>
      </w:r>
      <w:r>
        <w:rPr>
          <w:rFonts w:ascii="Times New Roman" w:hAnsi="Times New Roman"/>
          <w:color w:val="000000"/>
          <w:sz w:val="22"/>
        </w:rPr>
        <w:t xml:space="preserve"> Each statement shall include, at a minimum, the following information: (a) a listing of all Financial Assets held in the Account, identified by issuer, CUSIP or ISIN number (as applicable), quantity, and market value; (b) all cash balances, by currency; (c) a summary of all transactions during the reporting period; and (d) any pending or unsettled transactions as of the close of the reporting period.</w:t>
      </w:r>
      <w:ins w:id="1087" w:author="Whitfield Greer &amp; Associates LLP" w:date="2025-05-09T09:00:00Z">
        <w:r>
          <w:rPr>
            <w:rFonts w:ascii="Times New Roman" w:hAnsi="Times New Roman"/>
            <w:color w:val="000000"/>
            <w:sz w:val="22"/>
          </w:rPr>
          <w:t xml:space="preserve"> In addition, Securities Intermediary shall deliver to the Secured Party, by electronic transmission, copies of the position and transaction reports generated for the Account in the ordinary course under the standard reporting package furnished to Pledgor under the Custody Agreement, no less frequently than weekly (and, following its receipt of a Notice of Exclusive Control, on each Business Day).</w:t>
        </w:r>
      </w:ins>
    </w:p>
    <w:p>
      <w:pPr>
        <w:spacing w:line="276" w:lineRule="auto" w:before="0" w:after="120"/>
        <w:jc w:val="both"/>
      </w:pPr>
      <w:r>
        <w:rPr>
          <w:rFonts w:ascii="Times New Roman" w:hAnsi="Times New Roman"/>
          <w:color w:val="000000"/>
          <w:sz w:val="22"/>
        </w:rPr>
        <w:t xml:space="preserve"/>
      </w:r>
      <w:r>
        <w:rPr>
          <w:rFonts w:ascii="Times New Roman" w:hAnsi="Times New Roman" w:cs="Times New Roman"/>
          <w:sz w:val="22"/>
          <w:szCs w:val="22"/>
          <w:color w:val="000000"/>
          <w:b/>
        </w:rPr>
        <w:t xml:space="preserve">Section 5.2</w:t>
      </w:r>
      <w:r>
        <w:rPr>
          <w:rFonts w:ascii="Times New Roman" w:hAnsi="Times New Roman"/>
          <w:color w:val="000000"/>
          <w:sz w:val="22"/>
        </w:rPr>
        <w:t xml:space="preserve"> </w:t>
      </w:r>
      <w:r>
        <w:rPr>
          <w:rFonts w:ascii="Times New Roman" w:hAnsi="Times New Roman"/>
          <w:i/>
          <w:color w:val="000000"/>
          <w:sz w:val="22"/>
        </w:rPr>
        <w:t>Additional Information.</w:t>
      </w:r>
      <w:r>
        <w:rPr>
          <w:rFonts w:ascii="Times New Roman" w:hAnsi="Times New Roman"/>
          <w:color w:val="000000"/>
          <w:sz w:val="22"/>
        </w:rPr>
        <w:t xml:space="preserve"> Securities Intermediary shall promptly provide the Secured Party with such additional information, reports, certifications, or documentation regarding the Account and the Financial Assets credited thereto as the Secured Party may reasonably request from time to time, including, without limitation, trade confirmations, tax information, regulatory filings, and corporate action notices. Securities Intermediary shall respond to any such request within a commercially reasonable period, and in no event later than three (3) Business Days following receipt of such request.</w:t>
      </w:r>
    </w:p>
    <w:p>
      <w:pPr>
        <w:spacing w:line="276" w:lineRule="auto" w:before="0" w:after="120"/>
        <w:jc w:val="both"/>
      </w:pPr>
      <w:r>
        <w:rPr>
          <w:rFonts w:ascii="Times New Roman" w:hAnsi="Times New Roman"/>
          <w:color w:val="000000"/>
          <w:sz w:val="22"/>
        </w:rPr>
        <w:t xml:space="preserve"/>
      </w:r>
      <w:r>
        <w:rPr>
          <w:rFonts w:ascii="Times New Roman" w:hAnsi="Times New Roman" w:cs="Times New Roman"/>
          <w:sz w:val="22"/>
          <w:szCs w:val="22"/>
          <w:color w:val="000000"/>
          <w:b/>
        </w:rPr>
        <w:t xml:space="preserve">Section 5.3</w:t>
      </w:r>
      <w:r>
        <w:rPr>
          <w:rFonts w:ascii="Times New Roman" w:hAnsi="Times New Roman"/>
          <w:color w:val="000000"/>
          <w:sz w:val="22"/>
        </w:rPr>
        <w:t xml:space="preserve"> </w:t>
      </w:r>
      <w:r>
        <w:rPr>
          <w:rFonts w:ascii="Times New Roman" w:hAnsi="Times New Roman"/>
          <w:i/>
          <w:color w:val="000000"/>
          <w:sz w:val="22"/>
        </w:rPr>
        <w:t>Statements to Pledgor.</w:t>
      </w:r>
      <w:r>
        <w:rPr>
          <w:rFonts w:ascii="Times New Roman" w:hAnsi="Times New Roman"/>
          <w:color w:val="000000"/>
          <w:sz w:val="22"/>
        </w:rPr>
        <w:t xml:space="preserve"> Securities Intermediary shall simultaneously provide Pledgor with copies of all account statements, reports, and other information delivered to the Secured Party pursuant to this Section 5. Nothing in this </w:t>
      </w:r>
      <w:r>
        <w:rPr>
          <w:rFonts w:ascii="Times New Roman" w:hAnsi="Times New Roman"/>
          <w:color w:val="000000"/>
          <w:sz w:val="22"/>
        </w:rPr>
        <w:t xml:space="preserve"/>
      </w:r>
      <w:r>
        <w:rPr>
          <w:rFonts w:ascii="Times New Roman" w:hAnsi="Times New Roman" w:cs="Times New Roman"/>
          <w:sz w:val="22"/>
          <w:szCs w:val="22"/>
          <w:color w:val="000000"/>
        </w:rPr>
        <w:t xml:space="preserve">Section 5.3</w:t>
      </w:r>
      <w:r>
        <w:rPr>
          <w:rFonts w:ascii="Times New Roman" w:hAnsi="Times New Roman"/>
          <w:color w:val="000000"/>
          <w:sz w:val="22"/>
        </w:rPr>
        <w:t xml:space="preserve"> shall limit or modify the information or reporting obligations of Securities Intermediary to Pledgor under the Custody Agreement, which obligations shall continue in full force and effect.</w:t>
      </w:r>
    </w:p>
    <w:p>
      <w:pPr>
        <w:spacing w:line="276" w:lineRule="auto" w:before="0" w:after="120"/>
        <w:jc w:val="both"/>
        <w:rPr>
          <w:ins w:id="1088" w:author="Whitfield Greer &amp; Associates LLP" w:date="2025-05-09T09:00:00Z"/>
        </w:rPr>
      </w:pPr>
      <w:ins w:id="1089" w:author="Whitfield Greer &amp; Associates LLP" w:date="2025-05-09T09:00:00Z">
        <w:r>
          <w:rPr>
            <w:rFonts w:ascii="Times New Roman" w:hAnsi="Times New Roman"/>
            <w:b/>
            <w:color w:val="000000"/>
            <w:sz w:val="22"/>
          </w:rPr>
          <w:t xml:space="preserve">Section 5.4</w:t>
        </w:r>
        <w:r>
          <w:rPr>
            <w:rFonts w:ascii="Times New Roman" w:hAnsi="Times New Roman"/>
            <w:color w:val="000000"/>
            <w:sz w:val="22"/>
          </w:rPr>
          <w:t xml:space="preserve"> </w:t>
        </w:r>
        <w:r>
          <w:rPr>
            <w:rFonts w:ascii="Times New Roman" w:hAnsi="Times New Roman"/>
            <w:i/>
            <w:color w:val="000000"/>
            <w:sz w:val="22"/>
          </w:rPr>
          <w:t xml:space="preserve">Electronic Access.</w:t>
        </w:r>
        <w:r>
          <w:rPr>
            <w:rFonts w:ascii="Times New Roman" w:hAnsi="Times New Roman"/>
            <w:color w:val="000000"/>
            <w:sz w:val="22"/>
          </w:rPr>
          <w:t xml:space="preserve"> Securities Intermediary shall use commercially reasonable efforts to provide the Secured Party (through up to two (2) individuals designated by it in writing) with read-only access to information regarding the Account through the Tidewater ClientView Portal (as defined in the Custody Agreement) or any successor client reporting platform, subject to Securities Intermediary's standard third-party access terms and information security requirements, as soon as practicable and in any event within ninety (90) days following the date of this Agreement. Pending the establishment of such access, Securities Intermediary shall continue to deliver the reports described in the last sentence of Section 5.1. Pledgor hereby authorizes such access and shall bear any portal access fees payable in respect thereof under the Custody Agreement.</w:t>
        </w:r>
      </w:ins>
    </w:p>
    <w:p>
      <w:pPr>
        <w:keepNext/>
        <w:spacing w:line="276" w:lineRule="auto" w:before="360" w:after="120"/>
        <w:jc w:val="left"/>
      </w:pPr>
      <w:r>
        <w:rPr>
          <w:rFonts w:ascii="Times New Roman" w:hAnsi="Times New Roman"/>
          <w:b/>
          <w:color w:val="000000"/>
          <w:sz w:val="22"/>
          <w:u w:val="single"/>
        </w:rPr>
        <w:t>SECTION 6 — STANDARD OF CARE; LIMITATION OF LIABILITY</w:t>
      </w:r>
    </w:p>
    <w:p>
      <w:pPr>
        <w:spacing w:line="276" w:lineRule="auto" w:before="0" w:after="120"/>
        <w:jc w:val="both"/>
      </w:pPr>
      <w:r>
        <w:rPr>
          <w:rFonts w:ascii="Times New Roman" w:hAnsi="Times New Roman"/>
          <w:b/>
          <w:color w:val="000000"/>
          <w:sz w:val="22"/>
        </w:rPr>
        <w:t xml:space="preserve">Section 6.1</w:t>
      </w:r>
      <w:r>
        <w:rPr>
          <w:rFonts w:ascii="Times New Roman" w:hAnsi="Times New Roman"/>
          <w:color w:val="000000"/>
          <w:sz w:val="22"/>
        </w:rPr>
        <w:t xml:space="preserve"> </w:t>
      </w:r>
      <w:r>
        <w:rPr>
          <w:rFonts w:ascii="Times New Roman" w:hAnsi="Times New Roman"/>
          <w:i/>
          <w:color w:val="000000"/>
          <w:sz w:val="22"/>
        </w:rPr>
        <w:t xml:space="preserve">Standard of Care.</w:t>
      </w:r>
      <w:r>
        <w:rPr>
          <w:rFonts w:ascii="Times New Roman" w:hAnsi="Times New Roman"/>
          <w:color w:val="000000"/>
          <w:sz w:val="22"/>
        </w:rPr>
        <w:t xml:space="preserve"> Securities Intermediary shall perform its duties and obligations under this Agreement </w:t>
      </w:r>
      <w:r>
        <w:rPr>
          <w:rFonts w:ascii="Times New Roman" w:hAnsi="Times New Roman" w:cs="Times New Roman"/>
          <w:sz w:val="22"/>
          <w:szCs w:val="22"/>
          <w:color w:val="000000"/>
          <w:b/>
        </w:rPr>
        <w:t xml:space="preserve">in good faith</w:t>
      </w:r>
      <w:ins w:id="1090" w:author="Whitfield Greer &amp; Associates LLP" w:date="2025-05-09T09:00:00Z">
        <w:r>
          <w:rPr>
            <w:rFonts w:ascii="Times New Roman" w:hAnsi="Times New Roman" w:cs="Times New Roman"/>
            <w:sz w:val="22"/>
            <w:szCs w:val="22"/>
            <w:color w:val="000000"/>
          </w:rPr>
          <w:t xml:space="preserve"> and with the degree of care, diligence, and skill required by the Applicable Standard of Care (as defined in Section 7.1 of the Custody Agreement), and shall perform its duties as securities intermediary with respect to the Account in accordance with Sections 8-504 through 8-508 of the UCC</w:t>
        </w:r>
      </w:ins>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Securities Intermediary shall not be liable to the Secured Party or the Pledgor for any action taken or omission made in connection with this Agreement except to the extent that such action or omission constitutes </w:t>
      </w:r>
      <w:del w:id="1091" w:author="Whitfield Greer &amp; Associates LLP" w:date="2025-05-09T09:00:00Z">
        <w:r>
          <w:rPr>
            <w:rFonts w:ascii="Times New Roman" w:hAnsi="Times New Roman" w:cs="Times New Roman"/>
            <w:sz w:val="22"/>
            <w:szCs w:val="22"/>
            <w:color w:val="000000"/>
            <w:b/>
          </w:rPr>
          <w:delText xml:space="preserve">gross negligence</w:delText>
        </w:r>
      </w:del>
      <w:ins w:id="1092" w:author="Whitfield Greer &amp; Associates LLP" w:date="2025-05-09T09:00:00Z">
        <w:r>
          <w:rPr>
            <w:rFonts w:ascii="Times New Roman" w:hAnsi="Times New Roman" w:cs="Times New Roman"/>
            <w:sz w:val="22"/>
            <w:szCs w:val="22"/>
            <w:color w:val="000000"/>
          </w:rPr>
          <w:t xml:space="preserve">negligence, bad faith,</w:t>
        </w:r>
      </w:ins>
      <w:r>
        <w:rPr>
          <w:rFonts w:ascii="Times New Roman" w:hAnsi="Times New Roman" w:cs="Times New Roman"/>
          <w:sz w:val="22"/>
          <w:szCs w:val="22"/>
          <w:color w:val="000000"/>
          <w:b/>
        </w:rPr>
        <w:t xml:space="preserve"> or willful misconduct on the part of Securities Intermediary</w:t>
      </w:r>
      <w:ins w:id="1093" w:author="Whitfield Greer &amp; Associates LLP" w:date="2025-05-09T09:00:00Z">
        <w:r>
          <w:rPr>
            <w:rFonts w:ascii="Times New Roman" w:hAnsi="Times New Roman" w:cs="Times New Roman"/>
            <w:sz w:val="22"/>
            <w:szCs w:val="22"/>
            <w:color w:val="000000"/>
          </w:rPr>
          <w:t xml:space="preserve">, measured against the Applicable Standard of Care and consistent with Section 8.1(a) of the Custody Agreement; provided that, solely with respect to its reporting obligations under Section 5, Securities Intermediary shall be liable only for its gross negligence, bad faith, or willful misconduct</w:t>
        </w:r>
      </w:ins>
      <w:r>
        <w:rPr>
          <w:rFonts w:ascii="Times New Roman" w:hAnsi="Times New Roman" w:cs="Times New Roman"/>
          <w:sz w:val="22"/>
          <w:szCs w:val="22"/>
          <w:color w:val="000000"/>
          <w:b/>
        </w:rPr>
        <w:t xml:space="preserve">.</w:t>
      </w:r>
      <w:r>
        <w:rPr>
          <w:rFonts w:ascii="Times New Roman" w:hAnsi="Times New Roman"/>
          <w:color w:val="000000"/>
          <w:sz w:val="22"/>
        </w:rPr>
        <w:t xml:space="preserve"> Without limiting the generality of the foregoing, Securities Intermediary shall (a) maintain the Account and all Financial Assets credited thereto in accordance with the UCC, all applicable federal and state laws and regulations, and all applicable rules of any self-regulatory organization to which Securities Intermediary is subject, and (b) use commercially reasonable efforts to safeguard and protect the Financial Assets and Security Entitlements held in the Account from loss, theft, destruction, or unauthorized access.</w:t>
      </w:r>
    </w:p>
    <w:p>
      <w:pPr>
        <w:spacing w:line="276" w:lineRule="auto" w:before="0" w:after="120"/>
        <w:jc w:val="both"/>
      </w:pPr>
      <w:r>
        <w:rPr>
          <w:rFonts w:ascii="Times New Roman" w:hAnsi="Times New Roman"/>
          <w:b/>
          <w:color w:val="000000"/>
          <w:sz w:val="22"/>
        </w:rPr>
        <w:t xml:space="preserve">Section 6.2</w:t>
      </w:r>
      <w:r>
        <w:rPr>
          <w:rFonts w:ascii="Times New Roman" w:hAnsi="Times New Roman"/>
          <w:color w:val="000000"/>
          <w:sz w:val="22"/>
        </w:rPr>
        <w:t xml:space="preserve"> </w:t>
      </w:r>
      <w:r>
        <w:rPr>
          <w:rFonts w:ascii="Times New Roman" w:hAnsi="Times New Roman"/>
          <w:i/>
          <w:color w:val="000000"/>
          <w:sz w:val="22"/>
        </w:rPr>
        <w:t xml:space="preserve">Liability for Breach.</w:t>
      </w:r>
      <w:r>
        <w:rPr>
          <w:rFonts w:ascii="Times New Roman" w:hAnsi="Times New Roman"/>
          <w:color w:val="000000"/>
          <w:sz w:val="22"/>
        </w:rPr>
        <w:t xml:space="preserve"> Securities Intermediary shall be liable to the Secured Party and Pledgor for </w:t>
      </w:r>
      <w:r>
        <w:rPr>
          <w:rFonts w:ascii="Times New Roman" w:hAnsi="Times New Roman" w:cs="Times New Roman"/>
          <w:sz w:val="22"/>
          <w:szCs w:val="22"/>
          <w:color w:val="000000"/>
          <w:b/>
        </w:rPr>
        <w:t xml:space="preserve">direct</w:t>
      </w:r>
      <w:r>
        <w:rPr>
          <w:rFonts w:ascii="Times New Roman" w:hAnsi="Times New Roman" w:cs="Times New Roman"/>
          <w:sz w:val="22"/>
          <w:szCs w:val="22"/>
          <w:color w:val="000000"/>
        </w:rPr>
        <w:t xml:space="preserve"> losses </w:t>
      </w:r>
      <w:r>
        <w:rPr>
          <w:rFonts w:ascii="Times New Roman" w:hAnsi="Times New Roman" w:cs="Times New Roman"/>
          <w:sz w:val="22"/>
          <w:szCs w:val="22"/>
          <w:color w:val="000000"/>
          <w:b/>
        </w:rPr>
        <w:t xml:space="preserve">or</w:t>
      </w:r>
      <w:r>
        <w:rPr>
          <w:rFonts w:ascii="Times New Roman" w:hAnsi="Times New Roman" w:cs="Times New Roman"/>
          <w:sz w:val="22"/>
          <w:szCs w:val="22"/>
          <w:color w:val="000000"/>
        </w:rPr>
        <w:t xml:space="preserve"> damages </w:t>
      </w:r>
      <w:del w:id="1094" w:author="Whitfield Greer &amp; Associates LLP" w:date="2025-05-09T09:00:00Z">
        <w:r>
          <w:rPr>
            <w:rFonts w:ascii="Times New Roman" w:hAnsi="Times New Roman" w:cs="Times New Roman"/>
            <w:sz w:val="22"/>
            <w:szCs w:val="22"/>
            <w:color w:val="000000"/>
            <w:b/>
          </w:rPr>
          <w:delText xml:space="preserve">only </w:delText>
        </w:r>
      </w:del>
      <w:r>
        <w:rPr>
          <w:rFonts w:ascii="Times New Roman" w:hAnsi="Times New Roman" w:cs="Times New Roman"/>
          <w:sz w:val="22"/>
          <w:szCs w:val="22"/>
          <w:color w:val="000000"/>
          <w:b/>
        </w:rPr>
        <w:t xml:space="preserve">to the extent</w:t>
      </w:r>
      <w:r>
        <w:rPr>
          <w:rFonts w:ascii="Times New Roman" w:hAnsi="Times New Roman" w:cs="Times New Roman"/>
          <w:sz w:val="22"/>
          <w:szCs w:val="22"/>
          <w:color w:val="000000"/>
        </w:rPr>
        <w:t xml:space="preserve"> resulting from, arising out of, or in connection with Securities Intermediary's </w:t>
      </w:r>
      <w:del w:id="1095" w:author="Whitfield Greer &amp; Associates LLP" w:date="2025-05-09T09:00:00Z">
        <w:r>
          <w:rPr>
            <w:rFonts w:ascii="Times New Roman" w:hAnsi="Times New Roman" w:cs="Times New Roman"/>
            <w:sz w:val="22"/>
            <w:szCs w:val="22"/>
            <w:color w:val="000000"/>
            <w:b/>
          </w:rPr>
          <w:delText xml:space="preserve">gross negligence or willful misconduct</w:delText>
        </w:r>
        <w:r>
          <w:rPr>
            <w:rFonts w:ascii="Times New Roman" w:hAnsi="Times New Roman" w:cs="Times New Roman"/>
            <w:sz w:val="22"/>
            <w:szCs w:val="22"/>
            <w:color w:val="000000"/>
          </w:rPr>
          <w:delText xml:space="preserve"> in the performance of its duties and obligations under</w:delText>
        </w:r>
      </w:del>
      <w:ins w:id="1096" w:author="Whitfield Greer &amp; Associates LLP" w:date="2025-05-09T09:00:00Z">
        <w:r>
          <w:rPr>
            <w:rFonts w:ascii="Times New Roman" w:hAnsi="Times New Roman" w:cs="Times New Roman"/>
            <w:sz w:val="22"/>
            <w:szCs w:val="22"/>
            <w:color w:val="000000"/>
          </w:rPr>
          <w:t xml:space="preserve">negligence, bad faith, or willful misconduct (determined in accordance with Section 6.1) in the performance of its duties and obligations under this Agreement. For purposes of this Agreement, direct losses and damages shall include the value of any Financial Assets or cash transferred, released, or otherwise disposed of in violation of this Agreement (including in violation of Section 3.1 or Section 7.2) and the amount the Secured Party would have realized had Securities Intermediary complied with an Entitlement Order or Notice of Exclusive Control in accordance with</w:t>
        </w:r>
      </w:ins>
      <w:r>
        <w:rPr>
          <w:rFonts w:ascii="Times New Roman" w:hAnsi="Times New Roman" w:cs="Times New Roman"/>
          <w:sz w:val="22"/>
          <w:szCs w:val="22"/>
          <w:color w:val="000000"/>
        </w:rPr>
        <w:t xml:space="preserve"> this Agreement.</w:t>
      </w:r>
    </w:p>
    <w:p>
      <w:pPr>
        <w:spacing w:line="276" w:lineRule="auto" w:before="0" w:after="120"/>
        <w:jc w:val="both"/>
      </w:pPr>
      <w:r>
        <w:rPr>
          <w:rFonts w:ascii="Times New Roman" w:hAnsi="Times New Roman" w:cs="Times New Roman"/>
          <w:sz w:val="22"/>
          <w:szCs w:val="22"/>
          <w:color w:val="000000"/>
          <w:b/>
        </w:rPr>
        <w:t xml:space="preserve">Section 6.3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Consequential Damages Waiver.</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 no event shall </w:t>
      </w:r>
      <w:del w:id="1097" w:author="Whitfield Greer &amp; Associates LLP" w:date="2025-05-09T09:00:00Z">
        <w:r>
          <w:rPr>
            <w:rFonts w:ascii="Times New Roman" w:hAnsi="Times New Roman" w:cs="Times New Roman"/>
            <w:sz w:val="22"/>
            <w:szCs w:val="22"/>
            <w:color w:val="000000"/>
            <w:b/>
          </w:rPr>
          <w:delText xml:space="preserve">Securities Intermediary</w:delText>
        </w:r>
      </w:del>
      <w:ins w:id="1098" w:author="Whitfield Greer &amp; Associates LLP" w:date="2025-05-09T09:00:00Z">
        <w:r>
          <w:rPr>
            <w:rFonts w:ascii="Times New Roman" w:hAnsi="Times New Roman" w:cs="Times New Roman"/>
            <w:sz w:val="22"/>
            <w:szCs w:val="22"/>
            <w:color w:val="000000"/>
          </w:rPr>
          <w:t xml:space="preserve">any party hereto</w:t>
        </w:r>
      </w:ins>
      <w:r>
        <w:rPr>
          <w:rFonts w:ascii="Times New Roman" w:hAnsi="Times New Roman" w:cs="Times New Roman"/>
          <w:sz w:val="22"/>
          <w:szCs w:val="22"/>
          <w:color w:val="000000"/>
          <w:b/>
        </w:rPr>
        <w:t xml:space="preserve"> be liable to </w:t>
      </w:r>
      <w:del w:id="1099" w:author="Whitfield Greer &amp; Associates LLP" w:date="2025-05-09T09:00:00Z">
        <w:r>
          <w:rPr>
            <w:rFonts w:ascii="Times New Roman" w:hAnsi="Times New Roman" w:cs="Times New Roman"/>
            <w:sz w:val="22"/>
            <w:szCs w:val="22"/>
            <w:color w:val="000000"/>
            <w:b/>
          </w:rPr>
          <w:delText xml:space="preserve">the Secured Party, the Pledgor, or </w:delText>
        </w:r>
      </w:del>
      <w:r>
        <w:rPr>
          <w:rFonts w:ascii="Times New Roman" w:hAnsi="Times New Roman" w:cs="Times New Roman"/>
          <w:sz w:val="22"/>
          <w:szCs w:val="22"/>
          <w:color w:val="000000"/>
          <w:b/>
        </w:rPr>
        <w:t xml:space="preserve">any other </w:t>
      </w:r>
      <w:del w:id="1100" w:author="Whitfield Greer &amp; Associates LLP" w:date="2025-05-09T09:00:00Z">
        <w:r>
          <w:rPr>
            <w:rFonts w:ascii="Times New Roman" w:hAnsi="Times New Roman" w:cs="Times New Roman"/>
            <w:sz w:val="22"/>
            <w:szCs w:val="22"/>
            <w:color w:val="000000"/>
            <w:b/>
          </w:rPr>
          <w:delText xml:space="preserve">person</w:delText>
        </w:r>
      </w:del>
      <w:ins w:id="1101" w:author="Whitfield Greer &amp; Associates LLP" w:date="2025-05-09T09:00:00Z">
        <w:r>
          <w:rPr>
            <w:rFonts w:ascii="Times New Roman" w:hAnsi="Times New Roman" w:cs="Times New Roman"/>
            <w:sz w:val="22"/>
            <w:szCs w:val="22"/>
            <w:color w:val="000000"/>
          </w:rPr>
          <w:t xml:space="preserve">party hereto</w:t>
        </w:r>
      </w:ins>
      <w:r>
        <w:rPr>
          <w:rFonts w:ascii="Times New Roman" w:hAnsi="Times New Roman" w:cs="Times New Roman"/>
          <w:sz w:val="22"/>
          <w:szCs w:val="22"/>
          <w:color w:val="000000"/>
          <w:b/>
        </w:rPr>
        <w:t xml:space="preserve"> for any special, indirect, incidental, punitive, or consequential damages of any kind (including lost profits</w:t>
      </w:r>
      <w:del w:id="1102" w:author="Whitfield Greer &amp; Associates LLP" w:date="2025-05-09T09:00:00Z">
        <w:r>
          <w:rPr>
            <w:rFonts w:ascii="Times New Roman" w:hAnsi="Times New Roman" w:cs="Times New Roman"/>
            <w:sz w:val="22"/>
            <w:szCs w:val="22"/>
            <w:color w:val="000000"/>
            <w:b/>
          </w:rPr>
          <w:delText xml:space="preserve">,</w:delText>
        </w:r>
      </w:del>
      <w:ins w:id="1103" w:author="Whitfield Greer &amp; Associates LLP" w:date="2025-05-09T09:00:00Z">
        <w:r>
          <w:rPr>
            <w:rFonts w:ascii="Times New Roman" w:hAnsi="Times New Roman" w:cs="Times New Roman"/>
            <w:sz w:val="22"/>
            <w:szCs w:val="22"/>
            <w:color w:val="000000"/>
          </w:rPr>
          <w:t xml:space="preserve"> and</w:t>
        </w:r>
      </w:ins>
      <w:r>
        <w:rPr>
          <w:rFonts w:ascii="Times New Roman" w:hAnsi="Times New Roman" w:cs="Times New Roman"/>
          <w:sz w:val="22"/>
          <w:szCs w:val="22"/>
          <w:color w:val="000000"/>
          <w:b/>
        </w:rPr>
        <w:t xml:space="preserve"> loss of business opportunity</w:t>
      </w:r>
      <w:del w:id="1104" w:author="Whitfield Greer &amp; Associates LLP" w:date="2025-05-09T09:00:00Z">
        <w:r>
          <w:rPr>
            <w:rFonts w:ascii="Times New Roman" w:hAnsi="Times New Roman" w:cs="Times New Roman"/>
            <w:sz w:val="22"/>
            <w:szCs w:val="22"/>
            <w:color w:val="000000"/>
            <w:b/>
          </w:rPr>
          <w:delText xml:space="preserve">, and diminution in value</w:delText>
        </w:r>
      </w:del>
      <w:r>
        <w:rPr>
          <w:rFonts w:ascii="Times New Roman" w:hAnsi="Times New Roman" w:cs="Times New Roman"/>
          <w:sz w:val="22"/>
          <w:szCs w:val="22"/>
          <w:color w:val="000000"/>
          <w:b/>
        </w:rPr>
        <w:t xml:space="preserve">), regardless of the form of action or theory of liability (whether in contract, tort, strict liability, or otherwise), even if </w:t>
      </w:r>
      <w:del w:id="1105" w:author="Whitfield Greer &amp; Associates LLP" w:date="2025-05-09T09:00:00Z">
        <w:r>
          <w:rPr>
            <w:rFonts w:ascii="Times New Roman" w:hAnsi="Times New Roman" w:cs="Times New Roman"/>
            <w:sz w:val="22"/>
            <w:szCs w:val="22"/>
            <w:color w:val="000000"/>
            <w:b/>
          </w:rPr>
          <w:delText xml:space="preserve">Securities Intermediary</w:delText>
        </w:r>
      </w:del>
      <w:ins w:id="1106" w:author="Whitfield Greer &amp; Associates LLP" w:date="2025-05-09T09:00:00Z">
        <w:r>
          <w:rPr>
            <w:rFonts w:ascii="Times New Roman" w:hAnsi="Times New Roman" w:cs="Times New Roman"/>
            <w:sz w:val="22"/>
            <w:szCs w:val="22"/>
            <w:color w:val="000000"/>
          </w:rPr>
          <w:t xml:space="preserve">such party</w:t>
        </w:r>
      </w:ins>
      <w:r>
        <w:rPr>
          <w:rFonts w:ascii="Times New Roman" w:hAnsi="Times New Roman" w:cs="Times New Roman"/>
          <w:sz w:val="22"/>
          <w:szCs w:val="22"/>
          <w:color w:val="000000"/>
          <w:b/>
        </w:rPr>
        <w:t xml:space="preserve"> has been advised of the possibility of such damages, arising out of or in connection with this Agreement or the transactions contemplated hereby</w:t>
      </w:r>
      <w:ins w:id="1107" w:author="Whitfield Greer &amp; Associates LLP" w:date="2025-05-09T09:00:00Z">
        <w:r>
          <w:rPr>
            <w:rFonts w:ascii="Times New Roman" w:hAnsi="Times New Roman" w:cs="Times New Roman"/>
            <w:sz w:val="22"/>
            <w:szCs w:val="22"/>
            <w:color w:val="000000"/>
          </w:rPr>
          <w:t xml:space="preserve">; provided that the foregoing shall not limit (a) the recovery of direct losses and damages described in Section 6.2, (b) liability for fraud, bad faith, gross negligence, or willful misconduct, or (c) any party's obligations under Section 8 in respect of claims asserted by third parties</w:t>
        </w:r>
      </w:ins>
      <w:r>
        <w:rPr>
          <w:rFonts w:ascii="Times New Roman" w:hAnsi="Times New Roman" w:cs="Times New Roman"/>
          <w:sz w:val="22"/>
          <w:szCs w:val="22"/>
          <w:color w:val="000000"/>
          <w:b/>
        </w:rPr>
        <w:t xml:space="preserve">.</w:t>
      </w:r>
    </w:p>
    <w:p>
      <w:pPr>
        <w:spacing w:line="276" w:lineRule="auto" w:before="0" w:after="120"/>
        <w:jc w:val="both"/>
      </w:pPr>
      <w:r>
        <w:rPr>
          <w:rFonts w:ascii="Times New Roman" w:hAnsi="Times New Roman" w:cs="Times New Roman"/>
          <w:sz w:val="22"/>
          <w:szCs w:val="22"/>
          <w:color w:val="000000"/>
          <w:b/>
        </w:rPr>
        <w:t xml:space="preserve">Section 6.4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Aggregate Liability 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Securities Intermediary's aggregate liability to the Secured Party and the Pledgor under this Agreement for any and all claims arising in any twelve (12)-month period shall not exceed the </w:t>
      </w:r>
      <w:del w:id="1108" w:author="Whitfield Greer &amp; Associates LLP" w:date="2025-05-09T09:00:00Z">
        <w:r>
          <w:rPr>
            <w:rFonts w:ascii="Times New Roman" w:hAnsi="Times New Roman" w:cs="Times New Roman"/>
            <w:sz w:val="22"/>
            <w:szCs w:val="22"/>
            <w:color w:val="000000"/>
            <w:b/>
          </w:rPr>
          <w:delText xml:space="preserve">lesser</w:delText>
        </w:r>
      </w:del>
      <w:ins w:id="1109" w:author="Whitfield Greer &amp; Associates LLP" w:date="2025-05-09T09:00:00Z">
        <w:r>
          <w:rPr>
            <w:rFonts w:ascii="Times New Roman" w:hAnsi="Times New Roman" w:cs="Times New Roman"/>
            <w:sz w:val="22"/>
            <w:szCs w:val="22"/>
            <w:color w:val="000000"/>
          </w:rPr>
          <w:t xml:space="preserve">greater</w:t>
        </w:r>
      </w:ins>
      <w:r>
        <w:rPr>
          <w:rFonts w:ascii="Times New Roman" w:hAnsi="Times New Roman" w:cs="Times New Roman"/>
          <w:sz w:val="22"/>
          <w:szCs w:val="22"/>
          <w:color w:val="000000"/>
          <w:b/>
        </w:rPr>
        <w:t xml:space="preserve"> of (a) the aggregate fees actually paid by the Pledgor (as account holder) to Securities Intermediary under the Custody Agreement during the twelve (12)-month period immediately preceding the first event giving rise to such claim and (b) </w:t>
      </w:r>
      <w:ins w:id="1110" w:author="Whitfield Greer &amp; Associates LLP" w:date="2025-05-09T09:00:00Z">
        <w:r>
          <w:rPr>
            <w:rFonts w:ascii="Times New Roman" w:hAnsi="Times New Roman" w:cs="Times New Roman"/>
            <w:sz w:val="22"/>
            <w:szCs w:val="22"/>
            <w:color w:val="000000"/>
          </w:rPr>
          <w:t xml:space="preserve">Two Million </w:t>
        </w:r>
      </w:ins>
      <w:r>
        <w:rPr>
          <w:rFonts w:ascii="Times New Roman" w:hAnsi="Times New Roman" w:cs="Times New Roman"/>
          <w:sz w:val="22"/>
          <w:szCs w:val="22"/>
          <w:color w:val="000000"/>
          <w:b/>
        </w:rPr>
        <w:t xml:space="preserve">Five Hundred Thousand Dollars ($</w:t>
      </w:r>
      <w:ins w:id="1111" w:author="Whitfield Greer &amp; Associates LLP" w:date="2025-05-09T09:00:00Z">
        <w:r>
          <w:rPr>
            <w:rFonts w:ascii="Times New Roman" w:hAnsi="Times New Roman" w:cs="Times New Roman"/>
            <w:sz w:val="22"/>
            <w:szCs w:val="22"/>
            <w:color w:val="000000"/>
            <w:b/>
          </w:rPr>
          <w:t xml:space="preserve">2,</w:t>
        </w:r>
      </w:ins>
      <w:r>
        <w:rPr>
          <w:rFonts w:ascii="Times New Roman" w:hAnsi="Times New Roman" w:cs="Times New Roman"/>
          <w:sz w:val="22"/>
          <w:szCs w:val="22"/>
          <w:color w:val="000000"/>
          <w:b/>
        </w:rPr>
        <w:t xml:space="preserve">500,000)</w:t>
      </w:r>
      <w:ins w:id="1112" w:author="Whitfield Greer &amp; Associates LLP" w:date="2025-05-09T09:00:00Z">
        <w:r>
          <w:rPr>
            <w:rFonts w:ascii="Times New Roman" w:hAnsi="Times New Roman" w:cs="Times New Roman"/>
            <w:sz w:val="22"/>
            <w:szCs w:val="22"/>
            <w:color w:val="000000"/>
          </w:rPr>
          <w:t xml:space="preserve">; provided that the foregoing limitation shall not apply to any liability arising from (i) the gross negligence, bad faith, fraud, or willful misconduct of Securities Intermediary, or (ii) any transfer, release, or other disposition of Financial Assets or cash credited to the Account (A) pursuant to an Entitlement Order or instruction originated by Pledgor after Securities Intermediary's receipt of a Notice of Exclusive Control or (B) otherwise than pursuant to an Entitlement Order or instruction permitted by this Agreement</w:t>
        </w:r>
      </w:ins>
      <w:r>
        <w:rPr>
          <w:rFonts w:ascii="Times New Roman" w:hAnsi="Times New Roman" w:cs="Times New Roman"/>
          <w:sz w:val="22"/>
          <w:szCs w:val="22"/>
          <w:color w:val="000000"/>
          <w:b/>
        </w:rPr>
        <w:t xml:space="preserve">.</w:t>
      </w:r>
    </w:p>
    <w:p>
      <w:pPr>
        <w:keepNext/>
        <w:spacing w:line="276" w:lineRule="auto" w:before="360" w:after="120"/>
        <w:jc w:val="left"/>
      </w:pPr>
      <w:r>
        <w:rPr>
          <w:rFonts w:ascii="Times New Roman" w:hAnsi="Times New Roman"/>
          <w:b/>
          <w:color w:val="000000"/>
          <w:sz w:val="22"/>
          <w:u w:val="single"/>
        </w:rPr>
        <w:t>SECTION 7 — TREATMENT OF FINANCIAL ASSETS; INVESTMENT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Securities Intermediary shall maintain the Account, and all Financial Assets and Security Entitlements credited thereto, in accordance with the UCC, applicable law, and the terms of this Agreement, throughout the term of this Agreement. Securities Intermediary shall not change the name, designation, or account number of the Account, and shall not merge, consolidate, or combine the Account with any other account, without providing at least thirty (30) days' prior written notice to the Secured Party and Pledgor. In the event Securities Intermediary proposes to change the account number or designation of the Account, Securities Intermediary shall cooperate with the Secured Party and Pledgor to execute and deliver any amendments, supplements, or replacement agreements as may be necessary to maintain the Secured Party's perfected security interest in and control over the Account as so redesignated.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No Transfers Without Authorization.</w:t>
      </w:r>
      <w:r>
        <w:rPr>
          <w:rFonts w:ascii="Times New Roman" w:hAnsi="Times New Roman"/>
          <w:color w:val="000000"/>
          <w:sz w:val="22"/>
        </w:rPr>
        <w:t xml:space="preserve"> Except as directed by an Entitlement Order from Pledgor (prior to receipt of a Notice of Exclusive Control in accordance with Section 3) or from the Secured Party, Securities Intermediary shall not transfer, redeem, liquidate, sell, exchange, deliver, withdraw, or otherwise dispose of any Financial Assets, Security Entitlements, or cash credited to the Account, and shall not permit any such transfer, redemption, liquidation, sale, exchange, delivery, withdrawal, or disposition. Securities Intermediary shall not release or deliver any Financial Assets or Security Entitlements from the Account to any person or to any other account except pursuant to a valid Entitlement Order in accordance with this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Distributions and Income.</w:t>
      </w:r>
      <w:r>
        <w:rPr>
          <w:rFonts w:ascii="Times New Roman" w:hAnsi="Times New Roman"/>
          <w:color w:val="000000"/>
          <w:sz w:val="22"/>
        </w:rPr>
        <w:t xml:space="preserve"> Prior to the receipt of a Notice of Exclusive Control, all dividends, interest, principal payments, redemption proceeds, and other distributions and income on or with respect to Financial Assets credited to the Account (collectively, "Distributions") shall be collected by Securities Intermediary and credited to the Account promptly upon receipt, in accordance with the Custody Agreement and Securities Intermediary's customary settlement practices. Following the receipt by Securities Intermediary of a Notice of Exclusive Control, all Distributions shall be held in the Account and shall not be released, disbursed, or otherwise disposed of by Securities Intermediary except pursuant to Entitlement Orders originated by the Secured Party. All Distributions, once credited to the Account, shall constitute Financial Assets or cash credited to the Account and shall be subject to the Secured Party's security interest and control in the same manner and to the same extent as all other Financial Assets and cash credited to the Account.</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 xml:space="preserve">Section 8.1</w:t>
      </w:r>
      <w:r>
        <w:rPr>
          <w:rFonts w:ascii="Times New Roman" w:hAnsi="Times New Roman"/>
          <w:color w:val="000000"/>
          <w:sz w:val="22"/>
        </w:rPr>
        <w:t xml:space="preserve"> </w:t>
      </w:r>
      <w:r>
        <w:rPr>
          <w:rFonts w:ascii="Times New Roman" w:hAnsi="Times New Roman"/>
          <w:i/>
          <w:color w:val="000000"/>
          <w:sz w:val="22"/>
        </w:rPr>
        <w:t xml:space="preserve">Pledgor's Indemnification of Securities Intermediary.</w:t>
      </w:r>
      <w:r>
        <w:rPr>
          <w:rFonts w:ascii="Times New Roman" w:hAnsi="Times New Roman"/>
          <w:color w:val="000000"/>
          <w:sz w:val="22"/>
        </w:rPr>
        <w:t xml:space="preserve"> </w:t>
      </w:r>
      <w:del w:id="1113" w:author="Whitfield Greer &amp; Associates LLP" w:date="2025-05-09T09:00:00Z">
        <w:r>
          <w:rPr>
            <w:rFonts w:ascii="Times New Roman" w:hAnsi="Times New Roman" w:cs="Times New Roman"/>
            <w:sz w:val="22"/>
            <w:szCs w:val="22"/>
            <w:color w:val="000000"/>
            <w:b/>
          </w:rPr>
          <w:delText xml:space="preserve">The Secured Party and the Pledgor, jointly and severally,</w:delText>
        </w:r>
      </w:del>
      <w:ins w:id="1114" w:author="Whitfield Greer &amp; Associates LLP" w:date="2025-05-09T09:00:00Z">
        <w:r>
          <w:rPr>
            <w:rFonts w:ascii="Times New Roman" w:hAnsi="Times New Roman" w:cs="Times New Roman"/>
            <w:sz w:val="22"/>
            <w:szCs w:val="22"/>
            <w:color w:val="000000"/>
          </w:rPr>
          <w:t xml:space="preserve">Pledgor</w:t>
        </w:r>
      </w:ins>
      <w:r>
        <w:rPr>
          <w:rFonts w:ascii="Times New Roman" w:hAnsi="Times New Roman"/>
          <w:color w:val="000000"/>
          <w:sz w:val="22"/>
        </w:rPr>
        <w:t xml:space="preserve"> shall indemnify, defend, and hold harmless Securities Intermediary and its officers, directors, employees, agents, and representatives (each, a "Securities Intermediary Indemnified Party") from and against any and all claims, liabilities, losses, damages, costs, and expenses (including reasonable attorneys' fees and disbursements) arising out of, resulting from, or relating to: </w:t>
      </w:r>
      <w:r>
        <w:rPr>
          <w:rFonts w:ascii="Times New Roman" w:hAnsi="Times New Roman" w:cs="Times New Roman"/>
          <w:sz w:val="22"/>
          <w:szCs w:val="22"/>
          <w:color w:val="000000"/>
        </w:rPr>
        <w:t xml:space="preserve">(a) </w:t>
      </w:r>
      <w:del w:id="1115" w:author="Whitfield Greer &amp; Associates LLP" w:date="2025-05-09T09:00:00Z">
        <w:r>
          <w:rPr>
            <w:rFonts w:ascii="Times New Roman" w:hAnsi="Times New Roman" w:cs="Times New Roman"/>
            <w:sz w:val="22"/>
            <w:szCs w:val="22"/>
            <w:color w:val="000000"/>
          </w:rPr>
          <w:delText xml:space="preserve">this Agreement or the transactions contemplated hereby</w:delText>
        </w:r>
      </w:del>
      <w:ins w:id="1116" w:author="Whitfield Greer &amp; Associates LLP" w:date="2025-05-09T09:00:00Z">
        <w:r>
          <w:rPr>
            <w:rFonts w:ascii="Times New Roman" w:hAnsi="Times New Roman" w:cs="Times New Roman"/>
            <w:sz w:val="22"/>
            <w:szCs w:val="22"/>
            <w:color w:val="000000"/>
          </w:rPr>
          <w:t xml:space="preserve">any breach by Pledgor of any representation, warranty, covenant, or obligation of Pledgor under this Agreement</w:t>
        </w:r>
      </w:ins>
      <w:r>
        <w:rPr>
          <w:rFonts w:ascii="Times New Roman" w:hAnsi="Times New Roman" w:cs="Times New Roman"/>
          <w:sz w:val="22"/>
          <w:szCs w:val="22"/>
          <w:color w:val="000000"/>
        </w:rPr>
        <w:t xml:space="preserve">; (b) any Entitlement Order, Notice of Exclusive Control, or other instruction given by or on behalf of the Secured Party or the Pledgor</w:t>
      </w:r>
      <w:ins w:id="1117" w:author="Whitfield Greer &amp; Associates LLP" w:date="2025-05-09T09:00:00Z">
        <w:r>
          <w:rPr>
            <w:rFonts w:ascii="Times New Roman" w:hAnsi="Times New Roman" w:cs="Times New Roman"/>
            <w:sz w:val="22"/>
            <w:szCs w:val="22"/>
            <w:color w:val="000000"/>
          </w:rPr>
          <w:t xml:space="preserve"> in accordance with this Agreement</w:t>
        </w:r>
      </w:ins>
      <w:r>
        <w:rPr>
          <w:rFonts w:ascii="Times New Roman" w:hAnsi="Times New Roman" w:cs="Times New Roman"/>
          <w:sz w:val="22"/>
          <w:szCs w:val="22"/>
          <w:color w:val="000000"/>
        </w:rPr>
        <w:t xml:space="preserve">; (c) Securities Intermediary's performance of its duties and obligations under this Agreement</w:t>
      </w:r>
      <w:ins w:id="1118" w:author="Whitfield Greer &amp; Associates LLP" w:date="2025-05-09T09:00:00Z">
        <w:r>
          <w:rPr>
            <w:rFonts w:ascii="Times New Roman" w:hAnsi="Times New Roman" w:cs="Times New Roman"/>
            <w:sz w:val="22"/>
            <w:szCs w:val="22"/>
            <w:color w:val="000000"/>
          </w:rPr>
          <w:t xml:space="preserve"> in accordance with the terms hereof</w:t>
        </w:r>
      </w:ins>
      <w:r>
        <w:rPr>
          <w:rFonts w:ascii="Times New Roman" w:hAnsi="Times New Roman" w:cs="Times New Roman"/>
          <w:sz w:val="22"/>
          <w:szCs w:val="22"/>
          <w:color w:val="000000"/>
        </w:rPr>
        <w:t xml:space="preserve">; or (d) any claim by a third party with respect to the Account, the Financial Assets, or any Security Entitlements credited thereto; in each case, except to the extent that such claim, liability, loss, damage, cost, or expense is </w:t>
      </w:r>
      <w:del w:id="1119" w:author="Whitfield Greer &amp; Associates LLP" w:date="2025-05-09T09:00:00Z">
        <w:r>
          <w:rPr>
            <w:rFonts w:ascii="Times New Roman" w:hAnsi="Times New Roman" w:cs="Times New Roman"/>
            <w:sz w:val="22"/>
            <w:szCs w:val="22"/>
            <w:color w:val="000000"/>
          </w:rPr>
          <w:delText xml:space="preserve">directly and proximately </w:delText>
        </w:r>
      </w:del>
      <w:r>
        <w:rPr>
          <w:rFonts w:ascii="Times New Roman" w:hAnsi="Times New Roman" w:cs="Times New Roman"/>
          <w:sz w:val="22"/>
          <w:szCs w:val="22"/>
          <w:color w:val="000000"/>
        </w:rPr>
        <w:t xml:space="preserve">caused by Securities Intermediary's own </w:t>
      </w:r>
      <w:del w:id="1120" w:author="Whitfield Greer &amp; Associates LLP" w:date="2025-05-09T09:00:00Z">
        <w:r>
          <w:rPr>
            <w:rFonts w:ascii="Times New Roman" w:hAnsi="Times New Roman" w:cs="Times New Roman"/>
            <w:sz w:val="22"/>
            <w:szCs w:val="22"/>
            <w:color w:val="000000"/>
          </w:rPr>
          <w:delText xml:space="preserve">gross negligence or willful misconduct.</w:delText>
        </w:r>
        <w:r>
          <w:rPr>
            <w:rFonts w:ascii="Times New Roman" w:hAnsi="Times New Roman"/>
            <w:color w:val="000000"/>
            <w:sz w:val="22"/>
          </w:rPr>
          <w:delText xml:space="preserve"> The indemnification obligations of </w:delText>
        </w:r>
        <w:r>
          <w:rPr>
            <w:rFonts w:ascii="Times New Roman" w:hAnsi="Times New Roman" w:cs="Times New Roman"/>
            <w:sz w:val="22"/>
            <w:szCs w:val="22"/>
            <w:color w:val="000000"/>
          </w:rPr>
          <w:delText xml:space="preserve">the Secured Party and the</w:delText>
        </w:r>
      </w:del>
      <w:ins w:id="1121" w:author="Whitfield Greer &amp; Associates LLP" w:date="2025-05-09T09:00:00Z">
        <w:r>
          <w:rPr>
            <w:rFonts w:ascii="Times New Roman" w:hAnsi="Times New Roman" w:cs="Times New Roman"/>
            <w:sz w:val="22"/>
            <w:szCs w:val="22"/>
            <w:color w:val="000000"/>
          </w:rPr>
          <w:t xml:space="preserve">negligence, bad faith, or willful misconduct (determined in accordance with Section 6.1). The indemnification obligations of</w:t>
        </w:r>
      </w:ins>
      <w:r>
        <w:rPr>
          <w:rFonts w:ascii="Times New Roman" w:hAnsi="Times New Roman" w:cs="Times New Roman"/>
          <w:sz w:val="22"/>
          <w:szCs w:val="22"/>
          <w:color w:val="000000"/>
        </w:rPr>
        <w:t xml:space="preserve"> Pledgor</w:t>
      </w:r>
      <w:r>
        <w:rPr>
          <w:rFonts w:ascii="Times New Roman" w:hAnsi="Times New Roman"/>
          <w:color w:val="000000"/>
          <w:sz w:val="22"/>
        </w:rPr>
        <w:t xml:space="preserve"> under this Section 8.1 shall survive the termination of this Agreement.</w:t>
      </w:r>
    </w:p>
    <w:p>
      <w:pPr>
        <w:spacing w:line="276" w:lineRule="auto" w:before="0" w:after="120"/>
        <w:jc w:val="both"/>
        <w:rPr>
          <w:ins w:id="1122" w:author="Whitfield Greer &amp; Associates LLP" w:date="2025-05-09T09:00:00Z"/>
        </w:rPr>
      </w:pPr>
      <w:ins w:id="1123" w:author="Whitfield Greer &amp; Associates LLP" w:date="2025-05-09T09:00:00Z">
        <w:r>
          <w:rPr>
            <w:rFonts w:ascii="Times New Roman" w:hAnsi="Times New Roman"/>
            <w:b/>
            <w:color w:val="000000"/>
            <w:sz w:val="22"/>
          </w:rPr>
          <w:t xml:space="preserve">Section 8.2</w:t>
        </w:r>
        <w:r>
          <w:rPr>
            <w:rFonts w:ascii="Times New Roman" w:hAnsi="Times New Roman"/>
            <w:color w:val="000000"/>
            <w:sz w:val="22"/>
          </w:rPr>
          <w:t xml:space="preserve"> </w:t>
        </w:r>
        <w:r>
          <w:rPr>
            <w:rFonts w:ascii="Times New Roman" w:hAnsi="Times New Roman"/>
            <w:i/>
            <w:color w:val="000000"/>
            <w:sz w:val="22"/>
          </w:rPr>
          <w:t xml:space="preserve">Limited Indemnification by Secured Party.</w:t>
        </w:r>
        <w:r>
          <w:rPr>
            <w:rFonts w:ascii="Times New Roman" w:hAnsi="Times New Roman"/>
            <w:color w:val="000000"/>
            <w:sz w:val="22"/>
          </w:rPr>
          <w:t xml:space="preserve"> The Secured Party shall indemnify, defend, and hold harmless each Securities Intermediary Indemnified Party from and against any and all claims, liabilities, losses, damages, costs, and expenses (including reasonable and documented attorneys' fees and disbursements) arising directly out of Securities Intermediary's compliance, in accordance with this Agreement, with any Entitlement Order or Notice of Exclusive Control originated by the Secured Party, but only to the extent that (a) the same are not paid or reimbursed by Pledgor within thirty (30) days after Securities Intermediary's written demand therefor under Section 8.1, and (b) the same are not caused by Securities Intermediary's own negligence, bad faith, or willful misconduct (determined in accordance with Section 6.1). The obligations of the Secured Party under this Section 8.2 are several and not joint and several with the obligations of Pledgor under Section 8.1, and in no event shall the Secured Party be liable under this Section 8.2 for any claim, liability, loss, damage, cost, or expense arising from any Entitlement Order or instruction originated by Pledgor, from the Custody Agreement, or from any fees, expenses, or Custodian Obligations owing to Securities Intermediary. The obligations of the Secured Party under this Section 8.2 shall survive the termination of this Agreement.</w:t>
        </w:r>
      </w:ins>
    </w:p>
    <w:p>
      <w:pPr>
        <w:spacing w:line="276" w:lineRule="auto" w:before="0" w:after="120"/>
        <w:jc w:val="both"/>
      </w:pPr>
      <w:r>
        <w:rPr>
          <w:rFonts w:ascii="Times New Roman" w:hAnsi="Times New Roman" w:cs="Times New Roman"/>
          <w:sz w:val="22"/>
          <w:szCs w:val="22"/>
          <w:color w:val="000000"/>
          <w:b/>
        </w:rPr>
        <w:t xml:space="preserve">Section 8.</w:t>
      </w:r>
      <w:del w:id="1124" w:author="Whitfield Greer &amp; Associates LLP" w:date="2025-05-09T09:00:00Z">
        <w:r>
          <w:rPr>
            <w:rFonts w:ascii="Times New Roman" w:hAnsi="Times New Roman" w:cs="Times New Roman"/>
            <w:sz w:val="22"/>
            <w:szCs w:val="22"/>
            <w:color w:val="000000"/>
            <w:b/>
          </w:rPr>
          <w:delText xml:space="preserve">2</w:delText>
        </w:r>
      </w:del>
      <w:ins w:id="1125" w:author="Whitfield Greer &amp; Associates LLP" w:date="2025-05-09T09:00:00Z">
        <w:r>
          <w:rPr>
            <w:rFonts w:ascii="Times New Roman" w:hAnsi="Times New Roman" w:cs="Times New Roman"/>
            <w:sz w:val="22"/>
            <w:szCs w:val="22"/>
            <w:color w:val="000000"/>
            <w:b/>
          </w:rPr>
          <w:t xml:space="preserve">3</w:t>
        </w:r>
      </w:ins>
      <w:r>
        <w:rPr>
          <w:rFonts w:ascii="Times New Roman" w:hAnsi="Times New Roman"/>
          <w:color w:val="000000"/>
          <w:sz w:val="22"/>
        </w:rPr>
        <w:t xml:space="preserve"> </w:t>
      </w:r>
      <w:r>
        <w:rPr>
          <w:rFonts w:ascii="Times New Roman" w:hAnsi="Times New Roman"/>
          <w:i/>
          <w:color w:val="000000"/>
          <w:sz w:val="22"/>
        </w:rPr>
        <w:t xml:space="preserve">Securities Intermediary's Indemnification of Secured Party.</w:t>
      </w:r>
      <w:r>
        <w:rPr>
          <w:rFonts w:ascii="Times New Roman" w:hAnsi="Times New Roman"/>
          <w:color w:val="000000"/>
          <w:sz w:val="22"/>
        </w:rPr>
        <w:t xml:space="preserve"> Securities Intermediary shall indemnify, defend, and hold harmless the Secured Party and its officers, directors, members, managers, employees, agents, and representatives (each, a "Secured Party Indemnified Party") from and against any and all claims, liabilities, losses, damages, costs, and expenses (including reasonable attorneys' fees and disbursements) to the extent arising out of, resulting from, or relating to Securities Intermediary's </w:t>
      </w:r>
      <w:del w:id="1126" w:author="Whitfield Greer &amp; Associates LLP" w:date="2025-05-09T09:00:00Z">
        <w:r>
          <w:rPr>
            <w:rFonts w:ascii="Times New Roman" w:hAnsi="Times New Roman" w:cs="Times New Roman"/>
            <w:sz w:val="22"/>
            <w:szCs w:val="22"/>
            <w:color w:val="000000"/>
          </w:rPr>
          <w:delText xml:space="preserve">gross negligence or willful misconduct</w:delText>
        </w:r>
      </w:del>
      <w:ins w:id="1127" w:author="Whitfield Greer &amp; Associates LLP" w:date="2025-05-09T09:00:00Z">
        <w:r>
          <w:rPr>
            <w:rFonts w:ascii="Times New Roman" w:hAnsi="Times New Roman" w:cs="Times New Roman"/>
            <w:sz w:val="22"/>
            <w:szCs w:val="22"/>
            <w:color w:val="000000"/>
          </w:rPr>
          <w:t xml:space="preserve">negligence, bad faith, or willful misconduct (determined in accordance with Section 6.1)</w:t>
        </w:r>
      </w:ins>
      <w:r>
        <w:rPr>
          <w:rFonts w:ascii="Times New Roman" w:hAnsi="Times New Roman"/>
          <w:color w:val="000000"/>
          <w:sz w:val="22"/>
        </w:rPr>
        <w:t xml:space="preserve"> in the performance of its obligations under this Agreement. The indemnification obligations of Securities Intermediary under this </w:t>
      </w:r>
      <w:r>
        <w:rPr>
          <w:rFonts w:ascii="Times New Roman" w:hAnsi="Times New Roman" w:cs="Times New Roman"/>
          <w:sz w:val="22"/>
          <w:szCs w:val="22"/>
          <w:color w:val="000000"/>
        </w:rPr>
        <w:t xml:space="preserve">Section 8.</w:t>
      </w:r>
      <w:del w:id="1128" w:author="Whitfield Greer &amp; Associates LLP" w:date="2025-05-09T09:00:00Z">
        <w:r>
          <w:rPr>
            <w:rFonts w:ascii="Times New Roman" w:hAnsi="Times New Roman" w:cs="Times New Roman"/>
            <w:sz w:val="22"/>
            <w:szCs w:val="22"/>
            <w:color w:val="000000"/>
          </w:rPr>
          <w:delText xml:space="preserve">2</w:delText>
        </w:r>
      </w:del>
      <w:ins w:id="1129" w:author="Whitfield Greer &amp; Associates LLP" w:date="2025-05-09T09:00:00Z">
        <w:r>
          <w:rPr>
            <w:rFonts w:ascii="Times New Roman" w:hAnsi="Times New Roman" w:cs="Times New Roman"/>
            <w:sz w:val="22"/>
            <w:szCs w:val="22"/>
            <w:color w:val="000000"/>
          </w:rPr>
          <w:t xml:space="preserve">3</w:t>
        </w:r>
      </w:ins>
      <w:r>
        <w:rPr>
          <w:rFonts w:ascii="Times New Roman" w:hAnsi="Times New Roman"/>
          <w:color w:val="000000"/>
          <w:sz w:val="22"/>
        </w:rPr>
        <w:t xml:space="preserve"> shall survive the termination of this Agreement.</w:t>
      </w:r>
    </w:p>
    <w:p>
      <w:pPr>
        <w:keepNext/>
        <w:spacing w:line="276" w:lineRule="auto" w:before="360" w:after="120"/>
        <w:jc w:val="left"/>
      </w:pPr>
      <w:r>
        <w:rPr>
          <w:rFonts w:ascii="Times New Roman" w:hAnsi="Times New Roman"/>
          <w:b/>
          <w:color w:val="000000"/>
          <w:sz w:val="22"/>
          <w:u w:val="single"/>
        </w:rPr>
        <w:t>SECTION 9 — ADVERSE CLAIMS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Notice of Adverse Claims.</w:t>
      </w:r>
      <w:r>
        <w:rPr>
          <w:rFonts w:ascii="Times New Roman" w:hAnsi="Times New Roman"/>
          <w:color w:val="000000"/>
          <w:sz w:val="22"/>
        </w:rPr>
        <w:t xml:space="preserve"> Securities Intermediary shall promptly (and in any event within one (1) Business Day of becoming aware thereof) notify the Secured Party and Pledgor in writing if Securities Intermediary receives notice or otherwise becomes aware of any lien, encumbrance, attachment, garnishment, levy, injunction, restraining order, adverse claim, or other assertion of rights or interests by any person (other than the Secured Party) with respect to the Account or any Financial Assets, Security Entitlements, or cash credited thereto. Such notice shall include a reasonably detailed description of the nature and basis of the asserted claim or interest, copies of any documents or legal process received by Securities Intermediary in connection therewith, and the identity of the person asserting such claim or interest, to the extent known to Securities Intermediary.</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Compliance with Court Orders.</w:t>
      </w:r>
      <w:r>
        <w:rPr>
          <w:rFonts w:ascii="Times New Roman" w:hAnsi="Times New Roman"/>
          <w:color w:val="000000"/>
          <w:sz w:val="22"/>
        </w:rPr>
        <w:t xml:space="preserve"> Securities Intermediary shall not comply with any court order, regulatory directive, writ, injunction, subpoena, summons, or other legal process purporting to attach, garnish, restrain, freeze, sequester, or otherwise encumber or affect the Account or any Financial Assets, Security Entitlements, or cash credited thereto, without first: (a) providing the Secured Party with prompt written notice thereof, including copies of all relevant legal process; and (b) affording the Secured Party a reasonable opportunity, which shall be not less than five (5) Business Days following the Secured Party's receipt of such notice (unless a shorter period is required by applicable law, in which case Securities Intermediary shall provide the maximum notice period permitted by applicable law), to contest, quash, or seek a stay or modification of such order, directive, or process. Securities Intermediary shall cooperate with the Secured Party in connection with any such contest or challenge, including by providing such information and documentation as the Secured Party may reasonably request. Notwithstanding the foregoing, nothing in this Section 9.2 shall require Securities Intermediary to violate any applicable law or court order.</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Termination by Secured Party.</w:t>
      </w:r>
      <w:r>
        <w:rPr>
          <w:rFonts w:ascii="Times New Roman" w:hAnsi="Times New Roman"/>
          <w:color w:val="000000"/>
          <w:sz w:val="22"/>
        </w:rPr>
        <w:t xml:space="preserve"> The Secured Party may terminate this Agreement at any time and for any reason by delivering written notice of termination to Securities Intermediary and Pledgor. Termination pursuant to this Section 10.1 shall be effective upon receipt of such notice by Securities Intermediary.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upon Release.</w:t>
      </w:r>
      <w:r>
        <w:rPr>
          <w:rFonts w:ascii="Times New Roman" w:hAnsi="Times New Roman"/>
          <w:color w:val="000000"/>
          <w:sz w:val="22"/>
        </w:rPr>
        <w:t xml:space="preserve"> This Agreement shall terminate automatically, without any further action by any party, upon the receipt by Securities Intermediary of a written confirmation from the Secured Party stating that all Secured Obligations have been indefeasibly paid in full in cash and that all commitments of the Lenders under the Credit Agreement have been permanently and irrevocably terminated. Upon such termination, this Agreement shall be of no further force or effect (except as provided in Section 10.5), the Secured Party shall have no further rights hereunder with respect to the Account, and Securities Intermediary shall comply with Entitlement Orders originated by Pledgor in accordance with the Custody Agreement.</w:t>
      </w:r>
    </w:p>
    <w:p>
      <w:pPr>
        <w:spacing w:line="276" w:lineRule="auto" w:before="0" w:after="120"/>
        <w:jc w:val="both"/>
      </w:pPr>
      <w:r>
        <w:rPr>
          <w:rFonts w:ascii="Times New Roman" w:hAnsi="Times New Roman"/>
          <w:b/>
          <w:color w:val="000000"/>
          <w:sz w:val="22"/>
        </w:rPr>
        <w:t xml:space="preserve">Section 10.3</w:t>
      </w:r>
      <w:r>
        <w:rPr>
          <w:rFonts w:ascii="Times New Roman" w:hAnsi="Times New Roman"/>
          <w:color w:val="000000"/>
          <w:sz w:val="22"/>
        </w:rPr>
        <w:t xml:space="preserve"> </w:t>
      </w:r>
      <w:del w:id="1130" w:author="Whitfield Greer &amp; Associates LLP" w:date="2025-05-09T09:00:00Z">
        <w:r>
          <w:rPr>
            <w:rFonts w:ascii="Times New Roman" w:hAnsi="Times New Roman"/>
            <w:i/>
            <w:color w:val="000000"/>
            <w:sz w:val="22"/>
          </w:rPr>
          <w:delText xml:space="preserve">No Unilateral Termination</w:delText>
        </w:r>
      </w:del>
      <w:ins w:id="1131" w:author="Whitfield Greer &amp; Associates LLP" w:date="2025-05-09T09:00:00Z">
        <w:r>
          <w:rPr>
            <w:rFonts w:ascii="Times New Roman" w:hAnsi="Times New Roman"/>
            <w:i/>
            <w:color w:val="000000"/>
            <w:sz w:val="22"/>
          </w:rPr>
          <w:t xml:space="preserve">Resignation</w:t>
        </w:r>
      </w:ins>
      <w:r>
        <w:rPr>
          <w:rFonts w:ascii="Times New Roman" w:hAnsi="Times New Roman"/>
          <w:i/>
          <w:color w:val="000000"/>
          <w:sz w:val="22"/>
        </w:rPr>
        <w:t xml:space="preserve"> by Securities Intermediary.</w:t>
      </w:r>
      <w:r>
        <w:rPr>
          <w:rFonts w:ascii="Times New Roman" w:hAnsi="Times New Roman"/>
          <w:color w:val="000000"/>
          <w:sz w:val="22"/>
        </w:rPr>
        <w:t xml:space="preserve"> </w:t>
      </w:r>
      <w:r>
        <w:rPr>
          <w:rFonts w:ascii="Times New Roman" w:hAnsi="Times New Roman" w:cs="Times New Roman"/>
          <w:sz w:val="22"/>
          <w:szCs w:val="22"/>
          <w:color w:val="000000"/>
        </w:rPr>
        <w:t xml:space="preserve">Securities Intermediary may </w:t>
      </w:r>
      <w:del w:id="1132" w:author="Whitfield Greer &amp; Associates LLP" w:date="2025-05-09T09:00:00Z">
        <w:r>
          <w:rPr>
            <w:rFonts w:ascii="Times New Roman" w:hAnsi="Times New Roman" w:cs="Times New Roman"/>
            <w:sz w:val="22"/>
            <w:szCs w:val="22"/>
            <w:color w:val="000000"/>
          </w:rPr>
          <w:delText xml:space="preserve">terminate this Agreement at any time</w:delText>
        </w:r>
      </w:del>
      <w:ins w:id="1133" w:author="Whitfield Greer &amp; Associates LLP" w:date="2025-05-09T09:00:00Z">
        <w:r>
          <w:rPr>
            <w:rFonts w:ascii="Times New Roman" w:hAnsi="Times New Roman" w:cs="Times New Roman"/>
            <w:sz w:val="22"/>
            <w:szCs w:val="22"/>
            <w:color w:val="000000"/>
          </w:rPr>
          <w:t xml:space="preserve">resign from its obligations under, and terminate, this Agreement</w:t>
        </w:r>
      </w:ins>
      <w:r>
        <w:rPr>
          <w:rFonts w:ascii="Times New Roman" w:hAnsi="Times New Roman" w:cs="Times New Roman"/>
          <w:sz w:val="22"/>
          <w:szCs w:val="22"/>
          <w:color w:val="000000"/>
        </w:rPr>
        <w:t xml:space="preserve">, with or without cause, upon not less than </w:t>
      </w:r>
      <w:del w:id="1134" w:author="Whitfield Greer &amp; Associates LLP" w:date="2025-05-09T09:00:00Z">
        <w:r>
          <w:rPr>
            <w:rFonts w:ascii="Times New Roman" w:hAnsi="Times New Roman" w:cs="Times New Roman"/>
            <w:sz w:val="22"/>
            <w:szCs w:val="22"/>
            <w:color w:val="000000"/>
          </w:rPr>
          <w:delText xml:space="preserve">thirty</w:delText>
        </w:r>
      </w:del>
      <w:ins w:id="1135" w:author="Whitfield Greer &amp; Associates LLP" w:date="2025-05-09T09:00:00Z">
        <w:r>
          <w:rPr>
            <w:rFonts w:ascii="Times New Roman" w:hAnsi="Times New Roman" w:cs="Times New Roman"/>
            <w:sz w:val="22"/>
            <w:szCs w:val="22"/>
            <w:color w:val="000000"/>
          </w:rPr>
          <w:t xml:space="preserve">ninety</w:t>
        </w:r>
      </w:ins>
      <w:r>
        <w:rPr>
          <w:rFonts w:ascii="Times New Roman" w:hAnsi="Times New Roman" w:cs="Times New Roman"/>
          <w:sz w:val="22"/>
          <w:szCs w:val="22"/>
          <w:color w:val="000000"/>
        </w:rPr>
        <w:t xml:space="preserve"> (</w:t>
      </w:r>
      <w:del w:id="1136" w:author="Whitfield Greer &amp; Associates LLP" w:date="2025-05-09T09:00:00Z">
        <w:r>
          <w:rPr>
            <w:rFonts w:ascii="Times New Roman" w:hAnsi="Times New Roman" w:cs="Times New Roman"/>
            <w:sz w:val="22"/>
            <w:szCs w:val="22"/>
            <w:color w:val="000000"/>
          </w:rPr>
          <w:delText xml:space="preserve">30</w:delText>
        </w:r>
      </w:del>
      <w:ins w:id="1137" w:author="Whitfield Greer &amp; Associates LLP" w:date="2025-05-09T09:00:00Z">
        <w:r>
          <w:rPr>
            <w:rFonts w:ascii="Times New Roman" w:hAnsi="Times New Roman" w:cs="Times New Roman"/>
            <w:sz w:val="22"/>
            <w:szCs w:val="22"/>
            <w:color w:val="000000"/>
          </w:rPr>
          <w:t xml:space="preserve">90</w:t>
        </w:r>
      </w:ins>
      <w:r>
        <w:rPr>
          <w:rFonts w:ascii="Times New Roman" w:hAnsi="Times New Roman" w:cs="Times New Roman"/>
          <w:sz w:val="22"/>
          <w:szCs w:val="22"/>
          <w:color w:val="000000"/>
        </w:rPr>
        <w:t xml:space="preserve">) calendar days' prior written notice to the Secured Party and the Pledgor</w:t>
      </w:r>
      <w:del w:id="1138" w:author="Whitfield Greer &amp; Associates LLP" w:date="2025-05-09T09:00:00Z">
        <w:r>
          <w:rPr>
            <w:rFonts w:ascii="Times New Roman" w:hAnsi="Times New Roman" w:cs="Times New Roman"/>
            <w:sz w:val="22"/>
            <w:szCs w:val="22"/>
            <w:color w:val="000000"/>
          </w:rPr>
          <w:delText xml:space="preserve">. Such</w:delText>
        </w:r>
      </w:del>
      <w:ins w:id="1139" w:author="Whitfield Greer &amp; Associates LLP" w:date="2025-05-09T09:00:00Z">
        <w:r>
          <w:rPr>
            <w:rFonts w:ascii="Times New Roman" w:hAnsi="Times New Roman" w:cs="Times New Roman"/>
            <w:sz w:val="22"/>
            <w:szCs w:val="22"/>
            <w:color w:val="000000"/>
          </w:rPr>
          <w:t xml:space="preserve"> (consistent with Section 12.3 of the Custody Agreement), or, if Securities Intermediary's continued performance hereunder would violate applicable law, regulation, or Sanctions (as defined in the Credit Agreement) or a written directive of a Governmental Authority having jurisdiction over Securities Intermediary, upon such shorter notice (but not less than thirty (30) calendar days, unless a shorter period is required by such law, regulation, Sanctions, or directive) as is consistent with such requirement, which notice shall describe the basis for such shorter notice in reasonable detail to the extent legally permitted. Such resignation and</w:t>
        </w:r>
      </w:ins>
      <w:r>
        <w:rPr>
          <w:rFonts w:ascii="Times New Roman" w:hAnsi="Times New Roman" w:cs="Times New Roman"/>
          <w:sz w:val="22"/>
          <w:szCs w:val="22"/>
          <w:color w:val="000000"/>
        </w:rPr>
        <w:t xml:space="preserve"> termination shall </w:t>
      </w:r>
      <w:del w:id="1140" w:author="Whitfield Greer &amp; Associates LLP" w:date="2025-05-09T09:00:00Z">
        <w:r>
          <w:rPr>
            <w:rFonts w:ascii="Times New Roman" w:hAnsi="Times New Roman" w:cs="Times New Roman"/>
            <w:sz w:val="22"/>
            <w:szCs w:val="22"/>
            <w:color w:val="000000"/>
          </w:rPr>
          <w:delText xml:space="preserve">be</w:delText>
        </w:r>
      </w:del>
      <w:ins w:id="1141" w:author="Whitfield Greer &amp; Associates LLP" w:date="2025-05-09T09:00:00Z">
        <w:r>
          <w:rPr>
            <w:rFonts w:ascii="Times New Roman" w:hAnsi="Times New Roman" w:cs="Times New Roman"/>
            <w:sz w:val="22"/>
            <w:szCs w:val="22"/>
            <w:color w:val="000000"/>
          </w:rPr>
          <w:t xml:space="preserve">become</w:t>
        </w:r>
      </w:ins>
      <w:r>
        <w:rPr>
          <w:rFonts w:ascii="Times New Roman" w:hAnsi="Times New Roman" w:cs="Times New Roman"/>
          <w:sz w:val="22"/>
          <w:szCs w:val="22"/>
          <w:color w:val="000000"/>
        </w:rPr>
        <w:t xml:space="preserve"> effective on the </w:t>
      </w:r>
      <w:del w:id="1142" w:author="Whitfield Greer &amp; Associates LLP" w:date="2025-05-09T09:00:00Z">
        <w:r>
          <w:rPr>
            <w:rFonts w:ascii="Times New Roman" w:hAnsi="Times New Roman" w:cs="Times New Roman"/>
            <w:sz w:val="22"/>
            <w:szCs w:val="22"/>
            <w:color w:val="000000"/>
          </w:rPr>
          <w:delText xml:space="preserve">date that is thirty</w:delText>
        </w:r>
      </w:del>
      <w:ins w:id="1143" w:author="Whitfield Greer &amp; Associates LLP" w:date="2025-05-09T09:00:00Z">
        <w:r>
          <w:rPr>
            <w:rFonts w:ascii="Times New Roman" w:hAnsi="Times New Roman" w:cs="Times New Roman"/>
            <w:sz w:val="22"/>
            <w:szCs w:val="22"/>
            <w:color w:val="000000"/>
          </w:rPr>
          <w:t xml:space="preserve">later of (a) the expiration of the applicable notice period and</w:t>
        </w:r>
      </w:ins>
      <w:r>
        <w:rPr>
          <w:rFonts w:ascii="Times New Roman" w:hAnsi="Times New Roman" w:cs="Times New Roman"/>
          <w:sz w:val="22"/>
          <w:szCs w:val="22"/>
          <w:color w:val="000000"/>
        </w:rPr>
        <w:t xml:space="preserve"> (</w:t>
      </w:r>
      <w:del w:id="1144" w:author="Whitfield Greer &amp; Associates LLP" w:date="2025-05-09T09:00:00Z">
        <w:r>
          <w:rPr>
            <w:rFonts w:ascii="Times New Roman" w:hAnsi="Times New Roman" w:cs="Times New Roman"/>
            <w:sz w:val="22"/>
            <w:szCs w:val="22"/>
            <w:color w:val="000000"/>
          </w:rPr>
          <w:delText xml:space="preserve">30</w:delText>
        </w:r>
      </w:del>
      <w:ins w:id="1145" w:author="Whitfield Greer &amp; Associates LLP" w:date="2025-05-09T09:00:00Z">
        <w:r>
          <w:rPr>
            <w:rFonts w:ascii="Times New Roman" w:hAnsi="Times New Roman" w:cs="Times New Roman"/>
            <w:sz w:val="22"/>
            <w:szCs w:val="22"/>
            <w:color w:val="000000"/>
          </w:rPr>
          <w:t xml:space="preserve">b</w:t>
        </w:r>
      </w:ins>
      <w:r>
        <w:rPr>
          <w:rFonts w:ascii="Times New Roman" w:hAnsi="Times New Roman" w:cs="Times New Roman"/>
          <w:sz w:val="22"/>
          <w:szCs w:val="22"/>
          <w:color w:val="000000"/>
        </w:rPr>
        <w:t xml:space="preserve">) </w:t>
      </w:r>
      <w:del w:id="1146" w:author="Whitfield Greer &amp; Associates LLP" w:date="2025-05-09T09:00:00Z">
        <w:r>
          <w:rPr>
            <w:rFonts w:ascii="Times New Roman" w:hAnsi="Times New Roman" w:cs="Times New Roman"/>
            <w:sz w:val="22"/>
            <w:szCs w:val="22"/>
            <w:color w:val="000000"/>
          </w:rPr>
          <w:delText xml:space="preserve">calendar days following the date of such notice (the "SI Termination Date"). Upon the SI Termination Date, Securities Intermediary's obligations under this Agreement (other than obligations that expressly survive termination) shall cease, and Securities Intermediary shall</w:delText>
        </w:r>
      </w:del>
      <w:ins w:id="1147" w:author="Whitfield Greer &amp; Associates LLP" w:date="2025-05-09T09:00:00Z">
        <w:r>
          <w:rPr>
            <w:rFonts w:ascii="Times New Roman" w:hAnsi="Times New Roman" w:cs="Times New Roman"/>
            <w:sz w:val="22"/>
            <w:szCs w:val="22"/>
            <w:color w:val="000000"/>
          </w:rPr>
          <w:t xml:space="preserve">the date on which all Financial Assets and cash credited to the Account (other than amounts retained in accordance with the last sentence of this Section 10.3) have been transferred to a successor securities intermediary designated by the Secured Party (in consultation with Pledgor) that has entered into a control agreement with the Secured Party and Pledgor in form and substance satisfactory to the Secured Party (such date, the "SI Termination Date"). The Secured Party shall use commercially reasonable efforts to designate such successor during the notice period, and Pledgor shall cooperate in such designation. Until the SI Termination Date, Securities Intermediary shall continue to perform its obligations under this Agreement (including complying with Entitlement Orders and Notices of Exclusive Control and delivering account statements in accordance with Section 5) and shall cooperate in good faith with the Secured Party and Pledgor to effect an orderly transfer of the Account; provided that, if no successor has been designated by the expiration of the notice period, Securities Intermediary's duties thereafter shall be limited to safekeeping the Account and complying with Entitlement Orders originated by the Secured Party in accordance with this Agreement. In no event shall Securities Intermediary, in connection with any resignation or termination under this Section 10.3,</w:t>
        </w:r>
      </w:ins>
      <w:r>
        <w:rPr>
          <w:rFonts w:ascii="Times New Roman" w:hAnsi="Times New Roman" w:cs="Times New Roman"/>
          <w:sz w:val="22"/>
          <w:szCs w:val="22"/>
          <w:color w:val="000000"/>
        </w:rPr>
        <w:t xml:space="preserve"> transfer </w:t>
      </w:r>
      <w:del w:id="1148" w:author="Whitfield Greer &amp; Associates LLP" w:date="2025-05-09T09:00:00Z">
        <w:r>
          <w:rPr>
            <w:rFonts w:ascii="Times New Roman" w:hAnsi="Times New Roman" w:cs="Times New Roman"/>
            <w:sz w:val="22"/>
            <w:szCs w:val="22"/>
            <w:color w:val="000000"/>
          </w:rPr>
          <w:delText xml:space="preserve">the</w:delText>
        </w:r>
      </w:del>
      <w:ins w:id="1149" w:author="Whitfield Greer &amp; Associates LLP" w:date="2025-05-09T09:00:00Z">
        <w:r>
          <w:rPr>
            <w:rFonts w:ascii="Times New Roman" w:hAnsi="Times New Roman" w:cs="Times New Roman"/>
            <w:sz w:val="22"/>
            <w:szCs w:val="22"/>
            <w:color w:val="000000"/>
          </w:rPr>
          <w:t xml:space="preserve">any</w:t>
        </w:r>
      </w:ins>
      <w:r>
        <w:rPr>
          <w:rFonts w:ascii="Times New Roman" w:hAnsi="Times New Roman" w:cs="Times New Roman"/>
          <w:sz w:val="22"/>
          <w:szCs w:val="22"/>
          <w:color w:val="000000"/>
        </w:rPr>
        <w:t xml:space="preserve"> Financial Assets </w:t>
      </w:r>
      <w:del w:id="1150" w:author="Whitfield Greer &amp; Associates LLP" w:date="2025-05-09T09:00:00Z">
        <w:r>
          <w:rPr>
            <w:rFonts w:ascii="Times New Roman" w:hAnsi="Times New Roman" w:cs="Times New Roman"/>
            <w:sz w:val="22"/>
            <w:szCs w:val="22"/>
            <w:color w:val="000000"/>
          </w:rPr>
          <w:delText xml:space="preserve">and</w:delText>
        </w:r>
      </w:del>
      <w:ins w:id="1151" w:author="Whitfield Greer &amp; Associates LLP" w:date="2025-05-09T09:00:00Z">
        <w:r>
          <w:rPr>
            <w:rFonts w:ascii="Times New Roman" w:hAnsi="Times New Roman" w:cs="Times New Roman"/>
            <w:sz w:val="22"/>
            <w:szCs w:val="22"/>
            <w:color w:val="000000"/>
          </w:rPr>
          <w:t xml:space="preserve">or</w:t>
        </w:r>
      </w:ins>
      <w:r>
        <w:rPr>
          <w:rFonts w:ascii="Times New Roman" w:hAnsi="Times New Roman" w:cs="Times New Roman"/>
          <w:sz w:val="22"/>
          <w:szCs w:val="22"/>
          <w:color w:val="000000"/>
        </w:rPr>
        <w:t xml:space="preserve"> cash </w:t>
      </w:r>
      <w:del w:id="1152" w:author="Whitfield Greer &amp; Associates LLP" w:date="2025-05-09T09:00:00Z">
        <w:r>
          <w:rPr>
            <w:rFonts w:ascii="Times New Roman" w:hAnsi="Times New Roman" w:cs="Times New Roman"/>
            <w:sz w:val="22"/>
            <w:szCs w:val="22"/>
            <w:color w:val="000000"/>
          </w:rPr>
          <w:delText xml:space="preserve">balances in</w:delText>
        </w:r>
      </w:del>
      <w:ins w:id="1153" w:author="Whitfield Greer &amp; Associates LLP" w:date="2025-05-09T09:00:00Z">
        <w:r>
          <w:rPr>
            <w:rFonts w:ascii="Times New Roman" w:hAnsi="Times New Roman" w:cs="Times New Roman"/>
            <w:sz w:val="22"/>
            <w:szCs w:val="22"/>
            <w:color w:val="000000"/>
          </w:rPr>
          <w:t xml:space="preserve">credited to</w:t>
        </w:r>
      </w:ins>
      <w:r>
        <w:rPr>
          <w:rFonts w:ascii="Times New Roman" w:hAnsi="Times New Roman" w:cs="Times New Roman"/>
          <w:sz w:val="22"/>
          <w:szCs w:val="22"/>
          <w:color w:val="000000"/>
        </w:rPr>
        <w:t xml:space="preserve"> the Account </w:t>
      </w:r>
      <w:del w:id="1154" w:author="Whitfield Greer &amp; Associates LLP" w:date="2025-05-09T09:00:00Z">
        <w:r>
          <w:rPr>
            <w:rFonts w:ascii="Times New Roman" w:hAnsi="Times New Roman" w:cs="Times New Roman"/>
            <w:sz w:val="22"/>
            <w:szCs w:val="22"/>
            <w:color w:val="000000"/>
          </w:rPr>
          <w:delText xml:space="preserve">in accordance with the Custody Agreement and the instructions of the Pledgor (or, following a Notice of Exclusive Control that has become effective, the instructions of the Secured Party)</w:delText>
        </w:r>
      </w:del>
      <w:ins w:id="1155" w:author="Whitfield Greer &amp; Associates LLP" w:date="2025-05-09T09:00:00Z">
        <w:r>
          <w:rPr>
            <w:rFonts w:ascii="Times New Roman" w:hAnsi="Times New Roman" w:cs="Times New Roman"/>
            <w:sz w:val="22"/>
            <w:szCs w:val="22"/>
            <w:color w:val="000000"/>
          </w:rPr>
          <w:t xml:space="preserve">to Pledgor or to any person other than such successor securities intermediary, except pursuant to an Entitlement Order originated or countersigned by the Secured Party. Securities Intermediary may retain in the Account, pending payment, cash or Financial Assets having a value equal to the outstanding Custodian Obligations secured by the Custodian Lien (not to exceed the Priority Cap) as of the SI Termination Date, subject to Sections 4.1 and 4.2, and shall transfer any such retained amounts not so applied to such successor promptly following payment of such Custodian Obligations</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No Unilateral Termination by Pledgor.</w:t>
      </w:r>
      <w:r>
        <w:rPr>
          <w:rFonts w:ascii="Times New Roman" w:hAnsi="Times New Roman"/>
          <w:color w:val="000000"/>
          <w:sz w:val="22"/>
        </w:rPr>
        <w:t xml:space="preserve"> Pledgor may not terminate this Agreement without the prior written consent of the Secured Party. Any purported termination by Pledgor without such consent shall be void and of no force or effect.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6 (Standard of Care; Limitation of Liability), Section 8 (Indemnification), Section 12 (Governing Law; Jurisdiction), Section 13 (Waiver of Jury Trial), and Section 22 (Confidentiality) shall survive the termination of this Agreement and shall continue in full force and effect notwithstanding such termination, with respect to all matters arising prior to or in connection with such termination.</w:t>
      </w:r>
    </w:p>
    <w:p>
      <w:pPr>
        <w:keepNext/>
        <w:spacing w:line="276" w:lineRule="auto" w:before="360" w:after="120"/>
        <w:jc w:val="left"/>
      </w:pPr>
      <w:r>
        <w:rPr>
          <w:rFonts w:ascii="Times New Roman" w:hAnsi="Times New Roman"/>
          <w:b/>
          <w:color w:val="000000"/>
          <w:sz w:val="22"/>
          <w:u w:val="single"/>
        </w:rPr>
        <w:t>SECTION 11 — EXCLUSIVE AGREEMENT; NO OTHER CONTROL AGREEMENTS</w:t>
      </w:r>
    </w:p>
    <w:p>
      <w:pPr>
        <w:spacing w:line="276" w:lineRule="auto" w:before="0" w:after="120"/>
        <w:jc w:val="both"/>
      </w:pPr>
      <w:r>
        <w:rPr>
          <w:rFonts w:ascii="Times New Roman" w:hAnsi="Times New Roman"/>
          <w:b/>
          <w:color w:val="000000"/>
          <w:sz w:val="22"/>
        </w:rPr>
        <w:t xml:space="preserve">Section 11.1</w:t>
      </w:r>
      <w:r>
        <w:rPr>
          <w:rFonts w:ascii="Times New Roman" w:hAnsi="Times New Roman"/>
          <w:color w:val="000000"/>
          <w:sz w:val="22"/>
        </w:rPr>
        <w:t xml:space="preserve"> </w:t>
      </w:r>
      <w:r>
        <w:rPr>
          <w:rFonts w:ascii="Times New Roman" w:hAnsi="Times New Roman"/>
          <w:i/>
          <w:color w:val="000000"/>
          <w:sz w:val="22"/>
        </w:rPr>
        <w:t xml:space="preserve">No Other Agreements.</w:t>
      </w:r>
      <w:r>
        <w:rPr>
          <w:rFonts w:ascii="Times New Roman" w:hAnsi="Times New Roman"/>
          <w:color w:val="000000"/>
          <w:sz w:val="22"/>
        </w:rPr>
        <w:t xml:space="preserve"> Securities Intermediary represents, warrants, and covenants that it has not entered into, and shall not at any time during the term of this Agreement enter into, any control agreement, entitlement order agreement, account agreement, or similar agreement with any person (other than the Secured Party) with respect to the Account or any Financial Assets, Security Entitlements, or cash credited thereto, without the prior written consent of the Secured Party</w:t>
      </w:r>
      <w:ins w:id="1207" w:author="Whitfield Greer &amp; Associates LLP" w:date="2025-05-09T09:00:00Z">
        <w:r>
          <w:rPr>
            <w:rFonts w:ascii="Times New Roman" w:hAnsi="Times New Roman"/>
            <w:color w:val="000000"/>
            <w:sz w:val="22"/>
          </w:rPr>
          <w:t xml:space="preserve"> (it being agreed that, as to any such agreement entered into prior to the date hereof, the foregoing representation is subject to the knowledge qualification set forth in Section 14.1(e))</w:t>
        </w:r>
      </w:ins>
      <w:r>
        <w:rPr>
          <w:rFonts w:ascii="Times New Roman" w:hAnsi="Times New Roman"/>
          <w:color w:val="000000"/>
          <w:sz w:val="22"/>
        </w:rPr>
        <w:t xml:space="preserve">. Securities Intermediary further represents, warrants, and covenants that it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Precedence.</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between Securities Intermediary and Pledgor with respect to the Account, the terms and provisions of this Agreement shall prevail and control in all respects. Securities Intermediary shall comply with the terms of this Agreement notwithstanding any contrary, inconsistent, or conflicting provision in the Custody Agreement or any such other agreement. Pledgor hereby consents to the foregoing and agrees that this Agreement shall take priority over the Custody Agreement to the extent of any conflict.</w:t>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b/>
          <w:color w:val="000000"/>
          <w:sz w:val="22"/>
        </w:rPr>
        <w:t xml:space="preserve">Section 12.1</w:t>
      </w:r>
      <w:r>
        <w:rPr>
          <w:rFonts w:ascii="Times New Roman" w:hAnsi="Times New Roman"/>
          <w:color w:val="000000"/>
          <w:sz w:val="22"/>
        </w:rPr>
        <w:t xml:space="preserve"> </w:t>
      </w:r>
      <w:r>
        <w:rPr>
          <w:rFonts w:ascii="Times New Roman" w:hAnsi="Times New Roman"/>
          <w:i/>
          <w:color w:val="000000"/>
          <w:sz w:val="22"/>
        </w:rPr>
        <w:t xml:space="preserve">Governing Law.</w:t>
      </w:r>
      <w:r>
        <w:rPr>
          <w:rFonts w:ascii="Times New Roman" w:hAnsi="Times New Roman"/>
          <w:color w:val="000000"/>
          <w:sz w:val="22"/>
        </w:rPr>
        <w:t xml:space="preserve"> This Agreement and the rights, obligations, and liabilities of the parties hereunder shall be governed by, and construed and interpreted in accordance with, the laws of the </w:t>
      </w:r>
      <w:r>
        <w:rPr>
          <w:rFonts w:ascii="Times New Roman" w:hAnsi="Times New Roman" w:cs="Times New Roman"/>
          <w:sz w:val="22"/>
          <w:szCs w:val="22"/>
          <w:color w:val="000000"/>
          <w:b/>
        </w:rPr>
        <w:t xml:space="preserve">State of </w:t>
      </w:r>
      <w:del w:id="1156" w:author="Whitfield Greer &amp; Associates LLP" w:date="2025-05-09T09:00:00Z">
        <w:r>
          <w:rPr>
            <w:rFonts w:ascii="Times New Roman" w:hAnsi="Times New Roman" w:cs="Times New Roman"/>
            <w:sz w:val="22"/>
            <w:szCs w:val="22"/>
            <w:color w:val="000000"/>
            <w:b/>
          </w:rPr>
          <w:delText xml:space="preserve">Maryland</w:delText>
        </w:r>
      </w:del>
      <w:ins w:id="1157" w:author="Whitfield Greer &amp; Associates LLP" w:date="2025-05-09T09:00:00Z">
        <w:r>
          <w:rPr>
            <w:rFonts w:ascii="Times New Roman" w:hAnsi="Times New Roman" w:cs="Times New Roman"/>
            <w:sz w:val="22"/>
            <w:szCs w:val="22"/>
            <w:color w:val="000000"/>
          </w:rPr>
          <w:t xml:space="preserve">New York</w:t>
        </w:r>
      </w:ins>
      <w:r>
        <w:rPr>
          <w:rFonts w:ascii="Times New Roman" w:hAnsi="Times New Roman" w:cs="Times New Roman"/>
          <w:sz w:val="22"/>
          <w:szCs w:val="22"/>
          <w:color w:val="000000"/>
        </w:rPr>
        <w:t xml:space="preserve">, without regard to its conflict of laws principles that would require the application of the laws of any other jurisdiction</w:t>
      </w:r>
      <w:del w:id="1158" w:author="Whitfield Greer &amp; Associates LLP" w:date="2025-05-09T09:00:00Z">
        <w:r>
          <w:rPr>
            <w:rFonts w:ascii="Times New Roman" w:hAnsi="Times New Roman" w:cs="Times New Roman"/>
            <w:sz w:val="22"/>
            <w:szCs w:val="22"/>
            <w:color w:val="000000"/>
          </w:rPr>
          <w:delText xml:space="preserve">.</w:delText>
        </w:r>
        <w:r>
          <w:rPr>
            <w:rFonts w:ascii="Times New Roman" w:hAnsi="Times New Roman"/>
            <w:color w:val="000000"/>
            <w:sz w:val="22"/>
          </w:rPr>
          <w:delText xml:space="preserve"> To the extent that any provision of this Agreement relates to</w:delText>
        </w:r>
      </w:del>
      <w:ins w:id="1159" w:author="Whitfield Greer &amp; Associates LLP" w:date="2025-05-09T09:00:00Z">
        <w:r>
          <w:rPr>
            <w:rFonts w:ascii="Times New Roman" w:hAnsi="Times New Roman" w:cs="Times New Roman"/>
            <w:sz w:val="22"/>
            <w:szCs w:val="22"/>
            <w:color w:val="000000"/>
          </w:rPr>
          <w:t xml:space="preserve">; provided, however, that Sections 5-1401 and 5-1402 of the New York General Obligations Law shall apply. Notwithstanding the foregoing, the parties acknowledge that, pursuant to Section 1.4 of this Agreement and Sections 8-110 and 9-305 of</w:t>
        </w:r>
      </w:ins>
      <w:r>
        <w:rPr>
          <w:rFonts w:ascii="Times New Roman" w:hAnsi="Times New Roman"/>
          <w:color w:val="000000"/>
          <w:sz w:val="22"/>
        </w:rPr>
        <w:t xml:space="preserve"> the </w:t>
      </w:r>
      <w:del w:id="1160" w:author="Whitfield Greer &amp; Associates LLP" w:date="2025-05-09T09:00:00Z">
        <w:r>
          <w:rPr>
            <w:rFonts w:ascii="Times New Roman" w:hAnsi="Times New Roman"/>
            <w:color w:val="000000"/>
            <w:sz w:val="22"/>
          </w:rPr>
          <w:delText xml:space="preserve">perfection</w:delText>
        </w:r>
      </w:del>
      <w:ins w:id="1161" w:author="Whitfield Greer &amp; Associates LLP" w:date="2025-05-09T09:00:00Z">
        <w:r>
          <w:rPr>
            <w:rFonts w:ascii="Times New Roman" w:hAnsi="Times New Roman"/>
            <w:color w:val="000000"/>
            <w:sz w:val="22"/>
          </w:rPr>
          <w:t xml:space="preserve">UCC</w:t>
        </w:r>
      </w:ins>
      <w:r>
        <w:rPr>
          <w:rFonts w:ascii="Times New Roman" w:hAnsi="Times New Roman"/>
          <w:color w:val="000000"/>
          <w:sz w:val="22"/>
        </w:rPr>
        <w:t xml:space="preserve">, </w:t>
      </w:r>
      <w:del w:id="1162" w:author="Whitfield Greer &amp; Associates LLP" w:date="2025-05-09T09:00:00Z">
        <w:r>
          <w:rPr>
            <w:rFonts w:ascii="Times New Roman" w:hAnsi="Times New Roman"/>
            <w:color w:val="000000"/>
            <w:sz w:val="22"/>
          </w:rPr>
          <w:delText xml:space="preserve">priority, or enforcement</w:delText>
        </w:r>
      </w:del>
      <w:ins w:id="1163" w:author="Whitfield Greer &amp; Associates LLP" w:date="2025-05-09T09:00:00Z">
        <w:r>
          <w:rPr>
            <w:rFonts w:ascii="Times New Roman" w:hAnsi="Times New Roman"/>
            <w:color w:val="000000"/>
            <w:sz w:val="22"/>
          </w:rPr>
          <w:t xml:space="preserve">the matters specified in Section 8-110(b) of the UCC and the perfection, the effect of perfection or non-perfection, and the priority</w:t>
        </w:r>
      </w:ins>
      <w:r>
        <w:rPr>
          <w:rFonts w:ascii="Times New Roman" w:hAnsi="Times New Roman"/>
          <w:color w:val="000000"/>
          <w:sz w:val="22"/>
        </w:rPr>
        <w:t xml:space="preserve"> of </w:t>
      </w:r>
      <w:del w:id="1164" w:author="Whitfield Greer &amp; Associates LLP" w:date="2025-05-09T09:00:00Z">
        <w:r>
          <w:rPr>
            <w:rFonts w:ascii="Times New Roman" w:hAnsi="Times New Roman"/>
            <w:color w:val="000000"/>
            <w:sz w:val="22"/>
          </w:rPr>
          <w:delText xml:space="preserve">a</w:delText>
        </w:r>
      </w:del>
      <w:ins w:id="1165" w:author="Whitfield Greer &amp; Associates LLP" w:date="2025-05-09T09:00:00Z">
        <w:r>
          <w:rPr>
            <w:rFonts w:ascii="Times New Roman" w:hAnsi="Times New Roman"/>
            <w:color w:val="000000"/>
            <w:sz w:val="22"/>
          </w:rPr>
          <w:t xml:space="preserve">the</w:t>
        </w:r>
      </w:ins>
      <w:r>
        <w:rPr>
          <w:rFonts w:ascii="Times New Roman" w:hAnsi="Times New Roman"/>
          <w:color w:val="000000"/>
          <w:sz w:val="22"/>
        </w:rPr>
        <w:t xml:space="preserve"> security interest </w:t>
      </w:r>
      <w:del w:id="1166" w:author="Whitfield Greer &amp; Associates LLP" w:date="2025-05-09T09:00:00Z">
        <w:r>
          <w:rPr>
            <w:rFonts w:ascii="Times New Roman" w:hAnsi="Times New Roman"/>
            <w:color w:val="000000"/>
            <w:sz w:val="22"/>
          </w:rPr>
          <w:delText xml:space="preserve">in Financial Assets, Security Entitlements</w:delText>
        </w:r>
      </w:del>
      <w:ins w:id="1167" w:author="Whitfield Greer &amp; Associates LLP" w:date="2025-05-09T09:00:00Z">
        <w:r>
          <w:rPr>
            <w:rFonts w:ascii="Times New Roman" w:hAnsi="Times New Roman"/>
            <w:color w:val="000000"/>
            <w:sz w:val="22"/>
          </w:rPr>
          <w:t xml:space="preserve">of the Secured Party in the Account, the Financial Assets</w:t>
        </w:r>
      </w:ins>
      <w:r>
        <w:rPr>
          <w:rFonts w:ascii="Times New Roman" w:hAnsi="Times New Roman"/>
          <w:color w:val="000000"/>
          <w:sz w:val="22"/>
        </w:rPr>
        <w:t xml:space="preserve">, </w:t>
      </w:r>
      <w:del w:id="1168" w:author="Whitfield Greer &amp; Associates LLP" w:date="2025-05-09T09:00:00Z">
        <w:r>
          <w:rPr>
            <w:rFonts w:ascii="Times New Roman" w:hAnsi="Times New Roman"/>
            <w:color w:val="000000"/>
            <w:sz w:val="22"/>
          </w:rPr>
          <w:delText xml:space="preserve">or</w:delText>
        </w:r>
      </w:del>
      <w:ins w:id="1169" w:author="Whitfield Greer &amp; Associates LLP" w:date="2025-05-09T09:00:00Z">
        <w:r>
          <w:rPr>
            <w:rFonts w:ascii="Times New Roman" w:hAnsi="Times New Roman"/>
            <w:color w:val="000000"/>
            <w:sz w:val="22"/>
          </w:rPr>
          <w:t xml:space="preserve">and</w:t>
        </w:r>
      </w:ins>
      <w:r>
        <w:rPr>
          <w:rFonts w:ascii="Times New Roman" w:hAnsi="Times New Roman"/>
          <w:color w:val="000000"/>
          <w:sz w:val="22"/>
        </w:rPr>
        <w:t xml:space="preserve"> the </w:t>
      </w:r>
      <w:del w:id="1170" w:author="Whitfield Greer &amp; Associates LLP" w:date="2025-05-09T09:00:00Z">
        <w:r>
          <w:rPr>
            <w:rFonts w:ascii="Times New Roman" w:hAnsi="Times New Roman"/>
            <w:color w:val="000000"/>
            <w:sz w:val="22"/>
          </w:rPr>
          <w:delText xml:space="preserve">Account, such provision</w:delText>
        </w:r>
      </w:del>
      <w:ins w:id="1171" w:author="Whitfield Greer &amp; Associates LLP" w:date="2025-05-09T09:00:00Z">
        <w:r>
          <w:rPr>
            <w:rFonts w:ascii="Times New Roman" w:hAnsi="Times New Roman"/>
            <w:color w:val="000000"/>
            <w:sz w:val="22"/>
          </w:rPr>
          <w:t xml:space="preserve">Security Entitlements</w:t>
        </w:r>
      </w:ins>
      <w:r>
        <w:rPr>
          <w:rFonts w:ascii="Times New Roman" w:hAnsi="Times New Roman"/>
          <w:color w:val="000000"/>
          <w:sz w:val="22"/>
        </w:rPr>
        <w:t xml:space="preserve"> shall be governed by the </w:t>
      </w:r>
      <w:del w:id="1172" w:author="Whitfield Greer &amp; Associates LLP" w:date="2025-05-09T09:00:00Z">
        <w:r>
          <w:rPr>
            <w:rFonts w:ascii="Times New Roman" w:hAnsi="Times New Roman"/>
            <w:color w:val="000000"/>
            <w:sz w:val="22"/>
          </w:rPr>
          <w:delText xml:space="preserve">UCC as in effect in the </w:delText>
        </w:r>
        <w:r>
          <w:rPr>
            <w:rFonts w:ascii="Times New Roman" w:hAnsi="Times New Roman" w:cs="Times New Roman"/>
            <w:sz w:val="22"/>
            <w:szCs w:val="22"/>
            <w:color w:val="000000"/>
          </w:rPr>
          <w:delText xml:space="preserve">State of Maryland</w:delText>
        </w:r>
      </w:del>
      <w:ins w:id="1173" w:author="Whitfield Greer &amp; Associates LLP" w:date="2025-05-09T09:00:00Z">
        <w:r>
          <w:rPr>
            <w:rFonts w:ascii="Times New Roman" w:hAnsi="Times New Roman"/>
            <w:color w:val="000000"/>
            <w:sz w:val="22"/>
          </w:rPr>
          <w:t xml:space="preserve">local law of the State of Maryland as the securities intermediary's jurisdiction</w:t>
        </w:r>
      </w:ins>
      <w:r>
        <w:rPr>
          <w:rFonts w:ascii="Times New Roman" w:hAnsi="Times New Roman" w:cs="Times New Roman"/>
          <w:sz w:val="22"/>
          <w:szCs w:val="22"/>
          <w:color w:val="000000"/>
        </w:rPr>
        <w:t xml:space="preserve">.</w:t>
      </w:r>
    </w:p>
    <w:p>
      <w:pPr>
        <w:spacing w:line="276" w:lineRule="auto" w:before="0" w:after="120"/>
        <w:jc w:val="both"/>
      </w:pPr>
      <w:r>
        <w:rPr>
          <w:rFonts w:ascii="Times New Roman" w:hAnsi="Times New Roman"/>
          <w:b/>
          <w:color w:val="000000"/>
          <w:sz w:val="22"/>
        </w:rPr>
        <w:t xml:space="preserve">Section 12.2</w:t>
      </w:r>
      <w:r>
        <w:rPr>
          <w:rFonts w:ascii="Times New Roman" w:hAnsi="Times New Roman"/>
          <w:color w:val="000000"/>
          <w:sz w:val="22"/>
        </w:rPr>
        <w:t xml:space="preserve"> </w:t>
      </w:r>
      <w:r>
        <w:rPr>
          <w:rFonts w:ascii="Times New Roman" w:hAnsi="Times New Roman"/>
          <w:i/>
          <w:color w:val="000000"/>
          <w:sz w:val="22"/>
        </w:rPr>
        <w:t xml:space="preserve">Submission to Jurisdiction.</w:t>
      </w:r>
      <w:r>
        <w:rPr>
          <w:rFonts w:ascii="Times New Roman" w:hAnsi="Times New Roman"/>
          <w:color w:val="000000"/>
          <w:sz w:val="22"/>
        </w:rPr>
        <w:t xml:space="preserve"> Each party hereby irrevocably and unconditionally submits, for itself and its property, to the </w:t>
      </w:r>
      <w:ins w:id="1174" w:author="Whitfield Greer &amp; Associates LLP" w:date="2025-05-09T09:00:00Z">
        <w:r>
          <w:rPr>
            <w:rFonts w:ascii="Times New Roman" w:hAnsi="Times New Roman"/>
            <w:color w:val="000000"/>
            <w:sz w:val="22"/>
          </w:rPr>
          <w:t xml:space="preserve">non-</w:t>
        </w:r>
      </w:ins>
      <w:r>
        <w:rPr>
          <w:rFonts w:ascii="Times New Roman" w:hAnsi="Times New Roman"/>
          <w:color w:val="000000"/>
          <w:sz w:val="22"/>
        </w:rPr>
        <w:t xml:space="preserve">exclusive jurisdiction of </w:t>
      </w:r>
      <w:ins w:id="1175" w:author="Whitfield Greer &amp; Associates LLP" w:date="2025-05-09T09:00:00Z">
        <w:r>
          <w:rPr>
            <w:rFonts w:ascii="Times New Roman" w:hAnsi="Times New Roman"/>
            <w:color w:val="000000"/>
            <w:sz w:val="22"/>
          </w:rPr>
          <w:t xml:space="preserve">(a) the United States District Court for the Southern District of New York and, in the event such court lacks subject matter jurisdiction, the Supreme Court of the State of New York sitting in the County of New York, Borough of Manhattan, and (b) </w:t>
        </w:r>
      </w:ins>
      <w:r>
        <w:rPr>
          <w:rFonts w:ascii="Times New Roman" w:hAnsi="Times New Roman"/>
          <w:color w:val="000000"/>
          <w:sz w:val="22"/>
        </w:rPr>
        <w:t xml:space="preserve">the </w:t>
      </w:r>
      <w:r>
        <w:rPr>
          <w:rFonts w:ascii="Times New Roman" w:hAnsi="Times New Roman" w:cs="Times New Roman"/>
          <w:sz w:val="22"/>
          <w:szCs w:val="22"/>
          <w:color w:val="000000"/>
          <w:b/>
        </w:rPr>
        <w:t xml:space="preserve">United States District Court for the District of Maryland</w:t>
      </w:r>
      <w:r>
        <w:rPr>
          <w:rFonts w:ascii="Times New Roman" w:hAnsi="Times New Roman" w:cs="Times New Roman"/>
          <w:sz w:val="22"/>
          <w:szCs w:val="22"/>
          <w:color w:val="000000"/>
        </w:rPr>
        <w:t xml:space="preserve"> and, in the event such court lacks subject matter jurisdiction, the courts of the State of Maryland sitting in Baltimore City,</w:t>
      </w:r>
      <w:r>
        <w:rPr>
          <w:rFonts w:ascii="Times New Roman" w:hAnsi="Times New Roman"/>
          <w:color w:val="000000"/>
          <w:sz w:val="22"/>
        </w:rPr>
        <w:t xml:space="preserve"> and </w:t>
      </w:r>
      <w:ins w:id="1176" w:author="Whitfield Greer &amp; Associates LLP" w:date="2025-05-09T09:00:00Z">
        <w:r>
          <w:rPr>
            <w:rFonts w:ascii="Times New Roman" w:hAnsi="Times New Roman"/>
            <w:color w:val="000000"/>
            <w:sz w:val="22"/>
          </w:rPr>
          <w:t xml:space="preserve">in each case </w:t>
        </w:r>
      </w:ins>
      <w:r>
        <w:rPr>
          <w:rFonts w:ascii="Times New Roman" w:hAnsi="Times New Roman"/>
          <w:color w:val="000000"/>
          <w:sz w:val="22"/>
        </w:rPr>
        <w:t xml:space="preserve">any appellate court from any thereof, in any action, suit, or proceeding arising out of or relating to this Agreement, the transactions contemplated hereby, or any Entitlement Order or Notice of Exclusive Control issued hereunder, and each party hereby irrevocably and unconditionally agrees that all claims in respect of any such action, suit, or proceeding may be heard and determined in such courts.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(a) any objection that it may now or hereafter have to the laying of venue of any action, suit, or proceeding arising out of or relating to this Agreement in the courts referred to in Section 12.2, and (b) the defense of an inconvenient forum to the maintenance of any such action, suit, or proceeding in any such court. Each party agrees that service of process in any such action, suit, or proceeding may be made by delivery of copies thereof by nationally recognized overnight courier addressed to such party at the address specified for notices in Schedule B, and each party irrevocably waives any objection to such service of process.</w:t>
      </w:r>
    </w:p>
    <w:p>
      <w:pPr>
        <w:keepNext/>
        <w:spacing w:line="276" w:lineRule="auto" w:before="360" w:after="120"/>
        <w:jc w:val="left"/>
      </w:pPr>
      <w:r>
        <w:rPr>
          <w:rFonts w:ascii="Times New Roman" w:hAnsi="Times New Roman"/>
          <w:b/>
          <w:color w:val="000000"/>
          <w:sz w:val="22"/>
          <w:u w:val="single"/>
        </w:rPr>
        <w:t>SECTION 13 — WAIVER OF JURY TRIAL</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Mutual Waiver.</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IT MAY HAVE TO A TRIAL BY JURY IN ANY ACTION, SUIT, PROCEEDING, OR COUNTERCLAIM (WHETHER BASED ON CONTRACT, TORT, OR OTHERWISE) ARISING OUT OF OR RELATING TO THIS AGREEMENT, ANY ENTITLEMENT ORDER OR NOTICE OF EXCLUSIVE CONTROL DELIVERED HEREUNDER, OR THE TRANSACTIONS CONTEMPLATED HEREBY.</w:t>
      </w:r>
      <w:r>
        <w:rPr>
          <w:rFonts w:ascii="Times New Roman" w:hAnsi="Times New Roman"/>
          <w:color w:val="000000"/>
          <w:sz w:val="22"/>
        </w:rPr>
        <w:t xml:space="preserve">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contained in this Section 13.</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Representations and Warranties of Securities Intermediary.</w:t>
      </w:r>
      <w:r>
        <w:rPr>
          <w:rFonts w:ascii="Times New Roman" w:hAnsi="Times New Roman"/>
          <w:color w:val="000000"/>
          <w:sz w:val="22"/>
        </w:rPr>
        <w:t xml:space="preserve"> Securities Intermediary hereby represents and warrants to the Secured Party and Pledgor,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Securities Intermediary is a national trust company duly organized and validly existing under the laws of the United States, with its principal office at 100 Light Street, 18th Floor, Baltimore, Maryland 21202, and has full power, authority, and legal right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 xml:space="preserve">Due Authorization; No Conflicts.</w:t>
      </w:r>
      <w:r>
        <w:rPr>
          <w:rFonts w:ascii="Times New Roman" w:hAnsi="Times New Roman"/>
          <w:color w:val="000000"/>
          <w:sz w:val="22"/>
        </w:rPr>
        <w:t xml:space="preserve"> The execution, delivery, and performance by Securities Intermediary of this Agreement have been duly authorized by all necessary corporate or organizational action on the part of Securities Intermediary and do not and will not (i) violate any provision of any law, rule, regulation, order, judgment, decree, or determination applicable to Securities Intermediary, (ii) conflict with, result in a breach of, or constitute a default under, the charter, bylaws, or other organizational documents of Securities Intermediary, or any agreement, indenture, or instrument binding on Securities Intermediary, or (iii) result in the creation or imposition of any lien, charge, or encumbrance upon the Account or any Financial Assets credited thereto (other than the security interest of the Secured Party and the </w:t>
      </w:r>
      <w:del w:id="1177" w:author="Whitfield Greer &amp; Associates LLP" w:date="2025-05-09T09:00:00Z">
        <w:r>
          <w:rPr>
            <w:rFonts w:ascii="Times New Roman" w:hAnsi="Times New Roman"/>
            <w:color w:val="000000"/>
            <w:sz w:val="22"/>
          </w:rPr>
          <w:delText xml:space="preserve">subordinated </w:delText>
        </w:r>
      </w:del>
      <w:r>
        <w:rPr>
          <w:rFonts w:ascii="Times New Roman" w:hAnsi="Times New Roman"/>
          <w:color w:val="000000"/>
          <w:sz w:val="22"/>
        </w:rPr>
        <w:t xml:space="preserve">lien of Securities Intermediary described in</w:t>
      </w:r>
      <w:ins w:id="1178" w:author="Whitfield Greer &amp; Associates LLP" w:date="2025-05-09T09:00:00Z">
        <w:r>
          <w:rPr>
            <w:rFonts w:ascii="Times New Roman" w:hAnsi="Times New Roman"/>
            <w:color w:val="000000"/>
            <w:sz w:val="22"/>
          </w:rPr>
          <w:t xml:space="preserve">, and subject to,</w:t>
        </w:r>
      </w:ins>
      <w:r>
        <w:rPr>
          <w:rFonts w:ascii="Times New Roman" w:hAnsi="Times New Roman"/>
          <w:color w:val="000000"/>
          <w:sz w:val="22"/>
        </w:rPr>
        <w:t xml:space="preserve">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Securities Intermediary, enforceable against Securities Intermediary in accordance with its terms, subject to applicable bankruptcy, insolvency, reorganization, moratorium, receivership,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Securities Account and Securities Intermediary Status.</w:t>
      </w:r>
      <w:r>
        <w:rPr>
          <w:rFonts w:ascii="Times New Roman" w:hAnsi="Times New Roman"/>
          <w:color w:val="000000"/>
          <w:sz w:val="22"/>
        </w:rPr>
        <w:t xml:space="preserve"> The Account is a "securities account" within the meaning of Section 8-501 of the UCC, and Securities Intermediary is a "securities intermediary" as defined in Section 8-102(a)(14) of the UCC. Securities Intermediary is in the business of maintaining securities accounts for others and will continue to be so engaged throughout the term of this Agreement.</w:t>
      </w:r>
    </w:p>
    <w:p>
      <w:pPr>
        <w:spacing w:line="276" w:lineRule="auto" w:before="0" w:after="120"/>
        <w:ind w:left="432"/>
        <w:jc w:val="both"/>
        <w:rPr>
          <w:ins w:id="1179" w:author="Whitfield Greer &amp; Associates LLP" w:date="2025-05-09T09:00:00Z"/>
        </w:rPr>
      </w:pPr>
      <w:ins w:id="1180" w:author="Whitfield Greer &amp; Associates LLP" w:date="2025-05-09T09:00:00Z">
        <w:r>
          <w:rPr>
            <w:rFonts w:ascii="Times New Roman" w:hAnsi="Times New Roman"/>
            <w:color w:val="000000"/>
            <w:sz w:val="22"/>
          </w:rPr>
          <w:t xml:space="preserve">(e) </w:t>
        </w:r>
        <w:r>
          <w:rPr>
            <w:rFonts w:ascii="Times New Roman" w:hAnsi="Times New Roman"/>
            <w:i/>
            <w:color w:val="000000"/>
            <w:sz w:val="22"/>
          </w:rPr>
          <w:t xml:space="preserve">No Other Control Agreements.</w:t>
        </w:r>
        <w:r>
          <w:rPr>
            <w:rFonts w:ascii="Times New Roman" w:hAnsi="Times New Roman"/>
            <w:color w:val="000000"/>
            <w:sz w:val="22"/>
          </w:rPr>
          <w:t xml:space="preserve"> Securities Intermediary has not entered into any other control agreement, entitlement order agreement, account control agreement, or similar agreement with any person (other than the Secured Party) with respect to the Account or any Financial Assets, Security Entitlements, or cash credited thereto, and no person (other than the Secured Party and Pledgor) has been authorized by Securities Intermediary to deliver Entitlement Orders with respect to the Account; provided that, solely as to any such agreement or authorization entered into or given prior to the date hereof, the foregoing representation is made to the knowledge of Securities Intermediary after due inquiry of its account records for the Account and of the officers of its Institutional Custody Services group responsible for the Account. Securities Intermediary shall promptly notify the Secured Party in writing if it becomes aware at any time of any such agreement or authorization.</w:t>
        </w:r>
      </w:ins>
    </w:p>
    <w:p>
      <w:pPr>
        <w:spacing w:line="276" w:lineRule="auto" w:before="0" w:after="120"/>
        <w:ind w:left="432"/>
        <w:jc w:val="both"/>
      </w:pPr>
      <w:r>
        <w:rPr>
          <w:rFonts w:ascii="Times New Roman" w:hAnsi="Times New Roman" w:cs="Times New Roman"/>
          <w:sz w:val="22"/>
          <w:szCs w:val="22"/>
          <w:color w:val="000000"/>
        </w:rPr>
        <w:t xml:space="preserve">(</w:t>
      </w:r>
      <w:del w:id="1181" w:author="Whitfield Greer &amp; Associates LLP" w:date="2025-05-09T09:00:00Z">
        <w:r>
          <w:rPr>
            <w:rFonts w:ascii="Times New Roman" w:hAnsi="Times New Roman" w:cs="Times New Roman"/>
            <w:sz w:val="22"/>
            <w:szCs w:val="22"/>
            <w:color w:val="000000"/>
          </w:rPr>
          <w:delText xml:space="preserve">e</w:delText>
        </w:r>
      </w:del>
      <w:ins w:id="1182" w:author="Whitfield Greer &amp; Associates LLP" w:date="2025-05-09T09:00:00Z">
        <w:r>
          <w:rPr>
            <w:rFonts w:ascii="Times New Roman" w:hAnsi="Times New Roman" w:cs="Times New Roman"/>
            <w:sz w:val="22"/>
            <w:szCs w:val="22"/>
            <w:color w:val="000000"/>
          </w:rPr>
          <w:t xml:space="preserve">f</w:t>
        </w:r>
      </w:ins>
      <w:r>
        <w:rPr>
          <w:rFonts w:ascii="Times New Roman" w:hAnsi="Times New Roman" w:cs="Times New Roman"/>
          <w:sz w:val="22"/>
          <w:szCs w:val="22"/>
          <w:color w:val="000000"/>
        </w:rPr>
        <w:t xml:space="preserve">)</w:t>
      </w:r>
      <w:r>
        <w:rPr>
          <w:rFonts w:ascii="Times New Roman" w:hAnsi="Times New Roman"/>
          <w:color w:val="000000"/>
          <w:sz w:val="22"/>
        </w:rPr>
        <w:t xml:space="preserve"> </w:t>
      </w:r>
      <w:r>
        <w:rPr>
          <w:rFonts w:ascii="Times New Roman" w:hAnsi="Times New Roman"/>
          <w:i/>
          <w:color w:val="000000"/>
          <w:sz w:val="22"/>
        </w:rPr>
        <w:t xml:space="preserve">No Third-Party Entitlement Orders.</w:t>
      </w:r>
      <w:r>
        <w:rPr>
          <w:rFonts w:ascii="Times New Roman" w:hAnsi="Times New Roman"/>
          <w:color w:val="000000"/>
          <w:sz w:val="22"/>
        </w:rPr>
        <w:t xml:space="preserve"> Securities Intermediary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ind w:left="432"/>
        <w:jc w:val="both"/>
      </w:pPr>
      <w:r>
        <w:rPr>
          <w:rFonts w:ascii="Times New Roman" w:hAnsi="Times New Roman" w:cs="Times New Roman"/>
          <w:sz w:val="22"/>
          <w:szCs w:val="22"/>
          <w:color w:val="000000"/>
        </w:rPr>
        <w:t xml:space="preserve">(</w:t>
      </w:r>
      <w:del w:id="1183" w:author="Whitfield Greer &amp; Associates LLP" w:date="2025-05-09T09:00:00Z">
        <w:r>
          <w:rPr>
            <w:rFonts w:ascii="Times New Roman" w:hAnsi="Times New Roman" w:cs="Times New Roman"/>
            <w:sz w:val="22"/>
            <w:szCs w:val="22"/>
            <w:color w:val="000000"/>
          </w:rPr>
          <w:delText xml:space="preserve">f</w:delText>
        </w:r>
      </w:del>
      <w:ins w:id="1184" w:author="Whitfield Greer &amp; Associates LLP" w:date="2025-05-09T09:00:00Z">
        <w:r>
          <w:rPr>
            <w:rFonts w:ascii="Times New Roman" w:hAnsi="Times New Roman" w:cs="Times New Roman"/>
            <w:sz w:val="22"/>
            <w:szCs w:val="22"/>
            <w:color w:val="000000"/>
          </w:rPr>
          <w:t xml:space="preserve">g</w:t>
        </w:r>
      </w:ins>
      <w:r>
        <w:rPr>
          <w:rFonts w:ascii="Times New Roman" w:hAnsi="Times New Roman" w:cs="Times New Roman"/>
          <w:sz w:val="22"/>
          <w:szCs w:val="22"/>
          <w:color w:val="000000"/>
        </w:rPr>
        <w:t xml:space="preserve">)</w:t>
      </w:r>
      <w:r>
        <w:rPr>
          <w:rFonts w:ascii="Times New Roman" w:hAnsi="Times New Roman"/>
          <w:color w:val="000000"/>
          <w:sz w:val="22"/>
        </w:rPr>
        <w:t xml:space="preserve"> </w:t>
      </w:r>
      <w:r>
        <w:rPr>
          <w:rFonts w:ascii="Times New Roman" w:hAnsi="Times New Roman"/>
          <w:i/>
          <w:color w:val="000000"/>
          <w:sz w:val="22"/>
        </w:rPr>
        <w:t xml:space="preserve">No Other Liens.</w:t>
      </w:r>
      <w:r>
        <w:rPr>
          <w:rFonts w:ascii="Times New Roman" w:hAnsi="Times New Roman"/>
          <w:color w:val="000000"/>
          <w:sz w:val="22"/>
        </w:rPr>
        <w:t xml:space="preserve"> Securities Intermediary has not granted any lien on, security interest in, or right of set-off against the Account or any Financial Assets, Security Entitlements, or cash at any time credited thereto in favor of any person other than the security interest and lien of the Secured Party and the lien of Securities Intermediary that is subordinated</w:t>
      </w:r>
      <w:ins w:id="1185" w:author="Whitfield Greer &amp; Associates LLP" w:date="2025-05-09T09:00:00Z">
        <w:r>
          <w:rPr>
            <w:rFonts w:ascii="Times New Roman" w:hAnsi="Times New Roman"/>
            <w:color w:val="000000"/>
            <w:sz w:val="22"/>
          </w:rPr>
          <w:t xml:space="preserve">, or retained as the Custodian Lien to the extent permitted,</w:t>
        </w:r>
      </w:ins>
      <w:r>
        <w:rPr>
          <w:rFonts w:ascii="Times New Roman" w:hAnsi="Times New Roman"/>
          <w:color w:val="000000"/>
          <w:sz w:val="22"/>
        </w:rPr>
        <w:t xml:space="preserve"> pursuant to Section 4 of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Representations and Warranties of Pledgor.</w:t>
      </w:r>
      <w:r>
        <w:rPr>
          <w:rFonts w:ascii="Times New Roman" w:hAnsi="Times New Roman"/>
          <w:color w:val="000000"/>
          <w:sz w:val="22"/>
        </w:rPr>
        <w:t xml:space="preserve"> Pledgor hereby represents and warrants to the Secured Party and Securities Intermediary,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Pledgor is a corporation duly organized, validly existing, and in good standing under the laws of the State of Delaware, with its principal offices located at 9500 Medical Center Drive, Suite 400, Rockville, Maryland 20850. Pledgor is duly qualified and in good standing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Pledgor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Pledgor of this Agreement have been duly authorized by all necessary corporate action on the part of Pledgor, including any required approval of its board of directors, and do not and will not violate any provision of Pledgor's certificate of incorporation, bylaws, or other organizational documents, or any applicable law, rule, regulation, order, or agreement binding on Pledgor.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Sole Entitlement Holder.</w:t>
      </w:r>
      <w:r>
        <w:rPr>
          <w:rFonts w:ascii="Times New Roman" w:hAnsi="Times New Roman"/>
          <w:color w:val="000000"/>
          <w:sz w:val="22"/>
        </w:rPr>
        <w:t xml:space="preserve"> Pledgor is the sole entitlement holder with respect to the Account and all Financial Assets and Security Entitlements at any time credited thereto. No other person has any rights as an entitlement holder or any other interest in the Account, the Financial Assets, or the Security Entitlements, other than the security interest of the Secured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 xml:space="preserve">No Other Liens.</w:t>
      </w:r>
      <w:r>
        <w:rPr>
          <w:rFonts w:ascii="Times New Roman" w:hAnsi="Times New Roman"/>
          <w:color w:val="000000"/>
          <w:sz w:val="22"/>
        </w:rPr>
        <w:t xml:space="preserve"> Pledgor has not granted, created, or permitted to exist, and shall not grant, create, or permit to exist, any lien, security interest, pledge, charge, encumbrance, or other adverse claim on or with respect to the Account or any Financial Assets, Security Entitlements, or cash credited thereto, other than (i) the security interest of the Secured Party granted pursuant to the Pledge and Security Agreement and perfected by this Agreement, and (ii) the </w:t>
      </w:r>
      <w:del w:id="1186" w:author="Whitfield Greer &amp; Associates LLP" w:date="2025-05-09T09:00:00Z">
        <w:r>
          <w:rPr>
            <w:rFonts w:ascii="Times New Roman" w:hAnsi="Times New Roman"/>
            <w:color w:val="000000"/>
            <w:sz w:val="22"/>
          </w:rPr>
          <w:delText xml:space="preserve">subordinated </w:delText>
        </w:r>
      </w:del>
      <w:r>
        <w:rPr>
          <w:rFonts w:ascii="Times New Roman" w:hAnsi="Times New Roman"/>
          <w:color w:val="000000"/>
          <w:sz w:val="22"/>
        </w:rPr>
        <w:t xml:space="preserve">lien of Securities Intermediary referenced in</w:t>
      </w:r>
      <w:ins w:id="1187" w:author="Whitfield Greer &amp; Associates LLP" w:date="2025-05-09T09:00:00Z">
        <w:r>
          <w:rPr>
            <w:rFonts w:ascii="Times New Roman" w:hAnsi="Times New Roman"/>
            <w:color w:val="000000"/>
            <w:sz w:val="22"/>
          </w:rPr>
          <w:t xml:space="preserve">, and subject to,</w:t>
        </w:r>
      </w:ins>
      <w:r>
        <w:rPr>
          <w:rFonts w:ascii="Times New Roman" w:hAnsi="Times New Roman"/>
          <w:color w:val="000000"/>
          <w:sz w:val="22"/>
        </w:rPr>
        <w:t xml:space="preserve"> Section 4 of this Agreement</w:t>
      </w:r>
      <w:ins w:id="1188" w:author="Whitfield Greer &amp; Associates LLP" w:date="2025-05-09T09:00:00Z">
        <w:r>
          <w:rPr>
            <w:rFonts w:ascii="Times New Roman" w:hAnsi="Times New Roman"/>
            <w:color w:val="000000"/>
            <w:sz w:val="22"/>
          </w:rPr>
          <w:t xml:space="preserve"> (including the Custodian Lien to the extent provided therein)</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The Secured Party hereby represents and warrants to Pledgor and Securities Intermediary,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Secured Party is a limited liability company duly organized, validly existing, and in good standing under the laws of the State of Delaware, with its principal offices located at 600 Lexington Avenue, 31st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Secured Party has full limited liability company power and authority to execute, deliver, and perform its obligations under this Agreement and to exercise its rights hereunder, including the right to originate Entitlement Orders and deliver Notices of Exclusive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Secured Party of this Agreement have been duly authorized by all necessary limited liability company action on the part of the Secured Party, and this Agreement constitutes a legal, valid, and binding obligation of the Secured Party, enforceable against the Secured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General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 hand delivery, (b) nationally recognized overnight courier service (with charges prepaid), or (c) certified or registered mail, return receipt requested, postage prepaid. In the case of Entitlement Orders and Notices of Exclusive Control, such communications may also be delivered by the additional methods specified in Section 15.3. All notices shall be addressed to the parties at the addresses set forth in </w:t>
      </w:r>
      <w:r>
        <w:rPr>
          <w:rFonts w:ascii="Times New Roman" w:hAnsi="Times New Roman"/>
          <w:b/>
          <w:color w:val="000000"/>
          <w:sz w:val="22"/>
        </w:rPr>
        <w:t>Schedule B</w:t>
      </w:r>
      <w:r>
        <w:rPr>
          <w:rFonts w:ascii="Times New Roman" w:hAnsi="Times New Roman"/>
          <w:color w:val="000000"/>
          <w:sz w:val="22"/>
        </w:rPr>
        <w:t xml:space="preserve"> attached hereto, or to such other address as any party may designate in writing to the other parties in accordance with this Section 15.</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Notices shall be delivered as follows:</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Securities Intermediary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76" w:lineRule="auto" w:before="0" w:after="120"/>
        <w:jc w:val="both"/>
      </w:pPr>
      <w:r>
        <w:rPr>
          <w:rFonts w:ascii="Times New Roman" w:hAnsi="Times New Roman"/>
          <w:b/>
          <w:color w:val="000000"/>
          <w:sz w:val="22"/>
        </w:rPr>
        <w:t xml:space="preserve">Section 15.3</w:t>
      </w:r>
      <w:r>
        <w:rPr>
          <w:rFonts w:ascii="Times New Roman" w:hAnsi="Times New Roman"/>
          <w:color w:val="000000"/>
          <w:sz w:val="22"/>
        </w:rPr>
        <w:t xml:space="preserve"> </w:t>
      </w:r>
      <w:r>
        <w:rPr>
          <w:rFonts w:ascii="Times New Roman" w:hAnsi="Times New Roman"/>
          <w:i/>
          <w:color w:val="000000"/>
          <w:sz w:val="22"/>
        </w:rPr>
        <w:t xml:space="preserve">Entitlement Orders and Notices of Exclusive Control.</w:t>
      </w:r>
      <w:r>
        <w:rPr>
          <w:rFonts w:ascii="Times New Roman" w:hAnsi="Times New Roman"/>
          <w:color w:val="000000"/>
          <w:sz w:val="22"/>
        </w:rPr>
        <w:t xml:space="preserve"> In addition to the delivery methods specified in Section 15.1, Entitlement Orders and Notices of Exclusive Control may be delivered by the Secured Party to Securities Intermediary via: (a) original written document; (b) tested facsimile transmission; (c) authenticated SWIFT message; or (d) such other secure electronic messaging format as may be mutually acceptable to the Secured Party and Securities Intermediary from time to time. </w:t>
      </w:r>
      <w:r>
        <w:rPr>
          <w:rFonts w:ascii="Times New Roman" w:hAnsi="Times New Roman" w:cs="Times New Roman"/>
          <w:sz w:val="22"/>
          <w:szCs w:val="22"/>
          <w:color w:val="000000"/>
          <w:b/>
        </w:rPr>
        <w:t xml:space="preserve">Securities Intermediary shall </w:t>
      </w:r>
      <w:ins w:id="1189" w:author="Whitfield Greer &amp; Associates LLP" w:date="2025-05-09T09:00:00Z">
        <w:r>
          <w:rPr>
            <w:rFonts w:ascii="Times New Roman" w:hAnsi="Times New Roman" w:cs="Times New Roman"/>
            <w:sz w:val="22"/>
            <w:szCs w:val="22"/>
            <w:color w:val="000000"/>
          </w:rPr>
          <w:t xml:space="preserve">comply with each Notice of Exclusive Control (including by ceasing to comply with Entitlement Orders and instructions originated by Pledgor) immediately upon receipt, and in any event on the Business Day of receipt if received prior to Securities Intermediary's applicable cut-off time on such Business Day, or no later than the opening of business on the next succeeding Business Day if received after such cut-off time. Securities Intermediary shall </w:t>
        </w:r>
      </w:ins>
      <w:r>
        <w:rPr>
          <w:rFonts w:ascii="Times New Roman" w:hAnsi="Times New Roman" w:cs="Times New Roman"/>
          <w:sz w:val="22"/>
          <w:szCs w:val="22"/>
          <w:color w:val="000000"/>
          <w:b/>
        </w:rPr>
        <w:t xml:space="preserve">use commercially reasonable efforts to </w:t>
      </w:r>
      <w:del w:id="1190" w:author="Whitfield Greer &amp; Associates LLP" w:date="2025-05-09T09:00:00Z">
        <w:r>
          <w:rPr>
            <w:rFonts w:ascii="Times New Roman" w:hAnsi="Times New Roman" w:cs="Times New Roman"/>
            <w:sz w:val="22"/>
            <w:szCs w:val="22"/>
            <w:color w:val="000000"/>
            <w:b/>
          </w:rPr>
          <w:delText xml:space="preserve">act upon</w:delText>
        </w:r>
      </w:del>
      <w:ins w:id="1191" w:author="Whitfield Greer &amp; Associates LLP" w:date="2025-05-09T09:00:00Z">
        <w:r>
          <w:rPr>
            <w:rFonts w:ascii="Times New Roman" w:hAnsi="Times New Roman" w:cs="Times New Roman"/>
            <w:sz w:val="22"/>
            <w:szCs w:val="22"/>
            <w:color w:val="000000"/>
          </w:rPr>
          <w:t xml:space="preserve">execute</w:t>
        </w:r>
      </w:ins>
      <w:r>
        <w:rPr>
          <w:rFonts w:ascii="Times New Roman" w:hAnsi="Times New Roman" w:cs="Times New Roman"/>
          <w:sz w:val="22"/>
          <w:szCs w:val="22"/>
          <w:color w:val="000000"/>
        </w:rPr>
        <w:t xml:space="preserve"> each Entitlement Order </w:t>
      </w:r>
      <w:del w:id="1192" w:author="Whitfield Greer &amp; Associates LLP" w:date="2025-05-09T09:00:00Z">
        <w:r>
          <w:rPr>
            <w:rFonts w:ascii="Times New Roman" w:hAnsi="Times New Roman" w:cs="Times New Roman"/>
            <w:sz w:val="22"/>
            <w:szCs w:val="22"/>
            <w:color w:val="000000"/>
          </w:rPr>
          <w:delText xml:space="preserve">and each Notice of Exclusive Control </w:delText>
        </w:r>
        <w:r>
          <w:rPr>
            <w:rFonts w:ascii="Times New Roman" w:hAnsi="Times New Roman" w:cs="Times New Roman"/>
            <w:sz w:val="22"/>
            <w:szCs w:val="22"/>
            <w:color w:val="000000"/>
            <w:b/>
          </w:rPr>
          <w:delText xml:space="preserve">within two (2) Business Days following receipt thereof by Securities Intermediary. Securities Intermediary shall have no liability for any failure to act within such period so long as it</w:delText>
        </w:r>
      </w:del>
      <w:ins w:id="1193" w:author="Whitfield Greer &amp; Associates LLP" w:date="2025-05-09T09:00:00Z">
        <w:r>
          <w:rPr>
            <w:rFonts w:ascii="Times New Roman" w:hAnsi="Times New Roman" w:cs="Times New Roman"/>
            <w:sz w:val="22"/>
            <w:szCs w:val="22"/>
            <w:color w:val="000000"/>
          </w:rPr>
          <w:t xml:space="preserve">originated by the Secured Party on the Business Day of receipt if received prior to the applicable cut-off time (consistent with Section 6.3(a) of the Custody Agreement), and in any event shall execute (a) each Entitlement Order directing the disbursement or transfer of cash no later than one (1) Business Day following receipt and (b) each other Entitlement Order no later than two (2) Business Days following receipt (or, in the case of Financial Assets that settle through a non-U.S. market, a Sub-Custodian (as defined in the Custody Agreement), or a transfer agent, as promptly as practicable in accordance with the customary settlement cycle for such Financial Assets). Securities Intermediary shall communicate its cut-off times to the Secured Party in writing promptly following execution of this Agreement and shall not modify them without at least ten (10) Business Days' prior written notice to the Secured Party. Securities Intermediary shall not be liable for any delay in complying with a Notice of Exclusive Control or executing an Entitlement Order beyond the periods specified above, and no such delay shall constitute a breach of this Agreement, to the extent such delay results from (i) a Force Majeure Event (as defined in the Custody Agreement), (ii) authentication procedures or sanctions, anti-money-laundering, or other compliance screening required by applicable law, provided that Securities Intermediary conducts such procedures and screening diligently and in good faith and promptly notifies the Secured Party of any resulting delay, or (iii) the failure of any counterparty, securities depository, or settlement system, provided in each case that Securities Intermediary</w:t>
        </w:r>
      </w:ins>
      <w:r>
        <w:rPr>
          <w:rFonts w:ascii="Times New Roman" w:hAnsi="Times New Roman" w:cs="Times New Roman"/>
          <w:sz w:val="22"/>
          <w:szCs w:val="22"/>
          <w:color w:val="000000"/>
          <w:b/>
        </w:rPr>
        <w:t xml:space="preserve"> has exercised commercially reasonable efforts to </w:t>
      </w:r>
      <w:del w:id="1194" w:author="Whitfield Greer &amp; Associates LLP" w:date="2025-05-09T09:00:00Z">
        <w:r>
          <w:rPr>
            <w:rFonts w:ascii="Times New Roman" w:hAnsi="Times New Roman" w:cs="Times New Roman"/>
            <w:sz w:val="22"/>
            <w:szCs w:val="22"/>
            <w:color w:val="000000"/>
            <w:b/>
          </w:rPr>
          <w:delText xml:space="preserve">do so</w:delText>
        </w:r>
      </w:del>
      <w:ins w:id="1195" w:author="Whitfield Greer &amp; Associates LLP" w:date="2025-05-09T09:00:00Z">
        <w:r>
          <w:rPr>
            <w:rFonts w:ascii="Times New Roman" w:hAnsi="Times New Roman" w:cs="Times New Roman"/>
            <w:sz w:val="22"/>
            <w:szCs w:val="22"/>
            <w:color w:val="000000"/>
          </w:rPr>
          <w:t xml:space="preserve">comply or execute within such periods</w:t>
        </w:r>
      </w:ins>
      <w:r>
        <w:rPr>
          <w:rFonts w:ascii="Times New Roman" w:hAnsi="Times New Roman" w:cs="Times New Roman"/>
          <w:sz w:val="22"/>
          <w:szCs w:val="22"/>
          <w:color w:val="000000"/>
          <w:b/>
        </w:rPr>
        <w:t xml:space="preserve">.</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Effectiveness of Notices.</w:t>
      </w:r>
      <w:r>
        <w:rPr>
          <w:rFonts w:ascii="Times New Roman" w:hAnsi="Times New Roman"/>
          <w:color w:val="000000"/>
          <w:sz w:val="22"/>
        </w:rPr>
        <w:t xml:space="preserve"> General notices delivered in accordance with this Section 15 shall be deemed effective as follows: (a) if delivered by hand delivery or nationally recognized overnight courier, upon actual receipt by the addressee; and (b) if delivered by certified or registered mail, on the third (3rd) Business Day following the date of mailing. Entitlement Orders and Notices of Exclusive Control shall be effective upon actual receipt by Securities Intermediary, regardless of the method of delivery.</w:t>
      </w:r>
    </w:p>
    <w:p>
      <w:pPr>
        <w:keepNext/>
        <w:spacing w:line="276" w:lineRule="auto" w:before="360" w:after="120"/>
        <w:jc w:val="left"/>
      </w:pPr>
      <w:r>
        <w:rPr>
          <w:rFonts w:ascii="Times New Roman" w:hAnsi="Times New Roman"/>
          <w:b/>
          <w:color w:val="000000"/>
          <w:sz w:val="22"/>
          <w:u w:val="single"/>
        </w:rPr>
        <w:t>SECTION 16 — AMENDMENTS AND WAIVERS</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nor may any provision hereof be waived, except by a written instrument signed by all three parties hereto (the Secured Party, Pledgor, and Securities Intermediary). Any purported amendment, modification, supplement, or waiver that is not executed in compliance with this Section 16.1 shall be null, void, and of no force or effect.</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failure or delay by any party in exercising any right, power, remedy, or privilege under this Agreement shall operate as a waiver thereof, nor shall any single or partial exercise of any right, power, remedy, or privilege hereunder preclude any other or further exercise thereof or the exercise of any other right, power, remedy, or privilege. The rights, powers, remedies, and privileges provided in this Agreement are cumulative and not exclusive of any rights, powers, remedies, or privileges provided by law or in equity.</w:t>
      </w:r>
    </w:p>
    <w:p>
      <w:pPr>
        <w:keepNext/>
        <w:spacing w:line="276" w:lineRule="auto" w:before="360" w:after="120"/>
        <w:jc w:val="left"/>
      </w:pPr>
      <w:r>
        <w:rPr>
          <w:rFonts w:ascii="Times New Roman" w:hAnsi="Times New Roman"/>
          <w:b/>
          <w:color w:val="000000"/>
          <w:sz w:val="22"/>
          <w:u w:val="single"/>
        </w:rPr>
        <w:t>SECTION 17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parties with respect to the subject matter hereof and supersedes all prior and contemporaneous agreements, negotiations, discussions, representations, warranties, and understandings, both oral and written, among the parties relating to the subject matter hereof. Notwithstanding the foregoing, this Agreement does not modify, amend, or supersede the Custody Agreement except to the extent expressly set forth in Section 11.2, and the Custody Agreement shall remain in full force and effect in accordance with its terms except to the extent inconsistent with the provisions of this Agreement.</w:t>
      </w:r>
    </w:p>
    <w:p>
      <w:pPr>
        <w:keepNext/>
        <w:spacing w:line="276" w:lineRule="auto" w:before="360" w:after="120"/>
        <w:jc w:val="left"/>
      </w:pPr>
      <w:r>
        <w:rPr>
          <w:rFonts w:ascii="Times New Roman" w:hAnsi="Times New Roman"/>
          <w:b/>
          <w:color w:val="000000"/>
          <w:sz w:val="22"/>
          <w:u w:val="single"/>
        </w:rPr>
        <w:t>SECTION 18 — SEVERABILITY</w:t>
      </w:r>
    </w:p>
    <w:p>
      <w:pPr>
        <w:spacing w:line="276" w:lineRule="auto" w:before="0" w:after="120"/>
        <w:jc w:val="both"/>
      </w:pPr>
      <w:r>
        <w:rPr>
          <w:rFonts w:ascii="Times New Roman" w:hAnsi="Times New Roman"/>
          <w:color w:val="000000"/>
          <w:sz w:val="22"/>
        </w:rPr>
        <w:t>If any term, provision, covenant, or condition of this Agreement is held to be invalid, illegal, void, or unenforceable by any court of competent jurisdiction, such invalidity, illegality, or unenforceability shall not affect the validity, legality, or enforceability of any other term, provision, covenant, or condition of this Agreement, and this Agreement shall be construed and enforced as if such invalid, illegal, or unenforceable provision had never been contained herein. The parties shall negotiate in good faith to replace any such invalid, illegal, or unenforceable provision with a valid, legal, and enforceable provision that gives effect to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19 — SUCCESSORS AND ASSIGNS</w:t>
      </w:r>
    </w:p>
    <w:p>
      <w:pPr>
        <w:spacing w:line="276" w:lineRule="auto" w:before="0" w:after="120"/>
        <w:jc w:val="both"/>
      </w:pPr>
      <w:r>
        <w:rPr>
          <w:rFonts w:ascii="Times New Roman" w:hAnsi="Times New Roman"/>
          <w:b/>
          <w:color w:val="000000"/>
          <w:sz w:val="22"/>
        </w:rPr>
        <w:t>Section 19.1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each party hereto and its respective successors, heirs, administrators, executors, and permitted assigns. No provision of this Agreement is intended to, or shall, confer any third-party beneficiary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19.2</w:t>
      </w:r>
      <w:r>
        <w:rPr>
          <w:rFonts w:ascii="Times New Roman" w:hAnsi="Times New Roman"/>
          <w:color w:val="000000"/>
          <w:sz w:val="22"/>
        </w:rPr>
        <w:t xml:space="preserve"> </w:t>
      </w:r>
      <w:r>
        <w:rPr>
          <w:rFonts w:ascii="Times New Roman" w:hAnsi="Times New Roman"/>
          <w:i/>
          <w:color w:val="000000"/>
          <w:sz w:val="22"/>
        </w:rPr>
        <w:t>Assignment by Secured Party.</w:t>
      </w:r>
      <w:r>
        <w:rPr>
          <w:rFonts w:ascii="Times New Roman" w:hAnsi="Times New Roman"/>
          <w:color w:val="000000"/>
          <w:sz w:val="22"/>
        </w:rPr>
        <w:t xml:space="preserve"> The Secured Party may assign its rights and interests under this Agreement to any successor Administrative Agent under the Credit Agreement without the consent of Securities Intermediary or Pledgor, upon written notice to Securities Intermediary and Pledgor identifying such successor Administrative Agent. Upon such assignment, the successor Administrative Agent shall succeed to all of the rights and benefits of the Secured Party under this Agreement as if it had been an original party hereto, and Securities Intermediary and Pledgor shall thereafter comply with Entitlement Orders and Notices of Exclusive Control originated by such successor Administrative Agent.</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w:t>
      </w:r>
      <w:r>
        <w:rPr>
          <w:rFonts w:ascii="Times New Roman" w:hAnsi="Times New Roman"/>
          <w:i/>
          <w:color w:val="000000"/>
          <w:sz w:val="22"/>
        </w:rPr>
        <w:t>No Assignment by Securities Intermediary or Pledgor.</w:t>
      </w:r>
      <w:r>
        <w:rPr>
          <w:rFonts w:ascii="Times New Roman" w:hAnsi="Times New Roman"/>
          <w:color w:val="000000"/>
          <w:sz w:val="22"/>
        </w:rPr>
        <w:t xml:space="preserve"> Neither Securities Intermediary nor Pledgor may assign, delegate, or transfer any of its rights or obligations under this Agreement without the prior written consent of the Secured Party. Any purported assignment, delegation, or transfer in violation of this Section 19.3 shall be null, void, and of no force or effect.</w:t>
      </w:r>
    </w:p>
    <w:p>
      <w:pPr>
        <w:keepNext/>
        <w:spacing w:line="276" w:lineRule="auto" w:before="360" w:after="120"/>
        <w:jc w:val="left"/>
      </w:pPr>
      <w:r>
        <w:rPr>
          <w:rFonts w:ascii="Times New Roman" w:hAnsi="Times New Roman"/>
          <w:b/>
          <w:color w:val="000000"/>
          <w:sz w:val="22"/>
          <w:u w:val="single"/>
        </w:rPr>
        <w:t>SECTION 20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Agreement by facsimile or electronic transmission (including portable document format (.pdf) or any electronic signature complying with the U.S. federal ESIGN Act of 2000 or the New York Electronic Signatures and Records Act) shall be effective as delivery of a manually executed original counterpart thereof.</w:t>
      </w:r>
    </w:p>
    <w:p>
      <w:pPr>
        <w:keepNext/>
        <w:spacing w:line="276" w:lineRule="auto" w:before="360" w:after="120"/>
        <w:jc w:val="left"/>
      </w:pPr>
      <w:r>
        <w:rPr>
          <w:rFonts w:ascii="Times New Roman" w:hAnsi="Times New Roman"/>
          <w:b/>
          <w:color w:val="000000"/>
          <w:sz w:val="22"/>
          <w:u w:val="single"/>
        </w:rPr>
        <w:t>SECTION 21 — CONFLICT WITH OTHER AGREEMENTS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Conflict with Custody Agreement.</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instrument, or understanding between Securities Intermediary and Pledgor with respect to the Account, the Financial Assets, the Security Entitlements, or any cash credited thereto, the terms and provisions of this Agreement shall prevail and control in all respects, and Securities Intermediary shall comply with the terms of this Agreement notwithstanding any contrary, conflicting, or inconsistent provision in the Custody Agreement or any such other agreement. The parties agree that this Agreement is entered into for the express purpose of providing the Secured Party with "control" over the Account within the meaning of the UCC, and any interpretation of the Custody Agreement or any other agreement that would undermine or diminish the Secured Party's control rights hereunder shall be rejected.</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Conflict with Credit Agreement.</w:t>
      </w:r>
      <w:r>
        <w:rPr>
          <w:rFonts w:ascii="Times New Roman" w:hAnsi="Times New Roman"/>
          <w:color w:val="000000"/>
          <w:sz w:val="22"/>
        </w:rPr>
        <w:t xml:space="preserve"> In the event of any conflict, inconsistency, or ambiguity between the terms and provisions of this Agreement and the terms and provisions of the Credit Agreement or the Pledge and Security Agreement, the terms of the Credit Agreement shall prevail as between the Secured Party and Pledgor (but not as to the obligations of Securities Intermediary hereunder), and the provisions of this Agreement shall be interpreted to give effect to the requirements of Section 7.14 of the Credit Agreement to the fullest extent possible. Nothing in this Section 21.2 shall relieve Securities Intermediary of any of its obligations under this Agreement.</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hereby agrees to treat as confidential and to maintain in confidence all non-public information relating to the Account, the Financial Assets and Security Entitlements credited thereto, the transactions contemplated by this Agreement, and the terms and conditions of this Agreement (collectively, "Confidential Information"), and shall not disclose, publish, or disseminate any Confidential Information to any third party, except: (a) as required by applicable law, rule, regulation, subpoena, civil investigative demand, court order, or regulatory examination or inquiry; (b) to such party's officers, directors, members, managers, employees, agents, auditors, accountants, attorneys, and professional advisors who have a reasonable need to know such Confidential Information in connection with the performance of their duties and who are subject to obligations of confidentiality no less restrictive than those set forth in this Section 22; (c) to the extent necessary to enforce or exercise such party's rights and remedies under this Agreement or any related agreement; (d) to any assignee or potential assignee of any party's rights under this Agreement, provided that such assignee or potential assignee agrees to be bound by the confidentiality provisions of this Section 22; or (e) with the prior written consent of the other parties hereto.</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w:t>
      </w:r>
      <w:r>
        <w:rPr>
          <w:rFonts w:ascii="Times New Roman" w:hAnsi="Times New Roman"/>
          <w:i/>
          <w:color w:val="000000"/>
          <w:sz w:val="22"/>
        </w:rPr>
        <w:t>Regulatory Disclosure.</w:t>
      </w:r>
      <w:r>
        <w:rPr>
          <w:rFonts w:ascii="Times New Roman" w:hAnsi="Times New Roman"/>
          <w:color w:val="000000"/>
          <w:sz w:val="22"/>
        </w:rPr>
        <w:t xml:space="preserve"> Nothing in this Section 22 shall restrict or limit the ability of Securities Intermediary to disclose Confidential Information in connection with any examination, audit, investigation, or inquiry by the Office of the Comptroller of the Currency, the Federal Deposit Insurance Corporation, the Securities and Exchange Commission, the Financial Industry Regulatory Authority, or any other applicable federal, state, or foreign regulatory authority having jurisdiction over Securities Intermediary, or in connection with any regulatory reporting obligation to which Securities Intermediary is subject.</w:t>
      </w:r>
    </w:p>
    <w:p>
      <w:pPr>
        <w:spacing w:line="276" w:lineRule="auto" w:before="0" w:after="120"/>
        <w:jc w:val="center"/>
      </w:pPr>
      <w:r>
        <w:rPr>
          <w:rFonts w:ascii="Times New Roman" w:hAnsi="Times New Roman"/>
          <w:b/>
          <w:color w:val="000000"/>
          <w:sz w:val="22"/>
        </w:rPr>
        <w:t>SCHEDULES AND EXHIBITS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Halcyon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4491-7283-01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Institutional Custody — Securities Account</w:t>
            </w:r>
          </w:p>
        </w:tc>
      </w:tr>
      <w:tr>
        <w:tc>
          <w:tcPr>
            <w:tcW w:type="dxa" w:w="4320"/>
          </w:tcPr>
          <w:p>
            <w:pPr>
              <w:spacing w:line="276" w:lineRule="auto" w:before="20" w:after="20"/>
            </w:pPr>
            <w:r/>
            <w:r>
              <w:rPr>
                <w:rFonts w:ascii="Times New Roman" w:hAnsi="Times New Roman"/>
                <w:b/>
                <w:color w:val="000000"/>
                <w:sz w:val="18"/>
              </w:rPr>
              <w:t>Securities Intermediary</w:t>
            </w:r>
          </w:p>
        </w:tc>
        <w:tc>
          <w:tcPr>
            <w:tcW w:type="dxa" w:w="4320"/>
          </w:tcPr>
          <w:p>
            <w:pPr>
              <w:spacing w:line="276" w:lineRule="auto" w:before="20" w:after="20"/>
            </w:pPr>
            <w:r/>
            <w:r>
              <w:rPr>
                <w:rFonts w:ascii="Times New Roman" w:hAnsi="Times New Roman"/>
                <w:color w:val="000000"/>
                <w:sz w:val="18"/>
              </w:rPr>
              <w:t>Tidewater National Trust Company</w:t>
            </w:r>
          </w:p>
        </w:tc>
      </w:tr>
      <w:tr>
        <w:tc>
          <w:tcPr>
            <w:tcW w:type="dxa" w:w="4320"/>
          </w:tcPr>
          <w:p>
            <w:pPr>
              <w:spacing w:line="276" w:lineRule="auto" w:before="20" w:after="20"/>
            </w:pPr>
            <w:r/>
            <w:r>
              <w:rPr>
                <w:rFonts w:ascii="Times New Roman" w:hAnsi="Times New Roman"/>
                <w:b/>
                <w:color w:val="000000"/>
                <w:sz w:val="18"/>
              </w:rPr>
              <w:t>Securities Intermediary Address</w:t>
            </w:r>
          </w:p>
        </w:tc>
        <w:tc>
          <w:tcPr>
            <w:tcW w:type="dxa" w:w="4320"/>
          </w:tcPr>
          <w:p>
            <w:pPr>
              <w:spacing w:line="276" w:lineRule="auto" w:before="20" w:after="20"/>
            </w:pPr>
            <w:r/>
            <w:r>
              <w:rPr>
                <w:rFonts w:ascii="Times New Roman" w:hAnsi="Times New Roman"/>
                <w:color w:val="000000"/>
                <w:sz w:val="18"/>
              </w:rPr>
              <w:t>100 Light Street, 18th Floor, Baltimore, MD 21202</w:t>
            </w:r>
          </w:p>
        </w:tc>
      </w:tr>
      <w:tr>
        <w:tc>
          <w:tcPr>
            <w:tcW w:type="dxa" w:w="4320"/>
          </w:tcPr>
          <w:p>
            <w:pPr>
              <w:spacing w:line="276" w:lineRule="auto" w:before="20" w:after="20"/>
            </w:pPr>
            <w:r/>
            <w:r>
              <w:rPr>
                <w:rFonts w:ascii="Times New Roman" w:hAnsi="Times New Roman"/>
                <w:b/>
                <w:color w:val="000000"/>
                <w:sz w:val="18"/>
              </w:rPr>
              <w:t>Securities Intermediary's Jurisdiction</w:t>
            </w:r>
          </w:p>
        </w:tc>
        <w:tc>
          <w:tcPr>
            <w:tcW w:type="dxa" w:w="4320"/>
          </w:tcPr>
          <w:p>
            <w:pPr>
              <w:spacing w:line="276" w:lineRule="auto" w:before="20" w:after="20"/>
            </w:pPr>
            <w:r/>
            <w:r>
              <w:rPr>
                <w:rFonts w:ascii="Times New Roman" w:hAnsi="Times New Roman"/>
                <w:color w:val="000000"/>
                <w:sz w:val="18"/>
              </w:rPr>
              <w:t xml:space="preserve"/>
            </w:r>
            <w:r>
              <w:rPr>
                <w:rFonts w:ascii="Times New Roman" w:hAnsi="Times New Roman" w:cs="Times New Roman"/>
                <w:sz w:val="18"/>
                <w:szCs w:val="18"/>
                <w:color w:val="000000"/>
              </w:rPr>
              <w:t xml:space="preserve">State of Maryland (per Section 1.4 of this Agreement)</w:t>
            </w:r>
          </w:p>
        </w:tc>
      </w:tr>
      <w:tr>
        <w:tc>
          <w:tcPr>
            <w:tcW w:type="dxa" w:w="4320"/>
          </w:tcPr>
          <w:p>
            <w:pPr>
              <w:spacing w:line="276" w:lineRule="auto" w:before="20" w:after="20"/>
            </w:pPr>
            <w:r/>
            <w:r>
              <w:rPr>
                <w:rFonts w:ascii="Times New Roman" w:hAnsi="Times New Roman"/>
                <w:b/>
                <w:color w:val="000000"/>
                <w:sz w:val="18"/>
              </w:rPr>
              <w:t>Date Account Established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Governing Custody Agreement</w:t>
            </w:r>
          </w:p>
        </w:tc>
        <w:tc>
          <w:tcPr>
            <w:tcW w:type="dxa" w:w="4320"/>
          </w:tcPr>
          <w:p>
            <w:pPr>
              <w:spacing w:line="276" w:lineRule="auto" w:before="20" w:after="20"/>
            </w:pPr>
            <w:r/>
            <w:r>
              <w:rPr>
                <w:rFonts w:ascii="Times New Roman" w:hAnsi="Times New Roman"/>
                <w:color w:val="000000"/>
                <w:sz w:val="18"/>
              </w:rPr>
              <w:t>Custody Agreement dated February 10, 2023</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pchandrasekaran@orioncapitallending.com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myun@whitfieldgreer.com</w:t>
      </w:r>
    </w:p>
    <w:p>
      <w:pPr>
        <w:spacing w:line="276" w:lineRule="auto" w:before="0" w:after="120"/>
        <w:jc w:val="both"/>
      </w:pPr>
      <w:r>
        <w:rPr>
          <w:rFonts w:ascii="Times New Roman" w:hAnsi="Times New Roman"/>
          <w:b/>
          <w:color w:val="000000"/>
          <w:sz w:val="22"/>
        </w:rPr>
        <w:t>Pledgor:</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40" w:lineRule="auto" w:before="20" w:after="20"/>
        <w:ind w:left="432"/>
        <w:jc w:val="left"/>
      </w:pPr>
      <w:r>
        <w:rPr>
          <w:rFonts w:ascii="Times New Roman" w:hAnsi="Times New Roman"/>
          <w:color w:val="000000"/>
          <w:sz w:val="22"/>
        </w:rPr>
        <w:t>Email: twhitaker@halcyonbio.com</w:t>
      </w:r>
    </w:p>
    <w:p>
      <w:pPr>
        <w:spacing w:line="276" w:lineRule="auto" w:before="0" w:after="120"/>
        <w:jc w:val="both"/>
      </w:pPr>
      <w:r>
        <w:rPr>
          <w:rFonts w:ascii="Times New Roman" w:hAnsi="Times New Roman"/>
          <w:b/>
          <w:color w:val="000000"/>
          <w:sz w:val="22"/>
        </w:rPr>
        <w:t>Securities Intermediary:</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40" w:lineRule="auto" w:before="20" w:after="20"/>
        <w:ind w:left="432"/>
        <w:jc w:val="left"/>
      </w:pPr>
      <w:r>
        <w:rPr>
          <w:rFonts w:ascii="Times New Roman" w:hAnsi="Times New Roman"/>
          <w:color w:val="000000"/>
          <w:sz w:val="22"/>
        </w:rPr>
        <w:t>Email: custodyservices@tidewatertrust.com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40" w:lineRule="auto" w:before="20" w:after="20"/>
        <w:ind w:left="432"/>
        <w:jc w:val="left"/>
      </w:pPr>
      <w:r>
        <w:rPr>
          <w:rFonts w:ascii="Times New Roman" w:hAnsi="Times New Roman"/>
          <w:color w:val="000000"/>
          <w:sz w:val="22"/>
        </w:rPr>
        <w:t>Email: jnorwood@tidewatertrust.com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Exclusive Control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rPr>
          <w:del w:id="1197" w:author="Whitfield Greer &amp; Associates LLP" w:date="2025-05-09T09:00:00Z"/>
        </w:rPr>
      </w:pPr>
      <w:del w:id="1196" w:author="Whitfield Greer &amp; Associates LLP" w:date="2025-05-09T09:00:00Z">
        <w:r>
          <w:rPr>
            <w:rFonts w:ascii="Times New Roman" w:hAnsi="Times New Roman" w:cs="Times New Roman"/>
            <w:sz w:val="22"/>
            <w:szCs w:val="22"/>
            <w:color w:val="000000"/>
            <w:b/>
          </w:rPr>
          <w:delText xml:space="preserve">Enclosure: Officer's Certificate in the form required by Section 3.1</w:delText>
        </w:r>
      </w:del>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3.1 of the Account Control Agreement, the undersigned, Orion Capital Lending, LLC, as Secured Party and Administrative Agent for the Secured Parties under the Credit Agreement, hereby delivers this Notice of Exclusive Control to Tidewater National Trust Company, as Securities Intermediary.</w:t>
      </w:r>
    </w:p>
    <w:p>
      <w:pPr>
        <w:spacing w:line="276" w:lineRule="auto" w:before="0" w:after="120"/>
        <w:jc w:val="both"/>
      </w:pPr>
      <w:r>
        <w:rPr>
          <w:rFonts w:ascii="Times New Roman" w:hAnsi="Times New Roman"/>
          <w:color w:val="000000"/>
          <w:sz w:val="22"/>
        </w:rPr>
        <w:t>Effective immediately upon your receipt of this Notice of Exclusive Control, you are hereby directed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complying</w:t>
      </w:r>
      <w:r>
        <w:rPr>
          <w:rFonts w:ascii="Times New Roman" w:hAnsi="Times New Roman"/>
          <w:color w:val="000000"/>
          <w:sz w:val="22"/>
        </w:rPr>
        <w:t xml:space="preserve"> with all Entitlement Orders, instructions, directions, and requests originated by Halcyon Biosciences, Inc. (the "Pledgor") or by any person acting on behalf of Pledgor with respect to Securities Account No. 4491-7283-01 (the "Account") and all Financial Assets, Security Entitlements, and cash credited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Comply solely and exclusively</w:t>
      </w:r>
      <w:r>
        <w:rPr>
          <w:rFonts w:ascii="Times New Roman" w:hAnsi="Times New Roman"/>
          <w:color w:val="000000"/>
          <w:sz w:val="22"/>
        </w:rPr>
        <w:t xml:space="preserve"> with Entitlement Orders, instructions, directions, and requests originated by the Secured Party (or any person designated in writing by the Secured Party as its authorized representative) with respect to the Account and all Financial Assets, Security Entitlements, and cash credited thereto.</w:t>
      </w:r>
    </w:p>
    <w:p>
      <w:pPr>
        <w:spacing w:line="276" w:lineRule="auto" w:before="0" w:after="120"/>
        <w:jc w:val="both"/>
      </w:pPr>
      <w:r>
        <w:rPr>
          <w:rFonts w:ascii="Times New Roman" w:hAnsi="Times New Roman"/>
          <w:color w:val="000000"/>
          <w:sz w:val="22"/>
        </w:rPr>
        <w:t>This Notice of Exclusive Control shall remain in effect until you receive a written rescission notice signed by an authorized officer or representative of the Secured Party in accordance with Section 3.2 of the Account Control Agreement.</w:t>
      </w:r>
    </w:p>
    <w:p>
      <w:pPr>
        <w:spacing w:line="276" w:lineRule="auto" w:before="0" w:after="120"/>
        <w:jc w:val="both"/>
      </w:pPr>
      <w:r>
        <w:rPr>
          <w:rFonts w:ascii="Times New Roman" w:hAnsi="Times New Roman"/>
          <w:color w:val="000000"/>
          <w:sz w:val="22"/>
        </w:rPr>
        <w:t xml:space="preserve">In accordance with Section 3.1 of the Account Control Agreement, </w:t>
      </w:r>
      <w:del w:id="1198" w:author="Whitfield Greer &amp; Associates LLP" w:date="2025-05-09T09:00:00Z">
        <w:r>
          <w:rPr>
            <w:rFonts w:ascii="Times New Roman" w:hAnsi="Times New Roman" w:cs="Times New Roman"/>
            <w:sz w:val="22"/>
            <w:szCs w:val="22"/>
            <w:color w:val="000000"/>
          </w:rPr>
          <w:delText xml:space="preserve">this Notice of Exclusive Control is accompanied by</w:delText>
        </w:r>
      </w:del>
      <w:ins w:id="1199" w:author="Whitfield Greer &amp; Associates LLP" w:date="2025-05-09T09:00:00Z">
        <w:r>
          <w:rPr>
            <w:rFonts w:ascii="Times New Roman" w:hAnsi="Times New Roman" w:cs="Times New Roman"/>
            <w:sz w:val="22"/>
            <w:szCs w:val="22"/>
            <w:color w:val="000000"/>
          </w:rPr>
          <w:t xml:space="preserve">the undersigned authorized officer of the Secured Party hereby certifies that [an Event of Default has occurred and is continuing under the Credit Agreement] [the Secured Party is otherwise entitled under the Loan Documents to deliver this Notice of Exclusive Control], and this certification constitutes</w:t>
        </w:r>
      </w:ins>
      <w:r>
        <w:rPr>
          <w:rFonts w:ascii="Times New Roman" w:hAnsi="Times New Roman" w:cs="Times New Roman"/>
          <w:sz w:val="22"/>
          <w:szCs w:val="22"/>
          <w:color w:val="000000"/>
        </w:rPr>
        <w:t xml:space="preserve"> the Officer's Certificate </w:t>
      </w:r>
      <w:del w:id="1200" w:author="Whitfield Greer &amp; Associates LLP" w:date="2025-05-09T09:00:00Z">
        <w:r>
          <w:rPr>
            <w:rFonts w:ascii="Times New Roman" w:hAnsi="Times New Roman" w:cs="Times New Roman"/>
            <w:sz w:val="22"/>
            <w:szCs w:val="22"/>
            <w:color w:val="000000"/>
          </w:rPr>
          <w:delText xml:space="preserve">required by</w:delText>
        </w:r>
      </w:del>
      <w:ins w:id="1201" w:author="Whitfield Greer &amp; Associates LLP" w:date="2025-05-09T09:00:00Z">
        <w:r>
          <w:rPr>
            <w:rFonts w:ascii="Times New Roman" w:hAnsi="Times New Roman" w:cs="Times New Roman"/>
            <w:sz w:val="22"/>
            <w:szCs w:val="22"/>
            <w:color w:val="000000"/>
          </w:rPr>
          <w:t xml:space="preserve">for purposes of</w:t>
        </w:r>
      </w:ins>
      <w:r>
        <w:rPr>
          <w:rFonts w:ascii="Times New Roman" w:hAnsi="Times New Roman" w:cs="Times New Roman"/>
          <w:sz w:val="22"/>
          <w:szCs w:val="22"/>
          <w:color w:val="000000"/>
        </w:rPr>
        <w:t xml:space="preserve"> Section 3.1 of the Account Control Agreement. No</w:t>
      </w:r>
      <w:r>
        <w:rPr>
          <w:rFonts w:ascii="Times New Roman" w:hAnsi="Times New Roman"/>
          <w:color w:val="000000"/>
          <w:sz w:val="22"/>
        </w:rPr>
        <w:t xml:space="preserve"> cure period, grace period, or waiting period shall apply. This Notice of Exclusive Control is effective </w:t>
      </w:r>
      <w:ins w:id="1202" w:author="Whitfield Greer &amp; Associates LLP" w:date="2025-05-09T09:00:00Z">
        <w:r>
          <w:rPr>
            <w:rFonts w:ascii="Times New Roman" w:hAnsi="Times New Roman"/>
            <w:color w:val="000000"/>
            <w:sz w:val="22"/>
          </w:rPr>
          <w:t xml:space="preserve">immediately upon your receipt hereof </w:t>
        </w:r>
      </w:ins>
      <w:r>
        <w:rPr>
          <w:rFonts w:ascii="Times New Roman" w:hAnsi="Times New Roman" w:cs="Times New Roman"/>
          <w:sz w:val="22"/>
          <w:szCs w:val="22"/>
          <w:color w:val="000000"/>
        </w:rPr>
        <w:t xml:space="preserve">in accordance with Section 3.1 of the Account Control Agreement.</w:t>
      </w:r>
    </w:p>
    <w:p>
      <w:pPr>
        <w:spacing w:line="276" w:lineRule="auto" w:before="0" w:after="120"/>
        <w:jc w:val="both"/>
      </w:pPr>
      <w:r>
        <w:rPr>
          <w:rFonts w:ascii="Times New Roman" w:hAnsi="Times New Roman"/>
          <w:color w:val="000000"/>
          <w:sz w:val="22"/>
        </w:rPr>
        <w:t>Please confirm your receipt of this Notice of Exclusive Control by signing a copy of this letter in the space indicated below and returning it to the undersigned by facsimile, email, or overnight courier at the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ENTITLEMENT ORDER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Entitlement Order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2.1 of the Account Control Agreement, the undersigned, Orion Capital Lending, LLC, as Secured Party and Administrative Agent for the Secured Parties under the Credit Agreement, hereby delivers this Entitlement Order to Tidewater National Trust Company, as Securities Intermediary, and directs Securities Intermediary to execute the transaction(s) described below with respect to Securities Account No. 4491-7283-01 (the "Account"):</w:t>
      </w:r>
    </w:p>
    <w:p>
      <w:pPr>
        <w:spacing w:line="276" w:lineRule="auto" w:before="0" w:after="120"/>
        <w:jc w:val="both"/>
      </w:pPr>
      <w:r>
        <w:rPr>
          <w:rFonts w:ascii="Times New Roman" w:hAnsi="Times New Roman"/>
          <w:b/>
          <w:color w:val="000000"/>
          <w:sz w:val="22"/>
        </w:rPr>
        <w:t>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Type of Transaction</w:t>
            </w:r>
          </w:p>
        </w:tc>
        <w:tc>
          <w:tcPr>
            <w:tcW w:type="dxa" w:w="4320"/>
          </w:tcPr>
          <w:p>
            <w:pPr>
              <w:spacing w:line="276" w:lineRule="auto" w:before="20" w:after="20"/>
            </w:pPr>
            <w:r/>
            <w:r>
              <w:rPr>
                <w:rFonts w:ascii="Times New Roman" w:hAnsi="Times New Roman"/>
                <w:color w:val="000000"/>
                <w:sz w:val="18"/>
              </w:rPr>
              <w:t>[Transfer / Redemption / Sale / Delivery / Other — specify]</w:t>
            </w:r>
          </w:p>
        </w:tc>
      </w:tr>
      <w:tr>
        <w:tc>
          <w:tcPr>
            <w:tcW w:type="dxa" w:w="4320"/>
          </w:tcPr>
          <w:p>
            <w:pPr>
              <w:spacing w:line="276" w:lineRule="auto" w:before="20" w:after="20"/>
            </w:pPr>
            <w:r/>
            <w:r>
              <w:rPr>
                <w:rFonts w:ascii="Times New Roman" w:hAnsi="Times New Roman"/>
                <w:b/>
                <w:color w:val="000000"/>
                <w:sz w:val="18"/>
              </w:rPr>
              <w:t>Financial Asset(s)</w:t>
            </w:r>
          </w:p>
        </w:tc>
        <w:tc>
          <w:tcPr>
            <w:tcW w:type="dxa" w:w="4320"/>
          </w:tcPr>
          <w:p>
            <w:pPr>
              <w:spacing w:line="276" w:lineRule="auto" w:before="20" w:after="20"/>
            </w:pPr>
            <w:r/>
            <w:r>
              <w:rPr>
                <w:rFonts w:ascii="Times New Roman" w:hAnsi="Times New Roman"/>
                <w:color w:val="000000"/>
                <w:sz w:val="18"/>
              </w:rPr>
              <w:t>[Description, issuer name, CUSIP/ISIN, quantity/par amount]</w:t>
            </w:r>
          </w:p>
        </w:tc>
      </w:tr>
      <w:tr>
        <w:tc>
          <w:tcPr>
            <w:tcW w:type="dxa" w:w="4320"/>
          </w:tcPr>
          <w:p>
            <w:pPr>
              <w:spacing w:line="276" w:lineRule="auto" w:before="20" w:after="20"/>
            </w:pPr>
            <w:r/>
            <w:r>
              <w:rPr>
                <w:rFonts w:ascii="Times New Roman" w:hAnsi="Times New Roman"/>
                <w:b/>
                <w:color w:val="000000"/>
                <w:sz w:val="18"/>
              </w:rPr>
              <w:t>Cash Amount (if applicable)</w:t>
            </w:r>
          </w:p>
        </w:tc>
        <w:tc>
          <w:tcPr>
            <w:tcW w:type="dxa" w:w="4320"/>
          </w:tcPr>
          <w:p>
            <w:pPr>
              <w:spacing w:line="276" w:lineRule="auto" w:before="20" w:after="20"/>
            </w:pPr>
            <w:r/>
            <w:r>
              <w:rPr>
                <w:rFonts w:ascii="Times New Roman" w:hAnsi="Times New Roman"/>
                <w:color w:val="000000"/>
                <w:sz w:val="18"/>
              </w:rPr>
              <w:t>[Dollar amount and currency]</w:t>
            </w:r>
          </w:p>
        </w:tc>
      </w:tr>
      <w:tr>
        <w:tc>
          <w:tcPr>
            <w:tcW w:type="dxa" w:w="4320"/>
          </w:tcPr>
          <w:p>
            <w:pPr>
              <w:spacing w:line="276" w:lineRule="auto" w:before="20" w:after="20"/>
            </w:pPr>
            <w:r/>
            <w:r>
              <w:rPr>
                <w:rFonts w:ascii="Times New Roman" w:hAnsi="Times New Roman"/>
                <w:b/>
                <w:color w:val="000000"/>
                <w:sz w:val="18"/>
              </w:rPr>
              <w:t>Recipient / Transferee</w:t>
            </w:r>
          </w:p>
        </w:tc>
        <w:tc>
          <w:tcPr>
            <w:tcW w:type="dxa" w:w="4320"/>
          </w:tcPr>
          <w:p>
            <w:pPr>
              <w:spacing w:line="276" w:lineRule="auto" w:before="20" w:after="20"/>
            </w:pPr>
            <w:r/>
            <w:r>
              <w:rPr>
                <w:rFonts w:ascii="Times New Roman" w:hAnsi="Times New Roman"/>
                <w:color w:val="000000"/>
                <w:sz w:val="18"/>
              </w:rPr>
              <w:t>[Name, account number, DTC participant number (if applicable)]</w:t>
            </w:r>
          </w:p>
        </w:tc>
      </w:tr>
      <w:tr>
        <w:tc>
          <w:tcPr>
            <w:tcW w:type="dxa" w:w="4320"/>
          </w:tcPr>
          <w:p>
            <w:pPr>
              <w:spacing w:line="276" w:lineRule="auto" w:before="20" w:after="20"/>
            </w:pPr>
            <w:r/>
            <w:r>
              <w:rPr>
                <w:rFonts w:ascii="Times New Roman" w:hAnsi="Times New Roman"/>
                <w:b/>
                <w:color w:val="000000"/>
                <w:sz w:val="18"/>
              </w:rPr>
              <w:t>Recipient's Bank / Custodian</w:t>
            </w:r>
          </w:p>
        </w:tc>
        <w:tc>
          <w:tcPr>
            <w:tcW w:type="dxa" w:w="4320"/>
          </w:tcPr>
          <w:p>
            <w:pPr>
              <w:spacing w:line="276" w:lineRule="auto" w:before="20" w:after="20"/>
            </w:pPr>
            <w:r/>
            <w:r>
              <w:rPr>
                <w:rFonts w:ascii="Times New Roman" w:hAnsi="Times New Roman"/>
                <w:color w:val="000000"/>
                <w:sz w:val="18"/>
              </w:rPr>
              <w:t>[Name, address, ABA routing number / SWIFT code]</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[DTC / FedWire / SWIFT / Free delivery / Other — specify]</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[If any]</w:t>
            </w:r>
          </w:p>
        </w:tc>
      </w:tr>
    </w:tbl>
    <w:p/>
    <w:p>
      <w:pPr>
        <w:spacing w:line="276" w:lineRule="auto" w:before="0" w:after="120"/>
        <w:jc w:val="both"/>
      </w:pPr>
      <w:r>
        <w:rPr>
          <w:rFonts w:ascii="Times New Roman" w:hAnsi="Times New Roman"/>
          <w:color w:val="000000"/>
          <w:sz w:val="22"/>
        </w:rPr>
        <w:t>The undersigned hereby certifies that the person signing this Entitlement Order is duly authorized to deliver Entitlement Orders on behalf of the Secured Party with respect to the Account in accordance with the Account Control Agreement.</w:t>
      </w:r>
    </w:p>
    <w:p>
      <w:pPr>
        <w:spacing w:line="276" w:lineRule="auto" w:before="0" w:after="120"/>
        <w:jc w:val="both"/>
      </w:pPr>
      <w:r>
        <w:rPr>
          <w:rFonts w:ascii="Times New Roman" w:hAnsi="Times New Roman"/>
          <w:color w:val="000000"/>
          <w:sz w:val="22"/>
        </w:rPr>
        <w:t>Securities Intermediary is directed to comply with this Entitlement Order without further consent of Halcyon Biosciences, Inc. (the "Pledgor") or any other person, in accordance with Section 2.1 of the Account Control Agreement.</w:t>
      </w:r>
    </w:p>
    <w:p>
      <w:pPr>
        <w:spacing w:line="276" w:lineRule="auto" w:before="0" w:after="120"/>
        <w:jc w:val="both"/>
      </w:pPr>
      <w:r>
        <w:rPr>
          <w:rFonts w:ascii="Times New Roman" w:hAnsi="Times New Roman"/>
          <w:color w:val="000000"/>
          <w:sz w:val="22"/>
        </w:rPr>
        <w:t>Please confirm execution of this Entitlement Order by signing a copy of this letter in the space indicated below and returning it to the undersigned by facsimile, email, or overnight courier.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r>
        <w:rPr>
          <w:rFonts w:ascii="Times New Roman" w:hAnsi="Times New Roman" w:cs="Times New Roman"/>
          <w:sz w:val="22"/>
          <w:szCs w:val="22"/>
          <w:color w:val="000000"/>
          <w:b/>
        </w:rPr>
        <w:t xml:space="preserve">Countersignature of Pledgor (required </w:t>
      </w:r>
      <w:del w:id="1203" w:author="Whitfield Greer &amp; Associates LLP" w:date="2025-05-09T09:00:00Z">
        <w:r>
          <w:rPr>
            <w:rFonts w:ascii="Times New Roman" w:hAnsi="Times New Roman" w:cs="Times New Roman"/>
            <w:sz w:val="22"/>
            <w:szCs w:val="22"/>
            <w:color w:val="000000"/>
            <w:b/>
          </w:rPr>
          <w:delText xml:space="preserve">unless a Notice of Exclusive Control is in effect</w:delText>
        </w:r>
      </w:del>
      <w:ins w:id="1204" w:author="Whitfield Greer &amp; Associates LLP" w:date="2025-05-09T09:00:00Z">
        <w:r>
          <w:rPr>
            <w:rFonts w:ascii="Times New Roman" w:hAnsi="Times New Roman" w:cs="Times New Roman"/>
            <w:sz w:val="22"/>
            <w:szCs w:val="22"/>
            <w:color w:val="000000"/>
          </w:rPr>
          <w:t xml:space="preserve">only if this Entitlement Order is delivered prior to delivery of a Notice of Exclusive Control, in accordance with Section 2.1</w:t>
        </w:r>
      </w:ins>
      <w:r>
        <w:rPr>
          <w:rFonts w:ascii="Times New Roman" w:hAnsi="Times New Roman" w:cs="Times New Roman"/>
          <w:sz w:val="22"/>
          <w:szCs w:val="22"/>
          <w:color w:val="000000"/>
          <w:b/>
        </w:rPr>
        <w:t xml:space="preserve">):</w:t>
      </w:r>
    </w:p>
    <w:p>
      <w:pPr>
        <w:spacing w:line="276" w:lineRule="auto" w:before="0" w:after="120"/>
        <w:jc w:val="both"/>
      </w:pPr>
      <w:r>
        <w:rPr>
          <w:rFonts w:ascii="Times New Roman" w:hAnsi="Times New Roman" w:cs="Times New Roman"/>
          <w:sz w:val="22"/>
          <w:szCs w:val="22"/>
          <w:color w:val="000000"/>
          <w:b/>
        </w:rPr>
        <w:t xml:space="preserve">HALCYON BIOSCIENCES, INC.,</w:t>
      </w:r>
      <w:r>
        <w:rPr>
          <w:rFonts w:ascii="Times New Roman" w:hAnsi="Times New Roman" w:cs="Times New Roman"/>
          <w:sz w:val="22"/>
          <w:szCs w:val="22"/>
          <w:color w:val="000000"/>
        </w:rPr>
        <w:t xml:space="preserve"> as Pledgor</w:t>
      </w:r>
    </w:p>
    <w:p>
      <w:pPr>
        <w:spacing w:line="276" w:lineRule="auto" w:before="0" w:after="120"/>
        <w:jc w:val="both"/>
      </w:pPr>
      <w:del w:id="1205" w:author="Whitfield Greer &amp; Associates LLP" w:date="2025-05-09T09:00:00Z">
        <w:r>
          <w:rPr>
            <w:rFonts w:ascii="Times New Roman" w:hAnsi="Times New Roman"/>
            <w:color w:val="000000"/>
            <w:sz w:val="22"/>
          </w:rPr>
          <w:delText xml:space="preserve">[ADDED: </w:delText>
        </w:r>
      </w:del>
      <w:r>
        <w:rPr>
          <w:rFonts w:ascii="Times New Roman" w:hAnsi="Times New Roman"/>
          <w:color w:val="000000"/>
          <w:sz w:val="22"/>
        </w:rPr>
        <w:t xml:space="preserve">By: </w:t>
      </w:r>
      <w:r>
        <w:rPr>
          <w:rFonts w:ascii="Times New Roman" w:hAnsi="Times New Roman"/>
          <w:b/>
          <w:color w:val="000000"/>
          <w:sz w:val="22"/>
        </w:rPr>
        <w:t xml:space="preserve">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Title:</w:t>
      </w:r>
      <w:del w:id="1206" w:author="Whitfield Greer &amp; Associates LLP" w:date="2025-05-09T09:00:00Z">
        <w:r>
          <w:rPr>
            <w:rFonts w:ascii="Times New Roman" w:hAnsi="Times New Roman"/>
            <w:color w:val="000000"/>
            <w:sz w:val="22"/>
          </w:rPr>
          <w:delText xml:space="preserve">]</w:delText>
        </w:r>
      </w:del>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 and Administrative Agent for the Secured Parties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 and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Orion Capital Lending / Halcyon Biosciences / Tidewater National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