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JOINT DEFENSE AGREEMENT</w:t>
      </w:r>
    </w:p>
    <w:p>
      <w:pPr>
        <w:spacing w:line="276" w:lineRule="auto" w:before="0" w:after="120"/>
        <w:jc w:val="both"/>
      </w:pPr>
      <w:r>
        <w:rPr>
          <w:rFonts w:ascii="Times New Roman" w:hAnsi="Times New Roman"/>
          <w:color w:val="000000"/>
          <w:sz w:val="18"/>
        </w:rPr>
        <w:t>Prepared by Pryor Whitfield LLP on behalf of Kerrigan-Holst Manufacturing Group, LLC</w:t>
      </w:r>
    </w:p>
    <w:p>
      <w:pPr>
        <w:spacing w:line="276" w:lineRule="auto" w:before="0" w:after="120"/>
        <w:jc w:val="both"/>
      </w:pPr>
      <w:r>
        <w:rPr>
          <w:rFonts w:ascii="Times New Roman" w:hAnsi="Times New Roman"/>
          <w:color w:val="000000"/>
          <w:sz w:val="18"/>
        </w:rPr>
        <w:t>Circulated: May 2, 2025</w:t>
      </w:r>
    </w:p>
    <w:p>
      <w:pPr>
        <w:spacing w:line="276" w:lineRule="auto" w:before="0" w:after="120"/>
        <w:jc w:val="both"/>
      </w:pPr>
      <w:r>
        <w:rPr>
          <w:rFonts w:ascii="Times New Roman" w:hAnsi="Times New Roman"/>
          <w:color w:val="000000"/>
          <w:sz w:val="18"/>
        </w:rPr>
        <w:t>Requested Return of Executed Counterparts by: May 23, 2025</w:t>
      </w:r>
    </w:p>
    <w:p>
      <w:pPr>
        <w:spacing w:line="276" w:lineRule="auto" w:before="0" w:after="120"/>
        <w:jc w:val="both"/>
        <w:rPr>
          <w:ins w:id="1001" w:author="Alderman &amp; Kessler LLP (for Vantage)" w:date="2025-05-06T09:00:00Z"/>
        </w:rPr>
      </w:pPr>
      <w:ins w:id="1002" w:author="Alderman &amp; Kessler LLP (for Vantage)" w:date="2025-05-06T09:00:00Z">
        <w:r>
          <w:rPr>
            <w:rFonts w:ascii="Times New Roman" w:hAnsi="Times New Roman"/>
            <w:b/>
            <w:color w:val="000000"/>
            <w:sz w:val="22"/>
          </w:rPr>
          <w:t xml:space="preserve">VANTAGE COMMENTS — Alderman &amp; Kessler LLP draft of May 6, 2025. Privileged and Confidential — Attorney Work Product / Common-Interest Communication. Subject to review and approval by the General Counsel of Vantage Industrial Solutions, Inc. (Playbook § 16.3); not for circulation to any other party until approved. Margin comments are internal to Vantage and must be removed before any circulation.</w:t>
        </w:r>
      </w:ins>
    </w:p>
    <w:p>
      <w:pPr>
        <w:spacing w:line="276" w:lineRule="auto" w:before="0" w:after="120"/>
        <w:jc w:val="center"/>
      </w:pPr>
      <w:r>
        <w:rPr>
          <w:rFonts w:ascii="Times New Roman" w:hAnsi="Times New Roman"/>
          <w:b/>
          <w:color w:val="000000"/>
          <w:sz w:val="22"/>
        </w:rPr>
        <w:t>JOINT DEFENSE AGREEMENT</w:t>
      </w:r>
    </w:p>
    <w:p>
      <w:pPr>
        <w:spacing w:line="276" w:lineRule="auto" w:before="0" w:after="120"/>
        <w:jc w:val="both"/>
      </w:pPr>
      <w:r>
        <w:rPr>
          <w:rFonts w:ascii="Times New Roman" w:hAnsi="Times New Roman"/>
          <w:color w:val="000000"/>
          <w:sz w:val="22"/>
        </w:rPr>
        <w:t>This Joint Defense Agreement (this "Agreement") is entered into as of the last date of execution set forth on the signature pages hereto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Kerrigan-Holst Manufacturing Group, LLC</w:t>
      </w:r>
      <w:r>
        <w:rPr>
          <w:rFonts w:ascii="Times New Roman" w:hAnsi="Times New Roman"/>
          <w:color w:val="000000"/>
          <w:sz w:val="22"/>
        </w:rPr>
        <w:t>, a Delaware limited liability company ("Kerrigan-Holst");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Vantage Industrial Solutions, Inc.</w:t>
      </w:r>
      <w:r>
        <w:rPr>
          <w:rFonts w:ascii="Times New Roman" w:hAnsi="Times New Roman"/>
          <w:color w:val="000000"/>
          <w:sz w:val="22"/>
        </w:rPr>
        <w:t>, a Delaware corporation ("Vantage");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Stonebridge Components Corp.</w:t>
      </w:r>
      <w:r>
        <w:rPr>
          <w:rFonts w:ascii="Times New Roman" w:hAnsi="Times New Roman"/>
          <w:color w:val="000000"/>
          <w:sz w:val="22"/>
        </w:rPr>
        <w:t>, an Ohio corporation ("Stonebridge");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TerraForge Precision, Inc.</w:t>
      </w:r>
      <w:r>
        <w:rPr>
          <w:rFonts w:ascii="Times New Roman" w:hAnsi="Times New Roman"/>
          <w:color w:val="000000"/>
          <w:sz w:val="22"/>
        </w:rPr>
        <w:t>, a Texas corporation ("TerraForge").</w:t>
      </w:r>
    </w:p>
    <w:p>
      <w:pPr>
        <w:spacing w:line="276" w:lineRule="auto" w:before="0" w:after="120"/>
        <w:jc w:val="both"/>
      </w:pPr>
      <w:r>
        <w:rPr>
          <w:rFonts w:ascii="Times New Roman" w:hAnsi="Times New Roman"/>
          <w:color w:val="000000"/>
          <w:sz w:val="22"/>
        </w:rPr>
        <w:t>Each of Kerrigan-Holst, Vantage, Stonebridge, and TerraForge is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are named defendants in the matter captioned </w:t>
      </w:r>
      <w:r>
        <w:rPr>
          <w:rFonts w:ascii="Times New Roman" w:hAnsi="Times New Roman"/>
          <w:i/>
          <w:color w:val="000000"/>
          <w:sz w:val="22"/>
        </w:rPr>
        <w:t>In re Industrial Fasteners Antitrust Litigation</w:t>
      </w:r>
      <w:r>
        <w:rPr>
          <w:rFonts w:ascii="Times New Roman" w:hAnsi="Times New Roman"/>
          <w:color w:val="000000"/>
          <w:sz w:val="22"/>
        </w:rPr>
        <w:t>, Case No. 1:23-cv-04871, pending before the Honorable Margaret R. Tanaka in the United States District Court for the Northern District of Illinois (the "Litigation");</w:t>
      </w:r>
    </w:p>
    <w:p>
      <w:pPr>
        <w:spacing w:line="276" w:lineRule="auto" w:before="0" w:after="120"/>
        <w:jc w:val="both"/>
      </w:pPr>
      <w:commentRangeStart w:id="1"/>
      <w:r>
        <w:rPr>
          <w:rFonts w:ascii="Times New Roman" w:hAnsi="Times New Roman"/>
          <w:b/>
          <w:color w:val="000000"/>
          <w:sz w:val="22"/>
        </w:rPr>
        <w:t xml:space="preserve">WHEREAS</w:t>
      </w:r>
      <w:r>
        <w:rPr>
          <w:rFonts w:ascii="Times New Roman" w:hAnsi="Times New Roman"/>
          <w:color w:val="000000"/>
          <w:sz w:val="22"/>
        </w:rPr>
        <w:t xml:space="preserve">, the Consolidated Purchasers Class, </w:t>
      </w:r>
      <w:del w:id="1003" w:author="Alderman &amp; Kessler LLP (for Vantage)" w:date="2025-05-06T09:00:00Z">
        <w:r>
          <w:rPr>
            <w:rFonts w:ascii="Times New Roman" w:hAnsi="Times New Roman"/>
            <w:color w:val="000000"/>
            <w:sz w:val="22"/>
          </w:rPr>
          <w:delText xml:space="preserve">purporting to act </w:delText>
        </w:r>
      </w:del>
      <w:r>
        <w:rPr>
          <w:rFonts w:ascii="Times New Roman" w:hAnsi="Times New Roman"/>
          <w:color w:val="000000"/>
          <w:sz w:val="22"/>
        </w:rPr>
        <w:t xml:space="preserve">on behalf of direct purchasers of industrial fasteners, has asserted claims against the Parties under Section 1 of the Sherman Antitrust Act, 15 U.S.C. § 1, and Section 4 of the Clayton Act, 15 U.S.C. § 15, seeking, among other relief, treble damages, injunctive relief, attorneys' fees, and costs (the "Claims");</w:t>
      </w:r>
      <w:ins w:id="1004" w:author="Alderman &amp; Kessler LLP (for Vantage)" w:date="2025-05-06T09:00:00Z">
        <w:r>
          <w:rPr>
            <w:rFonts w:ascii="Times New Roman" w:hAnsi="Times New Roman"/>
            <w:color w:val="000000"/>
            <w:sz w:val="22"/>
          </w:rPr>
          <w:t xml:space="preserve"> and, by Memorandum Opinion and Order entered April 29, 2025, the Court certified a class of direct purchasers pursuant to Federal Rule of Civil Procedure 23(b)(3) (the "Class") and appointed Class Representatives and Class Counsel (the Class, the Class Representatives, Class Counsel, and any other plaintiff in the Litigation or any Related Proceeding being referred to collectively as the "Plaintiffs");</w:t>
        </w:r>
      </w:ins>
      <w:commentRangeEnd w:id="1"/>
      <w:r>
        <w:commentReference w:id="1"/>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they share common legal interests in defending against the Claims asserted in the Litigation and that coordination of their respective defenses will serve those common interests and promote the efficient and effective resolution of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Agreement to facilitate the exchange of information, defense strategies, and legal analyses among them and their respective counsel in furtherance of their common defense, while preserving all applicable privileges, immunities, and protections, including the attorney-client privilege, the work-product doctrine, and the joint defense privilege (also known as the common-interest doctrine); and</w:t>
      </w:r>
    </w:p>
    <w:p>
      <w:pPr>
        <w:spacing w:line="276" w:lineRule="auto" w:before="0" w:after="120"/>
        <w:jc w:val="both"/>
      </w:pPr>
      <w:commentRangeStart w:id="2"/>
      <w:r>
        <w:rPr>
          <w:rFonts w:ascii="Times New Roman" w:hAnsi="Times New Roman"/>
          <w:b/>
          <w:color w:val="000000"/>
          <w:sz w:val="22"/>
        </w:rPr>
        <w:t xml:space="preserve">WHEREAS</w:t>
      </w:r>
      <w:r>
        <w:rPr>
          <w:rFonts w:ascii="Times New Roman" w:hAnsi="Times New Roman"/>
          <w:color w:val="000000"/>
          <w:sz w:val="22"/>
        </w:rPr>
        <w:t xml:space="preserve">, the Parties and their respective counsel, as identified on Schedule A attached hereto and incorporated herein by reference, have </w:t>
      </w:r>
      <w:del w:id="1005" w:author="Alderman &amp; Kessler LLP (for Vantage)" w:date="2025-05-06T09:00:00Z">
        <w:r>
          <w:rPr>
            <w:rFonts w:ascii="Times New Roman" w:hAnsi="Times New Roman"/>
            <w:color w:val="000000"/>
            <w:sz w:val="22"/>
          </w:rPr>
          <w:delText xml:space="preserve">been requested to execute this Agreement and return executed counterparts to counsel for Kerrigan-Holst no later than May 23, 2025.</w:delText>
        </w:r>
      </w:del>
      <w:ins w:id="1006" w:author="Alderman &amp; Kessler LLP (for Vantage)" w:date="2025-05-06T09:00:00Z">
        <w:r>
          <w:rPr>
            <w:rFonts w:ascii="Times New Roman" w:hAnsi="Times New Roman"/>
            <w:color w:val="000000"/>
            <w:sz w:val="22"/>
          </w:rPr>
          <w:t xml:space="preserve">agreed to execute this Agreement.</w:t>
        </w:r>
      </w:ins>
      <w:commentRangeEnd w:id="2"/>
      <w:r>
        <w:commentReference w:id="2"/>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Joint Defense Agreement, including all schedules and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1.2 — "Common Defense."</w:t>
      </w:r>
      <w:r>
        <w:rPr>
          <w:rFonts w:ascii="Times New Roman" w:hAnsi="Times New Roman"/>
          <w:color w:val="000000"/>
          <w:sz w:val="22"/>
        </w:rPr>
        <w:t xml:space="preserve"> "Common Defense" means the defense of the Parties against the Claims asserted in the Litigation and any Related Proceeding, including, without limitation, the coordination of defense strategy, the sharing of information, and the joint retention of experts, consultants, and vendors in furtherance thereof.</w:t>
      </w:r>
    </w:p>
    <w:p>
      <w:pPr>
        <w:spacing w:line="276" w:lineRule="auto" w:before="0" w:after="120"/>
        <w:jc w:val="both"/>
      </w:pPr>
      <w:r>
        <w:rPr>
          <w:rFonts w:ascii="Times New Roman" w:hAnsi="Times New Roman"/>
          <w:b/>
          <w:color w:val="000000"/>
          <w:sz w:val="22"/>
        </w:rPr>
        <w:t>Section 1.3 — "Counsel."</w:t>
      </w:r>
      <w:r>
        <w:rPr>
          <w:rFonts w:ascii="Times New Roman" w:hAnsi="Times New Roman"/>
          <w:color w:val="000000"/>
          <w:sz w:val="22"/>
        </w:rPr>
        <w:t xml:space="preserve"> "Counsel" means the outside law firms and in-house legal personnel representing each Party in connection with the Litigation and any Related Proceeding, as set forth on Schedule A hereto. The designation of Counsel on Schedule A may be amended from time to time by written notice from the applicable Party to all other Parties and their Counsel, in accordance with the notice provisions set forth in Section 12.2 of this Agreement.</w:t>
      </w:r>
    </w:p>
    <w:p>
      <w:pPr>
        <w:spacing w:line="276" w:lineRule="auto" w:before="0" w:after="120"/>
        <w:jc w:val="both"/>
      </w:pPr>
      <w:commentRangeStart w:id="3"/>
      <w:r>
        <w:rPr>
          <w:rFonts w:ascii="Times New Roman" w:hAnsi="Times New Roman"/>
          <w:b/>
          <w:color w:val="000000"/>
          <w:sz w:val="22"/>
        </w:rPr>
        <w:t xml:space="preserve">Section 1.4 — "Joint Defense Material."</w:t>
      </w:r>
      <w:r>
        <w:rPr>
          <w:rFonts w:ascii="Times New Roman" w:hAnsi="Times New Roman"/>
          <w:color w:val="000000"/>
          <w:sz w:val="22"/>
        </w:rPr>
        <w:t xml:space="preserve"> "Joint Defense Material" means all information, documents, communications, memoranda, analyses, legal theories, expert reports and analyses, factual summaries, interview notes, chronologies, draft pleadings, and other materials of any kind or nature shared among or between the Parties or their Counsel pursuant to this Agreement, whether in written, electronic, oral, or other form, and whether or not such materials are marked or designated as confidential or privileged at the time of </w:t>
      </w:r>
      <w:del w:id="1007" w:author="Alderman &amp; Kessler LLP (for Vantage)" w:date="2025-05-06T09:00:00Z">
        <w:r>
          <w:rPr>
            <w:rFonts w:ascii="Times New Roman" w:hAnsi="Times New Roman"/>
            <w:color w:val="000000"/>
            <w:sz w:val="22"/>
          </w:rPr>
          <w:delText xml:space="preserve">disclosure.</w:delText>
        </w:r>
      </w:del>
      <w:ins w:id="1008" w:author="Alderman &amp; Kessler LLP (for Vantage)" w:date="2025-05-06T09:00:00Z">
        <w:r>
          <w:rPr>
            <w:rFonts w:ascii="Times New Roman" w:hAnsi="Times New Roman"/>
            <w:color w:val="000000"/>
            <w:sz w:val="22"/>
          </w:rPr>
          <w:t xml:space="preserve">disclosure; provided, however, that Joint Defense Material shall not include information or materials that (i) are or become publicly available other than through a breach of this Agreement, (ii) were lawfully in the receiving Party's possession before receipt under this Agreement, or (iii) are independently obtained or developed by the receiving Party, including through formal discovery in the Litigation or any Related Proceeding, without use of Joint Defense Material. Nothing in this Agreement restricts any Party's use or disclosure of its own documents, information, or materials.</w:t>
        </w:r>
      </w:ins>
      <w:commentRangeEnd w:id="3"/>
      <w:r>
        <w:commentReference w:id="3"/>
      </w:r>
    </w:p>
    <w:p>
      <w:pPr>
        <w:spacing w:line="276" w:lineRule="auto" w:before="0" w:after="120"/>
        <w:jc w:val="both"/>
      </w:pPr>
      <w:r>
        <w:rPr>
          <w:rFonts w:ascii="Times New Roman" w:hAnsi="Times New Roman"/>
          <w:b/>
          <w:color w:val="000000"/>
          <w:sz w:val="22"/>
        </w:rPr>
        <w:t>Section 1.5 — "Litigation."</w:t>
      </w:r>
      <w:r>
        <w:rPr>
          <w:rFonts w:ascii="Times New Roman" w:hAnsi="Times New Roman"/>
          <w:color w:val="000000"/>
          <w:sz w:val="22"/>
        </w:rPr>
        <w:t xml:space="preserve"> "Litigation" means the matter captioned </w:t>
      </w:r>
      <w:r>
        <w:rPr>
          <w:rFonts w:ascii="Times New Roman" w:hAnsi="Times New Roman"/>
          <w:i/>
          <w:color w:val="000000"/>
          <w:sz w:val="22"/>
        </w:rPr>
        <w:t>In re Industrial Fasteners Antitrust Litigation</w:t>
      </w:r>
      <w:r>
        <w:rPr>
          <w:rFonts w:ascii="Times New Roman" w:hAnsi="Times New Roman"/>
          <w:color w:val="000000"/>
          <w:sz w:val="22"/>
        </w:rPr>
        <w:t>, Case No. 1:23-cv-04871, pending in the United States District Court for the Northern District of Illinois before the Honorable Margaret R. Tanaka, including all proceedings, motions, discovery, hearings, trials, appeals, and related matters arising therefrom or in connection therewith.</w:t>
      </w:r>
    </w:p>
    <w:p>
      <w:pPr>
        <w:spacing w:line="276" w:lineRule="auto" w:before="0" w:after="120"/>
        <w:jc w:val="both"/>
      </w:pPr>
      <w:commentRangeStart w:id="4"/>
      <w:r>
        <w:rPr>
          <w:rFonts w:ascii="Times New Roman" w:hAnsi="Times New Roman"/>
          <w:b/>
          <w:color w:val="000000"/>
          <w:sz w:val="22"/>
        </w:rPr>
        <w:t xml:space="preserve">Section 1.6 — "Related Proceeding."</w:t>
      </w:r>
      <w:r>
        <w:rPr>
          <w:rFonts w:ascii="Times New Roman" w:hAnsi="Times New Roman"/>
          <w:color w:val="000000"/>
          <w:sz w:val="22"/>
        </w:rPr>
        <w:t xml:space="preserve"> "Related Proceeding" means any investigation, inquiry, proceeding, or action by any federal, state, or local governmental or regulatory agency or authority concerning the same or substantially similar subject matter as the Litigation, including, without limitation, any investigation by the Antitrust Division of the United States Department of Justice, any state attorney general, or any other governmental </w:t>
      </w:r>
      <w:del w:id="1009" w:author="Alderman &amp; Kessler LLP (for Vantage)" w:date="2025-05-06T09:00:00Z">
        <w:r>
          <w:rPr>
            <w:rFonts w:ascii="Times New Roman" w:hAnsi="Times New Roman"/>
            <w:color w:val="000000"/>
            <w:sz w:val="22"/>
          </w:rPr>
          <w:delText xml:space="preserve">body.</w:delText>
        </w:r>
      </w:del>
      <w:ins w:id="1010" w:author="Alderman &amp; Kessler LLP (for Vantage)" w:date="2025-05-06T09:00:00Z">
        <w:r>
          <w:rPr>
            <w:rFonts w:ascii="Times New Roman" w:hAnsi="Times New Roman"/>
            <w:color w:val="000000"/>
            <w:sz w:val="22"/>
          </w:rPr>
          <w:t xml:space="preserve">body, and any civil action (including any action by a person or entity that excludes itself from the Class, any indirect-purchaser action, and any action by a state attorney general) asserting claims arising out of the same or substantially similar subject matter as the Litigation; provided, however, that each Party's participation in, and communications and dealings with any governmental authority concerning, any Government Investigation shall be governed by Section 4.5.</w:t>
        </w:r>
      </w:ins>
      <w:commentRangeEnd w:id="4"/>
      <w:r>
        <w:commentReference w:id="4"/>
      </w:r>
    </w:p>
    <w:p>
      <w:pPr>
        <w:spacing w:line="276" w:lineRule="auto" w:before="0" w:after="120"/>
        <w:jc w:val="both"/>
      </w:pPr>
      <w:r>
        <w:rPr>
          <w:rFonts w:ascii="Times New Roman" w:hAnsi="Times New Roman"/>
          <w:b/>
          <w:color w:val="000000"/>
          <w:sz w:val="22"/>
        </w:rPr>
        <w:t>Section 1.7 — "Steering Committee."</w:t>
      </w:r>
      <w:r>
        <w:rPr>
          <w:rFonts w:ascii="Times New Roman" w:hAnsi="Times New Roman"/>
          <w:color w:val="000000"/>
          <w:sz w:val="22"/>
        </w:rPr>
        <w:t xml:space="preserve"> "Steering Committee" means the Joint Defense Steering Committee established pursuant to Article VI of this Agreement.</w:t>
      </w:r>
    </w:p>
    <w:p>
      <w:pPr>
        <w:spacing w:line="276" w:lineRule="auto" w:before="0" w:after="120"/>
        <w:jc w:val="both"/>
        <w:rPr>
          <w:ins w:id="1011" w:author="Alderman &amp; Kessler LLP (for Vantage)" w:date="2025-05-06T09:00:00Z"/>
        </w:rPr>
      </w:pPr>
      <w:commentRangeStart w:id="5"/>
      <w:ins w:id="1012" w:author="Alderman &amp; Kessler LLP (for Vantage)" w:date="2025-05-06T09:00:00Z">
        <w:r>
          <w:rPr>
            <w:rFonts w:ascii="Times New Roman" w:hAnsi="Times New Roman"/>
            <w:b/>
            <w:color w:val="000000"/>
            <w:sz w:val="22"/>
          </w:rPr>
          <w:t xml:space="preserve">Section 1.8 — "Incorporated Work Product."</w:t>
        </w:r>
        <w:r>
          <w:rPr>
            <w:rFonts w:ascii="Times New Roman" w:hAnsi="Times New Roman"/>
            <w:color w:val="000000"/>
            <w:sz w:val="22"/>
          </w:rPr>
          <w:t xml:space="preserve"> "Incorporated Work Product" means any pleading, brief, motion, expert report, deposition or witness outline, internal memorandum, analysis, chronology, or other litigation-related document prepared by or for a Party or its Counsel that incorporates, reflects, summarizes, or was prepared using Joint Defense Material.</w:t>
        </w:r>
      </w:ins>
      <w:commentRangeEnd w:id="5"/>
      <w:r>
        <w:commentReference w:id="5"/>
      </w:r>
    </w:p>
    <w:p>
      <w:pPr>
        <w:spacing w:line="276" w:lineRule="auto" w:before="0" w:after="120"/>
        <w:jc w:val="both"/>
        <w:rPr>
          <w:ins w:id="1013" w:author="Alderman &amp; Kessler LLP (for Vantage)" w:date="2025-05-06T09:00:00Z"/>
        </w:rPr>
      </w:pPr>
      <w:ins w:id="1014" w:author="Alderman &amp; Kessler LLP (for Vantage)" w:date="2025-05-06T09:00:00Z">
        <w:r>
          <w:rPr>
            <w:rFonts w:ascii="Times New Roman" w:hAnsi="Times New Roman"/>
            <w:b/>
            <w:color w:val="000000"/>
            <w:sz w:val="22"/>
          </w:rPr>
          <w:t xml:space="preserve">Section 1.9 — "Government Investigation."</w:t>
        </w:r>
        <w:r>
          <w:rPr>
            <w:rFonts w:ascii="Times New Roman" w:hAnsi="Times New Roman"/>
            <w:color w:val="000000"/>
            <w:sz w:val="22"/>
          </w:rPr>
          <w:t xml:space="preserve"> "Government Investigation" means any federal or state criminal investigation, grand jury proceeding, civil investigative demand proceeding, regulatory inquiry, formal enforcement action, or other investigation or proceeding by any governmental or regulatory authority, regardless of the agency or authority conducting it.</w:t>
        </w:r>
      </w:ins>
    </w:p>
    <w:p>
      <w:pPr>
        <w:spacing w:line="276" w:lineRule="auto" w:before="0" w:after="120"/>
        <w:jc w:val="both"/>
        <w:rPr>
          <w:ins w:id="1015" w:author="Alderman &amp; Kessler LLP (for Vantage)" w:date="2025-05-06T09:00:00Z"/>
        </w:rPr>
      </w:pPr>
      <w:ins w:id="1016" w:author="Alderman &amp; Kessler LLP (for Vantage)" w:date="2025-05-06T09:00:00Z">
        <w:r>
          <w:rPr>
            <w:rFonts w:ascii="Times New Roman" w:hAnsi="Times New Roman"/>
            <w:b/>
            <w:color w:val="000000"/>
            <w:sz w:val="22"/>
          </w:rPr>
          <w:t xml:space="preserve">Section 1.10 — "Competitively Sensitive Information."</w:t>
        </w:r>
        <w:r>
          <w:rPr>
            <w:rFonts w:ascii="Times New Roman" w:hAnsi="Times New Roman"/>
            <w:color w:val="000000"/>
            <w:sz w:val="22"/>
          </w:rPr>
          <w:t xml:space="preserve"> "Competitively Sensitive Information" means non-public information concerning a Party's current or future prices, pricing plans, costs, margins, bids, capacity, output, customers, territories, or strategic business plans.</w:t>
        </w:r>
      </w:ins>
    </w:p>
    <w:p>
      <w:pPr>
        <w:keepNext/>
        <w:spacing w:line="276" w:lineRule="auto" w:before="360" w:after="120"/>
        <w:jc w:val="left"/>
      </w:pPr>
      <w:r>
        <w:rPr>
          <w:rFonts w:ascii="Times New Roman" w:hAnsi="Times New Roman"/>
          <w:b/>
          <w:color w:val="000000"/>
          <w:sz w:val="22"/>
          <w:u w:val="single"/>
        </w:rPr>
        <w:t>ARTICLE II — SCOPE OF JOINT DEFENSE</w:t>
      </w:r>
    </w:p>
    <w:p>
      <w:pPr>
        <w:spacing w:line="276" w:lineRule="auto" w:before="0" w:after="120"/>
        <w:jc w:val="both"/>
      </w:pPr>
      <w:commentRangeStart w:id="6"/>
      <w:r>
        <w:rPr>
          <w:rFonts w:ascii="Times New Roman" w:hAnsi="Times New Roman"/>
          <w:b/>
          <w:color w:val="000000"/>
          <w:sz w:val="22"/>
        </w:rPr>
        <w:t xml:space="preserve">Section 2.1 — Scope.</w:t>
      </w:r>
      <w:r>
        <w:rPr>
          <w:rFonts w:ascii="Times New Roman" w:hAnsi="Times New Roman"/>
          <w:color w:val="000000"/>
          <w:sz w:val="22"/>
        </w:rPr>
        <w:t xml:space="preserve"> The joint defense established by this Agreement shall encompass all matters arising out of or relating to the Litigation and any Related Proceeding (collectively, the "Joint Defense Matters"). The Parties agree to cooperate in the Common Defense to the extent consistent with their respective individual interests. The scope of this Agreement is intended to be coextensive with the claims, allegations, and subject matter at issue in the Litigation, including all factual and legal issues raised therein, and shall extend to any Related Proceeding that may arise during the pendency of this Agreement.</w:t>
      </w:r>
      <w:ins w:id="1017" w:author="Alderman &amp; Kessler LLP (for Vantage)" w:date="2025-05-06T09:00:00Z">
        <w:r>
          <w:rPr>
            <w:rFonts w:ascii="Times New Roman" w:hAnsi="Times New Roman"/>
            <w:color w:val="000000"/>
            <w:sz w:val="22"/>
          </w:rPr>
          <w:t xml:space="preserve"> Notwithstanding the foregoing, nothing in this Agreement shall obligate any Party to coordinate with any other Party, or to share any information or materials, with respect to any Government Investigation, and each Party's rights with respect to any Government Investigation are governed by Section 4.5.</w:t>
        </w:r>
      </w:ins>
      <w:commentRangeEnd w:id="6"/>
      <w:r>
        <w:commentReference w:id="6"/>
      </w:r>
    </w:p>
    <w:p>
      <w:pPr>
        <w:spacing w:line="276" w:lineRule="auto" w:before="0" w:after="120"/>
        <w:jc w:val="both"/>
      </w:pPr>
      <w:r>
        <w:rPr>
          <w:rFonts w:ascii="Times New Roman" w:hAnsi="Times New Roman"/>
          <w:b/>
          <w:color w:val="000000"/>
          <w:sz w:val="22"/>
        </w:rPr>
        <w:t>Section 2.2 — Common Interest.</w:t>
      </w:r>
      <w:r>
        <w:rPr>
          <w:rFonts w:ascii="Times New Roman" w:hAnsi="Times New Roman"/>
          <w:color w:val="000000"/>
          <w:sz w:val="22"/>
        </w:rPr>
        <w:t xml:space="preserve"> The Parties acknowledge and agree that they share a common legal interest in defending against the Claims asserted in the Litigation and that this Agreement is entered into to advance that common legal interest. The Parties further acknowledge that the common interest among them is sufficient to support the application of the joint defense privilege (also known as the common-interest doctrine) to communications and materials exchanged pursuant to this Agreement, and that the Parties intend for all such communications and materials to be protected by such privilege to the fullest extent permitted by applicable law.</w:t>
      </w:r>
    </w:p>
    <w:p>
      <w:pPr>
        <w:spacing w:line="276" w:lineRule="auto" w:before="0" w:after="120"/>
        <w:jc w:val="both"/>
      </w:pPr>
      <w:commentRangeStart w:id="7"/>
      <w:r>
        <w:rPr>
          <w:rFonts w:ascii="Times New Roman" w:hAnsi="Times New Roman"/>
          <w:b/>
          <w:color w:val="000000"/>
          <w:sz w:val="22"/>
        </w:rPr>
        <w:t xml:space="preserve">Section 2.3 — No Limitation on Individual Defense.</w:t>
      </w:r>
      <w:r>
        <w:rPr>
          <w:rFonts w:ascii="Times New Roman" w:hAnsi="Times New Roman"/>
          <w:color w:val="000000"/>
          <w:sz w:val="22"/>
        </w:rPr>
        <w:t xml:space="preserve"> Nothing in this Agreement shall be construed to prevent, limit, or restrict any Party from presenting its own individual defense in the Litigation or any Related Proceeding, including, without limitation, asserting defenses, filing motions, conducting discovery, retaining experts, or taking any other action in furtherance of its individual defense, provided that such individual defense does not involve the unauthorized use or disclosure of Joint Defense Material received from another Party. Each Party expressly reserves all rights, defenses, claims, and counterclaims available to it in the </w:t>
      </w:r>
      <w:del w:id="1018" w:author="Alderman &amp; Kessler LLP (for Vantage)" w:date="2025-05-06T09:00:00Z">
        <w:r>
          <w:rPr>
            <w:rFonts w:ascii="Times New Roman" w:hAnsi="Times New Roman"/>
            <w:color w:val="000000"/>
            <w:sz w:val="22"/>
          </w:rPr>
          <w:delText xml:space="preserve">Litigation or any Related Proceeding,</w:delText>
        </w:r>
      </w:del>
      <w:ins w:id="1019" w:author="Alderman &amp; Kessler LLP (for Vantage)" w:date="2025-05-06T09:00:00Z">
        <w:r>
          <w:rPr>
            <w:rFonts w:ascii="Times New Roman" w:hAnsi="Times New Roman"/>
            <w:color w:val="000000"/>
            <w:sz w:val="22"/>
          </w:rPr>
          <w:t xml:space="preserve">Litigation, any Related Proceeding, or any other present or future proceeding (including the claims reserved in Section 11.3),</w:t>
        </w:r>
      </w:ins>
      <w:r>
        <w:rPr>
          <w:rFonts w:ascii="Times New Roman" w:hAnsi="Times New Roman"/>
          <w:color w:val="000000"/>
          <w:sz w:val="22"/>
        </w:rPr>
        <w:t xml:space="preserve"> whether or not such rights, defenses, claims, or counterclaims are consistent with the positions of the other Parties.</w:t>
      </w:r>
      <w:commentRangeEnd w:id="7"/>
      <w:r>
        <w:commentReference w:id="7"/>
      </w:r>
    </w:p>
    <w:p>
      <w:pPr>
        <w:spacing w:line="276" w:lineRule="auto" w:before="0" w:after="120"/>
        <w:jc w:val="both"/>
        <w:rPr>
          <w:ins w:id="1020" w:author="Alderman &amp; Kessler LLP (for Vantage)" w:date="2025-05-06T09:00:00Z"/>
        </w:rPr>
      </w:pPr>
      <w:commentRangeStart w:id="8"/>
      <w:ins w:id="1021" w:author="Alderman &amp; Kessler LLP (for Vantage)" w:date="2025-05-06T09:00:00Z">
        <w:r>
          <w:rPr>
            <w:rFonts w:ascii="Times New Roman" w:hAnsi="Times New Roman"/>
            <w:b/>
            <w:color w:val="000000"/>
            <w:sz w:val="22"/>
          </w:rPr>
          <w:t xml:space="preserve">Section 2.4 — Prior Communications.</w:t>
        </w:r>
        <w:r>
          <w:rPr>
            <w:rFonts w:ascii="Times New Roman" w:hAnsi="Times New Roman"/>
            <w:color w:val="000000"/>
            <w:sz w:val="22"/>
          </w:rPr>
          <w:t xml:space="preserve"> This Agreement memorializes and confirms the oral joint defense and common-interest arrangement among the Parties and their Counsel that has been in effect since [DATE — to be confirmed among Counsel; no later than the first joint defense communication], and this Agreement shall apply to all Joint Defense Material exchanged on or after that date, including communications and materials relating to the jointly retained economic expert, the coordinated opposition to class certification in the Litigation, and any petition for permission to appeal under Federal Rule of Civil Procedure 23(f).</w:t>
        </w:r>
      </w:ins>
      <w:commentRangeEnd w:id="8"/>
      <w:r>
        <w:commentReference w:id="8"/>
      </w:r>
    </w:p>
    <w:p>
      <w:pPr>
        <w:keepNext/>
        <w:spacing w:line="276" w:lineRule="auto" w:before="360" w:after="120"/>
        <w:jc w:val="left"/>
      </w:pPr>
      <w:r>
        <w:rPr>
          <w:rFonts w:ascii="Times New Roman" w:hAnsi="Times New Roman"/>
          <w:b/>
          <w:color w:val="000000"/>
          <w:sz w:val="22"/>
          <w:u w:val="single"/>
        </w:rPr>
        <w:t>ARTICLE III — PRIVILEGE AND CONFIDENTIALITY</w:t>
      </w:r>
    </w:p>
    <w:p>
      <w:pPr>
        <w:spacing w:line="276" w:lineRule="auto" w:before="0" w:after="120"/>
        <w:jc w:val="both"/>
      </w:pPr>
      <w:r>
        <w:rPr>
          <w:rFonts w:ascii="Times New Roman" w:hAnsi="Times New Roman"/>
          <w:b/>
          <w:color w:val="000000"/>
          <w:sz w:val="22"/>
        </w:rPr>
        <w:t>Section 3.1 — Joint Defense Privilege.</w:t>
      </w:r>
      <w:r>
        <w:rPr>
          <w:rFonts w:ascii="Times New Roman" w:hAnsi="Times New Roman"/>
          <w:color w:val="000000"/>
          <w:sz w:val="22"/>
        </w:rPr>
        <w:t xml:space="preserve"> The Parties intend that the sharing of Joint Defense Material pursuant to this Agreement is protected by the joint defense privilege (also known as the common-interest doctrine) as recognized under federal common law and applicable state law. The disclosure of Joint Defense Material by one Party to another Party or to such other Party's Counsel shall not constitute a waiver of the attorney-client privilege, the work-product protection established under Rule 26(b)(3) of the Federal Rules of Civil Procedure, or any other applicable privilege, immunity, or protection. The Parties intend that all Joint Defense Material shall retain its privileged and protected status as though such material had not been disclosed to any other Party or its Counsel, and the Parties shall take all reasonable steps to preserve and maintain such privileges and protections.</w:t>
      </w:r>
    </w:p>
    <w:p>
      <w:pPr>
        <w:spacing w:line="276" w:lineRule="auto" w:before="0" w:after="120"/>
        <w:jc w:val="both"/>
      </w:pPr>
      <w:r>
        <w:rPr>
          <w:rFonts w:ascii="Times New Roman" w:hAnsi="Times New Roman"/>
          <w:b/>
          <w:color w:val="000000"/>
          <w:sz w:val="22"/>
        </w:rPr>
        <w:t>Section 3.2 — Confidentiality Designation.</w:t>
      </w:r>
      <w:r>
        <w:rPr>
          <w:rFonts w:ascii="Times New Roman" w:hAnsi="Times New Roman"/>
          <w:color w:val="000000"/>
          <w:sz w:val="22"/>
        </w:rPr>
        <w:t xml:space="preserve"> All Joint Defense Material shared under this Agreement in written or electronic form shall be marked or designated with the legend "Joint Defense Material — Privileged and Confidential" or words of substantially similar import. Oral communications shared during joint defense meetings, telephone calls, videoconferences, or other discussions among the Parties or their Counsel shall be deemed designated as Joint Defense Material without the need for marking or other formality. The failure to mark or designate any particular communication or document shall not affect its status as Joint Defense Material if such communication or document was shared pursuant to this Agreement and in furtherance of the Common Defense.</w:t>
      </w:r>
    </w:p>
    <w:p>
      <w:pPr>
        <w:spacing w:line="276" w:lineRule="auto" w:before="0" w:after="120"/>
        <w:jc w:val="both"/>
      </w:pPr>
      <w:r>
        <w:rPr>
          <w:rFonts w:ascii="Times New Roman" w:hAnsi="Times New Roman"/>
          <w:b/>
          <w:color w:val="000000"/>
          <w:sz w:val="22"/>
        </w:rPr>
        <w:t>Section 3.3 — Use Restriction.</w:t>
      </w:r>
      <w:r>
        <w:rPr>
          <w:rFonts w:ascii="Times New Roman" w:hAnsi="Times New Roman"/>
          <w:color w:val="000000"/>
          <w:sz w:val="22"/>
        </w:rPr>
        <w:t xml:space="preserve"> Joint Defense Material shall be used solely for purposes of the Common Defense and shall not be used for any other purpose, including, without limitation, any commercial, competitive, or business purpose. Joint Defense Material shall not be disclosed to any person or entity other than:</w:t>
      </w:r>
    </w:p>
    <w:p>
      <w:pPr>
        <w:spacing w:line="276" w:lineRule="auto" w:before="0" w:after="120"/>
        <w:ind w:left="432"/>
        <w:jc w:val="both"/>
      </w:pPr>
      <w:r>
        <w:rPr>
          <w:rFonts w:ascii="Times New Roman" w:hAnsi="Times New Roman"/>
          <w:color w:val="000000"/>
          <w:sz w:val="22"/>
        </w:rPr>
        <w:t>(a) Counsel for a Party, including attorneys, paralegals, legal assistants, and other professional staff at the law firms identified on Schedule A who are directly involved in the Common Defense;</w:t>
      </w:r>
    </w:p>
    <w:p>
      <w:pPr>
        <w:spacing w:line="276" w:lineRule="auto" w:before="0" w:after="120"/>
        <w:ind w:left="432"/>
        <w:jc w:val="both"/>
      </w:pPr>
      <w:commentRangeStart w:id="9"/>
      <w:r>
        <w:rPr>
          <w:rFonts w:ascii="Times New Roman" w:hAnsi="Times New Roman"/>
          <w:color w:val="000000"/>
          <w:sz w:val="22"/>
        </w:rPr>
        <w:t xml:space="preserve">(b) employees, officers, directors, or agents of a Party who have a need to know the contents of such Joint Defense Material in connection with the Common Defense, provided that any such person is advised of the confidential and privileged nature of the material prior to receiving access </w:t>
      </w:r>
      <w:del w:id="1022" w:author="Alderman &amp; Kessler LLP (for Vantage)" w:date="2025-05-06T09:00:00Z">
        <w:r>
          <w:rPr>
            <w:rFonts w:ascii="Times New Roman" w:hAnsi="Times New Roman"/>
            <w:color w:val="000000"/>
            <w:sz w:val="22"/>
          </w:rPr>
          <w:delText xml:space="preserve">thereto;</w:delText>
        </w:r>
      </w:del>
      <w:ins w:id="1023" w:author="Alderman &amp; Kessler LLP (for Vantage)" w:date="2025-05-06T09:00:00Z">
        <w:r>
          <w:rPr>
            <w:rFonts w:ascii="Times New Roman" w:hAnsi="Times New Roman"/>
            <w:color w:val="000000"/>
            <w:sz w:val="22"/>
          </w:rPr>
          <w:t xml:space="preserve">thereto, and provided further that Competitively Sensitive Information of another Party shall not be disclosed to any person described in this clause (b) other than in-house legal personnel who have no pricing, sales, marketing, or bidding responsibilities;</w:t>
        </w:r>
      </w:ins>
      <w:r>
        <w:rPr>
          <w:rFonts w:ascii="Times New Roman" w:hAnsi="Times New Roman"/>
          <w:color w:val="000000"/>
          <w:sz w:val="22"/>
        </w:rPr>
        <w:t xml:space="preserve"> and</w:t>
      </w:r>
      <w:commentRangeEnd w:id="9"/>
      <w:r>
        <w:commentReference w:id="9"/>
      </w:r>
    </w:p>
    <w:p>
      <w:pPr>
        <w:spacing w:line="276" w:lineRule="auto" w:before="0" w:after="120"/>
        <w:ind w:left="432"/>
        <w:jc w:val="both"/>
      </w:pPr>
      <w:r>
        <w:rPr>
          <w:rFonts w:ascii="Times New Roman" w:hAnsi="Times New Roman"/>
          <w:color w:val="000000"/>
          <w:sz w:val="22"/>
        </w:rPr>
        <w:t>(c) experts, consultants, or vendors retained in connection with the Common Defense who have executed a confidentiality undertaking in a form reasonably acceptable to the disclosing Party prior to receiving access to any Joint Defense Material.</w:t>
      </w:r>
    </w:p>
    <w:p>
      <w:pPr>
        <w:spacing w:line="276" w:lineRule="auto" w:before="0" w:after="120"/>
        <w:jc w:val="both"/>
      </w:pPr>
      <w:r>
        <w:rPr>
          <w:rFonts w:ascii="Times New Roman" w:hAnsi="Times New Roman"/>
          <w:b/>
          <w:color w:val="000000"/>
          <w:sz w:val="22"/>
        </w:rPr>
        <w:t>Section 3.4 — No Disclosure to Third Parties.</w:t>
      </w:r>
      <w:r>
        <w:rPr>
          <w:rFonts w:ascii="Times New Roman" w:hAnsi="Times New Roman"/>
          <w:color w:val="000000"/>
          <w:sz w:val="22"/>
        </w:rPr>
        <w:t xml:space="preserve"> No Party or its Counsel shall disclose Joint Defense Material to any third party, including, without limitation, any opposing party, any plaintiff or plaintiff's counsel in the Litigation, any governmental agency or regulatory authority, any co-defendant that is not a Party to this Agreement, or any other person or entity not authorized to receive such material under Section 3.3 of this Agreement, without the prior written consent of the Party that provided such material. In the event that a Party or its Counsel is served with a subpoena, court order, discovery request, or other legal process that compels or purports to compel the disclosure of Joint Defense Material, the receiving Party shall:</w:t>
      </w:r>
    </w:p>
    <w:p>
      <w:pPr>
        <w:spacing w:line="276" w:lineRule="auto" w:before="0" w:after="120"/>
        <w:ind w:left="432"/>
        <w:jc w:val="both"/>
      </w:pPr>
      <w:r>
        <w:rPr>
          <w:rFonts w:ascii="Times New Roman" w:hAnsi="Times New Roman"/>
          <w:color w:val="000000"/>
          <w:sz w:val="22"/>
        </w:rPr>
        <w:t>(i) provide prompt written notice to the disclosing Party of such subpoena, court order, or legal process, and in no event later than five (5) business days after receipt thereof;</w:t>
      </w:r>
    </w:p>
    <w:p>
      <w:pPr>
        <w:spacing w:line="276" w:lineRule="auto" w:before="0" w:after="120"/>
        <w:ind w:left="432"/>
        <w:jc w:val="both"/>
      </w:pPr>
      <w:r>
        <w:rPr>
          <w:rFonts w:ascii="Times New Roman" w:hAnsi="Times New Roman"/>
          <w:color w:val="000000"/>
          <w:sz w:val="22"/>
        </w:rPr>
        <w:t>(ii) cooperate with the disclosing Party in any effort to obtain a protective order, quash the subpoena, or obtain other appropriate relief to prevent or limit such disclosure; and</w:t>
      </w:r>
    </w:p>
    <w:p>
      <w:pPr>
        <w:spacing w:line="276" w:lineRule="auto" w:before="0" w:after="120"/>
        <w:ind w:left="432"/>
        <w:jc w:val="both"/>
      </w:pPr>
      <w:r>
        <w:rPr>
          <w:rFonts w:ascii="Times New Roman" w:hAnsi="Times New Roman"/>
          <w:color w:val="000000"/>
          <w:sz w:val="22"/>
        </w:rPr>
        <w:t>(iii) disclose only such Joint Defense Material as is strictly required by the applicable court order, subpoena, or legal process, after exhausting all reasonable avenues to prevent or limit such disclosure.</w:t>
      </w:r>
    </w:p>
    <w:p>
      <w:pPr>
        <w:spacing w:line="276" w:lineRule="auto" w:before="0" w:after="120"/>
        <w:jc w:val="both"/>
      </w:pPr>
      <w:r>
        <w:rPr>
          <w:rFonts w:ascii="Times New Roman" w:hAnsi="Times New Roman"/>
          <w:b/>
          <w:color w:val="000000"/>
          <w:sz w:val="22"/>
        </w:rPr>
        <w:t>Section 3.5 — No Obligation to Share Work Product.</w:t>
      </w:r>
      <w:r>
        <w:rPr>
          <w:rFonts w:ascii="Times New Roman" w:hAnsi="Times New Roman"/>
          <w:color w:val="000000"/>
          <w:sz w:val="22"/>
        </w:rPr>
        <w:t xml:space="preserve"> Nothing in this Agreement shall be construed to require any Party to share its own attorney work product, legal analyses, mental impressions, conclusions, opinions, or legal theories with any other Party. Each Party retains sole and absolute discretion over whether and to what extent it will share such materials with other Parties. The decision by any Party not to share particular work product shall not be deemed a breach of this Agreement or a failure to cooperate in the Common Defense.</w:t>
      </w:r>
    </w:p>
    <w:p>
      <w:pPr>
        <w:spacing w:line="276" w:lineRule="auto" w:before="0" w:after="120"/>
        <w:jc w:val="both"/>
        <w:rPr>
          <w:ins w:id="1024" w:author="Alderman &amp; Kessler LLP (for Vantage)" w:date="2025-05-06T09:00:00Z"/>
        </w:rPr>
      </w:pPr>
      <w:commentRangeStart w:id="10"/>
      <w:ins w:id="1025" w:author="Alderman &amp; Kessler LLP (for Vantage)" w:date="2025-05-06T09:00:00Z">
        <w:r>
          <w:rPr>
            <w:rFonts w:ascii="Times New Roman" w:hAnsi="Times New Roman"/>
            <w:b/>
            <w:color w:val="000000"/>
            <w:sz w:val="22"/>
          </w:rPr>
          <w:t xml:space="preserve">Section 3.6 — Inadvertent Disclosure; Rule 502(d) Order.</w:t>
        </w:r>
        <w:r>
          <w:rPr>
            <w:rFonts w:ascii="Times New Roman" w:hAnsi="Times New Roman"/>
            <w:color w:val="000000"/>
            <w:sz w:val="22"/>
          </w:rPr>
          <w:t xml:space="preserve"> (a) Within fifteen (15) business days after the Effective Date, and in any event before the initial document production deadline in the Litigation, the Parties shall jointly move the Court in the Litigation for entry of an order pursuant to Federal Rule of Evidence 502(d) providing that the disclosure of privileged or work-product-protected Joint Defense Material, whether among the Parties pursuant to this Agreement, in the Litigation, in any Related Proceeding, or to any third party, does not waive any applicable privilege or protection in the Litigation or in any other federal or state proceeding.</w:t>
        </w:r>
      </w:ins>
      <w:commentRangeEnd w:id="10"/>
      <w:r>
        <w:commentReference w:id="10"/>
      </w:r>
    </w:p>
    <w:p>
      <w:pPr>
        <w:spacing w:line="276" w:lineRule="auto" w:before="0" w:after="120"/>
        <w:ind w:left="432"/>
        <w:jc w:val="both"/>
        <w:rPr>
          <w:ins w:id="1026" w:author="Alderman &amp; Kessler LLP (for Vantage)" w:date="2025-05-06T09:00:00Z"/>
        </w:rPr>
      </w:pPr>
      <w:ins w:id="1027" w:author="Alderman &amp; Kessler LLP (for Vantage)" w:date="2025-05-06T09:00:00Z">
        <w:r>
          <w:rPr>
            <w:rFonts w:ascii="Times New Roman" w:hAnsi="Times New Roman"/>
            <w:color w:val="000000"/>
            <w:sz w:val="22"/>
          </w:rPr>
          <w:t xml:space="preserve">(b) Whether or not such an order is entered, the inadvertent disclosure by any Party or its Counsel of privileged or work-product-protected Joint Defense Material to any third party or in discovery shall not constitute a waiver of any applicable privilege or protection. Upon discovery of any such inadvertent disclosure, and regardless of which Party originally provided the material:</w:t>
        </w:r>
      </w:ins>
    </w:p>
    <w:p>
      <w:pPr>
        <w:spacing w:line="276" w:lineRule="auto" w:before="0" w:after="120"/>
        <w:ind w:left="432"/>
        <w:jc w:val="both"/>
        <w:rPr>
          <w:ins w:id="1028" w:author="Alderman &amp; Kessler LLP (for Vantage)" w:date="2025-05-06T09:00:00Z"/>
        </w:rPr>
      </w:pPr>
      <w:ins w:id="1029" w:author="Alderman &amp; Kessler LLP (for Vantage)" w:date="2025-05-06T09:00:00Z">
        <w:r>
          <w:rPr>
            <w:rFonts w:ascii="Times New Roman" w:hAnsi="Times New Roman"/>
            <w:color w:val="000000"/>
            <w:sz w:val="22"/>
          </w:rPr>
          <w:t xml:space="preserve">(i) the Party that made the disclosure shall notify all other Parties in writing promptly, and in no event later than two (2) business days after discovering the disclosure;</w:t>
        </w:r>
      </w:ins>
    </w:p>
    <w:p>
      <w:pPr>
        <w:spacing w:line="276" w:lineRule="auto" w:before="0" w:after="120"/>
        <w:ind w:left="432"/>
        <w:jc w:val="both"/>
        <w:rPr>
          <w:ins w:id="1030" w:author="Alderman &amp; Kessler LLP (for Vantage)" w:date="2025-05-06T09:00:00Z"/>
        </w:rPr>
      </w:pPr>
      <w:ins w:id="1031" w:author="Alderman &amp; Kessler LLP (for Vantage)" w:date="2025-05-06T09:00:00Z">
        <w:r>
          <w:rPr>
            <w:rFonts w:ascii="Times New Roman" w:hAnsi="Times New Roman"/>
            <w:color w:val="000000"/>
            <w:sz w:val="22"/>
          </w:rPr>
          <w:t xml:space="preserve">(ii) the recipient of the inadvertently disclosed material shall promptly be notified and requested to return, sequester, or destroy such material, including pursuant to Federal Rule of Civil Procedure 26(b)(5)(B) where applicable;</w:t>
        </w:r>
      </w:ins>
    </w:p>
    <w:p>
      <w:pPr>
        <w:spacing w:line="276" w:lineRule="auto" w:before="0" w:after="120"/>
        <w:ind w:left="432"/>
        <w:jc w:val="both"/>
        <w:rPr>
          <w:ins w:id="1032" w:author="Alderman &amp; Kessler LLP (for Vantage)" w:date="2025-05-06T09:00:00Z"/>
        </w:rPr>
      </w:pPr>
      <w:ins w:id="1033" w:author="Alderman &amp; Kessler LLP (for Vantage)" w:date="2025-05-06T09:00:00Z">
        <w:r>
          <w:rPr>
            <w:rFonts w:ascii="Times New Roman" w:hAnsi="Times New Roman"/>
            <w:color w:val="000000"/>
            <w:sz w:val="22"/>
          </w:rPr>
          <w:t xml:space="preserve">(iii) all Parties shall cooperate in seeking any available judicial relief to protect the applicable privilege or protection, including motions to compel the return of such material and motions for protective orders; and</w:t>
        </w:r>
      </w:ins>
    </w:p>
    <w:p>
      <w:pPr>
        <w:spacing w:line="276" w:lineRule="auto" w:before="0" w:after="120"/>
        <w:ind w:left="432"/>
        <w:jc w:val="both"/>
        <w:rPr>
          <w:ins w:id="1034" w:author="Alderman &amp; Kessler LLP (for Vantage)" w:date="2025-05-06T09:00:00Z"/>
        </w:rPr>
      </w:pPr>
      <w:ins w:id="1035" w:author="Alderman &amp; Kessler LLP (for Vantage)" w:date="2025-05-06T09:00:00Z">
        <w:r>
          <w:rPr>
            <w:rFonts w:ascii="Times New Roman" w:hAnsi="Times New Roman"/>
            <w:color w:val="000000"/>
            <w:sz w:val="22"/>
          </w:rPr>
          <w:t xml:space="preserve">(iv) no Party shall use or rely upon another Party's inadvertently disclosed privileged or protected material in any proceeding adverse to the Party whose material was disclosed.</w:t>
        </w:r>
      </w:ins>
    </w:p>
    <w:p>
      <w:pPr>
        <w:keepNext/>
        <w:spacing w:line="276" w:lineRule="auto" w:before="360" w:after="120"/>
        <w:jc w:val="left"/>
      </w:pPr>
      <w:r>
        <w:rPr>
          <w:rFonts w:ascii="Times New Roman" w:hAnsi="Times New Roman"/>
          <w:b/>
          <w:color w:val="000000"/>
          <w:sz w:val="22"/>
          <w:u w:val="single"/>
        </w:rPr>
        <w:t>ARTICLE IV — INFORMATION SHARING</w:t>
      </w:r>
    </w:p>
    <w:p>
      <w:pPr>
        <w:spacing w:line="276" w:lineRule="auto" w:before="0" w:after="120"/>
        <w:jc w:val="both"/>
      </w:pPr>
      <w:commentRangeStart w:id="11"/>
      <w:r>
        <w:rPr>
          <w:rFonts w:ascii="Times New Roman" w:hAnsi="Times New Roman"/>
          <w:b/>
          <w:color w:val="000000"/>
          <w:sz w:val="22"/>
        </w:rPr>
        <w:t xml:space="preserve">Section 4.1 — Obligation to Share Non-Work-Product Materials.</w:t>
      </w:r>
      <w:r>
        <w:rPr>
          <w:rFonts w:ascii="Times New Roman" w:hAnsi="Times New Roman"/>
          <w:color w:val="000000"/>
          <w:sz w:val="22"/>
        </w:rPr>
        <w:t xml:space="preserve"> Each Party agrees to share with the other Parties, through the Steering Committee or directly as the Steering Committee may direct, </w:t>
      </w:r>
      <w:del w:id="1036" w:author="Alderman &amp; Kessler LLP (for Vantage)" w:date="2025-05-06T09:00:00Z">
        <w:r>
          <w:rPr>
            <w:rFonts w:ascii="Times New Roman" w:hAnsi="Times New Roman"/>
            <w:color w:val="000000"/>
            <w:sz w:val="22"/>
          </w:rPr>
          <w:delText xml:space="preserve">all non-work-product materials relevant to the Common Defense within ten (10) business days of a request from the Steering Committee.</w:delText>
        </w:r>
      </w:del>
      <w:ins w:id="1037" w:author="Alderman &amp; Kessler LLP (for Vantage)" w:date="2025-05-06T09:00:00Z">
        <w:r>
          <w:rPr>
            <w:rFonts w:ascii="Times New Roman" w:hAnsi="Times New Roman"/>
            <w:color w:val="000000"/>
            <w:sz w:val="22"/>
          </w:rPr>
          <w:t xml:space="preserve">non-work-product materials reasonably requested by the Steering Committee as relevant to the Common Defense within ten (10) business days of a written request from the Steering Committee, subject in all cases to the objection rights set forth in Section 4.4, the provisions of Section 4.5 regarding Government Investigations, and the protocol for Competitively Sensitive Information set forth in Section 4.6.</w:t>
        </w:r>
      </w:ins>
      <w:r>
        <w:rPr>
          <w:rFonts w:ascii="Times New Roman" w:hAnsi="Times New Roman"/>
          <w:color w:val="000000"/>
          <w:sz w:val="22"/>
        </w:rPr>
        <w:t xml:space="preserve"> For purposes of this Section 4.1, "non-work-product materials" include, without limitation, factual documents and records, data and databases, deposition transcripts and exhibits, written discovery responses (including interrogatory answers, responses to requests for admission, and responses to requests for production of documents), correspondence with opposing counsel, correspondence with the Court, and any other materials relevant to the Litigation that do not constitute attorney work product.</w:t>
      </w:r>
      <w:commentRangeEnd w:id="11"/>
      <w:r>
        <w:commentReference w:id="11"/>
      </w:r>
    </w:p>
    <w:p>
      <w:pPr>
        <w:spacing w:line="276" w:lineRule="auto" w:before="0" w:after="120"/>
        <w:jc w:val="both"/>
      </w:pPr>
      <w:r>
        <w:rPr>
          <w:rFonts w:ascii="Times New Roman" w:hAnsi="Times New Roman"/>
          <w:b/>
          <w:color w:val="000000"/>
          <w:sz w:val="22"/>
        </w:rPr>
        <w:t>Section 4.2 — Requests for Information.</w:t>
      </w:r>
      <w:r>
        <w:rPr>
          <w:rFonts w:ascii="Times New Roman" w:hAnsi="Times New Roman"/>
          <w:color w:val="000000"/>
          <w:sz w:val="22"/>
        </w:rPr>
        <w:t xml:space="preserve"> Requests for information sharing under this Article IV shall be made in writing by or through the Steering Committee to Counsel for the applicable Party. The Steering Committee may establish reasonable procedures governing the format, manner, timing, and sequencing of information exchanges among the Parties, including, without limitation, procedures for the use of shared document repositories, electronic databases, or other technology platforms to facilitate the efficient exchange and review of materials.</w:t>
      </w:r>
    </w:p>
    <w:p>
      <w:pPr>
        <w:spacing w:line="276" w:lineRule="auto" w:before="0" w:after="120"/>
        <w:jc w:val="both"/>
      </w:pPr>
      <w:r>
        <w:rPr>
          <w:rFonts w:ascii="Times New Roman" w:hAnsi="Times New Roman"/>
          <w:b/>
          <w:color w:val="000000"/>
          <w:sz w:val="22"/>
        </w:rPr>
        <w:t>Section 4.3 — Joint Defense Meetings.</w:t>
      </w:r>
      <w:r>
        <w:rPr>
          <w:rFonts w:ascii="Times New Roman" w:hAnsi="Times New Roman"/>
          <w:color w:val="000000"/>
          <w:sz w:val="22"/>
        </w:rPr>
        <w:t xml:space="preserve"> The Parties and their Counsel may hold joint defense meetings, whether in person, by telephone, or by videoconference, at such times and with such frequency as the Steering Committee determines appropriate, to discuss defense strategy, share information, coordinate the Common Defense, and address such other matters as may arise in connection with the Litigation or any Related Proceeding. The Steering Committee shall endeavor to provide reasonable advance notice of all joint defense meetings and shall distribute agendas or topics for discussion in advance of such meetings when practicable. Minutes or summaries of joint defense meetings may be prepared at the direction of the Steering Committee and shall be treated as Joint Defense Material subject to all protections and restrictions of this Agreement.</w:t>
      </w:r>
    </w:p>
    <w:p>
      <w:pPr>
        <w:spacing w:line="276" w:lineRule="auto" w:before="0" w:after="120"/>
        <w:jc w:val="both"/>
        <w:rPr>
          <w:ins w:id="1038" w:author="Alderman &amp; Kessler LLP (for Vantage)" w:date="2025-05-06T09:00:00Z"/>
        </w:rPr>
      </w:pPr>
      <w:commentRangeStart w:id="12"/>
      <w:ins w:id="1039" w:author="Alderman &amp; Kessler LLP (for Vantage)" w:date="2025-05-06T09:00:00Z">
        <w:r>
          <w:rPr>
            <w:rFonts w:ascii="Times New Roman" w:hAnsi="Times New Roman"/>
            <w:b/>
            <w:color w:val="000000"/>
            <w:sz w:val="22"/>
          </w:rPr>
          <w:t xml:space="preserve">Section 4.4 — Right to Object or Decline.</w:t>
        </w:r>
        <w:r>
          <w:rPr>
            <w:rFonts w:ascii="Times New Roman" w:hAnsi="Times New Roman"/>
            <w:color w:val="000000"/>
            <w:sz w:val="22"/>
          </w:rPr>
          <w:t xml:space="preserve"> Any Party may object to, and decline to comply with, in whole or in part, any information-sharing request made under this Agreement on any of the following grounds: (a) the requested materials constitute attorney work product prepared for that Party's individual defense, as distinguished from work product prepared jointly for the Common Defense; (b) the requested materials are communications or analyses protected by the attorney-client privilege that were prepared for that Party's individual defense and were not generated in the course of the Common Defense (including materials concerning settlement strategy, insurance coverage, or potential claims against any other Party); or (c) the requested materials are subject to regulatory sensitivity as described in Section 4.5. A Party shall have five (5) business days from receipt of a written information-sharing request within which to assert an objection and identify the applicable ground or grounds, and the period for compliance under Section 4.1 shall be tolled while an objection is pending. No Party shall be required to produce requested materials during the objection period, and no adverse action may be taken on the basis of an objection. An objection made in good faith under this Section 4.4 shall not constitute a breach of this Agreement, shall not be subject to override by the Steering Committee or by any vote of the Parties, shall not give rise to any adverse inference, presumption, penalty, or other consequence under this Agreement, and shall not require the objecting Party to provide a privilege log or any description of the materials withheld.</w:t>
        </w:r>
      </w:ins>
      <w:commentRangeEnd w:id="12"/>
      <w:r>
        <w:commentReference w:id="12"/>
      </w:r>
    </w:p>
    <w:p>
      <w:pPr>
        <w:spacing w:line="276" w:lineRule="auto" w:before="0" w:after="120"/>
        <w:jc w:val="both"/>
        <w:rPr>
          <w:ins w:id="1040" w:author="Alderman &amp; Kessler LLP (for Vantage)" w:date="2025-05-06T09:00:00Z"/>
        </w:rPr>
      </w:pPr>
      <w:ins w:id="1041" w:author="Alderman &amp; Kessler LLP (for Vantage)" w:date="2025-05-06T09:00:00Z">
        <w:r>
          <w:rPr>
            <w:rFonts w:ascii="Times New Roman" w:hAnsi="Times New Roman"/>
            <w:b/>
            <w:color w:val="000000"/>
            <w:sz w:val="22"/>
          </w:rPr>
          <w:t xml:space="preserve">Section 4.5 — Government Investigations.</w:t>
        </w:r>
        <w:r>
          <w:rPr>
            <w:rFonts w:ascii="Times New Roman" w:hAnsi="Times New Roman"/>
            <w:color w:val="000000"/>
            <w:sz w:val="22"/>
          </w:rPr>
          <w:t xml:space="preserve"> Notwithstanding any other provision of this Agreement, any Party may withhold, restrict, or decline to share any information or materials that are also responsive to, relate to, or are the subject of any Government Investigation, including materials subject to grand jury secrecy under Federal Rule of Criminal Procedure 6(e) or to any cooperation, leniency, proffer, or similar agreement or arrangement with a governmental authority. A Party exercising its rights under this Section 4.5 (a) shall not be deemed to be in breach of this Agreement and shall not incur any penalty, adverse inference, expulsion, or other consequence hereunder; (b) shall not be obligated to disclose the existence, nature, status, or subject matter of any Government Investigation, or the identity of any agency or authority involved, beyond what is required by applicable law; and (c) may satisfy any obligation to respond to an information-sharing request by delivering to the Steering Committee (or, if none, to all Parties) a statement substantially to the effect of: "The undersigned Party declines to share the requested materials on the ground that they are subject to regulatory sensitivity. No further information regarding the basis for this determination is required under Section 4.5 of this Agreement." Nothing in this Agreement shall restrict any Party's ability to cooperate with, respond to, make any disclosure or application (including any application for leniency) to, or enter into any agreement or resolution with, any governmental authority, provided that no Party shall disclose another Party's Joint Defense Material to any governmental authority except as permitted by Section 3.4.</w:t>
        </w:r>
      </w:ins>
    </w:p>
    <w:p>
      <w:pPr>
        <w:spacing w:line="276" w:lineRule="auto" w:before="0" w:after="120"/>
        <w:jc w:val="both"/>
        <w:rPr>
          <w:ins w:id="1042" w:author="Alderman &amp; Kessler LLP (for Vantage)" w:date="2025-05-06T09:00:00Z"/>
        </w:rPr>
      </w:pPr>
      <w:ins w:id="1043" w:author="Alderman &amp; Kessler LLP (for Vantage)" w:date="2025-05-06T09:00:00Z">
        <w:r>
          <w:rPr>
            <w:rFonts w:ascii="Times New Roman" w:hAnsi="Times New Roman"/>
            <w:b/>
            <w:color w:val="000000"/>
            <w:sz w:val="22"/>
          </w:rPr>
          <w:t xml:space="preserve">Section 4.6 — Competitively Sensitive Information.</w:t>
        </w:r>
        <w:r>
          <w:rPr>
            <w:rFonts w:ascii="Times New Roman" w:hAnsi="Times New Roman"/>
            <w:color w:val="000000"/>
            <w:sz w:val="22"/>
          </w:rPr>
          <w:t xml:space="preserve"> Nothing in this Agreement authorizes, and no Party shall use this Agreement or the Common Defense as a means for, the exchange of Competitively Sensitive Information. To the extent that Competitively Sensitive Information (including transactional, pricing, or cost data) must be shared for purposes of the Common Defense, it shall be designated "Joint Defense Material — Outside Counsel and Experts Only," shall be shared only with outside Counsel and jointly retained experts and consultants, and shall not be disclosed to any employee, officer, director, or agent of a receiving Party other than in-house legal personnel who have no pricing, sales, marketing, or bidding responsibilities. Joint defense meetings shall be attended and conducted by Counsel and shall not include any discussion of any Party's current or future competitive conduct.</w:t>
        </w:r>
      </w:ins>
    </w:p>
    <w:p>
      <w:pPr>
        <w:keepNext/>
        <w:spacing w:line="276" w:lineRule="auto" w:before="360" w:after="120"/>
        <w:jc w:val="left"/>
      </w:pPr>
      <w:r>
        <w:rPr>
          <w:rFonts w:ascii="Times New Roman" w:hAnsi="Times New Roman"/>
          <w:b/>
          <w:color w:val="000000"/>
          <w:sz w:val="22"/>
          <w:u w:val="single"/>
        </w:rPr>
        <w:t>ARTICLE V — COST SHARING</w:t>
      </w:r>
    </w:p>
    <w:p>
      <w:pPr>
        <w:spacing w:line="276" w:lineRule="auto" w:before="0" w:after="120"/>
        <w:jc w:val="both"/>
      </w:pPr>
      <w:commentRangeStart w:id="13"/>
      <w:r>
        <w:rPr>
          <w:rFonts w:ascii="Times New Roman" w:hAnsi="Times New Roman"/>
          <w:b/>
          <w:color w:val="000000"/>
          <w:sz w:val="22"/>
        </w:rPr>
        <w:t xml:space="preserve">Section 5.1 — Allocation of Joint Defense Costs.</w:t>
      </w:r>
      <w:r>
        <w:rPr>
          <w:rFonts w:ascii="Times New Roman" w:hAnsi="Times New Roman"/>
          <w:color w:val="000000"/>
          <w:sz w:val="22"/>
        </w:rPr>
        <w:t xml:space="preserve"> The Parties agree that costs incurred for the common benefit of all Parties in the </w:t>
      </w:r>
      <w:del w:id="1044" w:author="Alderman &amp; Kessler LLP (for Vantage)" w:date="2025-05-06T09:00:00Z">
        <w:r>
          <w:rPr>
            <w:rFonts w:ascii="Times New Roman" w:hAnsi="Times New Roman"/>
            <w:color w:val="000000"/>
            <w:sz w:val="22"/>
          </w:rPr>
          <w:delText xml:space="preserve">Joint</w:delText>
        </w:r>
      </w:del>
      <w:ins w:id="1045" w:author="Alderman &amp; Kessler LLP (for Vantage)" w:date="2025-05-06T09:00:00Z">
        <w:r>
          <w:rPr>
            <w:rFonts w:ascii="Times New Roman" w:hAnsi="Times New Roman"/>
            <w:color w:val="000000"/>
            <w:sz w:val="22"/>
          </w:rPr>
          <w:t xml:space="preserve">Common</w:t>
        </w:r>
      </w:ins>
      <w:r>
        <w:rPr>
          <w:rFonts w:ascii="Times New Roman" w:hAnsi="Times New Roman"/>
          <w:color w:val="000000"/>
          <w:sz w:val="22"/>
        </w:rPr>
        <w:t xml:space="preserve"> Defense ("Joint Defense Costs"), including, but not limited to, fees and expenses of jointly retained experts, consultants, and e-discovery vendors, costs associated with common document review and production, costs of jointly retained jury consultants, costs of common trial preparation activities, and any other costs that the Steering </w:t>
      </w:r>
      <w:del w:id="1046" w:author="Alderman &amp; Kessler LLP (for Vantage)" w:date="2025-05-06T09:00:00Z">
        <w:r>
          <w:rPr>
            <w:rFonts w:ascii="Times New Roman" w:hAnsi="Times New Roman"/>
            <w:color w:val="000000"/>
            <w:sz w:val="22"/>
          </w:rPr>
          <w:delText xml:space="preserve">Committee</w:delText>
        </w:r>
      </w:del>
      <w:ins w:id="1047" w:author="Alderman &amp; Kessler LLP (for Vantage)" w:date="2025-05-06T09:00:00Z">
        <w:r>
          <w:rPr>
            <w:rFonts w:ascii="Times New Roman" w:hAnsi="Times New Roman"/>
            <w:color w:val="000000"/>
            <w:sz w:val="22"/>
          </w:rPr>
          <w:t xml:space="preserve">Committee, acting unanimously in accordance with Section 6.3,</w:t>
        </w:r>
      </w:ins>
      <w:r>
        <w:rPr>
          <w:rFonts w:ascii="Times New Roman" w:hAnsi="Times New Roman"/>
          <w:color w:val="000000"/>
          <w:sz w:val="22"/>
        </w:rPr>
        <w:t xml:space="preserve"> determines to have been incurred for the common benefit of all Parties, shall be allocated among the Parties as follows:</w:t>
      </w:r>
      <w:commentRangeEnd w:id="13"/>
      <w:r>
        <w:commentReference w:id="13"/>
      </w:r>
    </w:p>
    <w:p>
      <w:pPr>
        <w:spacing w:line="276" w:lineRule="auto" w:before="0" w:after="120"/>
        <w:ind w:left="432"/>
        <w:jc w:val="both"/>
      </w:pPr>
      <w:commentRangeStart w:id="14"/>
      <w:r>
        <w:rPr>
          <w:rFonts w:ascii="Times New Roman" w:hAnsi="Times New Roman"/>
          <w:color w:val="000000"/>
          <w:sz w:val="22"/>
        </w:rPr>
        <w:t xml:space="preserve">(a) </w:t>
      </w:r>
      <w:ins w:id="1048" w:author="Alderman &amp; Kessler LLP (for Vantage)" w:date="2025-05-06T09:00:00Z">
        <w:r>
          <w:rPr>
            <w:rFonts w:ascii="Times New Roman" w:hAnsi="Times New Roman"/>
            <w:color w:val="000000"/>
            <w:sz w:val="22"/>
          </w:rPr>
          <w:t xml:space="preserve">During the period from the Effective Date until the first Recalculation Date (as defined in Section 5.1(d)) (the "Interim Period"), </w:t>
        </w:r>
      </w:ins>
      <w:r>
        <w:rPr>
          <w:rFonts w:ascii="Times New Roman" w:hAnsi="Times New Roman"/>
          <w:color w:val="000000"/>
          <w:sz w:val="22"/>
        </w:rPr>
        <w:t xml:space="preserve">Kerrigan-Holst Manufacturing Group, LLC shall bear fifty percent (50%) of all Joint Defense Costs.</w:t>
      </w:r>
      <w:commentRangeEnd w:id="14"/>
      <w:r>
        <w:commentReference w:id="14"/>
      </w:r>
    </w:p>
    <w:p>
      <w:pPr>
        <w:spacing w:line="276" w:lineRule="auto" w:before="0" w:after="120"/>
        <w:ind w:left="432"/>
        <w:jc w:val="both"/>
      </w:pPr>
      <w:r>
        <w:rPr>
          <w:rFonts w:ascii="Times New Roman" w:hAnsi="Times New Roman"/>
          <w:color w:val="000000"/>
          <w:sz w:val="22"/>
        </w:rPr>
        <w:t xml:space="preserve">(b) </w:t>
      </w:r>
      <w:del w:id="1049" w:author="Alderman &amp; Kessler LLP (for Vantage)" w:date="2025-05-06T09:00:00Z">
        <w:r>
          <w:rPr>
            <w:rFonts w:ascii="Times New Roman" w:hAnsi="Times New Roman"/>
            <w:color w:val="000000"/>
            <w:sz w:val="22"/>
          </w:rPr>
          <w:delText xml:space="preserve">The</w:delText>
        </w:r>
      </w:del>
      <w:ins w:id="1050" w:author="Alderman &amp; Kessler LLP (for Vantage)" w:date="2025-05-06T09:00:00Z">
        <w:r>
          <w:rPr>
            <w:rFonts w:ascii="Times New Roman" w:hAnsi="Times New Roman"/>
            <w:color w:val="000000"/>
            <w:sz w:val="22"/>
          </w:rPr>
          <w:t xml:space="preserve">During the Interim Period, the</w:t>
        </w:r>
      </w:ins>
      <w:r>
        <w:rPr>
          <w:rFonts w:ascii="Times New Roman" w:hAnsi="Times New Roman"/>
          <w:color w:val="000000"/>
          <w:sz w:val="22"/>
        </w:rPr>
        <w:t xml:space="preserve"> remaining fifty percent (50%) of all Joint Defense Costs shall be divided equally among Vantage Industrial Solutions, Inc., Stonebridge Components Corp., and TerraForge Precision, Inc., such that each of Vantage, Stonebridge, and TerraForge shall bear one-third of the remaining fifty percent, or approximately sixteen and sixty-seven one-hundredths percent (16.67%) of total Joint Defense Costs.</w:t>
      </w:r>
    </w:p>
    <w:p>
      <w:pPr>
        <w:spacing w:line="276" w:lineRule="auto" w:before="0" w:after="120"/>
        <w:ind w:left="432"/>
        <w:jc w:val="both"/>
        <w:rPr>
          <w:ins w:id="1051" w:author="Alderman &amp; Kessler LLP (for Vantage)" w:date="2025-05-06T09:00:00Z"/>
        </w:rPr>
      </w:pPr>
      <w:commentRangeStart w:id="15"/>
      <w:ins w:id="1052" w:author="Alderman &amp; Kessler LLP (for Vantage)" w:date="2025-05-06T09:00:00Z">
        <w:r>
          <w:rPr>
            <w:rFonts w:ascii="Times New Roman" w:hAnsi="Times New Roman"/>
            <w:color w:val="000000"/>
            <w:sz w:val="22"/>
          </w:rPr>
          <w:t xml:space="preserve">(c) Commencing on the first Recalculation Date, Joint Defense Costs shall be allocated among the Parties pro rata in proportion to each Party's relative share of the damages claimed by the Plaintiffs that are attributable to such Party, as calculated from the operative complaint or the most recent damages model or expert report served by the Plaintiffs in the Litigation (each Party's "Allocation Percentage"). If neither the operative complaint nor the most recent damages model attributes damages to individual Parties, each Party's Allocation Percentage shall equal its share of the relevant market as alleged in the operative complaint (or, if not so alleged, as reflected in market data agreed by all Parties), divided by the aggregate market share of all Parties.</w:t>
        </w:r>
      </w:ins>
      <w:commentRangeEnd w:id="15"/>
      <w:r>
        <w:commentReference w:id="15"/>
      </w:r>
    </w:p>
    <w:p>
      <w:pPr>
        <w:spacing w:line="276" w:lineRule="auto" w:before="0" w:after="120"/>
        <w:ind w:left="432"/>
        <w:jc w:val="both"/>
        <w:rPr>
          <w:ins w:id="1053" w:author="Alderman &amp; Kessler LLP (for Vantage)" w:date="2025-05-06T09:00:00Z"/>
        </w:rPr>
      </w:pPr>
      <w:ins w:id="1054" w:author="Alderman &amp; Kessler LLP (for Vantage)" w:date="2025-05-06T09:00:00Z">
        <w:r>
          <w:rPr>
            <w:rFonts w:ascii="Times New Roman" w:hAnsi="Times New Roman"/>
            <w:color w:val="000000"/>
            <w:sz w:val="22"/>
          </w:rPr>
          <w:t xml:space="preserve">(d) Allocation Percentages shall be determined as of, and recalculated as of the first day of each calendar quarter following, the first day of the first calendar quarter beginning after the Plaintiffs serve a merits damages model or expert report in the Litigation (each such date, a "Recalculation Date"), to account for changes in the Plaintiffs' damages theories, amendments to the operative complaint, revisions to expert damages models, and other developments materially affecting the Parties' relative exposure. Each Party may submit updated calculations and supporting data to the Steering Committee no fewer than ten (10) business days before each Recalculation Date. Recalculated Allocation Percentages shall apply prospectively to Joint Defense Costs incurred on or after the applicable Recalculation Date.</w:t>
        </w:r>
      </w:ins>
    </w:p>
    <w:p>
      <w:pPr>
        <w:spacing w:line="276" w:lineRule="auto" w:before="0" w:after="120"/>
        <w:jc w:val="both"/>
      </w:pPr>
      <w:commentRangeStart w:id="16"/>
      <w:r>
        <w:rPr>
          <w:rFonts w:ascii="Times New Roman" w:hAnsi="Times New Roman"/>
          <w:color w:val="000000"/>
          <w:sz w:val="22"/>
        </w:rPr>
        <w:t xml:space="preserve">The </w:t>
      </w:r>
      <w:del w:id="1055" w:author="Alderman &amp; Kessler LLP (for Vantage)" w:date="2025-05-06T09:00:00Z">
        <w:r>
          <w:rPr>
            <w:rFonts w:ascii="Times New Roman" w:hAnsi="Times New Roman"/>
            <w:color w:val="000000"/>
            <w:sz w:val="22"/>
          </w:rPr>
          <w:delText xml:space="preserve">foregoing allocation reflects the Parties' agreement as to the relative benefit received by each Party from the Common Defense and the relative size and scope of the Claims asserted against each Party.</w:delText>
        </w:r>
      </w:del>
      <w:ins w:id="1056" w:author="Alderman &amp; Kessler LLP (for Vantage)" w:date="2025-05-06T09:00:00Z">
        <w:r>
          <w:rPr>
            <w:rFonts w:ascii="Times New Roman" w:hAnsi="Times New Roman"/>
            <w:color w:val="000000"/>
            <w:sz w:val="22"/>
          </w:rPr>
          <w:t xml:space="preserve">allocation of Joint Defense Costs under this Section 5.1 is a cost-sharing accommodation only and shall not constitute, or be construed or offered as, an admission or evidence of, or an agreement concerning, any Party's relative liability, culpability, market share, sales, or damages, and shall not be admissible in the Litigation or any other proceeding for any such purpose.</w:t>
        </w:r>
      </w:ins>
      <w:commentRangeEnd w:id="16"/>
      <w:r>
        <w:commentReference w:id="16"/>
      </w:r>
    </w:p>
    <w:p>
      <w:pPr>
        <w:spacing w:line="276" w:lineRule="auto" w:before="0" w:after="120"/>
        <w:jc w:val="both"/>
      </w:pPr>
      <w:commentRangeStart w:id="17"/>
      <w:r>
        <w:rPr>
          <w:rFonts w:ascii="Times New Roman" w:hAnsi="Times New Roman"/>
          <w:b/>
          <w:color w:val="000000"/>
          <w:sz w:val="22"/>
        </w:rPr>
        <w:t xml:space="preserve">Section 5.2 — Invoicing and Payment.</w:t>
      </w:r>
      <w:r>
        <w:rPr>
          <w:rFonts w:ascii="Times New Roman" w:hAnsi="Times New Roman"/>
          <w:color w:val="000000"/>
          <w:sz w:val="22"/>
        </w:rPr>
        <w:t xml:space="preserve"> Joint Defense Costs shall be documented and invoiced on a quarterly basis. The Steering Committee shall review and approve all Joint Defense Costs before they are incurred to the extent reasonably practicable, and in all events shall approve all Joint Defense Costs before any invoices are distributed to the Parties. Invoices for Joint Defense Costs shall be distributed by the Steering Committee to the respective Counsel for each Party, and payment shall be due within thirty (30) calendar days of receipt of each invoice. Invoices shall contain a reasonable level of detail sufficient to permit each Party to verify the nature and amount of the costs incurred.</w:t>
      </w:r>
      <w:ins w:id="1057" w:author="Alderman &amp; Kessler LLP (for Vantage)" w:date="2025-05-06T09:00:00Z">
        <w:r>
          <w:rPr>
            <w:rFonts w:ascii="Times New Roman" w:hAnsi="Times New Roman"/>
            <w:color w:val="000000"/>
            <w:sz w:val="22"/>
          </w:rPr>
          <w:t xml:space="preserve"> No individual Joint Defense Cost, or series of related Joint Defense Costs under a single engagement, exceeding [$50,000] shall be incurred without the prior written approval of each Party.</w:t>
        </w:r>
      </w:ins>
      <w:commentRangeEnd w:id="17"/>
      <w:r>
        <w:commentReference w:id="17"/>
      </w:r>
    </w:p>
    <w:p>
      <w:pPr>
        <w:spacing w:line="276" w:lineRule="auto" w:before="0" w:after="120"/>
        <w:jc w:val="both"/>
      </w:pPr>
      <w:r>
        <w:rPr>
          <w:rFonts w:ascii="Times New Roman" w:hAnsi="Times New Roman"/>
          <w:b/>
          <w:color w:val="000000"/>
          <w:sz w:val="22"/>
        </w:rPr>
        <w:t>Section 5.3 — Individual Costs.</w:t>
      </w:r>
      <w:r>
        <w:rPr>
          <w:rFonts w:ascii="Times New Roman" w:hAnsi="Times New Roman"/>
          <w:color w:val="000000"/>
          <w:sz w:val="22"/>
        </w:rPr>
        <w:t xml:space="preserve"> Each Party shall bear its own costs and fees incurred solely for its individual defense, including, but not limited to, the fees and expenses of its own Counsel, the costs of its own individual discovery and motion practice, and any other costs not properly classified as Joint Defense Costs. Nothing in this Agreement shall create any obligation on the part of any Party to reimburse or indemnify any other Party for costs incurred solely in furtherance of such other Party's individual defense.</w:t>
      </w:r>
    </w:p>
    <w:p>
      <w:pPr>
        <w:spacing w:line="276" w:lineRule="auto" w:before="0" w:after="120"/>
        <w:jc w:val="both"/>
        <w:rPr>
          <w:ins w:id="1058" w:author="Alderman &amp; Kessler LLP (for Vantage)" w:date="2025-05-06T09:00:00Z"/>
        </w:rPr>
      </w:pPr>
      <w:commentRangeStart w:id="18"/>
      <w:ins w:id="1059" w:author="Alderman &amp; Kessler LLP (for Vantage)" w:date="2025-05-06T09:00:00Z">
        <w:r>
          <w:rPr>
            <w:rFonts w:ascii="Times New Roman" w:hAnsi="Times New Roman"/>
            <w:b/>
            <w:color w:val="000000"/>
            <w:sz w:val="22"/>
          </w:rPr>
          <w:t xml:space="preserve">Section 5.4 — Audit Rights.</w:t>
        </w:r>
        <w:r>
          <w:rPr>
            <w:rFonts w:ascii="Times New Roman" w:hAnsi="Times New Roman"/>
            <w:color w:val="000000"/>
            <w:sz w:val="22"/>
          </w:rPr>
          <w:t xml:space="preserve"> Any Party, at its own expense and upon ten (10) business days' written notice, may audit, or cause its designated representative to audit, the Joint Defense Costs charged to the Parties, including all supporting invoices, engagement letters, and fee arrangements with jointly retained experts, consultants, and vendors. The Steering Committee and any Counsel administering Joint Defense Costs shall make such documentation available, subject to appropriate protection of privileged information, and any overcharge identified shall be credited to the Parties in proportion to their respective payments.</w:t>
        </w:r>
      </w:ins>
      <w:commentRangeEnd w:id="18"/>
      <w:r>
        <w:commentReference w:id="18"/>
      </w:r>
    </w:p>
    <w:p>
      <w:pPr>
        <w:keepNext/>
        <w:spacing w:line="276" w:lineRule="auto" w:before="360" w:after="120"/>
        <w:jc w:val="left"/>
      </w:pPr>
      <w:r>
        <w:rPr>
          <w:rFonts w:ascii="Times New Roman" w:hAnsi="Times New Roman"/>
          <w:b/>
          <w:color w:val="000000"/>
          <w:sz w:val="22"/>
          <w:u w:val="single"/>
        </w:rPr>
        <w:t>ARTICLE VI — JOINT DEFENSE STEERING COMMITTEE</w:t>
      </w:r>
    </w:p>
    <w:p>
      <w:pPr>
        <w:spacing w:line="276" w:lineRule="auto" w:before="0" w:after="120"/>
        <w:jc w:val="both"/>
      </w:pPr>
      <w:commentRangeStart w:id="19"/>
      <w:r>
        <w:rPr>
          <w:rFonts w:ascii="Times New Roman" w:hAnsi="Times New Roman"/>
          <w:b/>
          <w:color w:val="000000"/>
          <w:sz w:val="22"/>
        </w:rPr>
        <w:t xml:space="preserve">Section 6.1 — Establishment and Composition.</w:t>
      </w:r>
      <w:r>
        <w:rPr>
          <w:rFonts w:ascii="Times New Roman" w:hAnsi="Times New Roman"/>
          <w:color w:val="000000"/>
          <w:sz w:val="22"/>
        </w:rPr>
        <w:t xml:space="preserve"> There is hereby established a Joint Defense Steering Committee (the "Steering Committee") to oversee, coordinate, and manage the Common Defense. The Steering Committee shall consist of </w:t>
      </w:r>
      <w:del w:id="1060" w:author="Alderman &amp; Kessler LLP (for Vantage)" w:date="2025-05-06T09:00:00Z">
        <w:r>
          <w:rPr>
            <w:rFonts w:ascii="Times New Roman" w:hAnsi="Times New Roman"/>
            <w:color w:val="000000"/>
            <w:sz w:val="22"/>
          </w:rPr>
          <w:delText xml:space="preserve">three (3) members, each of whom shall be a licensed attorney serving as Counsel to a Party in the Litigation. The composition of the Steering Committee shall be as follows:</w:delText>
        </w:r>
      </w:del>
      <w:ins w:id="1061" w:author="Alderman &amp; Kessler LLP (for Vantage)" w:date="2025-05-06T09:00:00Z">
        <w:r>
          <w:rPr>
            <w:rFonts w:ascii="Times New Roman" w:hAnsi="Times New Roman"/>
            <w:color w:val="000000"/>
            <w:sz w:val="22"/>
          </w:rPr>
          <w:t xml:space="preserve">four (4) members, one (1) designated by each Party, each of whom shall be a licensed attorney serving as Counsel to the designating Party in the Litigation. Each member shall have one (1) vote of equal weight. No Party shall hold more than one (1) seat, and no Party shall hold a permanent or guaranteed seat other than by virtue of its status as a signatory. The initial members shall be the attorneys identified on Schedule A, and each Party may replace its designated member at any time by written notice to all other Parties.</w:t>
        </w:r>
      </w:ins>
      <w:commentRangeEnd w:id="19"/>
      <w:r>
        <w:commentReference w:id="19"/>
      </w:r>
    </w:p>
    <w:p>
      <w:pPr>
        <w:spacing w:line="276" w:lineRule="auto" w:before="0" w:after="120"/>
        <w:ind w:left="432"/>
        <w:jc w:val="both"/>
        <w:rPr>
          <w:del w:id="1062" w:author="Alderman &amp; Kessler LLP (for Vantage)" w:date="2025-05-06T09:00:00Z"/>
        </w:rPr>
      </w:pPr>
      <w:del w:id="1063" w:author="Alderman &amp; Kessler LLP (for Vantage)" w:date="2025-05-06T09:00:00Z">
        <w:r>
          <w:rPr>
            <w:rFonts w:ascii="Times New Roman" w:hAnsi="Times New Roman"/>
            <w:color w:val="000000"/>
            <w:sz w:val="22"/>
          </w:rPr>
          <w:delText>(a) One (1) permanent seat shall be held by a representative of Pryor Whitfield LLP, Counsel for Kerrigan-Holst Manufacturing Group, LLC. The initial holder of such seat shall be Philip S. Pryor, or such other attorney at Pryor Whitfield LLP as may be designated by Kerrigan-Holst from time to time by written notice to all Parties.</w:delText>
        </w:r>
      </w:del>
    </w:p>
    <w:p>
      <w:pPr>
        <w:spacing w:line="276" w:lineRule="auto" w:before="0" w:after="120"/>
        <w:ind w:left="432"/>
        <w:jc w:val="both"/>
        <w:rPr>
          <w:del w:id="1064" w:author="Alderman &amp; Kessler LLP (for Vantage)" w:date="2025-05-06T09:00:00Z"/>
        </w:rPr>
      </w:pPr>
      <w:del w:id="1065" w:author="Alderman &amp; Kessler LLP (for Vantage)" w:date="2025-05-06T09:00:00Z">
        <w:r>
          <w:rPr>
            <w:rFonts w:ascii="Times New Roman" w:hAnsi="Times New Roman"/>
            <w:color w:val="000000"/>
            <w:sz w:val="22"/>
          </w:rPr>
          <w:delText>(b) One (1) seat shall rotate among Counsel for the remaining Parties — Vantage Industrial Solutions, Inc., Stonebridge Components Corp., and TerraForge Precision, Inc. — on a quarterly basis, in alphabetical order by Party name. The initial rotating member shall be Counsel for Stonebridge Components Corp. (Gould Ramirez LLP), followed by Counsel for TerraForge Precision, Inc. (Pettigrew Shaw PLLC), and then Counsel for Vantage Industrial Solutions, Inc. (Alderman &amp; Kessler LLP), with the rotation continuing in such order thereafter.</w:delText>
        </w:r>
      </w:del>
    </w:p>
    <w:p>
      <w:pPr>
        <w:spacing w:line="276" w:lineRule="auto" w:before="0" w:after="120"/>
        <w:ind w:left="432"/>
        <w:jc w:val="both"/>
        <w:rPr>
          <w:del w:id="1066" w:author="Alderman &amp; Kessler LLP (for Vantage)" w:date="2025-05-06T09:00:00Z"/>
        </w:rPr>
      </w:pPr>
      <w:del w:id="1067" w:author="Alderman &amp; Kessler LLP (for Vantage)" w:date="2025-05-06T09:00:00Z">
        <w:r>
          <w:rPr>
            <w:rFonts w:ascii="Times New Roman" w:hAnsi="Times New Roman"/>
            <w:color w:val="000000"/>
            <w:sz w:val="22"/>
          </w:rPr>
          <w:delText>(c) One (1) seat shall be filled by a representative elected by majority vote of all Parties, with each Party receiving one (1) vote. The initial election shall take place within fifteen (15) business days of the Effective Date, and the elected member shall serve for a term of six (6) months, with subsequent elections to be held at the expiration of each term.</w:delText>
        </w:r>
      </w:del>
    </w:p>
    <w:p>
      <w:pPr>
        <w:spacing w:line="276" w:lineRule="auto" w:before="0" w:after="120"/>
        <w:jc w:val="both"/>
      </w:pPr>
      <w:r>
        <w:rPr>
          <w:rFonts w:ascii="Times New Roman" w:hAnsi="Times New Roman"/>
          <w:b/>
          <w:color w:val="000000"/>
          <w:sz w:val="22"/>
        </w:rPr>
        <w:t>Section 6.2 — Authority.</w:t>
      </w:r>
      <w:r>
        <w:rPr>
          <w:rFonts w:ascii="Times New Roman" w:hAnsi="Times New Roman"/>
          <w:color w:val="000000"/>
          <w:sz w:val="22"/>
        </w:rPr>
        <w:t xml:space="preserve"> The Steering Committee shall have the authority to:</w:t>
      </w:r>
    </w:p>
    <w:p>
      <w:pPr>
        <w:spacing w:line="276" w:lineRule="auto" w:before="0" w:after="120"/>
        <w:ind w:left="432"/>
        <w:jc w:val="both"/>
      </w:pPr>
      <w:commentRangeStart w:id="20"/>
      <w:r>
        <w:rPr>
          <w:rFonts w:ascii="Times New Roman" w:hAnsi="Times New Roman"/>
          <w:color w:val="000000"/>
          <w:sz w:val="22"/>
        </w:rPr>
        <w:t xml:space="preserve">(a) coordinate overall defense strategy in the Litigation and any Related </w:t>
      </w:r>
      <w:del w:id="1068" w:author="Alderman &amp; Kessler LLP (for Vantage)" w:date="2025-05-06T09:00:00Z">
        <w:r>
          <w:rPr>
            <w:rFonts w:ascii="Times New Roman" w:hAnsi="Times New Roman"/>
            <w:color w:val="000000"/>
            <w:sz w:val="22"/>
          </w:rPr>
          <w:delText xml:space="preserve">Proceeding,</w:delText>
        </w:r>
      </w:del>
      <w:ins w:id="1069" w:author="Alderman &amp; Kessler LLP (for Vantage)" w:date="2025-05-06T09:00:00Z">
        <w:r>
          <w:rPr>
            <w:rFonts w:ascii="Times New Roman" w:hAnsi="Times New Roman"/>
            <w:color w:val="000000"/>
            <w:sz w:val="22"/>
          </w:rPr>
          <w:t xml:space="preserve">Proceeding (other than any Government Investigation),</w:t>
        </w:r>
      </w:ins>
      <w:r>
        <w:rPr>
          <w:rFonts w:ascii="Times New Roman" w:hAnsi="Times New Roman"/>
          <w:color w:val="000000"/>
          <w:sz w:val="22"/>
        </w:rPr>
        <w:t xml:space="preserve"> including the identification of common factual and legal issues and the development of </w:t>
      </w:r>
      <w:del w:id="1070" w:author="Alderman &amp; Kessler LLP (for Vantage)" w:date="2025-05-06T09:00:00Z">
        <w:r>
          <w:rPr>
            <w:rFonts w:ascii="Times New Roman" w:hAnsi="Times New Roman"/>
            <w:color w:val="000000"/>
            <w:sz w:val="22"/>
          </w:rPr>
          <w:delText xml:space="preserve">unified positions on such issues;</w:delText>
        </w:r>
      </w:del>
      <w:ins w:id="1071" w:author="Alderman &amp; Kessler LLP (for Vantage)" w:date="2025-05-06T09:00:00Z">
        <w:r>
          <w:rPr>
            <w:rFonts w:ascii="Times New Roman" w:hAnsi="Times New Roman"/>
            <w:color w:val="000000"/>
            <w:sz w:val="22"/>
          </w:rPr>
          <w:t xml:space="preserve">proposed unified positions on such issues for consideration by the Parties;</w:t>
        </w:r>
      </w:ins>
      <w:commentRangeEnd w:id="20"/>
      <w:r>
        <w:commentReference w:id="20"/>
      </w:r>
    </w:p>
    <w:p>
      <w:pPr>
        <w:spacing w:line="276" w:lineRule="auto" w:before="0" w:after="120"/>
        <w:ind w:left="432"/>
        <w:jc w:val="both"/>
      </w:pPr>
      <w:r>
        <w:rPr>
          <w:rFonts w:ascii="Times New Roman" w:hAnsi="Times New Roman"/>
          <w:color w:val="000000"/>
          <w:sz w:val="22"/>
        </w:rPr>
        <w:t>(b) direct and manage the exchange of information and Joint Defense Material among the Parties in accordance with the provisions of this Agreement;</w:t>
      </w:r>
    </w:p>
    <w:p>
      <w:pPr>
        <w:spacing w:line="276" w:lineRule="auto" w:before="0" w:after="120"/>
        <w:ind w:left="432"/>
        <w:jc w:val="both"/>
      </w:pPr>
      <w:r>
        <w:rPr>
          <w:rFonts w:ascii="Times New Roman" w:hAnsi="Times New Roman"/>
          <w:color w:val="000000"/>
          <w:sz w:val="22"/>
        </w:rPr>
        <w:t>(c) review and approve Joint Defense Costs before they are incurred, and distribute invoices for such costs to the Parties;</w:t>
      </w:r>
    </w:p>
    <w:p>
      <w:pPr>
        <w:spacing w:line="276" w:lineRule="auto" w:before="0" w:after="120"/>
        <w:ind w:left="432"/>
        <w:jc w:val="both"/>
      </w:pPr>
      <w:r>
        <w:rPr>
          <w:rFonts w:ascii="Times New Roman" w:hAnsi="Times New Roman"/>
          <w:color w:val="000000"/>
          <w:sz w:val="22"/>
        </w:rPr>
        <w:t>(d) retain experts, consultants, e-discovery vendors, jury consultants, and other service providers for the common benefit of the Parties, subject to the decision-making procedures set forth in Section 6.3;</w:t>
      </w:r>
    </w:p>
    <w:p>
      <w:pPr>
        <w:spacing w:line="276" w:lineRule="auto" w:before="0" w:after="120"/>
        <w:ind w:left="432"/>
        <w:jc w:val="both"/>
      </w:pPr>
      <w:r>
        <w:rPr>
          <w:rFonts w:ascii="Times New Roman" w:hAnsi="Times New Roman"/>
          <w:color w:val="000000"/>
          <w:sz w:val="22"/>
        </w:rPr>
        <w:t>(e) schedule, convene, and preside over joint defense meetings of the Parties and their Counsel;</w:t>
      </w:r>
    </w:p>
    <w:p>
      <w:pPr>
        <w:spacing w:line="276" w:lineRule="auto" w:before="0" w:after="120"/>
        <w:ind w:left="432"/>
        <w:jc w:val="both"/>
      </w:pPr>
      <w:r>
        <w:rPr>
          <w:rFonts w:ascii="Times New Roman" w:hAnsi="Times New Roman"/>
          <w:color w:val="000000"/>
          <w:sz w:val="22"/>
        </w:rPr>
        <w:t xml:space="preserve">(f) serve as the primary point of coordination with the Court on matters affecting all Parties jointly, including the preparation, filing, and argument of joint motions, stipulations, and other filings made on behalf </w:t>
      </w:r>
      <w:del w:id="1072" w:author="Alderman &amp; Kessler LLP (for Vantage)" w:date="2025-05-06T09:00:00Z">
        <w:r>
          <w:rPr>
            <w:rFonts w:ascii="Times New Roman" w:hAnsi="Times New Roman"/>
            <w:color w:val="000000"/>
            <w:sz w:val="22"/>
          </w:rPr>
          <w:delText xml:space="preserve">of all Parties;</w:delText>
        </w:r>
      </w:del>
      <w:ins w:id="1073" w:author="Alderman &amp; Kessler LLP (for Vantage)" w:date="2025-05-06T09:00:00Z">
        <w:r>
          <w:rPr>
            <w:rFonts w:ascii="Times New Roman" w:hAnsi="Times New Roman"/>
            <w:color w:val="000000"/>
            <w:sz w:val="22"/>
          </w:rPr>
          <w:t xml:space="preserve">of, and approved by, each Party joining such filing;</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(g) take such other actions and exercise such other authority as may be reasonably necessary or appropriate to carry out the purposes of this Agreement and the Common </w:t>
      </w:r>
      <w:del w:id="1074" w:author="Alderman &amp; Kessler LLP (for Vantage)" w:date="2025-05-06T09:00:00Z">
        <w:r>
          <w:rPr>
            <w:rFonts w:ascii="Times New Roman" w:hAnsi="Times New Roman"/>
            <w:color w:val="000000"/>
            <w:sz w:val="22"/>
          </w:rPr>
          <w:delText xml:space="preserve">Defense.</w:delText>
        </w:r>
      </w:del>
      <w:ins w:id="1075" w:author="Alderman &amp; Kessler LLP (for Vantage)" w:date="2025-05-06T09:00:00Z">
        <w:r>
          <w:rPr>
            <w:rFonts w:ascii="Times New Roman" w:hAnsi="Times New Roman"/>
            <w:color w:val="000000"/>
            <w:sz w:val="22"/>
          </w:rPr>
          <w:t xml:space="preserve">Defense, subject in all cases to Section 6.5.</w:t>
        </w:r>
      </w:ins>
    </w:p>
    <w:p>
      <w:pPr>
        <w:spacing w:line="276" w:lineRule="auto" w:before="0" w:after="120"/>
        <w:jc w:val="both"/>
      </w:pPr>
      <w:commentRangeStart w:id="21"/>
      <w:r>
        <w:rPr>
          <w:rFonts w:ascii="Times New Roman" w:hAnsi="Times New Roman"/>
          <w:b/>
          <w:color w:val="000000"/>
          <w:sz w:val="22"/>
        </w:rPr>
        <w:t xml:space="preserve">Section 6.3 — Decision-Making.</w:t>
      </w:r>
      <w:r>
        <w:rPr>
          <w:rFonts w:ascii="Times New Roman" w:hAnsi="Times New Roman"/>
          <w:color w:val="000000"/>
          <w:sz w:val="22"/>
        </w:rPr>
        <w:t xml:space="preserve"> Decisions of the Steering Committee shall be made by </w:t>
      </w:r>
      <w:del w:id="1076" w:author="Alderman &amp; Kessler LLP (for Vantage)" w:date="2025-05-06T09:00:00Z">
        <w:r>
          <w:rPr>
            <w:rFonts w:ascii="Times New Roman" w:hAnsi="Times New Roman"/>
            <w:color w:val="000000"/>
            <w:sz w:val="22"/>
          </w:rPr>
          <w:delText xml:space="preserve">majority vote of its</w:delText>
        </w:r>
      </w:del>
      <w:ins w:id="1077" w:author="Alderman &amp; Kessler LLP (for Vantage)" w:date="2025-05-06T09:00:00Z">
        <w:r>
          <w:rPr>
            <w:rFonts w:ascii="Times New Roman" w:hAnsi="Times New Roman"/>
            <w:color w:val="000000"/>
            <w:sz w:val="22"/>
          </w:rPr>
          <w:t xml:space="preserve">the affirmative vote of at least three (3) of its four (4)</w:t>
        </w:r>
      </w:ins>
      <w:r>
        <w:rPr>
          <w:rFonts w:ascii="Times New Roman" w:hAnsi="Times New Roman"/>
          <w:color w:val="000000"/>
          <w:sz w:val="22"/>
        </w:rPr>
        <w:t xml:space="preserve"> members, except that the following decisions shall require the unanimous consent of all members of the Steering Committee:</w:t>
      </w:r>
      <w:commentRangeEnd w:id="21"/>
      <w:r>
        <w:commentReference w:id="21"/>
      </w:r>
    </w:p>
    <w:p>
      <w:pPr>
        <w:spacing w:line="276" w:lineRule="auto" w:before="0" w:after="120"/>
        <w:ind w:left="432"/>
        <w:jc w:val="both"/>
      </w:pPr>
      <w:r>
        <w:rPr>
          <w:rFonts w:ascii="Times New Roman" w:hAnsi="Times New Roman"/>
          <w:color w:val="000000"/>
          <w:sz w:val="22"/>
        </w:rPr>
        <w:t>(i) any decision to retain a jointly funded expert witness, including the selection of such expert and the scope of such expert's engagement;</w:t>
      </w:r>
    </w:p>
    <w:p>
      <w:pPr>
        <w:spacing w:line="276" w:lineRule="auto" w:before="0" w:after="120"/>
        <w:ind w:left="432"/>
        <w:jc w:val="both"/>
      </w:pPr>
      <w:r>
        <w:rPr>
          <w:rFonts w:ascii="Times New Roman" w:hAnsi="Times New Roman"/>
          <w:color w:val="000000"/>
          <w:sz w:val="22"/>
        </w:rPr>
        <w:t xml:space="preserve">(ii) any decision to take or oppose a position on behalf of all Parties in the Litigation or any Related Proceeding, including the filing of joint motions, joint briefs, or joint responses;</w:t>
      </w:r>
      <w:del w:id="1078" w:author="Alderman &amp; Kessler LLP (for Vantage)" w:date="2025-05-06T09:00:00Z">
        <w:r>
          <w:rPr>
            <w:rFonts w:ascii="Times New Roman" w:hAnsi="Times New Roman"/>
            <w:color w:val="000000"/>
            <w:sz w:val="22"/>
          </w:rPr>
          <w:delText xml:space="preserve"> and</w:delText>
        </w:r>
      </w:del>
    </w:p>
    <w:p>
      <w:pPr>
        <w:spacing w:line="276" w:lineRule="auto" w:before="0" w:after="120"/>
        <w:ind w:left="432"/>
        <w:jc w:val="both"/>
      </w:pPr>
      <w:r>
        <w:rPr>
          <w:rFonts w:ascii="Times New Roman" w:hAnsi="Times New Roman"/>
          <w:color w:val="000000"/>
          <w:sz w:val="22"/>
        </w:rPr>
        <w:t xml:space="preserve">(iii) any </w:t>
      </w:r>
      <w:del w:id="1079" w:author="Alderman &amp; Kessler LLP (for Vantage)" w:date="2025-05-06T09:00:00Z">
        <w:r>
          <w:rPr>
            <w:rFonts w:ascii="Times New Roman" w:hAnsi="Times New Roman"/>
            <w:color w:val="000000"/>
            <w:sz w:val="22"/>
          </w:rPr>
          <w:delText xml:space="preserve">other decision that the Steering Committee, in its discretion, determines to be of sufficient significance to warrant unanimous consent.</w:delText>
        </w:r>
      </w:del>
      <w:ins w:id="1080" w:author="Alderman &amp; Kessler LLP (for Vantage)" w:date="2025-05-06T09:00:00Z">
        <w:r>
          <w:rPr>
            <w:rFonts w:ascii="Times New Roman" w:hAnsi="Times New Roman"/>
            <w:color w:val="000000"/>
            <w:sz w:val="22"/>
          </w:rPr>
          <w:t xml:space="preserve">decision to approve or incur Joint Defense Costs, to retain any jointly funded consultant or vendor, or to modify the allocation of Joint Defense Costs; and</w:t>
        </w:r>
      </w:ins>
    </w:p>
    <w:p>
      <w:pPr>
        <w:spacing w:line="276" w:lineRule="auto" w:before="0" w:after="120"/>
        <w:ind w:left="432"/>
        <w:jc w:val="both"/>
        <w:rPr>
          <w:ins w:id="1081" w:author="Alderman &amp; Kessler LLP (for Vantage)" w:date="2025-05-06T09:00:00Z"/>
        </w:rPr>
      </w:pPr>
      <w:ins w:id="1082" w:author="Alderman &amp; Kessler LLP (for Vantage)" w:date="2025-05-06T09:00:00Z">
        <w:r>
          <w:rPr>
            <w:rFonts w:ascii="Times New Roman" w:hAnsi="Times New Roman"/>
            <w:color w:val="000000"/>
            <w:sz w:val="22"/>
          </w:rPr>
          <w:t xml:space="preserve">(iv) any other decision that any member of the Steering Committee, in good faith, determines to be of sufficient significance to warrant unanimous consent.</w:t>
        </w:r>
      </w:ins>
    </w:p>
    <w:p>
      <w:pPr>
        <w:spacing w:line="276" w:lineRule="auto" w:before="0" w:after="120"/>
        <w:jc w:val="both"/>
      </w:pPr>
      <w:del w:id="1083" w:author="Alderman &amp; Kessler LLP (for Vantage)" w:date="2025-05-06T09:00:00Z">
        <w:r>
          <w:rPr>
            <w:rFonts w:ascii="Times New Roman" w:hAnsi="Times New Roman"/>
            <w:color w:val="000000"/>
            <w:sz w:val="22"/>
          </w:rPr>
          <w:delText xml:space="preserve">In the event of a deadlock on any matter requiring majority vote, the matter shall be referred to a meeting of all Parties and their Counsel for resolution by majority vote of the Parties (with each Party receiving one vote).</w:delText>
        </w:r>
      </w:del>
      <w:ins w:id="1084" w:author="Alderman &amp; Kessler LLP (for Vantage)" w:date="2025-05-06T09:00:00Z">
        <w:r>
          <w:rPr>
            <w:rFonts w:ascii="Times New Roman" w:hAnsi="Times New Roman"/>
            <w:color w:val="000000"/>
            <w:sz w:val="22"/>
          </w:rPr>
          <w:t xml:space="preserve">If the Steering Committee does not reach the vote required under this Section 6.3 on any matter, no joint action shall be taken on that matter on behalf of all Parties, and each Party shall remain free to act individually with respect to it.</w:t>
        </w:r>
      </w:ins>
    </w:p>
    <w:p>
      <w:pPr>
        <w:spacing w:line="276" w:lineRule="auto" w:before="0" w:after="120"/>
        <w:jc w:val="both"/>
      </w:pPr>
      <w:r>
        <w:rPr>
          <w:rFonts w:ascii="Times New Roman" w:hAnsi="Times New Roman"/>
          <w:b/>
          <w:color w:val="000000"/>
          <w:sz w:val="22"/>
        </w:rPr>
        <w:t>Section 6.4 — Communications and Reporting.</w:t>
      </w:r>
      <w:r>
        <w:rPr>
          <w:rFonts w:ascii="Times New Roman" w:hAnsi="Times New Roman"/>
          <w:color w:val="000000"/>
          <w:sz w:val="22"/>
        </w:rPr>
        <w:t xml:space="preserve"> The Steering Committee shall report to all Parties and their Counsel on material developments in the Common Defense on a regular basis, and in no event less frequently than once per calendar month. Such reports may be made in writing or orally during joint defense meetings and shall address, at a minimum, the status of the Litigation, upcoming deadlines and proceedings, the status of Joint Defense Costs, and any other matters of significance to the Common Defense.</w:t>
      </w:r>
    </w:p>
    <w:p>
      <w:pPr>
        <w:spacing w:line="276" w:lineRule="auto" w:before="0" w:after="120"/>
        <w:jc w:val="both"/>
        <w:rPr>
          <w:ins w:id="1085" w:author="Alderman &amp; Kessler LLP (for Vantage)" w:date="2025-05-06T09:00:00Z"/>
        </w:rPr>
      </w:pPr>
      <w:commentRangeStart w:id="22"/>
      <w:ins w:id="1086" w:author="Alderman &amp; Kessler LLP (for Vantage)" w:date="2025-05-06T09:00:00Z">
        <w:r>
          <w:rPr>
            <w:rFonts w:ascii="Times New Roman" w:hAnsi="Times New Roman"/>
            <w:b/>
            <w:color w:val="000000"/>
            <w:sz w:val="22"/>
          </w:rPr>
          <w:t xml:space="preserve">Section 6.5 — Limitations on Authority.</w:t>
        </w:r>
        <w:r>
          <w:rPr>
            <w:rFonts w:ascii="Times New Roman" w:hAnsi="Times New Roman"/>
            <w:color w:val="000000"/>
            <w:sz w:val="22"/>
          </w:rPr>
          <w:t xml:space="preserve"> Notwithstanding any other provision of this Agreement, the Steering Committee shall have no authority to (a) bind any Party to any position, filing, stipulation, strategy, expenditure, or other financial commitment without that Party's written consent; (b) override any objection made under Section 4.4 or any action taken under Section 4.5; (c) amend or waive any provision of this Agreement; (d) take any action on behalf of a Party in the Litigation or any Related Proceeding without that Party's consent; or (e) take any action with respect to any Government Investigation. Each Party may decline to join any joint filing or position and may make separate filings.</w:t>
        </w:r>
      </w:ins>
      <w:commentRangeEnd w:id="22"/>
      <w:r>
        <w:commentReference w:id="22"/>
      </w:r>
    </w:p>
    <w:p>
      <w:pPr>
        <w:keepNext/>
        <w:spacing w:line="276" w:lineRule="auto" w:before="360" w:after="120"/>
        <w:jc w:val="left"/>
      </w:pPr>
      <w:r>
        <w:rPr>
          <w:rFonts w:ascii="Times New Roman" w:hAnsi="Times New Roman"/>
          <w:b/>
          <w:color w:val="000000"/>
          <w:sz w:val="22"/>
          <w:u w:val="single"/>
        </w:rPr>
        <w:t>ARTICLE VII — WITHDRAWAL</w:t>
      </w:r>
    </w:p>
    <w:p>
      <w:pPr>
        <w:spacing w:line="276" w:lineRule="auto" w:before="0" w:after="120"/>
        <w:jc w:val="both"/>
      </w:pPr>
      <w:commentRangeStart w:id="23"/>
      <w:r>
        <w:rPr>
          <w:rFonts w:ascii="Times New Roman" w:hAnsi="Times New Roman"/>
          <w:b/>
          <w:color w:val="000000"/>
          <w:sz w:val="22"/>
        </w:rPr>
        <w:t xml:space="preserve">Section 7.1 — Right to Withdraw.</w:t>
      </w:r>
      <w:r>
        <w:rPr>
          <w:rFonts w:ascii="Times New Roman" w:hAnsi="Times New Roman"/>
          <w:color w:val="000000"/>
          <w:sz w:val="22"/>
        </w:rPr>
        <w:t xml:space="preserve"> Any Party may withdraw from this Agreement at any </w:t>
      </w:r>
      <w:del w:id="1087" w:author="Alderman &amp; Kessler LLP (for Vantage)" w:date="2025-05-06T09:00:00Z">
        <w:r>
          <w:rPr>
            <w:rFonts w:ascii="Times New Roman" w:hAnsi="Times New Roman"/>
            <w:color w:val="000000"/>
            <w:sz w:val="22"/>
          </w:rPr>
          <w:delText xml:space="preserve">time upon thirty (30)</w:delText>
        </w:r>
      </w:del>
      <w:ins w:id="1088" w:author="Alderman &amp; Kessler LLP (for Vantage)" w:date="2025-05-06T09:00:00Z">
        <w:r>
          <w:rPr>
            <w:rFonts w:ascii="Times New Roman" w:hAnsi="Times New Roman"/>
            <w:color w:val="000000"/>
            <w:sz w:val="22"/>
          </w:rPr>
          <w:t xml:space="preserve">time, for any reason or no reason, upon fifteen (15)</w:t>
        </w:r>
      </w:ins>
      <w:r>
        <w:rPr>
          <w:rFonts w:ascii="Times New Roman" w:hAnsi="Times New Roman"/>
          <w:color w:val="000000"/>
          <w:sz w:val="22"/>
        </w:rPr>
        <w:t xml:space="preserve"> calendar days' prior written notice to all other Parties and their Counsel. Such notice of withdrawal shall be delivered in accordance with the notice provisions set forth in Section 12.2 of this Agreement and shall identify the withdrawing Party and the effective date of such withdrawal (which shall be the date that is </w:t>
      </w:r>
      <w:del w:id="1089" w:author="Alderman &amp; Kessler LLP (for Vantage)" w:date="2025-05-06T09:00:00Z">
        <w:r>
          <w:rPr>
            <w:rFonts w:ascii="Times New Roman" w:hAnsi="Times New Roman"/>
            <w:color w:val="000000"/>
            <w:sz w:val="22"/>
          </w:rPr>
          <w:delText xml:space="preserve">thirty (30) calendar days after delivery of such notice).</w:delText>
        </w:r>
      </w:del>
      <w:ins w:id="1090" w:author="Alderman &amp; Kessler LLP (for Vantage)" w:date="2025-05-06T09:00:00Z">
        <w:r>
          <w:rPr>
            <w:rFonts w:ascii="Times New Roman" w:hAnsi="Times New Roman"/>
            <w:color w:val="000000"/>
            <w:sz w:val="22"/>
          </w:rPr>
          <w:t xml:space="preserve">fifteen (15) calendar days after delivery of such notice). The right of withdrawal under this Section 7.1 is unconditional and shall not be subject to the consent or approval of any other Party, any vote of the Steering Committee, the payment of any amount, or any other precondition, and no withdrawing Party shall be required to state any reason for its withdrawal.</w:t>
        </w:r>
      </w:ins>
      <w:commentRangeEnd w:id="23"/>
      <w:r>
        <w:commentReference w:id="23"/>
      </w:r>
    </w:p>
    <w:p>
      <w:pPr>
        <w:spacing w:line="276" w:lineRule="auto" w:before="0" w:after="120"/>
        <w:jc w:val="both"/>
      </w:pPr>
      <w:r>
        <w:rPr>
          <w:rFonts w:ascii="Times New Roman" w:hAnsi="Times New Roman"/>
          <w:b/>
          <w:color w:val="000000"/>
          <w:sz w:val="22"/>
        </w:rPr>
        <w:t xml:space="preserve">Section 7.2 — Effect of Withdrawal.</w:t>
      </w:r>
      <w:r>
        <w:rPr>
          <w:rFonts w:ascii="Times New Roman" w:hAnsi="Times New Roman"/>
          <w:color w:val="000000"/>
          <w:sz w:val="22"/>
        </w:rPr>
        <w:t xml:space="preserve"> Upon the effective date of a Party's withdrawal from this Agreement (i.e., </w:t>
      </w:r>
      <w:del w:id="1091" w:author="Alderman &amp; Kessler LLP (for Vantage)" w:date="2025-05-06T09:00:00Z">
        <w:r>
          <w:rPr>
            <w:rFonts w:ascii="Times New Roman" w:hAnsi="Times New Roman"/>
            <w:color w:val="000000"/>
            <w:sz w:val="22"/>
          </w:rPr>
          <w:delText xml:space="preserve">thirty (30)</w:delText>
        </w:r>
      </w:del>
      <w:ins w:id="1092" w:author="Alderman &amp; Kessler LLP (for Vantage)" w:date="2025-05-06T09:00:00Z">
        <w:r>
          <w:rPr>
            <w:rFonts w:ascii="Times New Roman" w:hAnsi="Times New Roman"/>
            <w:color w:val="000000"/>
            <w:sz w:val="22"/>
          </w:rPr>
          <w:t xml:space="preserve">fifteen (15)</w:t>
        </w:r>
      </w:ins>
      <w:r>
        <w:rPr>
          <w:rFonts w:ascii="Times New Roman" w:hAnsi="Times New Roman"/>
          <w:color w:val="000000"/>
          <w:sz w:val="22"/>
        </w:rPr>
        <w:t xml:space="preserve"> calendar days after delivery of the notice described in Section 7.1):</w:t>
      </w:r>
    </w:p>
    <w:p>
      <w:pPr>
        <w:spacing w:line="276" w:lineRule="auto" w:before="0" w:after="120"/>
        <w:ind w:left="432"/>
        <w:jc w:val="both"/>
      </w:pPr>
      <w:r>
        <w:rPr>
          <w:rFonts w:ascii="Times New Roman" w:hAnsi="Times New Roman"/>
          <w:color w:val="000000"/>
          <w:sz w:val="22"/>
        </w:rPr>
        <w:t>(a) The withdrawing Party shall immediately cease to be a party to this Agreement and shall no longer be entitled to receive Joint Defense Material from the remaining Parties or to participate in joint defense meetings, Steering Committee proceedings, or any other activities conducted pursuant to this Agreement.</w:t>
      </w:r>
    </w:p>
    <w:p>
      <w:pPr>
        <w:spacing w:line="276" w:lineRule="auto" w:before="0" w:after="120"/>
        <w:ind w:left="432"/>
        <w:jc w:val="both"/>
      </w:pPr>
      <w:commentRangeStart w:id="24"/>
      <w:r>
        <w:rPr>
          <w:rFonts w:ascii="Times New Roman" w:hAnsi="Times New Roman"/>
          <w:color w:val="000000"/>
          <w:sz w:val="22"/>
        </w:rPr>
        <w:t xml:space="preserve">(b) The withdrawing Party and its Counsel shall, within fifteen (15) business days of the effective date of withdrawal, return to the disclosing Party or, at the election of the disclosing Party, destroy all Joint Defense Material received from any other Party pursuant to this </w:t>
      </w:r>
      <w:del w:id="1093" w:author="Alderman &amp; Kessler LLP (for Vantage)" w:date="2025-05-06T09:00:00Z">
        <w:r>
          <w:rPr>
            <w:rFonts w:ascii="Times New Roman" w:hAnsi="Times New Roman"/>
            <w:color w:val="000000"/>
            <w:sz w:val="22"/>
          </w:rPr>
          <w:delText xml:space="preserve">Agreement, including all copies, summaries, excerpts, and derivative materials.</w:delText>
        </w:r>
      </w:del>
      <w:ins w:id="1094" w:author="Alderman &amp; Kessler LLP (for Vantage)" w:date="2025-05-06T09:00:00Z">
        <w:r>
          <w:rPr>
            <w:rFonts w:ascii="Times New Roman" w:hAnsi="Times New Roman"/>
            <w:color w:val="000000"/>
            <w:sz w:val="22"/>
          </w:rPr>
          <w:t xml:space="preserve">Agreement in its original shared form, including all copies thereof; provided, however, that the withdrawing Party and its Counsel shall have no obligation to return or destroy (i) any Joint Defense Material that has been reviewed by the withdrawing Party or its Counsel and incorporated into Incorporated Work Product, or (ii) any Incorporated Work Product, all of which may be retained subject to the continuing confidentiality and use restrictions of this Agreement.</w:t>
        </w:r>
      </w:ins>
      <w:r>
        <w:rPr>
          <w:rFonts w:ascii="Times New Roman" w:hAnsi="Times New Roman"/>
          <w:color w:val="000000"/>
          <w:sz w:val="22"/>
        </w:rPr>
        <w:t xml:space="preserve"> The withdrawing Party shall, within five (5) business days following such return or destruction, certify in writing to all remaining Parties that such return or destruction has been completed </w:t>
      </w:r>
      <w:del w:id="1095" w:author="Alderman &amp; Kessler LLP (for Vantage)" w:date="2025-05-06T09:00:00Z">
        <w:r>
          <w:rPr>
            <w:rFonts w:ascii="Times New Roman" w:hAnsi="Times New Roman"/>
            <w:color w:val="000000"/>
            <w:sz w:val="22"/>
          </w:rPr>
          <w:delText xml:space="preserve">and that no copies, summaries, excerpts, or derivative materials have been retained,</w:delText>
        </w:r>
      </w:del>
      <w:ins w:id="1096" w:author="Alderman &amp; Kessler LLP (for Vantage)" w:date="2025-05-06T09:00:00Z">
        <w:r>
          <w:rPr>
            <w:rFonts w:ascii="Times New Roman" w:hAnsi="Times New Roman"/>
            <w:color w:val="000000"/>
            <w:sz w:val="22"/>
          </w:rPr>
          <w:t xml:space="preserve">in accordance with this Section 7.2(b),</w:t>
        </w:r>
      </w:ins>
      <w:r>
        <w:rPr>
          <w:rFonts w:ascii="Times New Roman" w:hAnsi="Times New Roman"/>
          <w:color w:val="000000"/>
          <w:sz w:val="22"/>
        </w:rPr>
        <w:t xml:space="preserve"> except as may be required to be retained by applicable law, regulation, or professional obligation.</w:t>
      </w:r>
      <w:commentRangeEnd w:id="24"/>
      <w:r>
        <w:commentReference w:id="24"/>
      </w:r>
    </w:p>
    <w:p>
      <w:pPr>
        <w:spacing w:line="276" w:lineRule="auto" w:before="0" w:after="120"/>
        <w:ind w:left="432"/>
        <w:jc w:val="both"/>
      </w:pPr>
      <w:r>
        <w:rPr>
          <w:rFonts w:ascii="Times New Roman" w:hAnsi="Times New Roman"/>
          <w:color w:val="000000"/>
          <w:sz w:val="22"/>
        </w:rPr>
        <w:t>(c) The withdrawing Party and its Counsel shall remain bound by the confidentiality and non-disclosure obligations of this Agreement with respect to any and all Joint Defense Material received prior to the effective date of withdrawal, subject to the survival provisions set forth in Article VIII of this Agreement.</w:t>
      </w:r>
    </w:p>
    <w:p>
      <w:pPr>
        <w:spacing w:line="276" w:lineRule="auto" w:before="0" w:after="120"/>
        <w:ind w:left="432"/>
        <w:jc w:val="both"/>
      </w:pPr>
      <w:commentRangeStart w:id="25"/>
      <w:r>
        <w:rPr>
          <w:rFonts w:ascii="Times New Roman" w:hAnsi="Times New Roman"/>
          <w:color w:val="000000"/>
          <w:sz w:val="22"/>
        </w:rPr>
        <w:t xml:space="preserve">(d) The withdrawing Party shall remain responsible for its </w:t>
      </w:r>
      <w:del w:id="1097" w:author="Alderman &amp; Kessler LLP (for Vantage)" w:date="2025-05-06T09:00:00Z">
        <w:r>
          <w:rPr>
            <w:rFonts w:ascii="Times New Roman" w:hAnsi="Times New Roman"/>
            <w:color w:val="000000"/>
            <w:sz w:val="22"/>
          </w:rPr>
          <w:delText xml:space="preserve">pro rata share of any Joint Defense Costs that were incurred or approved by the Steering Committee</w:delText>
        </w:r>
      </w:del>
      <w:ins w:id="1098" w:author="Alderman &amp; Kessler LLP (for Vantage)" w:date="2025-05-06T09:00:00Z">
        <w:r>
          <w:rPr>
            <w:rFonts w:ascii="Times New Roman" w:hAnsi="Times New Roman"/>
            <w:color w:val="000000"/>
            <w:sz w:val="22"/>
          </w:rPr>
          <w:t xml:space="preserve">allocated share under Article V of any Joint Defense Costs that were actually incurred, with its approval in accordance with Article V,</w:t>
        </w:r>
      </w:ins>
      <w:r>
        <w:rPr>
          <w:rFonts w:ascii="Times New Roman" w:hAnsi="Times New Roman"/>
          <w:color w:val="000000"/>
          <w:sz w:val="22"/>
        </w:rPr>
        <w:t xml:space="preserve"> prior to the effective date of withdrawal and that have not yet been paid as of such date.</w:t>
      </w:r>
      <w:commentRangeEnd w:id="25"/>
      <w:r>
        <w:commentReference w:id="25"/>
      </w:r>
    </w:p>
    <w:p>
      <w:pPr>
        <w:spacing w:line="276" w:lineRule="auto" w:before="0" w:after="120"/>
        <w:jc w:val="both"/>
      </w:pPr>
      <w:r>
        <w:rPr>
          <w:rFonts w:ascii="Times New Roman" w:hAnsi="Times New Roman"/>
          <w:b/>
          <w:color w:val="000000"/>
          <w:sz w:val="22"/>
        </w:rPr>
        <w:t>Section 7.3 — No Prejudice to Privilege.</w:t>
      </w:r>
      <w:r>
        <w:rPr>
          <w:rFonts w:ascii="Times New Roman" w:hAnsi="Times New Roman"/>
          <w:color w:val="000000"/>
          <w:sz w:val="22"/>
        </w:rPr>
        <w:t xml:space="preserve"> The withdrawal of any Party from this Agreement shall not prejudice, diminish, or waive any privilege, protection, or immunity that attached to Joint Defense Material during the period of such Party's participation in this Agreement. The remaining Parties and the withdrawing Party shall cooperate in good faith to assert and maintain all applicable privileges and protections with respect to Joint Defense Material exchanged prior to the effective date of withdrawal.</w:t>
      </w:r>
    </w:p>
    <w:p>
      <w:pPr>
        <w:keepNext/>
        <w:spacing w:line="276" w:lineRule="auto" w:before="360" w:after="120"/>
        <w:jc w:val="left"/>
      </w:pPr>
      <w:r>
        <w:rPr>
          <w:rFonts w:ascii="Times New Roman" w:hAnsi="Times New Roman"/>
          <w:b/>
          <w:color w:val="000000"/>
          <w:sz w:val="22"/>
          <w:u w:val="single"/>
        </w:rPr>
        <w:t>ARTICLE VIII — SURVIVING OBLIGATIONS</w:t>
      </w:r>
    </w:p>
    <w:p>
      <w:pPr>
        <w:spacing w:line="276" w:lineRule="auto" w:before="0" w:after="120"/>
        <w:jc w:val="both"/>
      </w:pPr>
      <w:commentRangeStart w:id="26"/>
      <w:r>
        <w:rPr>
          <w:rFonts w:ascii="Times New Roman" w:hAnsi="Times New Roman"/>
          <w:b/>
          <w:color w:val="000000"/>
          <w:sz w:val="22"/>
        </w:rPr>
        <w:t xml:space="preserve">Section 8.1 — Survival of Confidentiality.</w:t>
      </w:r>
      <w:r>
        <w:rPr>
          <w:rFonts w:ascii="Times New Roman" w:hAnsi="Times New Roman"/>
          <w:color w:val="000000"/>
          <w:sz w:val="22"/>
        </w:rPr>
        <w:t xml:space="preserve"> The confidentiality and non-disclosure obligations set forth in Article III and Article IV of this Agreement </w:t>
      </w:r>
      <w:ins w:id="1099" w:author="Alderman &amp; Kessler LLP (for Vantage)" w:date="2025-05-06T09:00:00Z">
        <w:r>
          <w:rPr>
            <w:rFonts w:ascii="Times New Roman" w:hAnsi="Times New Roman"/>
            <w:color w:val="000000"/>
            <w:sz w:val="22"/>
          </w:rPr>
          <w:t xml:space="preserve">(including Sections 3.6 and 4.6) </w:t>
        </w:r>
      </w:ins>
      <w:r>
        <w:rPr>
          <w:rFonts w:ascii="Times New Roman" w:hAnsi="Times New Roman"/>
          <w:color w:val="000000"/>
          <w:sz w:val="22"/>
        </w:rPr>
        <w:t xml:space="preserve">shall survive the termination or expiration of this Agreement, or the withdrawal of any Party from this Agreement, </w:t>
      </w:r>
      <w:del w:id="1100" w:author="Alderman &amp; Kessler LLP (for Vantage)" w:date="2025-05-06T09:00:00Z">
        <w:r>
          <w:rPr>
            <w:rFonts w:ascii="Times New Roman" w:hAnsi="Times New Roman"/>
            <w:color w:val="000000"/>
            <w:sz w:val="22"/>
          </w:rPr>
          <w:delText xml:space="preserve">for a period of three (3) years following the date of such termination, expiration, or withdrawal</w:delText>
        </w:r>
      </w:del>
      <w:ins w:id="1101" w:author="Alderman &amp; Kessler LLP (for Vantage)" w:date="2025-05-06T09:00:00Z">
        <w:r>
          <w:rPr>
            <w:rFonts w:ascii="Times New Roman" w:hAnsi="Times New Roman"/>
            <w:color w:val="000000"/>
            <w:sz w:val="22"/>
          </w:rPr>
          <w:t xml:space="preserve">indefinitely, without temporal limitation, for so long as any Joint Defense Material remains privileged, protected, or confidential</w:t>
        </w:r>
      </w:ins>
      <w:r>
        <w:rPr>
          <w:rFonts w:ascii="Times New Roman" w:hAnsi="Times New Roman"/>
          <w:color w:val="000000"/>
          <w:sz w:val="22"/>
        </w:rPr>
        <w:t xml:space="preserve"> (the "Survival Period"). During the Survival Period, the obligations of confidentiality and non-disclosure shall continue in full force and effect as though this Agreement remained in effect, and each Party and its Counsel shall remain bound thereby.</w:t>
      </w:r>
      <w:ins w:id="1102" w:author="Alderman &amp; Kessler LLP (for Vantage)" w:date="2025-05-06T09:00:00Z">
        <w:r>
          <w:rPr>
            <w:rFonts w:ascii="Times New Roman" w:hAnsi="Times New Roman"/>
            <w:color w:val="000000"/>
            <w:sz w:val="22"/>
          </w:rPr>
          <w:t xml:space="preserve"> Article XI (including Section 11.3) and Sections 12.1, 12.3, and 12.4 shall likewise survive any termination, expiration, or withdrawal.</w:t>
        </w:r>
      </w:ins>
      <w:commentRangeEnd w:id="26"/>
      <w:r>
        <w:commentReference w:id="26"/>
      </w:r>
    </w:p>
    <w:p>
      <w:pPr>
        <w:spacing w:line="276" w:lineRule="auto" w:before="0" w:after="120"/>
        <w:jc w:val="both"/>
      </w:pPr>
      <w:r>
        <w:rPr>
          <w:rFonts w:ascii="Times New Roman" w:hAnsi="Times New Roman"/>
          <w:b/>
          <w:color w:val="000000"/>
          <w:sz w:val="22"/>
        </w:rPr>
        <w:t xml:space="preserve">Section 8.2 — Obligations During Survival Period.</w:t>
      </w:r>
      <w:r>
        <w:rPr>
          <w:rFonts w:ascii="Times New Roman" w:hAnsi="Times New Roman"/>
          <w:color w:val="000000"/>
          <w:sz w:val="22"/>
        </w:rPr>
        <w:t xml:space="preserve"> During the Survival Period, each Party and its Counsel shall continue to treat all Joint Defense Material received during the term of this Agreement as confidential and privileged and shall not disclose, use, reference, or rely upon such material except as permitted under Article III of this Agreement. For the avoidance of doubt, the use restrictions set forth in Section 3.3 and the third-party disclosure prohibition set forth in Section 3.4 shall remain fully applicable during the Survival Period. Nothing in this Section 8.2 shall be construed to limit the duration of the attorney-client privilege or the work-product doctrine, which shall continue to apply in accordance with their terms and applicable law</w:t>
      </w:r>
      <w:del w:id="1103" w:author="Alderman &amp; Kessler LLP (for Vantage)" w:date="2025-05-06T09:00:00Z">
        <w:r>
          <w:rPr>
            <w:rFonts w:ascii="Times New Roman" w:hAnsi="Times New Roman"/>
            <w:color w:val="000000"/>
            <w:sz w:val="22"/>
          </w:rPr>
          <w:delText xml:space="preserve">, regardless of the expiration of the Survival Period.</w:delText>
        </w:r>
      </w:del>
      <w:ins w:id="1104" w:author="Alderman &amp; Kessler LLP (for Vantage)" w:date="2025-05-06T09:00:00Z">
        <w:r>
          <w:rPr>
            <w:rFonts w:ascii="Times New Roman" w:hAnsi="Times New Roman"/>
            <w:color w:val="000000"/>
            <w:sz w:val="22"/>
          </w:rPr>
          <w:t xml:space="preserve">.</w:t>
        </w:r>
      </w:ins>
    </w:p>
    <w:p>
      <w:pPr>
        <w:keepNext/>
        <w:spacing w:line="276" w:lineRule="auto" w:before="360" w:after="120"/>
        <w:jc w:val="left"/>
      </w:pPr>
      <w:r>
        <w:rPr>
          <w:rFonts w:ascii="Times New Roman" w:hAnsi="Times New Roman"/>
          <w:b/>
          <w:color w:val="000000"/>
          <w:sz w:val="22"/>
          <w:u w:val="single"/>
        </w:rPr>
        <w:t>ARTICLE IX — SEPARATE SETTLEMENT</w:t>
      </w:r>
    </w:p>
    <w:p>
      <w:pPr>
        <w:spacing w:line="276" w:lineRule="auto" w:before="0" w:after="120"/>
        <w:jc w:val="both"/>
      </w:pPr>
      <w:r>
        <w:rPr>
          <w:rFonts w:ascii="Times New Roman" w:hAnsi="Times New Roman"/>
          <w:b/>
          <w:color w:val="000000"/>
          <w:sz w:val="22"/>
        </w:rPr>
        <w:t>Section 9.1 — Right to Settle.</w:t>
      </w:r>
      <w:r>
        <w:rPr>
          <w:rFonts w:ascii="Times New Roman" w:hAnsi="Times New Roman"/>
          <w:color w:val="000000"/>
          <w:sz w:val="22"/>
        </w:rPr>
        <w:t xml:space="preserve"> Nothing in this Agreement shall restrict, impair, or otherwise limit any Party's right to enter into a settlement of any claims asserted against it in the Litigation or any Related Proceeding. Each Party retains sole and absolute discretion over whether to engage in settlement discussions, negotiate settlement terms, or execute any settlement agreement, and no other Party shall have any right to approve, veto, or condition any such settlement.</w:t>
      </w:r>
    </w:p>
    <w:p>
      <w:pPr>
        <w:spacing w:line="276" w:lineRule="auto" w:before="0" w:after="120"/>
        <w:jc w:val="both"/>
      </w:pPr>
      <w:commentRangeStart w:id="27"/>
      <w:r>
        <w:rPr>
          <w:rFonts w:ascii="Times New Roman" w:hAnsi="Times New Roman"/>
          <w:b/>
          <w:color w:val="000000"/>
          <w:sz w:val="22"/>
        </w:rPr>
        <w:t xml:space="preserve">Section 9.2 — Advance Notice of Settlement.</w:t>
      </w:r>
      <w:r>
        <w:rPr>
          <w:rFonts w:ascii="Times New Roman" w:hAnsi="Times New Roman"/>
          <w:color w:val="000000"/>
          <w:sz w:val="22"/>
        </w:rPr>
        <w:t xml:space="preserve"> Any Party that </w:t>
      </w:r>
      <w:del w:id="1105" w:author="Alderman &amp; Kessler LLP (for Vantage)" w:date="2025-05-06T09:00:00Z">
        <w:r>
          <w:rPr>
            <w:rFonts w:ascii="Times New Roman" w:hAnsi="Times New Roman"/>
            <w:color w:val="000000"/>
            <w:sz w:val="22"/>
          </w:rPr>
          <w:delText xml:space="preserve">intends to negotiate or enter into a settlement with the Plaintiffs, the Consolidated Purchasers Class, or any other party</w:delText>
        </w:r>
      </w:del>
      <w:ins w:id="1106" w:author="Alderman &amp; Kessler LLP (for Vantage)" w:date="2025-05-06T09:00:00Z">
        <w:r>
          <w:rPr>
            <w:rFonts w:ascii="Times New Roman" w:hAnsi="Times New Roman"/>
            <w:color w:val="000000"/>
            <w:sz w:val="22"/>
          </w:rPr>
          <w:t xml:space="preserve">has determined that it intends to proceed with a proposed settlement with the Plaintiffs or any other party (other than a governmental authority)</w:t>
        </w:r>
      </w:ins>
      <w:r>
        <w:rPr>
          <w:rFonts w:ascii="Times New Roman" w:hAnsi="Times New Roman"/>
          <w:color w:val="000000"/>
          <w:sz w:val="22"/>
        </w:rPr>
        <w:t xml:space="preserve"> in the Litigation or any Related Proceeding (a "Settling Party") shall provide written notice to all other Parties and their Counsel no fewer than </w:t>
      </w:r>
      <w:del w:id="1107" w:author="Alderman &amp; Kessler LLP (for Vantage)" w:date="2025-05-06T09:00:00Z">
        <w:r>
          <w:rPr>
            <w:rFonts w:ascii="Times New Roman" w:hAnsi="Times New Roman"/>
            <w:color w:val="000000"/>
            <w:sz w:val="22"/>
          </w:rPr>
          <w:delText xml:space="preserve">forty-five (45) calendar days prior to the anticipated execution of any settlement agreement.</w:delText>
        </w:r>
      </w:del>
      <w:ins w:id="1108" w:author="Alderman &amp; Kessler LLP (for Vantage)" w:date="2025-05-06T09:00:00Z">
        <w:r>
          <w:rPr>
            <w:rFonts w:ascii="Times New Roman" w:hAnsi="Times New Roman"/>
            <w:color w:val="000000"/>
            <w:sz w:val="22"/>
          </w:rPr>
          <w:t xml:space="preserve">ten (10) business days prior to the anticipated execution of the settlement agreement. The notice obligation is triggered only by the Settling Party's determination that it intends to proceed with a proposed settlement, and not by the commencement of settlement discussions or the receipt of any settlement demand or proposal.</w:t>
        </w:r>
      </w:ins>
      <w:r>
        <w:rPr>
          <w:rFonts w:ascii="Times New Roman" w:hAnsi="Times New Roman"/>
          <w:color w:val="000000"/>
          <w:sz w:val="22"/>
        </w:rPr>
        <w:t xml:space="preserve"> Such notice (the "Settlement Notice") shall be delivered in accordance with the notice provisions of Section 12.2 and shall </w:t>
      </w:r>
      <w:del w:id="1109" w:author="Alderman &amp; Kessler LLP (for Vantage)" w:date="2025-05-06T09:00:00Z">
        <w:r>
          <w:rPr>
            <w:rFonts w:ascii="Times New Roman" w:hAnsi="Times New Roman"/>
            <w:color w:val="000000"/>
            <w:sz w:val="22"/>
          </w:rPr>
          <w:delText xml:space="preserve">include disclosure of all material terms of the proposed settlement, including, without limitation:</w:delText>
        </w:r>
      </w:del>
      <w:ins w:id="1110" w:author="Alderman &amp; Kessler LLP (for Vantage)" w:date="2025-05-06T09:00:00Z">
        <w:r>
          <w:rPr>
            <w:rFonts w:ascii="Times New Roman" w:hAnsi="Times New Roman"/>
            <w:color w:val="000000"/>
            <w:sz w:val="22"/>
          </w:rPr>
          <w:t xml:space="preserve">be limited to disclosure of the existence and general nature of the proposed settlement, as follows:</w:t>
        </w:r>
      </w:ins>
      <w:commentRangeEnd w:id="27"/>
      <w:r>
        <w:commentReference w:id="27"/>
      </w:r>
    </w:p>
    <w:p>
      <w:pPr>
        <w:spacing w:line="276" w:lineRule="auto" w:before="0" w:after="120"/>
        <w:ind w:left="432"/>
        <w:jc w:val="both"/>
      </w:pPr>
      <w:r>
        <w:rPr>
          <w:rFonts w:ascii="Times New Roman" w:hAnsi="Times New Roman"/>
          <w:color w:val="000000"/>
          <w:sz w:val="22"/>
        </w:rPr>
        <w:t xml:space="preserve">(a) the </w:t>
      </w:r>
      <w:del w:id="1111" w:author="Alderman &amp; Kessler LLP (for Vantage)" w:date="2025-05-06T09:00:00Z">
        <w:r>
          <w:rPr>
            <w:rFonts w:ascii="Times New Roman" w:hAnsi="Times New Roman"/>
            <w:color w:val="000000"/>
            <w:sz w:val="22"/>
          </w:rPr>
          <w:delText xml:space="preserve">amount or value of the settlement consideration, whether in the form of cash, non-monetary consideration, or a combination thereof;</w:delText>
        </w:r>
      </w:del>
      <w:ins w:id="1112" w:author="Alderman &amp; Kessler LLP (for Vantage)" w:date="2025-05-06T09:00:00Z">
        <w:r>
          <w:rPr>
            <w:rFonts w:ascii="Times New Roman" w:hAnsi="Times New Roman"/>
            <w:color w:val="000000"/>
            <w:sz w:val="22"/>
          </w:rPr>
          <w:t xml:space="preserve">fact that the Settling Party intends to enter into a settlement of claims in the Litigation or a Related Proceeding;</w:t>
        </w:r>
      </w:ins>
    </w:p>
    <w:p>
      <w:pPr>
        <w:spacing w:line="276" w:lineRule="auto" w:before="0" w:after="120"/>
        <w:ind w:left="432"/>
        <w:jc w:val="both"/>
      </w:pPr>
      <w:r>
        <w:rPr>
          <w:rFonts w:ascii="Times New Roman" w:hAnsi="Times New Roman"/>
          <w:color w:val="000000"/>
          <w:sz w:val="22"/>
        </w:rPr>
        <w:t xml:space="preserve">(b) the </w:t>
      </w:r>
      <w:del w:id="1113" w:author="Alderman &amp; Kessler LLP (for Vantage)" w:date="2025-05-06T09:00:00Z">
        <w:r>
          <w:rPr>
            <w:rFonts w:ascii="Times New Roman" w:hAnsi="Times New Roman"/>
            <w:color w:val="000000"/>
            <w:sz w:val="22"/>
          </w:rPr>
          <w:delText xml:space="preserve">scope and terms of any release of claims to be granted by the Settling Party or received by the Settling Party;</w:delText>
        </w:r>
      </w:del>
      <w:ins w:id="1114" w:author="Alderman &amp; Kessler LLP (for Vantage)" w:date="2025-05-06T09:00:00Z">
        <w:r>
          <w:rPr>
            <w:rFonts w:ascii="Times New Roman" w:hAnsi="Times New Roman"/>
            <w:color w:val="000000"/>
            <w:sz w:val="22"/>
          </w:rPr>
          <w:t xml:space="preserve">general nature of the settlement (e.g., full settlement of all claims against the Settling Party, partial settlement of specified claims, or settlement with an identified plaintiff class or group); and</w:t>
        </w:r>
      </w:ins>
    </w:p>
    <w:p>
      <w:pPr>
        <w:spacing w:line="276" w:lineRule="auto" w:before="0" w:after="120"/>
        <w:ind w:left="432"/>
        <w:jc w:val="both"/>
      </w:pPr>
      <w:r>
        <w:rPr>
          <w:rFonts w:ascii="Times New Roman" w:hAnsi="Times New Roman"/>
          <w:color w:val="000000"/>
          <w:sz w:val="22"/>
        </w:rPr>
        <w:t xml:space="preserve">(c) </w:t>
      </w:r>
      <w:del w:id="1115" w:author="Alderman &amp; Kessler LLP (for Vantage)" w:date="2025-05-06T09:00:00Z">
        <w:r>
          <w:rPr>
            <w:rFonts w:ascii="Times New Roman" w:hAnsi="Times New Roman"/>
            <w:color w:val="000000"/>
            <w:sz w:val="22"/>
          </w:rPr>
          <w:delText xml:space="preserve">any cooperation provisions obligating the Settling Party to cooperate with the Plaintiffs or any governmental authority in connection with the prosecution of claims against the remaining Parties;</w:delText>
        </w:r>
      </w:del>
      <w:ins w:id="1116" w:author="Alderman &amp; Kessler LLP (for Vantage)" w:date="2025-05-06T09:00:00Z">
        <w:r>
          <w:rPr>
            <w:rFonts w:ascii="Times New Roman" w:hAnsi="Times New Roman"/>
            <w:color w:val="000000"/>
            <w:sz w:val="22"/>
          </w:rPr>
          <w:t xml:space="preserve">the anticipated timeline for execution and for submission to the court for approval, if applicable.</w:t>
        </w:r>
      </w:ins>
    </w:p>
    <w:p>
      <w:pPr>
        <w:spacing w:line="276" w:lineRule="auto" w:before="0" w:after="120"/>
        <w:ind w:left="432"/>
        <w:jc w:val="both"/>
        <w:rPr>
          <w:del w:id="1117" w:author="Alderman &amp; Kessler LLP (for Vantage)" w:date="2025-05-06T09:00:00Z"/>
        </w:rPr>
      </w:pPr>
      <w:del w:id="1118" w:author="Alderman &amp; Kessler LLP (for Vantage)" w:date="2025-05-06T09:00:00Z">
        <w:r>
          <w:rPr>
            <w:rFonts w:ascii="Times New Roman" w:hAnsi="Times New Roman"/>
            <w:color w:val="000000"/>
            <w:sz w:val="22"/>
          </w:rPr>
          <w:delText>(d) any provisions affecting the claims, defenses, rights, or obligations of the remaining Parties, including any provisions that could result in a reduction or offset of the remaining Parties' liability; and</w:delText>
        </w:r>
      </w:del>
    </w:p>
    <w:p>
      <w:pPr>
        <w:spacing w:line="276" w:lineRule="auto" w:before="0" w:after="120"/>
        <w:ind w:left="432"/>
        <w:jc w:val="both"/>
        <w:rPr>
          <w:del w:id="1119" w:author="Alderman &amp; Kessler LLP (for Vantage)" w:date="2025-05-06T09:00:00Z"/>
        </w:rPr>
      </w:pPr>
      <w:del w:id="1120" w:author="Alderman &amp; Kessler LLP (for Vantage)" w:date="2025-05-06T09:00:00Z">
        <w:r>
          <w:rPr>
            <w:rFonts w:ascii="Times New Roman" w:hAnsi="Times New Roman"/>
            <w:color w:val="000000"/>
            <w:sz w:val="22"/>
          </w:rPr>
          <w:delText>(e) any other terms that are material to the Common Defense or that could reasonably be expected to affect the remaining Parties' interests in the Litigation.</w:delText>
        </w:r>
      </w:del>
    </w:p>
    <w:p>
      <w:pPr>
        <w:spacing w:line="276" w:lineRule="auto" w:before="0" w:after="120"/>
        <w:jc w:val="both"/>
        <w:rPr>
          <w:ins w:id="1121" w:author="Alderman &amp; Kessler LLP (for Vantage)" w:date="2025-05-06T09:00:00Z"/>
        </w:rPr>
      </w:pPr>
      <w:commentRangeStart w:id="28"/>
      <w:ins w:id="1122" w:author="Alderman &amp; Kessler LLP (for Vantage)" w:date="2025-05-06T09:00:00Z">
        <w:r>
          <w:rPr>
            <w:rFonts w:ascii="Times New Roman" w:hAnsi="Times New Roman"/>
            <w:color w:val="000000"/>
            <w:sz w:val="22"/>
          </w:rPr>
          <w:t xml:space="preserve">No Settling Party shall be required to disclose the amount, value, or structure of any settlement consideration, the scope or terms of any release, any cooperation commitment, any admission or denial of liability, or any other term of a proposed settlement, or to provide a copy, summary, or term sheet of any proposed settlement agreement. Nothing in this Article IX shall require any Party to provide notice of, or to disclose any information concerning, any communication, application (including any application for leniency), agreement, or resolution with any governmental authority, all of which shall be governed exclusively by Section 4.5.</w:t>
        </w:r>
      </w:ins>
      <w:commentRangeEnd w:id="28"/>
      <w:r>
        <w:commentReference w:id="28"/>
      </w:r>
    </w:p>
    <w:p>
      <w:pPr>
        <w:spacing w:line="276" w:lineRule="auto" w:before="0" w:after="120"/>
        <w:jc w:val="both"/>
      </w:pPr>
      <w:commentRangeStart w:id="29"/>
      <w:r>
        <w:rPr>
          <w:rFonts w:ascii="Times New Roman" w:hAnsi="Times New Roman"/>
          <w:b/>
          <w:color w:val="000000"/>
          <w:sz w:val="22"/>
        </w:rPr>
        <w:t xml:space="preserve">Section 9.3 — Consultation.</w:t>
      </w:r>
      <w:r>
        <w:rPr>
          <w:rFonts w:ascii="Times New Roman" w:hAnsi="Times New Roman"/>
          <w:color w:val="000000"/>
          <w:sz w:val="22"/>
        </w:rPr>
        <w:t xml:space="preserve"> </w:t>
      </w:r>
      <w:del w:id="1123" w:author="Alderman &amp; Kessler LLP (for Vantage)" w:date="2025-05-06T09:00:00Z">
        <w:r>
          <w:rPr>
            <w:rFonts w:ascii="Times New Roman" w:hAnsi="Times New Roman"/>
            <w:color w:val="000000"/>
            <w:sz w:val="22"/>
          </w:rPr>
          <w:delText xml:space="preserve">The Settling Party and the remaining Parties shall, during the forty-five (45) calendar day notice period specified in Section 9.2, make themselves and their Counsel reasonably available to discuss the impact of the proposed settlement on the Common Defense and the remaining Parties.</w:delText>
        </w:r>
      </w:del>
      <w:ins w:id="1124" w:author="Alderman &amp; Kessler LLP (for Vantage)" w:date="2025-05-06T09:00:00Z">
        <w:r>
          <w:rPr>
            <w:rFonts w:ascii="Times New Roman" w:hAnsi="Times New Roman"/>
            <w:color w:val="000000"/>
            <w:sz w:val="22"/>
          </w:rPr>
          <w:t xml:space="preserve">During the notice period specified in Section 9.2, Counsel for the Settling Party shall, upon request, confer with Counsel for the remaining Parties regarding the logistics of the Settling Party's withdrawal from the Common Defense, including the handling of Joint Defense Material and Joint Defense Costs.</w:t>
        </w:r>
      </w:ins>
      <w:r>
        <w:rPr>
          <w:rFonts w:ascii="Times New Roman" w:hAnsi="Times New Roman"/>
          <w:color w:val="000000"/>
          <w:sz w:val="22"/>
        </w:rPr>
        <w:t xml:space="preserve"> </w:t>
      </w:r>
      <w:del w:id="1125" w:author="Alderman &amp; Kessler LLP (for Vantage)" w:date="2025-05-06T09:00:00Z">
        <w:r>
          <w:rPr>
            <w:rFonts w:ascii="Times New Roman" w:hAnsi="Times New Roman"/>
            <w:color w:val="000000"/>
            <w:sz w:val="22"/>
          </w:rPr>
          <w:delText xml:space="preserve">Such discussions shall be conducted in good faith and shall address, among other things, any modifications to the proposed settlement terms that may be necessary to protect the interests of the remaining Parties.</w:delText>
        </w:r>
      </w:del>
      <w:ins w:id="1126" w:author="Alderman &amp; Kessler LLP (for Vantage)" w:date="2025-05-06T09:00:00Z">
        <w:r>
          <w:rPr>
            <w:rFonts w:ascii="Times New Roman" w:hAnsi="Times New Roman"/>
            <w:color w:val="000000"/>
            <w:sz w:val="22"/>
          </w:rPr>
          <w:t xml:space="preserve">The Settling Party shall have no obligation to discuss, disclose, or modify any term of its proposed settlement.</w:t>
        </w:r>
      </w:ins>
      <w:r>
        <w:rPr>
          <w:rFonts w:ascii="Times New Roman" w:hAnsi="Times New Roman"/>
          <w:color w:val="000000"/>
          <w:sz w:val="22"/>
        </w:rPr>
        <w:t xml:space="preserve"> Nothing in this Section 9.3 shall be construed to require the Settling Party to modify or abandon its proposed settlement or to give any remaining Party a veto </w:t>
      </w:r>
      <w:del w:id="1127" w:author="Alderman &amp; Kessler LLP (for Vantage)" w:date="2025-05-06T09:00:00Z">
        <w:r>
          <w:rPr>
            <w:rFonts w:ascii="Times New Roman" w:hAnsi="Times New Roman"/>
            <w:color w:val="000000"/>
            <w:sz w:val="22"/>
          </w:rPr>
          <w:delText xml:space="preserve">over</w:delText>
        </w:r>
      </w:del>
      <w:ins w:id="1128" w:author="Alderman &amp; Kessler LLP (for Vantage)" w:date="2025-05-06T09:00:00Z">
        <w:r>
          <w:rPr>
            <w:rFonts w:ascii="Times New Roman" w:hAnsi="Times New Roman"/>
            <w:color w:val="000000"/>
            <w:sz w:val="22"/>
          </w:rPr>
          <w:t xml:space="preserve">over, or any right to approve or condition,</w:t>
        </w:r>
      </w:ins>
      <w:r>
        <w:rPr>
          <w:rFonts w:ascii="Times New Roman" w:hAnsi="Times New Roman"/>
          <w:color w:val="000000"/>
          <w:sz w:val="22"/>
        </w:rPr>
        <w:t xml:space="preserve"> such settlement.</w:t>
      </w:r>
      <w:commentRangeEnd w:id="29"/>
      <w:r>
        <w:commentReference w:id="29"/>
      </w:r>
    </w:p>
    <w:p>
      <w:pPr>
        <w:spacing w:line="276" w:lineRule="auto" w:before="0" w:after="120"/>
        <w:jc w:val="both"/>
        <w:rPr>
          <w:ins w:id="1129" w:author="Alderman &amp; Kessler LLP (for Vantage)" w:date="2025-05-06T09:00:00Z"/>
        </w:rPr>
      </w:pPr>
      <w:ins w:id="1130" w:author="Alderman &amp; Kessler LLP (for Vantage)" w:date="2025-05-06T09:00:00Z">
        <w:r>
          <w:rPr>
            <w:rFonts w:ascii="Times New Roman" w:hAnsi="Times New Roman"/>
            <w:b/>
            <w:color w:val="000000"/>
            <w:sz w:val="22"/>
          </w:rPr>
          <w:t xml:space="preserve">Section 9.4 — Effect of Settlement.</w:t>
        </w:r>
        <w:r>
          <w:rPr>
            <w:rFonts w:ascii="Times New Roman" w:hAnsi="Times New Roman"/>
            <w:color w:val="000000"/>
            <w:sz w:val="22"/>
          </w:rPr>
          <w:t xml:space="preserve"> A Settling Party shall be deemed to have withdrawn from this Agreement effective upon execution of its settlement agreement, without the need for further notice under Section 7.1, and Sections 7.2 and 7.3 shall apply to such withdrawal.</w:t>
        </w:r>
      </w:ins>
    </w:p>
    <w:p>
      <w:pPr>
        <w:keepNext/>
        <w:spacing w:line="276" w:lineRule="auto" w:before="360" w:after="120"/>
        <w:jc w:val="left"/>
      </w:pPr>
      <w:r>
        <w:rPr>
          <w:rFonts w:ascii="Times New Roman" w:hAnsi="Times New Roman"/>
          <w:b/>
          <w:color w:val="000000"/>
          <w:sz w:val="22"/>
          <w:u w:val="single"/>
        </w:rPr>
        <w:t>ARTICLE X — POST-SETTLEMENT COOPERATION</w:t>
      </w:r>
    </w:p>
    <w:p>
      <w:pPr>
        <w:spacing w:line="276" w:lineRule="auto" w:before="0" w:after="120"/>
        <w:jc w:val="both"/>
      </w:pPr>
      <w:commentRangeStart w:id="30"/>
      <w:r>
        <w:rPr>
          <w:rFonts w:ascii="Times New Roman" w:hAnsi="Times New Roman"/>
          <w:b/>
          <w:color w:val="000000"/>
          <w:sz w:val="22"/>
        </w:rPr>
        <w:t xml:space="preserve">Section 10.1 — </w:t>
      </w:r>
      <w:del w:id="1131" w:author="Alderman &amp; Kessler LLP (for Vantage)" w:date="2025-05-06T09:00:00Z">
        <w:r>
          <w:rPr>
            <w:rFonts w:ascii="Times New Roman" w:hAnsi="Times New Roman"/>
            <w:b/>
            <w:color w:val="000000"/>
            <w:sz w:val="22"/>
          </w:rPr>
          <w:delText xml:space="preserve">Cooperation Obligation.</w:delText>
        </w:r>
      </w:del>
      <w:ins w:id="1132" w:author="Alderman &amp; Kessler LLP (for Vantage)" w:date="2025-05-06T09:00:00Z">
        <w:r>
          <w:rPr>
            <w:rFonts w:ascii="Times New Roman" w:hAnsi="Times New Roman"/>
            <w:b/>
            <w:color w:val="000000"/>
            <w:sz w:val="22"/>
          </w:rPr>
          <w:t xml:space="preserve">Preservation of Documents.</w:t>
        </w:r>
      </w:ins>
      <w:r>
        <w:rPr>
          <w:rFonts w:ascii="Times New Roman" w:hAnsi="Times New Roman"/>
          <w:color w:val="000000"/>
          <w:sz w:val="22"/>
        </w:rPr>
        <w:t xml:space="preserve"> </w:t>
      </w:r>
      <w:del w:id="1133" w:author="Alderman &amp; Kessler LLP (for Vantage)" w:date="2025-05-06T09:00:00Z">
        <w:r>
          <w:rPr>
            <w:rFonts w:ascii="Times New Roman" w:hAnsi="Times New Roman"/>
            <w:color w:val="000000"/>
            <w:sz w:val="22"/>
          </w:rPr>
          <w:delText xml:space="preserve">A Settling Party shall use commercially reasonable efforts to make its current and former employees, officers, directors, and agents reasonably available as witnesses to the remaining Parties and their Counsel for a period of eighteen (18) months following the effective date of such Settling Party's settlement agreement (the "Cooperation Period"). Such cooperation shall include, without limitation, making witnesses available for interviews, deposition preparation sessions, depositions, trial preparation sessions, and trial testimony, at mutually convenient times and locations. The Settling Party shall not be required to take any action that would violate the terms of its settlement agreement or any court order, or that would require the waiver of any privilege held solely by the Settling Party.</w:delText>
        </w:r>
      </w:del>
      <w:ins w:id="1134" w:author="Alderman &amp; Kessler LLP (for Vantage)" w:date="2025-05-06T09:00:00Z">
        <w:r>
          <w:rPr>
            <w:rFonts w:ascii="Times New Roman" w:hAnsi="Times New Roman"/>
            <w:color w:val="000000"/>
            <w:sz w:val="22"/>
          </w:rPr>
          <w:t xml:space="preserve">Following the effective date of its settlement agreement, a Settling Party's sole obligation to the remaining Parties under this Agreement with respect to post-settlement cooperation shall be to preserve documents, data, and other materials in its possession, custody, or control that are relevant to the Litigation, in accordance with and to the extent of its existing litigation-hold obligations under applicable law, through the conclusion of the Litigation (including any appeals).</w:t>
        </w:r>
      </w:ins>
      <w:commentRangeEnd w:id="30"/>
      <w:r>
        <w:commentReference w:id="30"/>
      </w:r>
    </w:p>
    <w:p>
      <w:pPr>
        <w:spacing w:line="276" w:lineRule="auto" w:before="0" w:after="120"/>
        <w:jc w:val="both"/>
        <w:rPr>
          <w:del w:id="1135" w:author="Alderman &amp; Kessler LLP (for Vantage)" w:date="2025-05-06T09:00:00Z"/>
        </w:rPr>
      </w:pPr>
      <w:commentRangeStart w:id="31"/>
      <w:del w:id="1136" w:author="Alderman &amp; Kessler LLP (for Vantage)" w:date="2025-05-06T09:00:00Z">
        <w:r>
          <w:rPr>
            <w:rFonts w:ascii="Times New Roman" w:hAnsi="Times New Roman"/>
            <w:b/>
            <w:color w:val="000000"/>
            <w:sz w:val="22"/>
          </w:rPr>
          <w:delText>Section 10.2 — Document Availability.</w:delText>
        </w:r>
        <w:r>
          <w:rPr>
            <w:rFonts w:ascii="Times New Roman" w:hAnsi="Times New Roman"/>
            <w:color w:val="000000"/>
            <w:sz w:val="22"/>
          </w:rPr>
          <w:delText xml:space="preserve"> During the Cooperation Period, the Settling Party shall use commercially reasonable efforts to make documents, records, and data in its possession, custody, or control that are relevant to the remaining Parties' defense in the Litigation available for inspection and copying by the remaining Parties and their Counsel upon reasonable request and at reasonable times and locations. The costs of any such inspection and copying, including reproduction costs and any costs associated with the retrieval or production of electronically stored information, shall be borne by the Party requesting such cooperation.</w:delText>
        </w:r>
      </w:del>
      <w:commentRangeEnd w:id="31"/>
      <w:r>
        <w:commentReference w:id="31"/>
      </w:r>
    </w:p>
    <w:p>
      <w:pPr>
        <w:spacing w:line="276" w:lineRule="auto" w:before="0" w:after="120"/>
        <w:jc w:val="both"/>
      </w:pPr>
      <w:commentRangeStart w:id="32"/>
      <w:r>
        <w:rPr>
          <w:rFonts w:ascii="Times New Roman" w:hAnsi="Times New Roman"/>
          <w:b/>
          <w:color w:val="000000"/>
          <w:sz w:val="22"/>
        </w:rPr>
        <w:t xml:space="preserve">Section </w:t>
      </w:r>
      <w:del w:id="1137" w:author="Alderman &amp; Kessler LLP (for Vantage)" w:date="2025-05-06T09:00:00Z">
        <w:r>
          <w:rPr>
            <w:rFonts w:ascii="Times New Roman" w:hAnsi="Times New Roman"/>
            <w:b/>
            <w:color w:val="000000"/>
            <w:sz w:val="22"/>
          </w:rPr>
          <w:delText xml:space="preserve">10.3 — Costs of Cooperation.</w:delText>
        </w:r>
      </w:del>
      <w:ins w:id="1138" w:author="Alderman &amp; Kessler LLP (for Vantage)" w:date="2025-05-06T09:00:00Z">
        <w:r>
          <w:rPr>
            <w:rFonts w:ascii="Times New Roman" w:hAnsi="Times New Roman"/>
            <w:b/>
            <w:color w:val="000000"/>
            <w:sz w:val="22"/>
          </w:rPr>
          <w:t xml:space="preserve">10.2 — No Affirmative Cooperation Obligation.</w:t>
        </w:r>
      </w:ins>
      <w:r>
        <w:rPr>
          <w:rFonts w:ascii="Times New Roman" w:hAnsi="Times New Roman"/>
          <w:color w:val="000000"/>
          <w:sz w:val="22"/>
        </w:rPr>
        <w:t xml:space="preserve"> </w:t>
      </w:r>
      <w:del w:id="1139" w:author="Alderman &amp; Kessler LLP (for Vantage)" w:date="2025-05-06T09:00:00Z">
        <w:r>
          <w:rPr>
            <w:rFonts w:ascii="Times New Roman" w:hAnsi="Times New Roman"/>
            <w:color w:val="000000"/>
            <w:sz w:val="22"/>
          </w:rPr>
          <w:delText xml:space="preserve">The costs of any post-settlement cooperation provided pursuant to this Article X, including, without limitation, reasonable travel expenses, lodging, and other out-of-pocket expenses incurred by witnesses made available by the Settling Party, shall be borne by the Party requesting such cooperation. The Settling Party shall not be required to bear any costs in connection with post-settlement cooperation beyond its own internal administrative costs of facilitating such</w:delText>
        </w:r>
      </w:del>
      <w:ins w:id="1140" w:author="Alderman &amp; Kessler LLP (for Vantage)" w:date="2025-05-06T09:00:00Z">
        <w:r>
          <w:rPr>
            <w:rFonts w:ascii="Times New Roman" w:hAnsi="Times New Roman"/>
            <w:color w:val="000000"/>
            <w:sz w:val="22"/>
          </w:rPr>
          <w:t xml:space="preserve">Nothing in this Agreement shall obligate a Settling Party to make any current or former employee, officer, director, or agent available for interviews, depositions, trial testimony, or other litigation activities, to provide declarations, affidavits, or other testimonial evidence, or to make documents available to the remaining Parties, except as required by the Federal Rules of Civil Procedure, a valid subpoena, or court order. Nothing herein shall limit any obligation that a Settling Party may undertake to the Plaintiffs or to any governmental authority. No Settling Party shall be subject to any penalty or liquidated damages relating to post-settlement</w:t>
        </w:r>
      </w:ins>
      <w:r>
        <w:rPr>
          <w:rFonts w:ascii="Times New Roman" w:hAnsi="Times New Roman"/>
          <w:color w:val="000000"/>
          <w:sz w:val="22"/>
        </w:rPr>
        <w:t xml:space="preserve"> cooperation.</w:t>
      </w:r>
      <w:commentRangeEnd w:id="32"/>
      <w:r>
        <w:commentReference w:id="32"/>
      </w:r>
    </w:p>
    <w:p>
      <w:pPr>
        <w:keepNext/>
        <w:spacing w:line="276" w:lineRule="auto" w:before="360" w:after="120"/>
        <w:jc w:val="left"/>
      </w:pPr>
      <w:r>
        <w:rPr>
          <w:rFonts w:ascii="Times New Roman" w:hAnsi="Times New Roman"/>
          <w:b/>
          <w:color w:val="000000"/>
          <w:sz w:val="22"/>
          <w:u w:val="single"/>
        </w:rPr>
        <w:t>ARTICLE XI — WAIVER OF CONFLICTS</w:t>
      </w:r>
    </w:p>
    <w:p>
      <w:pPr>
        <w:spacing w:line="276" w:lineRule="auto" w:before="0" w:after="120"/>
        <w:jc w:val="both"/>
      </w:pPr>
      <w:commentRangeStart w:id="33"/>
      <w:r>
        <w:rPr>
          <w:rFonts w:ascii="Times New Roman" w:hAnsi="Times New Roman"/>
          <w:b/>
          <w:color w:val="000000"/>
          <w:sz w:val="22"/>
        </w:rPr>
        <w:t xml:space="preserve">Section 11.1 — Waiver.</w:t>
      </w:r>
      <w:r>
        <w:rPr>
          <w:rFonts w:ascii="Times New Roman" w:hAnsi="Times New Roman"/>
          <w:color w:val="000000"/>
          <w:sz w:val="22"/>
        </w:rPr>
        <w:t xml:space="preserve"> Each Party, on behalf of itself and its Counsel, hereby waives any potential or actual conflict of interest arising from or relating to the participation of any Party or its Counsel in the joint defense established by this </w:t>
      </w:r>
      <w:del w:id="1141" w:author="Alderman &amp; Kessler LLP (for Vantage)" w:date="2025-05-06T09:00:00Z">
        <w:r>
          <w:rPr>
            <w:rFonts w:ascii="Times New Roman" w:hAnsi="Times New Roman"/>
            <w:color w:val="000000"/>
            <w:sz w:val="22"/>
          </w:rPr>
          <w:delText xml:space="preserve">Agreement. This waiver encompasses, without limitation,</w:delText>
        </w:r>
      </w:del>
      <w:ins w:id="1142" w:author="Alderman &amp; Kessler LLP (for Vantage)" w:date="2025-05-06T09:00:00Z">
        <w:r>
          <w:rPr>
            <w:rFonts w:ascii="Times New Roman" w:hAnsi="Times New Roman"/>
            <w:color w:val="000000"/>
            <w:sz w:val="22"/>
          </w:rPr>
          <w:t xml:space="preserve">Agreement, solely to the extent set forth in, and subject to the reservation of rights in Section 11.3 and the other limitations of, this Article XI. Subject to Section 11.3, this waiver encompasses</w:t>
        </w:r>
      </w:ins>
      <w:r>
        <w:rPr>
          <w:rFonts w:ascii="Times New Roman" w:hAnsi="Times New Roman"/>
          <w:color w:val="000000"/>
          <w:sz w:val="22"/>
        </w:rPr>
        <w:t xml:space="preserve"> any conflict of interest arising from:</w:t>
      </w:r>
      <w:commentRangeEnd w:id="33"/>
      <w:r>
        <w:commentReference w:id="33"/>
      </w:r>
    </w:p>
    <w:p>
      <w:pPr>
        <w:spacing w:line="276" w:lineRule="auto" w:before="0" w:after="120"/>
        <w:ind w:left="432"/>
        <w:jc w:val="both"/>
      </w:pPr>
      <w:r>
        <w:rPr>
          <w:rFonts w:ascii="Times New Roman" w:hAnsi="Times New Roman"/>
          <w:color w:val="000000"/>
          <w:sz w:val="22"/>
        </w:rPr>
        <w:t xml:space="preserve">(a) the </w:t>
      </w:r>
      <w:del w:id="1143" w:author="Alderman &amp; Kessler LLP (for Vantage)" w:date="2025-05-06T09:00:00Z">
        <w:r>
          <w:rPr>
            <w:rFonts w:ascii="Times New Roman" w:hAnsi="Times New Roman"/>
            <w:color w:val="000000"/>
            <w:sz w:val="22"/>
          </w:rPr>
          <w:delText xml:space="preserve">joint representation of multiple defendants in the Litigation;</w:delText>
        </w:r>
      </w:del>
      <w:ins w:id="1144" w:author="Alderman &amp; Kessler LLP (for Vantage)" w:date="2025-05-06T09:00:00Z">
        <w:r>
          <w:rPr>
            <w:rFonts w:ascii="Times New Roman" w:hAnsi="Times New Roman"/>
            <w:color w:val="000000"/>
            <w:sz w:val="22"/>
          </w:rPr>
          <w:t xml:space="preserve">participation in the Common Defense of multiple defendants in the Litigation, each of which is separately represented by its own Counsel;</w:t>
        </w:r>
      </w:ins>
    </w:p>
    <w:p>
      <w:pPr>
        <w:spacing w:line="276" w:lineRule="auto" w:before="0" w:after="120"/>
        <w:ind w:left="432"/>
        <w:jc w:val="both"/>
      </w:pPr>
      <w:r>
        <w:rPr>
          <w:rFonts w:ascii="Times New Roman" w:hAnsi="Times New Roman"/>
          <w:color w:val="000000"/>
          <w:sz w:val="22"/>
        </w:rPr>
        <w:t>(b) the exchange of Joint Defense Material among the Parties and their Counsel;</w:t>
      </w:r>
    </w:p>
    <w:p>
      <w:pPr>
        <w:spacing w:line="276" w:lineRule="auto" w:before="0" w:after="120"/>
        <w:ind w:left="432"/>
        <w:jc w:val="both"/>
      </w:pPr>
      <w:r>
        <w:rPr>
          <w:rFonts w:ascii="Times New Roman" w:hAnsi="Times New Roman"/>
          <w:color w:val="000000"/>
          <w:sz w:val="22"/>
        </w:rPr>
        <w:t>(c) the coordination of defense strategy among the Parties and their Counsel;</w:t>
      </w:r>
    </w:p>
    <w:p>
      <w:pPr>
        <w:spacing w:line="276" w:lineRule="auto" w:before="0" w:after="120"/>
        <w:ind w:left="432"/>
        <w:jc w:val="both"/>
      </w:pPr>
      <w:r>
        <w:rPr>
          <w:rFonts w:ascii="Times New Roman" w:hAnsi="Times New Roman"/>
          <w:color w:val="000000"/>
          <w:sz w:val="22"/>
        </w:rPr>
        <w:t>(d) the sharing of confidential or sensitive information that may, in certain circumstances, be adverse to the interests of one or more Parties; and</w:t>
      </w:r>
    </w:p>
    <w:p>
      <w:pPr>
        <w:spacing w:line="276" w:lineRule="auto" w:before="0" w:after="120"/>
        <w:ind w:left="432"/>
        <w:jc w:val="both"/>
      </w:pPr>
      <w:r>
        <w:rPr>
          <w:rFonts w:ascii="Times New Roman" w:hAnsi="Times New Roman"/>
          <w:color w:val="000000"/>
          <w:sz w:val="22"/>
        </w:rPr>
        <w:t>(e) the participation of Counsel for one Party in discussions, meetings, or proceedings in which the interests of such Party may diverge from the interests of another Party.</w:t>
      </w:r>
    </w:p>
    <w:p>
      <w:pPr>
        <w:spacing w:line="276" w:lineRule="auto" w:before="0" w:after="120"/>
        <w:jc w:val="both"/>
      </w:pPr>
      <w:r>
        <w:rPr>
          <w:rFonts w:ascii="Times New Roman" w:hAnsi="Times New Roman"/>
          <w:color w:val="000000"/>
          <w:sz w:val="22"/>
        </w:rPr>
        <w:t>This waiver is given knowingly and voluntarily by each Party after consultation with independent counsel or after having been afforded the opportunity to consult with independent counsel regarding the terms, conditions, and implications of this waiver.</w:t>
      </w:r>
    </w:p>
    <w:p>
      <w:pPr>
        <w:spacing w:line="276" w:lineRule="auto" w:before="0" w:after="120"/>
        <w:jc w:val="both"/>
      </w:pPr>
      <w:r>
        <w:rPr>
          <w:rFonts w:ascii="Times New Roman" w:hAnsi="Times New Roman"/>
          <w:b/>
          <w:color w:val="000000"/>
          <w:sz w:val="22"/>
        </w:rPr>
        <w:t>Section 11.2 — Informed Consent.</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interests of the Parties may diverge as the Litigation progresses, including, without limitation, with respect to the allocation of liability, the assertion of individual defenses, and the terms and conditions of any settlement;</w:t>
      </w:r>
    </w:p>
    <w:p>
      <w:pPr>
        <w:spacing w:line="276" w:lineRule="auto" w:before="0" w:after="120"/>
        <w:ind w:left="432"/>
        <w:jc w:val="both"/>
      </w:pPr>
      <w:r>
        <w:rPr>
          <w:rFonts w:ascii="Times New Roman" w:hAnsi="Times New Roman"/>
          <w:color w:val="000000"/>
          <w:sz w:val="22"/>
        </w:rPr>
        <w:t>(b) information shared under this Agreement could, in theory, be adverse to the interests of one or more Parties or could be used in a manner detrimental to the interests of one or more Parties;</w:t>
      </w:r>
    </w:p>
    <w:p>
      <w:pPr>
        <w:spacing w:line="276" w:lineRule="auto" w:before="0" w:after="120"/>
        <w:ind w:left="432"/>
        <w:jc w:val="both"/>
      </w:pPr>
      <w:r>
        <w:rPr>
          <w:rFonts w:ascii="Times New Roman" w:hAnsi="Times New Roman"/>
          <w:color w:val="000000"/>
          <w:sz w:val="22"/>
        </w:rPr>
        <w:t>(c) the coordination of defense strategy may require compromises or accommodations among the Parties that may not serve the individual interests of each Party equally; and</w:t>
      </w:r>
    </w:p>
    <w:p>
      <w:pPr>
        <w:spacing w:line="276" w:lineRule="auto" w:before="0" w:after="120"/>
        <w:ind w:left="432"/>
        <w:jc w:val="both"/>
      </w:pPr>
      <w:r>
        <w:rPr>
          <w:rFonts w:ascii="Times New Roman" w:hAnsi="Times New Roman"/>
          <w:color w:val="000000"/>
          <w:sz w:val="22"/>
        </w:rPr>
        <w:t>(d) notwithstanding the foregoing, each Party consents to the participation of all Parties and their Counsel in the joint defense established by this Agreement and acknowledges that the benefits of such participation outweigh the risks associated therewith.</w:t>
      </w:r>
    </w:p>
    <w:p>
      <w:pPr>
        <w:spacing w:line="276" w:lineRule="auto" w:before="0" w:after="120"/>
        <w:jc w:val="both"/>
        <w:rPr>
          <w:ins w:id="1145" w:author="Alderman &amp; Kessler LLP (for Vantage)" w:date="2025-05-06T09:00:00Z"/>
        </w:rPr>
      </w:pPr>
      <w:commentRangeStart w:id="34"/>
      <w:ins w:id="1146" w:author="Alderman &amp; Kessler LLP (for Vantage)" w:date="2025-05-06T09:00:00Z">
        <w:r>
          <w:rPr>
            <w:rFonts w:ascii="Times New Roman" w:hAnsi="Times New Roman"/>
            <w:b/>
            <w:color w:val="000000"/>
            <w:sz w:val="22"/>
          </w:rPr>
          <w:t xml:space="preserve">Section 11.3 — Reservation of Inter-Party Claims.</w:t>
        </w:r>
        <w:r>
          <w:rPr>
            <w:rFonts w:ascii="Times New Roman" w:hAnsi="Times New Roman"/>
            <w:color w:val="000000"/>
            <w:sz w:val="22"/>
          </w:rPr>
          <w:t xml:space="preserve"> Notwithstanding Sections 11.1 and 11.2 or any other provision of this Agreement, nothing in this Agreement (including the waiver set forth in Section 11.1) shall constitute a release or waiver of, or shall limit, restrict, condition, or otherwise impair, the right of any Party to assert against any other Party, in the Litigation, any Related Proceeding, or any other present or future proceeding, whether or not arising out of or relating to the Litigation, any claim, including without limitation: (a) claims for contribution; (b) claims for contractual or equitable indemnity; (c) cross-claims and counterclaims; (d) third-party claims; (e) claims arising under any separate contractual relationship between or among the Parties; and (f) any other claim that a Party may have or acquire against another Party, whether arising out of or relating to the Litigation or arising from separate transactions or occurrences. The assertion of any such claim shall not require the consent of any other Party or the Steering Committee, provided that no Party shall use another Party's Joint Defense Material in asserting any such claim except as permitted by this Agreement.</w:t>
        </w:r>
      </w:ins>
      <w:commentRangeEnd w:id="34"/>
      <w:r>
        <w:commentReference w:id="34"/>
      </w:r>
    </w:p>
    <w:p>
      <w:pPr>
        <w:spacing w:line="276" w:lineRule="auto" w:before="0" w:after="120"/>
        <w:jc w:val="both"/>
        <w:rPr>
          <w:ins w:id="1147" w:author="Alderman &amp; Kessler LLP (for Vantage)" w:date="2025-05-06T09:00:00Z"/>
        </w:rPr>
      </w:pPr>
      <w:ins w:id="1148" w:author="Alderman &amp; Kessler LLP (for Vantage)" w:date="2025-05-06T09:00:00Z">
        <w:r>
          <w:rPr>
            <w:rFonts w:ascii="Times New Roman" w:hAnsi="Times New Roman"/>
            <w:b/>
            <w:color w:val="000000"/>
            <w:sz w:val="22"/>
          </w:rPr>
          <w:t xml:space="preserve">Section 11.4 — No Attorney-Client Relationship; No Disqualification.</w:t>
        </w:r>
        <w:r>
          <w:rPr>
            <w:rFonts w:ascii="Times New Roman" w:hAnsi="Times New Roman"/>
            <w:color w:val="000000"/>
            <w:sz w:val="22"/>
          </w:rPr>
          <w:t xml:space="preserve"> Counsel for each Party represents only its own client. Nothing in this Agreement, and no exchange of Joint Defense Material or participation in the Common Defense, shall create an attorney-client relationship between Counsel for any Party and any other Party. No Party shall seek to disqualify Counsel for any other Party in the Litigation, any Related Proceeding, or any proceeding involving a claim reserved under Section 11.3 on the basis of such Counsel's participation in the Common Defense or receipt of Joint Defense Material, provided that such Counsel does not use Joint Defense Material in violation of this Agreement. Counsel for any Party may cross-examine any witness of another Party using information obtained independently of Joint Defense Material.</w:t>
        </w:r>
      </w:ins>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commentRangeStart w:id="35"/>
      <w:r>
        <w:rPr>
          <w:rFonts w:ascii="Times New Roman" w:hAnsi="Times New Roman"/>
          <w:b/>
          <w:color w:val="000000"/>
          <w:sz w:val="22"/>
        </w:rPr>
        <w:t xml:space="preserve">Section 12.1 — No Admission of Liability.</w:t>
      </w:r>
      <w:r>
        <w:rPr>
          <w:rFonts w:ascii="Times New Roman" w:hAnsi="Times New Roman"/>
          <w:color w:val="000000"/>
          <w:sz w:val="22"/>
        </w:rPr>
        <w:t xml:space="preserve"> Participation in this Agreement, attendance at joint defense meetings, the sharing of Joint Defense Material, the payment of Joint Defense Costs, or any other action taken pursuant to this Agreement shall not be deemed an admission of liability, wrongdoing, or fault by any Party, nor shall any such action be construed as an admission that any Party engaged in any unlawful conduct as alleged in the </w:t>
      </w:r>
      <w:del w:id="1149" w:author="Alderman &amp; Kessler LLP (for Vantage)" w:date="2025-05-06T09:00:00Z">
        <w:r>
          <w:rPr>
            <w:rFonts w:ascii="Times New Roman" w:hAnsi="Times New Roman"/>
            <w:color w:val="000000"/>
            <w:sz w:val="22"/>
          </w:rPr>
          <w:delText xml:space="preserve">Litigation or any Related Proceeding.</w:delText>
        </w:r>
      </w:del>
      <w:ins w:id="1150" w:author="Alderman &amp; Kessler LLP (for Vantage)" w:date="2025-05-06T09:00:00Z">
        <w:r>
          <w:rPr>
            <w:rFonts w:ascii="Times New Roman" w:hAnsi="Times New Roman"/>
            <w:color w:val="000000"/>
            <w:sz w:val="22"/>
          </w:rPr>
          <w:t xml:space="preserve">Litigation, any Related Proceeding, any Government Investigation, or any future proceeding.</w:t>
        </w:r>
      </w:ins>
      <w:r>
        <w:rPr>
          <w:rFonts w:ascii="Times New Roman" w:hAnsi="Times New Roman"/>
          <w:color w:val="000000"/>
          <w:sz w:val="22"/>
        </w:rPr>
        <w:t xml:space="preserve"> This Agreement and the actions taken pursuant hereto are undertaken solely for the purpose of facilitating the Common Defense and shall not be admissible in evidence in the Litigation or any other proceeding for any purpose other than to enforce the terms of this Agreement.</w:t>
      </w:r>
      <w:commentRangeEnd w:id="35"/>
      <w:r>
        <w:commentReference w:id="35"/>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intended recipient or its Counsel;</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delivery charges prepaid, addressed to the intended recipient or its Counsel at the address set forth on Schedule A hereto; or</w:t>
      </w:r>
    </w:p>
    <w:p>
      <w:pPr>
        <w:spacing w:line="276" w:lineRule="auto" w:before="0" w:after="120"/>
        <w:ind w:left="432"/>
        <w:jc w:val="both"/>
      </w:pPr>
      <w:commentRangeStart w:id="36"/>
      <w:r>
        <w:rPr>
          <w:rFonts w:ascii="Times New Roman" w:hAnsi="Times New Roman"/>
          <w:color w:val="000000"/>
          <w:sz w:val="22"/>
        </w:rPr>
        <w:t xml:space="preserve">(c) when sent by electronic mail to the electronic mail address of the intended recipient or its Counsel set forth on Schedule A hereto, </w:t>
      </w:r>
      <w:del w:id="1151" w:author="Alderman &amp; Kessler LLP (for Vantage)" w:date="2025-05-06T09:00:00Z">
        <w:r>
          <w:rPr>
            <w:rFonts w:ascii="Times New Roman" w:hAnsi="Times New Roman"/>
            <w:color w:val="000000"/>
            <w:sz w:val="22"/>
          </w:rPr>
          <w:delText xml:space="preserve">with confirmation of receipt by the recipient or its Counsel (such confirmation to be provided by reply electronic mail, read receipt, or other reasonable means).</w:delText>
        </w:r>
      </w:del>
      <w:ins w:id="1152" w:author="Alderman &amp; Kessler LLP (for Vantage)" w:date="2025-05-06T09:00:00Z">
        <w:r>
          <w:rPr>
            <w:rFonts w:ascii="Times New Roman" w:hAnsi="Times New Roman"/>
            <w:color w:val="000000"/>
            <w:sz w:val="22"/>
          </w:rPr>
          <w:t xml:space="preserve">provided that the sender does not receive an automated notification of delivery failure; and any notice of withdrawal under Section 7.1 or Settlement Notice under Section 9.2 sent by electronic mail to all Parties and their Counsel shall be effective upon transmission, without the need for confirmation of receipt.</w:t>
        </w:r>
      </w:ins>
      <w:commentRangeEnd w:id="36"/>
      <w:r>
        <w:commentReference w:id="36"/>
      </w:r>
    </w:p>
    <w:p>
      <w:pPr>
        <w:spacing w:line="276" w:lineRule="auto" w:before="0" w:after="120"/>
        <w:jc w:val="both"/>
      </w:pPr>
      <w:r>
        <w:rPr>
          <w:rFonts w:ascii="Times New Roman" w:hAnsi="Times New Roman"/>
          <w:color w:val="000000"/>
          <w:sz w:val="22"/>
        </w:rPr>
        <w:t>Any Party may change its address or the address of its Counsel for purposes of notices under this Agreement by providing written notice of such change to all other Parties and their Counsel in accordance with this Section 12.2.</w:t>
      </w:r>
    </w:p>
    <w:p>
      <w:pPr>
        <w:spacing w:line="276" w:lineRule="auto" w:before="0" w:after="120"/>
        <w:jc w:val="both"/>
      </w:pPr>
      <w:commentRangeStart w:id="37"/>
      <w:r>
        <w:rPr>
          <w:rFonts w:ascii="Times New Roman" w:hAnsi="Times New Roman"/>
          <w:b/>
          <w:color w:val="000000"/>
          <w:sz w:val="22"/>
        </w:rPr>
        <w:t xml:space="preserve">Section 12.3 — Governing Law.</w:t>
      </w:r>
      <w:r>
        <w:rPr>
          <w:rFonts w:ascii="Times New Roman" w:hAnsi="Times New Roman"/>
          <w:color w:val="000000"/>
          <w:sz w:val="22"/>
        </w:rPr>
        <w:t xml:space="preserve"> This Agreement shall be governed by and construed in accordance with the laws of the State of </w:t>
      </w:r>
      <w:del w:id="1153" w:author="Alderman &amp; Kessler LLP (for Vantage)" w:date="2025-05-06T09:00:00Z">
        <w:r>
          <w:rPr>
            <w:rFonts w:ascii="Times New Roman" w:hAnsi="Times New Roman"/>
            <w:color w:val="000000"/>
            <w:sz w:val="22"/>
          </w:rPr>
          <w:delText xml:space="preserve">New York, without regard to its conflicts-of-law principles or any other choice-of-law doctrine that would result in the application of the laws of any other jurisdiction.</w:delText>
        </w:r>
      </w:del>
      <w:ins w:id="1154" w:author="Alderman &amp; Kessler LLP (for Vantage)" w:date="2025-05-06T09:00:00Z">
        <w:r>
          <w:rPr>
            <w:rFonts w:ascii="Times New Roman" w:hAnsi="Times New Roman"/>
            <w:color w:val="000000"/>
            <w:sz w:val="22"/>
          </w:rPr>
          <w:t xml:space="preserve">Illinois, including its rules governing privilege, contract interpretation, and the enforceability of joint defense and common-interest agreements, without regard to its conflicts-of-law principles; provided that questions of privilege and work-product protection arising in the Litigation shall be determined in accordance with applicable federal law, including Federal Rules of Evidence 501 and 502.</w:t>
        </w:r>
      </w:ins>
      <w:commentRangeEnd w:id="37"/>
      <w:r>
        <w:commentReference w:id="37"/>
      </w:r>
    </w:p>
    <w:p>
      <w:pPr>
        <w:spacing w:line="276" w:lineRule="auto" w:before="0" w:after="120"/>
        <w:jc w:val="both"/>
      </w:pPr>
      <w:commentRangeStart w:id="38"/>
      <w:r>
        <w:rPr>
          <w:rFonts w:ascii="Times New Roman" w:hAnsi="Times New Roman"/>
          <w:b/>
          <w:color w:val="000000"/>
          <w:sz w:val="22"/>
        </w:rPr>
        <w:t xml:space="preserve">Section 12.4 — Dispute Resolution.</w:t>
      </w:r>
      <w:r>
        <w:rPr>
          <w:rFonts w:ascii="Times New Roman" w:hAnsi="Times New Roman"/>
          <w:color w:val="000000"/>
          <w:sz w:val="22"/>
        </w:rPr>
        <w:t xml:space="preserve"> </w:t>
      </w:r>
      <w:del w:id="1155" w:author="Alderman &amp; Kessler LLP (for Vantage)" w:date="2025-05-06T09:00:00Z">
        <w:r>
          <w:rPr>
            <w:rFonts w:ascii="Times New Roman" w:hAnsi="Times New Roman"/>
            <w:color w:val="000000"/>
            <w:sz w:val="22"/>
          </w:rPr>
          <w:delText xml:space="preserve">Any dispute, claim, or controversy arising out of or relating to this Agreement, including, without limitation, any dispute concerning its interpretation, validity, enforceability, breach, or termination, shall be resolved by binding arbitration administered by JAMS in New York, New York, before a single arbitrator selected in accordance with the JAMS Comprehensive Arbitration Rules and Procedures then in effect. The arbitration shall be conducted in the English language. The arbitrator shall have the authority to award any remedy that would be available in a court of competent jurisdiction, including injunctive relief and specific performance. The arbitrator's decision shall be final and binding upon the Parties, and judgment upon the award rendered by the arbitrator may be entered in any court of competent jurisdiction. Each Party shall bear its own costs and attorneys' fees in connection with any such arbitration, unless the arbitrator determines that a different allocation is warranted by the circumstances.</w:delText>
        </w:r>
      </w:del>
      <w:ins w:id="1156" w:author="Alderman &amp; Kessler LLP (for Vantage)" w:date="2025-05-06T09:00:00Z">
        <w:r>
          <w:rPr>
            <w:rFonts w:ascii="Times New Roman" w:hAnsi="Times New Roman"/>
            <w:color w:val="000000"/>
            <w:sz w:val="22"/>
          </w:rPr>
          <w:t xml:space="preserve">(a) Mediation. Any dispute, claim, or controversy arising out of or relating to this Agreement, including, without limitation, any dispute concerning its interpretation, validity, enforceability, breach, or termination, shall first be submitted to good-faith mediation before a neutral mediator mutually agreed upon by the disputing Parties. The mediation shall be conducted in Chicago, Illinois, and shall be completed within thirty (30) days after a Party delivers written notice of the dispute to the other disputing Parties, unless extended by written agreement of the disputing Parties. (b) Forum Court. If the dispute is not resolved within such period, any disputing Party may submit the dispute to the United States District Court for the Northern District of Illinois, which the Parties intend shall be the court presiding over the Litigation, or, if that court lacks or declines to exercise jurisdiction, to the state courts located in Cook County, Illinois, and each Party irrevocably submits to the personal jurisdiction of such courts for such purpose. Any Party may initiate mediation or litigation under this Section 12.4 without the consent of any other Party or the Steering Committee. (c) Provisional Relief. Nothing in this Section 12.4 shall preclude any Party from seeking emergency, injunctive, or other provisional relief from such courts at any time, including to prevent the disclosure or misuse of Joint Defense Material. Each Party shall bear its own costs and attorneys' fees in connection with any such dispute, unless the court determines that a different allocation is warranted.</w:t>
        </w:r>
      </w:ins>
      <w:commentRangeEnd w:id="38"/>
      <w:r>
        <w:commentReference w:id="38"/>
      </w:r>
    </w:p>
    <w:p>
      <w:pPr>
        <w:spacing w:line="276" w:lineRule="auto" w:before="0" w:after="120"/>
        <w:jc w:val="both"/>
      </w:pPr>
      <w:r>
        <w:rPr>
          <w:rFonts w:ascii="Times New Roman" w:hAnsi="Times New Roman"/>
          <w:b/>
          <w:color w:val="000000"/>
          <w:sz w:val="22"/>
        </w:rPr>
        <w:t>Section 12.5 — Entire Agreement.</w:t>
      </w:r>
      <w:r>
        <w:rPr>
          <w:rFonts w:ascii="Times New Roman" w:hAnsi="Times New Roman"/>
          <w:color w:val="000000"/>
          <w:sz w:val="22"/>
        </w:rPr>
        <w:t xml:space="preserve"> This Agreement, together with Schedule A attached hereto, constitutes the entire agreement among the Parties with respect to the subject matter hereof and supersedes all prior or contemporaneous oral or written agreements, discussions, understandings, negotiations, or arrangements among the Parties relating to the subject matter hereof. No Party has relied upon any representation or warranty of any other Party in entering into this Agreement except as expressly set forth herein.</w:t>
      </w:r>
    </w:p>
    <w:p>
      <w:pPr>
        <w:spacing w:line="276" w:lineRule="auto" w:before="0" w:after="120"/>
        <w:jc w:val="both"/>
      </w:pPr>
      <w:commentRangeStart w:id="39"/>
      <w:r>
        <w:rPr>
          <w:rFonts w:ascii="Times New Roman" w:hAnsi="Times New Roman"/>
          <w:b/>
          <w:color w:val="000000"/>
          <w:sz w:val="22"/>
        </w:rPr>
        <w:t xml:space="preserve">Section 12.6 — </w:t>
      </w:r>
      <w:del w:id="1157" w:author="Alderman &amp; Kessler LLP (for Vantage)" w:date="2025-05-06T09:00:00Z">
        <w:r>
          <w:rPr>
            <w:rFonts w:ascii="Times New Roman" w:hAnsi="Times New Roman"/>
            <w:b/>
            <w:color w:val="000000"/>
            <w:sz w:val="22"/>
          </w:rPr>
          <w:delText xml:space="preserve">Amendment.</w:delText>
        </w:r>
      </w:del>
      <w:ins w:id="1158" w:author="Alderman &amp; Kessler LLP (for Vantage)" w:date="2025-05-06T09:00:00Z">
        <w:r>
          <w:rPr>
            <w:rFonts w:ascii="Times New Roman" w:hAnsi="Times New Roman"/>
            <w:b/>
            <w:color w:val="000000"/>
            <w:sz w:val="22"/>
          </w:rPr>
          <w:t xml:space="preserve">Amendment and Waiver.</w:t>
        </w:r>
      </w:ins>
      <w:r>
        <w:rPr>
          <w:rFonts w:ascii="Times New Roman" w:hAnsi="Times New Roman"/>
          <w:color w:val="000000"/>
          <w:sz w:val="22"/>
        </w:rPr>
        <w:t xml:space="preserve"> This Agreement may be amended, modified, or supplemented only by a written instrument executed by all Parties. No amendment, modification, or supplement shall be effective unless it is in writing and signed by a duly authorized representative of each Party. No course of dealing between the Parties shall be deemed to modify or amend any provision of this Agreement.</w:t>
      </w:r>
      <w:ins w:id="1159" w:author="Alderman &amp; Kessler LLP (for Vantage)" w:date="2025-05-06T09:00:00Z">
        <w:r>
          <w:rPr>
            <w:rFonts w:ascii="Times New Roman" w:hAnsi="Times New Roman"/>
            <w:color w:val="000000"/>
            <w:sz w:val="22"/>
          </w:rPr>
          <w:t xml:space="preserve"> No provision of this Agreement may be waived except by a written instrument signed by each Party against which the waiver is to be effective (or, in the case of any waiver affecting all Parties, by all Parties). No waiver of any provision shall constitute a waiver of any other provision, and no waiver on any one occasion shall constitute a waiver on any subsequent occasion. Neither the Steering Committee nor any majority or subset of the Parties shall have authority to amend or waive any provision of this Agreement.</w:t>
        </w:r>
      </w:ins>
      <w:commentRangeEnd w:id="39"/>
      <w:r>
        <w:commentReference w:id="39"/>
      </w:r>
    </w:p>
    <w:p>
      <w:pPr>
        <w:spacing w:line="276" w:lineRule="auto" w:before="0" w:after="120"/>
        <w:jc w:val="both"/>
      </w:pPr>
      <w:r>
        <w:rPr>
          <w:rFonts w:ascii="Times New Roman" w:hAnsi="Times New Roman"/>
          <w:b/>
          <w:color w:val="000000"/>
          <w:sz w:val="22"/>
        </w:rPr>
        <w:t>Section 12.7 — No Third-Party Beneficiaries.</w:t>
      </w:r>
      <w:r>
        <w:rPr>
          <w:rFonts w:ascii="Times New Roman" w:hAnsi="Times New Roman"/>
          <w:color w:val="000000"/>
          <w:sz w:val="22"/>
        </w:rPr>
        <w:t xml:space="preserve"> This Agreement is entered into for the sole benefit of the Parties and their respective Counsel and shall not confer any rights, remedies, obligations, or liabilities upon any third party, whether or not such third party is referenced in this Agreement.</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counterparts by facsimile transmission or by electronic means (including transmission of a portable document format (.pdf) image of an executed signature page) shall be deemed to constitute execution and delivery of an original counterpart for all purposes.</w:t>
      </w:r>
    </w:p>
    <w:p>
      <w:pPr>
        <w:spacing w:line="276" w:lineRule="auto" w:before="0" w:after="120"/>
        <w:jc w:val="both"/>
      </w:pPr>
      <w:r>
        <w:rPr>
          <w:rFonts w:ascii="Times New Roman" w:hAnsi="Times New Roman"/>
          <w:b/>
          <w:color w:val="000000"/>
          <w:sz w:val="22"/>
        </w:rPr>
        <w:t xml:space="preserve">Section 12.9 — Severability.</w:t>
      </w:r>
      <w:r>
        <w:rPr>
          <w:rFonts w:ascii="Times New Roman" w:hAnsi="Times New Roman"/>
          <w:color w:val="000000"/>
          <w:sz w:val="22"/>
        </w:rPr>
        <w:t xml:space="preserve"> If any provision of this Agreement, or the application of any such provision to any person, entity, or circumstance, shall be held by a court of competent jurisdiction </w:t>
      </w:r>
      <w:del w:id="1160" w:author="Alderman &amp; Kessler LLP (for Vantage)" w:date="2025-05-06T09:00:00Z">
        <w:r>
          <w:rPr>
            <w:rFonts w:ascii="Times New Roman" w:hAnsi="Times New Roman"/>
            <w:color w:val="000000"/>
            <w:sz w:val="22"/>
          </w:rPr>
          <w:delText xml:space="preserve">or arbitrator </w:delText>
        </w:r>
      </w:del>
      <w:r>
        <w:rPr>
          <w:rFonts w:ascii="Times New Roman" w:hAnsi="Times New Roman"/>
          <w:color w:val="000000"/>
          <w:sz w:val="22"/>
        </w:rPr>
        <w:t xml:space="preserve">to be invalid, illegal, or unenforceable in any respect,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intended purpose and economic effect of the original provision.</w:t>
      </w:r>
    </w:p>
    <w:p>
      <w:pPr>
        <w:spacing w:line="276" w:lineRule="auto" w:before="0" w:after="120"/>
        <w:jc w:val="both"/>
      </w:pPr>
      <w:commentRangeStart w:id="40"/>
      <w:r>
        <w:rPr>
          <w:rFonts w:ascii="Times New Roman" w:hAnsi="Times New Roman"/>
          <w:b/>
          <w:color w:val="000000"/>
          <w:sz w:val="22"/>
        </w:rPr>
        <w:t xml:space="preserve">Section 12.10 — Additional Parties.</w:t>
      </w:r>
      <w:r>
        <w:rPr>
          <w:rFonts w:ascii="Times New Roman" w:hAnsi="Times New Roman"/>
          <w:color w:val="000000"/>
          <w:sz w:val="22"/>
        </w:rPr>
        <w:t xml:space="preserve"> Additional defendants in the Litigation, or other persons or entities with a common legal interest in the Common Defense, may become parties to this Agreement upon the prior written consent of all existing Parties and the execution of a joinder agreement in a form approved </w:t>
      </w:r>
      <w:del w:id="1161" w:author="Alderman &amp; Kessler LLP (for Vantage)" w:date="2025-05-06T09:00:00Z">
        <w:r>
          <w:rPr>
            <w:rFonts w:ascii="Times New Roman" w:hAnsi="Times New Roman"/>
            <w:color w:val="000000"/>
            <w:sz w:val="22"/>
          </w:rPr>
          <w:delText xml:space="preserve">by the Steering Committee</w:delText>
        </w:r>
      </w:del>
      <w:ins w:id="1162" w:author="Alderman &amp; Kessler LLP (for Vantage)" w:date="2025-05-06T09:00:00Z">
        <w:r>
          <w:rPr>
            <w:rFonts w:ascii="Times New Roman" w:hAnsi="Times New Roman"/>
            <w:color w:val="000000"/>
            <w:sz w:val="22"/>
          </w:rPr>
          <w:t xml:space="preserve">in writing by all existing Parties</w:t>
        </w:r>
      </w:ins>
      <w:r>
        <w:rPr>
          <w:rFonts w:ascii="Times New Roman" w:hAnsi="Times New Roman"/>
          <w:color w:val="000000"/>
          <w:sz w:val="22"/>
        </w:rPr>
        <w:t xml:space="preserve">. Such joinder agreement shall set forth the additional party's agreement to be bound by all terms and conditions of this Agreement and shall include such additional party's designation of Counsel on an updated Schedule A.</w:t>
      </w:r>
      <w:commentRangeEnd w:id="40"/>
      <w:r>
        <w:commentReference w:id="40"/>
      </w:r>
    </w:p>
    <w:p>
      <w:pPr>
        <w:spacing w:line="276" w:lineRule="auto" w:before="0" w:after="120"/>
        <w:jc w:val="both"/>
        <w:rPr>
          <w:ins w:id="1163" w:author="Alderman &amp; Kessler LLP (for Vantage)" w:date="2025-05-06T09:00:00Z"/>
        </w:rPr>
      </w:pPr>
      <w:commentRangeStart w:id="41"/>
      <w:ins w:id="1164" w:author="Alderman &amp; Kessler LLP (for Vantage)" w:date="2025-05-06T09:00:00Z">
        <w:r>
          <w:rPr>
            <w:rFonts w:ascii="Times New Roman" w:hAnsi="Times New Roman"/>
            <w:b/>
            <w:color w:val="000000"/>
            <w:sz w:val="22"/>
          </w:rPr>
          <w:t xml:space="preserve">Section 12.11 — Limitation of Liability.</w:t>
        </w:r>
        <w:r>
          <w:rPr>
            <w:rFonts w:ascii="Times New Roman" w:hAnsi="Times New Roman"/>
            <w:color w:val="000000"/>
            <w:sz w:val="22"/>
          </w:rPr>
          <w:t xml:space="preserve"> No Party shall be liable to any other Party for breach of this Agreement in an aggregate amount exceeding the total Joint Defense Costs paid by such Party under Article V [or $______, if greater], and no Party shall be liable for consequential, special, or punitive damages arising out of this Agreement; provided, however, that such limitations shall not apply to liability arising from any willful or intentional breach, including any intentional disclosure of Joint Defense Material to unauthorized persons, and shall not limit any Party's right to injunctive or other equitable relief.</w:t>
        </w:r>
      </w:ins>
      <w:commentRangeEnd w:id="41"/>
      <w:r>
        <w:commentReference w:id="41"/>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JOINT DEFENSE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Joint Defense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KERRIGAN-HOLST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Cho</w:t>
      </w:r>
    </w:p>
    <w:p>
      <w:pPr>
        <w:spacing w:line="240" w:lineRule="auto" w:before="20" w:after="20"/>
        <w:jc w:val="left"/>
      </w:pPr>
      <w:r>
        <w:rPr>
          <w:rFonts w:ascii="Times New Roman" w:hAnsi="Times New Roman"/>
          <w:color w:val="000000"/>
          <w:sz w:val="22"/>
        </w:rPr>
        <w:t>Title: Vice President and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COMPONENTS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TERRAFORGE PRECISION,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PARTIES AND COUNSEL</w:t>
      </w:r>
    </w:p>
    <w:p>
      <w:pPr>
        <w:spacing w:line="276" w:lineRule="auto" w:before="0" w:after="120"/>
        <w:jc w:val="both"/>
      </w:pPr>
      <w:r>
        <w:rPr>
          <w:rFonts w:ascii="Times New Roman" w:hAnsi="Times New Roman"/>
          <w:color w:val="000000"/>
          <w:sz w:val="22"/>
        </w:rPr>
        <w:t>The following sets forth the identity of each Party to this Joint Defense Agreement, together with its principal address and the identity and contact information of its designated Counsel for purposes of this Agreement and all notices hereunder:</w:t>
      </w:r>
    </w:p>
    <w:p>
      <w:pPr>
        <w:spacing w:line="276" w:lineRule="auto" w:before="0" w:after="120"/>
        <w:jc w:val="both"/>
      </w:pPr>
      <w:r>
        <w:rPr>
          <w:rFonts w:ascii="Times New Roman" w:hAnsi="Times New Roman"/>
          <w:b/>
          <w:color w:val="000000"/>
          <w:sz w:val="22"/>
        </w:rPr>
        <w:t>1. Kerrigan-Holst Manufacturing Group, LLC</w:t>
      </w:r>
    </w:p>
    <w:p>
      <w:pPr>
        <w:spacing w:line="276" w:lineRule="auto" w:before="0" w:after="120"/>
        <w:ind w:left="432"/>
        <w:jc w:val="both"/>
      </w:pPr>
      <w:r>
        <w:rPr>
          <w:rFonts w:ascii="Times New Roman" w:hAnsi="Times New Roman"/>
          <w:color w:val="000000"/>
          <w:sz w:val="22"/>
        </w:rPr>
        <w:t>Principal Address: 311 West Wacker Drive, 42nd Floor Chicago, Illinois 60606</w:t>
      </w:r>
    </w:p>
    <w:p>
      <w:pPr>
        <w:spacing w:line="276" w:lineRule="auto" w:before="0" w:after="120"/>
        <w:ind w:left="432"/>
        <w:jc w:val="both"/>
      </w:pPr>
      <w:r>
        <w:rPr>
          <w:rFonts w:ascii="Times New Roman" w:hAnsi="Times New Roman"/>
          <w:color w:val="000000"/>
          <w:sz w:val="22"/>
        </w:rPr>
        <w:t>Designated Counsel: Pryor Whitfield LLP</w:t>
      </w:r>
    </w:p>
    <w:p>
      <w:pPr>
        <w:spacing w:line="240" w:lineRule="auto" w:before="20" w:after="20"/>
        <w:ind w:left="432"/>
        <w:jc w:val="left"/>
      </w:pPr>
      <w:r>
        <w:rPr>
          <w:rFonts w:ascii="Times New Roman" w:hAnsi="Times New Roman"/>
          <w:color w:val="000000"/>
          <w:sz w:val="22"/>
        </w:rPr>
        <w:t>Attn: Philip S. Pryor</w:t>
      </w:r>
    </w:p>
    <w:p>
      <w:pPr>
        <w:spacing w:line="276" w:lineRule="auto" w:before="0" w:after="120"/>
        <w:ind w:left="432"/>
        <w:jc w:val="both"/>
      </w:pPr>
      <w:r>
        <w:rPr>
          <w:rFonts w:ascii="Times New Roman" w:hAnsi="Times New Roman"/>
          <w:color w:val="000000"/>
          <w:sz w:val="22"/>
        </w:rPr>
        <w:t>200 South LaSalle Street, Suite 3100 Chicago, Illinois 60604 Telephone: (312) 555-7200</w:t>
      </w:r>
    </w:p>
    <w:p>
      <w:pPr>
        <w:spacing w:line="240" w:lineRule="auto" w:before="20" w:after="20"/>
        <w:ind w:left="432"/>
        <w:jc w:val="left"/>
      </w:pPr>
      <w:r>
        <w:rPr>
          <w:rFonts w:ascii="Times New Roman" w:hAnsi="Times New Roman"/>
          <w:color w:val="000000"/>
          <w:sz w:val="22"/>
        </w:rPr>
        <w:t>Email: ppryor@pryorwhitfield.com</w:t>
      </w:r>
    </w:p>
    <w:p>
      <w:pPr>
        <w:spacing w:line="276" w:lineRule="auto" w:before="0" w:after="120"/>
        <w:jc w:val="both"/>
      </w:pPr>
      <w:r>
        <w:rPr>
          <w:rFonts w:ascii="Times New Roman" w:hAnsi="Times New Roman"/>
          <w:b/>
          <w:color w:val="000000"/>
          <w:sz w:val="22"/>
        </w:rPr>
        <w:t>2. Vantage Industrial Solutions, Inc.</w:t>
      </w:r>
    </w:p>
    <w:p>
      <w:pPr>
        <w:spacing w:line="276" w:lineRule="auto" w:before="0" w:after="120"/>
        <w:ind w:left="432"/>
        <w:jc w:val="both"/>
      </w:pPr>
      <w:r>
        <w:rPr>
          <w:rFonts w:ascii="Times New Roman" w:hAnsi="Times New Roman"/>
          <w:color w:val="000000"/>
          <w:sz w:val="22"/>
        </w:rPr>
        <w:t>Principal Address: 4200 Tryon Ridge Parkway, Suite 900 Charlotte, North Carolina 28217</w:t>
      </w:r>
    </w:p>
    <w:p>
      <w:pPr>
        <w:spacing w:line="276" w:lineRule="auto" w:before="0" w:after="120"/>
        <w:ind w:left="432"/>
        <w:jc w:val="both"/>
      </w:pPr>
      <w:r>
        <w:rPr>
          <w:rFonts w:ascii="Times New Roman" w:hAnsi="Times New Roman"/>
          <w:color w:val="000000"/>
          <w:sz w:val="22"/>
        </w:rPr>
        <w:t>Designated Counsel: Alderman &amp; Kessler LLP</w:t>
      </w:r>
    </w:p>
    <w:p>
      <w:pPr>
        <w:spacing w:line="240" w:lineRule="auto" w:before="20" w:after="20"/>
        <w:ind w:left="432"/>
        <w:jc w:val="left"/>
      </w:pPr>
      <w:r>
        <w:rPr>
          <w:rFonts w:ascii="Times New Roman" w:hAnsi="Times New Roman"/>
          <w:color w:val="000000"/>
          <w:sz w:val="22"/>
        </w:rPr>
        <w:t>Attn: Rachel M. Kessler</w:t>
      </w:r>
    </w:p>
    <w:p>
      <w:pPr>
        <w:spacing w:line="276" w:lineRule="auto" w:before="0" w:after="120"/>
        <w:ind w:left="432"/>
        <w:jc w:val="both"/>
      </w:pPr>
      <w:r>
        <w:rPr>
          <w:rFonts w:ascii="Times New Roman" w:hAnsi="Times New Roman"/>
          <w:color w:val="000000"/>
          <w:sz w:val="22"/>
        </w:rPr>
        <w:t>525 North Tryon Street, Suite 1800 Charlotte, North Carolina 28202 Telephone: (704) 555-3400</w:t>
      </w:r>
    </w:p>
    <w:p>
      <w:pPr>
        <w:spacing w:line="240" w:lineRule="auto" w:before="20" w:after="20"/>
        <w:ind w:left="432"/>
        <w:jc w:val="left"/>
      </w:pPr>
      <w:r>
        <w:rPr>
          <w:rFonts w:ascii="Times New Roman" w:hAnsi="Times New Roman"/>
          <w:color w:val="000000"/>
          <w:sz w:val="22"/>
        </w:rPr>
        <w:t>Email: rkessler@aldermankessler.com</w:t>
      </w:r>
    </w:p>
    <w:p>
      <w:pPr>
        <w:spacing w:line="240" w:lineRule="auto" w:before="20" w:after="20"/>
        <w:ind w:left="432"/>
        <w:jc w:val="left"/>
        <w:rPr>
          <w:ins w:id="1165" w:author="Alderman &amp; Kessler LLP (for Vantage)" w:date="2025-05-06T09:00:00Z"/>
        </w:rPr>
      </w:pPr>
      <w:commentRangeStart w:id="42"/>
      <w:ins w:id="1166" w:author="Alderman &amp; Kessler LLP (for Vantage)" w:date="2025-05-06T09:00:00Z">
        <w:r>
          <w:rPr>
            <w:rFonts w:ascii="Times New Roman" w:hAnsi="Times New Roman"/>
            <w:color w:val="000000"/>
            <w:sz w:val="22"/>
          </w:rPr>
          <w:t xml:space="preserve">With a required copy of all notices to: Vantage Industrial Solutions, Inc., Attn: Daniel W. Okafor, General Counsel, 4200 Tryon Ridge Parkway, Suite 900, Charlotte, North Carolina 28217</w:t>
        </w:r>
      </w:ins>
      <w:commentRangeEnd w:id="42"/>
      <w:r>
        <w:commentReference w:id="42"/>
      </w:r>
    </w:p>
    <w:p>
      <w:pPr>
        <w:spacing w:line="276" w:lineRule="auto" w:before="0" w:after="120"/>
        <w:jc w:val="both"/>
      </w:pPr>
      <w:r>
        <w:rPr>
          <w:rFonts w:ascii="Times New Roman" w:hAnsi="Times New Roman"/>
          <w:b/>
          <w:color w:val="000000"/>
          <w:sz w:val="22"/>
        </w:rPr>
        <w:t>3. Stonebridge Components Corp.</w:t>
      </w:r>
    </w:p>
    <w:p>
      <w:pPr>
        <w:spacing w:line="276" w:lineRule="auto" w:before="0" w:after="120"/>
        <w:ind w:left="432"/>
        <w:jc w:val="both"/>
      </w:pPr>
      <w:r>
        <w:rPr>
          <w:rFonts w:ascii="Times New Roman" w:hAnsi="Times New Roman"/>
          <w:color w:val="000000"/>
          <w:sz w:val="22"/>
        </w:rPr>
        <w:t>Principal Address: 1020 Lakeside Avenue East Cleveland, Ohio 44114</w:t>
      </w:r>
    </w:p>
    <w:p>
      <w:pPr>
        <w:spacing w:line="276" w:lineRule="auto" w:before="0" w:after="120"/>
        <w:ind w:left="432"/>
        <w:jc w:val="both"/>
      </w:pPr>
      <w:r>
        <w:rPr>
          <w:rFonts w:ascii="Times New Roman" w:hAnsi="Times New Roman"/>
          <w:color w:val="000000"/>
          <w:sz w:val="22"/>
        </w:rPr>
        <w:t>Designated Counsel: Gould Ramirez LLP</w:t>
      </w:r>
    </w:p>
    <w:p>
      <w:pPr>
        <w:spacing w:line="240" w:lineRule="auto" w:before="20" w:after="20"/>
        <w:ind w:left="432"/>
        <w:jc w:val="left"/>
      </w:pPr>
      <w:commentRangeStart w:id="43"/>
      <w:r>
        <w:rPr>
          <w:rFonts w:ascii="Times New Roman" w:hAnsi="Times New Roman"/>
          <w:color w:val="000000"/>
          <w:sz w:val="22"/>
        </w:rPr>
        <w:t xml:space="preserve">Attn: </w:t>
      </w:r>
      <w:del w:id="1167" w:author="Alderman &amp; Kessler LLP (for Vantage)" w:date="2025-05-06T09:00:00Z">
        <w:r>
          <w:rPr>
            <w:rFonts w:ascii="Times New Roman" w:hAnsi="Times New Roman"/>
            <w:color w:val="000000"/>
            <w:sz w:val="22"/>
          </w:rPr>
          <w:delText xml:space="preserve">Managing Partner</w:delText>
        </w:r>
      </w:del>
      <w:ins w:id="1168" w:author="Alderman &amp; Kessler LLP (for Vantage)" w:date="2025-05-06T09:00:00Z">
        <w:r>
          <w:rPr>
            <w:rFonts w:ascii="Times New Roman" w:hAnsi="Times New Roman"/>
            <w:color w:val="000000"/>
            <w:sz w:val="22"/>
          </w:rPr>
          <w:t xml:space="preserve">David A. Gould</w:t>
        </w:r>
      </w:ins>
      <w:commentRangeEnd w:id="43"/>
      <w:r>
        <w:commentReference w:id="43"/>
      </w:r>
    </w:p>
    <w:p>
      <w:pPr>
        <w:spacing w:line="276" w:lineRule="auto" w:before="0" w:after="120"/>
        <w:ind w:left="432"/>
        <w:jc w:val="both"/>
      </w:pPr>
      <w:r>
        <w:rPr>
          <w:rFonts w:ascii="Times New Roman" w:hAnsi="Times New Roman"/>
          <w:color w:val="000000"/>
          <w:sz w:val="22"/>
        </w:rPr>
        <w:t>1020 Lakeside Avenue East Cleveland, Ohio 44114 Telephone: (216) 555-8100</w:t>
      </w:r>
    </w:p>
    <w:p>
      <w:pPr>
        <w:spacing w:line="240" w:lineRule="auto" w:before="20" w:after="20"/>
        <w:ind w:left="432"/>
        <w:jc w:val="left"/>
      </w:pPr>
      <w:r>
        <w:rPr>
          <w:rFonts w:ascii="Times New Roman" w:hAnsi="Times New Roman"/>
          <w:color w:val="000000"/>
          <w:sz w:val="22"/>
        </w:rPr>
        <w:t xml:space="preserve">Email: </w:t>
      </w:r>
      <w:del w:id="1169" w:author="Alderman &amp; Kessler LLP (for Vantage)" w:date="2025-05-06T09:00:00Z">
        <w:r>
          <w:rPr>
            <w:rFonts w:ascii="Times New Roman" w:hAnsi="Times New Roman"/>
            <w:color w:val="000000"/>
            <w:sz w:val="22"/>
          </w:rPr>
          <w:delText xml:space="preserve">info@gouldramirez.com</w:delText>
        </w:r>
      </w:del>
      <w:ins w:id="1170" w:author="Alderman &amp; Kessler LLP (for Vantage)" w:date="2025-05-06T09:00:00Z">
        <w:r>
          <w:rPr>
            <w:rFonts w:ascii="Times New Roman" w:hAnsi="Times New Roman"/>
            <w:color w:val="000000"/>
            <w:sz w:val="22"/>
          </w:rPr>
          <w:t xml:space="preserve">dgould@gouldramirez.com</w:t>
        </w:r>
      </w:ins>
    </w:p>
    <w:p>
      <w:pPr>
        <w:spacing w:line="276" w:lineRule="auto" w:before="0" w:after="120"/>
        <w:jc w:val="both"/>
      </w:pPr>
      <w:r>
        <w:rPr>
          <w:rFonts w:ascii="Times New Roman" w:hAnsi="Times New Roman"/>
          <w:b/>
          <w:color w:val="000000"/>
          <w:sz w:val="22"/>
        </w:rPr>
        <w:t>4. TerraForge Precision, Inc.</w:t>
      </w:r>
    </w:p>
    <w:p>
      <w:pPr>
        <w:spacing w:line="276" w:lineRule="auto" w:before="0" w:after="120"/>
        <w:ind w:left="432"/>
        <w:jc w:val="both"/>
      </w:pPr>
      <w:r>
        <w:rPr>
          <w:rFonts w:ascii="Times New Roman" w:hAnsi="Times New Roman"/>
          <w:color w:val="000000"/>
          <w:sz w:val="22"/>
        </w:rPr>
        <w:t>Principal Address: 8700 Westpark Drive, Suite 400 Houston, Texas 77063</w:t>
      </w:r>
    </w:p>
    <w:p>
      <w:pPr>
        <w:spacing w:line="276" w:lineRule="auto" w:before="0" w:after="120"/>
        <w:ind w:left="432"/>
        <w:jc w:val="both"/>
      </w:pPr>
      <w:r>
        <w:rPr>
          <w:rFonts w:ascii="Times New Roman" w:hAnsi="Times New Roman"/>
          <w:color w:val="000000"/>
          <w:sz w:val="22"/>
        </w:rPr>
        <w:t>Designated Counsel: Pettigrew Shaw PLLC</w:t>
      </w:r>
    </w:p>
    <w:p>
      <w:pPr>
        <w:spacing w:line="240" w:lineRule="auto" w:before="20" w:after="20"/>
        <w:ind w:left="432"/>
        <w:jc w:val="left"/>
      </w:pPr>
      <w:commentRangeStart w:id="44"/>
      <w:r>
        <w:rPr>
          <w:rFonts w:ascii="Times New Roman" w:hAnsi="Times New Roman"/>
          <w:color w:val="000000"/>
          <w:sz w:val="22"/>
        </w:rPr>
        <w:t xml:space="preserve">Attn: </w:t>
      </w:r>
      <w:del w:id="1171" w:author="Alderman &amp; Kessler LLP (for Vantage)" w:date="2025-05-06T09:00:00Z">
        <w:r>
          <w:rPr>
            <w:rFonts w:ascii="Times New Roman" w:hAnsi="Times New Roman"/>
            <w:color w:val="000000"/>
            <w:sz w:val="22"/>
          </w:rPr>
          <w:delText xml:space="preserve">Managing Partner</w:delText>
        </w:r>
      </w:del>
      <w:ins w:id="1172" w:author="Alderman &amp; Kessler LLP (for Vantage)" w:date="2025-05-06T09:00:00Z">
        <w:r>
          <w:rPr>
            <w:rFonts w:ascii="Times New Roman" w:hAnsi="Times New Roman"/>
            <w:color w:val="000000"/>
            <w:sz w:val="22"/>
          </w:rPr>
          <w:t xml:space="preserve">Catherine L. Pettigrew</w:t>
        </w:r>
      </w:ins>
      <w:commentRangeEnd w:id="44"/>
      <w:r>
        <w:commentReference w:id="44"/>
      </w:r>
    </w:p>
    <w:p>
      <w:pPr>
        <w:spacing w:line="276" w:lineRule="auto" w:before="0" w:after="120"/>
        <w:ind w:left="432"/>
        <w:jc w:val="both"/>
      </w:pPr>
      <w:r>
        <w:rPr>
          <w:rFonts w:ascii="Times New Roman" w:hAnsi="Times New Roman"/>
          <w:color w:val="000000"/>
          <w:sz w:val="22"/>
        </w:rPr>
        <w:t>8700 Westpark Drive, Suite 400 Houston, Texas 77063 Telephone: (713) 555-6500</w:t>
      </w:r>
    </w:p>
    <w:p>
      <w:pPr>
        <w:spacing w:line="240" w:lineRule="auto" w:before="20" w:after="20"/>
        <w:ind w:left="432"/>
        <w:jc w:val="left"/>
      </w:pPr>
      <w:r>
        <w:rPr>
          <w:rFonts w:ascii="Times New Roman" w:hAnsi="Times New Roman"/>
          <w:color w:val="000000"/>
          <w:sz w:val="22"/>
        </w:rPr>
        <w:t xml:space="preserve">Email: </w:t>
      </w:r>
      <w:del w:id="1173" w:author="Alderman &amp; Kessler LLP (for Vantage)" w:date="2025-05-06T09:00:00Z">
        <w:r>
          <w:rPr>
            <w:rFonts w:ascii="Times New Roman" w:hAnsi="Times New Roman"/>
            <w:color w:val="000000"/>
            <w:sz w:val="22"/>
          </w:rPr>
          <w:delText xml:space="preserve">info@pettigrewshaw.com</w:delText>
        </w:r>
      </w:del>
      <w:ins w:id="1174" w:author="Alderman &amp; Kessler LLP (for Vantage)" w:date="2025-05-06T09:00:00Z">
        <w:r>
          <w:rPr>
            <w:rFonts w:ascii="Times New Roman" w:hAnsi="Times New Roman"/>
            <w:color w:val="000000"/>
            <w:sz w:val="22"/>
          </w:rPr>
          <w:t xml:space="preserve">cpettigrew@pettigrewshaw.com</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erman &amp; Kessler LLP (for Vantage)" w:date="2025-05-06T09:00:00Z" w:initials="A&amp;K">
    <w:p>
      <w:r>
        <w:annotationRef/>
      </w:r>
      <w:r>
        <w:t xml:space="preserve">[DRAFTING – Low] The class was certified by Order entered April 29, 2025, three days before the draft was circulated, so "purporting to act" is stale. The added definition of "Plaintiffs" fixes a term that Section 9.2 uses but never defines.</w:t>
      </w:r>
    </w:p>
  </w:comment>
  <w:comment w:id="2" w:author="Alderman &amp; Kessler LLP (for Vantage)" w:date="2025-05-06T09:00:00Z" w:initials="A&amp;K">
    <w:p>
      <w:r>
        <w:annotationRef/>
      </w:r>
      <w:r>
        <w:t xml:space="preserve">[DRAFTING – Low] Kerrigan-Holst's requested May 23, 2025 execution date belongs in the transmittal, not in the operative recitals. Removing it also avoids any suggestion that the common-interest arrangement depends on the execution date (see new Section 2.4).</w:t>
      </w:r>
    </w:p>
  </w:comment>
  <w:comment w:id="3" w:author="Alderman &amp; Kessler LLP (for Vantage)" w:date="2025-05-06T09:00:00Z" w:initials="A&amp;K">
    <w:p>
      <w:r>
        <w:annotationRef/>
      </w:r>
      <w:r>
        <w:t xml:space="preserve">[STRATEGIC – Medium] Adds standard exclusions so that Vantage is not restricted in using information it gets independently or through formal discovery. Also confirms that each Party controls its own materials, which matters for any production Vantage makes to a government authority (see Section 4.5).</w:t>
      </w:r>
    </w:p>
  </w:comment>
  <w:comment w:id="4" w:author="Alderman &amp; Kessler LLP (for Vantage)" w:date="2025-05-06T09:00:00Z" w:initials="A&amp;K">
    <w:p>
      <w:r>
        <w:annotationRef/>
      </w:r>
      <w:r>
        <w:t xml:space="preserve">[STRATEGIC – Medium] As drafted, "Related Proceeding" covers only government matters. Once class notice issues, opt-out, indirect-purchaser and state attorney general civil actions are likely (the notice plan is due May 29, 2025). Extending the definition protects coordination in those follow-on cases. Government matters are routed to the new carve-out in Section 4.5 (Playbook § 9).</w:t>
      </w:r>
    </w:p>
  </w:comment>
  <w:comment w:id="5" w:author="Alderman &amp; Kessler LLP (for Vantage)" w:date="2025-05-06T09:00:00Z" w:initials="A&amp;K">
    <w:p>
      <w:r>
        <w:annotationRef/>
      </w:r>
      <w:r>
        <w:t xml:space="preserve">[REQUIRED – Playbook § 3.3] The broad definition of "incorporation into work product" that Playbook § 3.3 requires; it supports the withdrawal carve-out in Section 7.2(b). Section 1.9 supports the government-investigation carve-out (Playbook § 9.1(a)). Section 1.10 supports the antitrust safeguard in Section 4.6.</w:t>
      </w:r>
    </w:p>
  </w:comment>
  <w:comment w:id="6" w:author="Alderman &amp; Kessler LLP (for Vantage)" w:date="2025-05-06T09:00:00Z" w:initials="A&amp;K">
    <w:p>
      <w:r>
        <w:annotationRef/>
      </w:r>
      <w:r>
        <w:t xml:space="preserve">[REQUIRED – Playbook § 9.1 / § 9.3 – Critical] The draft deliberately extends the joint defense to DOJ and state attorney general investigations (Pryor's May 2 email, "Scope" bullet). It does so with no government-investigation carve-out, which the Playbook lists as a never-accept term (§ 9.3). The carve-out is added in Section 4.5.</w:t>
      </w:r>
    </w:p>
  </w:comment>
  <w:comment w:id="7" w:author="Alderman &amp; Kessler LLP (for Vantage)" w:date="2025-05-06T09:00:00Z" w:initials="A&amp;K">
    <w:p>
      <w:r>
        <w:annotationRef/>
      </w:r>
      <w:r>
        <w:t xml:space="preserve">[REQUIRED – Playbook § 6.1] Conforms this reservation to the inter-party claims carve-out in new Section 11.3, so that it is not limited to the Litigation and Related Proceedings.</w:t>
      </w:r>
    </w:p>
  </w:comment>
  <w:comment w:id="8" w:author="Alderman &amp; Kessler LLP (for Vantage)" w:date="2025-05-06T09:00:00Z" w:initials="A&amp;K">
    <w:p>
      <w:r>
        <w:annotationRef/>
      </w:r>
      <w:r>
        <w:t xml:space="preserve">[STRATEGIC – High] The defendants have already jointly retained Dr. Richard Harding (Class Cert. Order § II.D) and filed coordinated oppositions on March 28, 2025. They are now coordinating ahead of the Rule 23(f) deadline (May 13, 2025) and the joint notice plan (due May 29, 2025), all before any JDA is signed. This provision memorializes the pre-existing oral common-interest arrangement so that those communications are expressly protected. The start date is to be confirmed with co-defendant counsel.</w:t>
      </w:r>
    </w:p>
  </w:comment>
  <w:comment w:id="9" w:author="Alderman &amp; Kessler LLP (for Vantage)" w:date="2025-05-06T09:00:00Z" w:initials="A&amp;K">
    <w:p>
      <w:r>
        <w:annotationRef/>
      </w:r>
      <w:r>
        <w:t xml:space="preserve">[STRATEGIC – High] The Parties are alleged horizontal competitors in a certified Sherman Act § 1 class action. If business personnel see another defendant's competitively sensitive information, that creates new antitrust exposure and potential adverse evidence. See also Section 4.6.</w:t>
      </w:r>
    </w:p>
  </w:comment>
  <w:comment w:id="10" w:author="Alderman &amp; Kessler LLP (for Vantage)" w:date="2025-05-06T09:00:00Z" w:initials="A&amp;K">
    <w:p>
      <w:r>
        <w:annotationRef/>
      </w:r>
      <w:r>
        <w:t xml:space="preserve">[PROHIBITED (omission) – Playbook § 8.1–8.3 – Critical] The draft has no clawback or inadvertent-disclosure mechanism, and omitting one is a never-accept term (§ 8.3). This insert adds (a) a joint FRE 502(d) motion, the preferred approach, which Judge Tanaka can enter before the July 2025 production deadline, and (b) a contractual clawback containing all four elements required by § 8.1(b). The clawback covers disclosures by any member (§ 8.2).</w:t>
      </w:r>
    </w:p>
  </w:comment>
  <w:comment w:id="11" w:author="Alderman &amp; Kessler LLP (for Vantage)" w:date="2025-05-06T09:00:00Z" w:initials="A&amp;K">
    <w:p>
      <w:r>
        <w:annotationRef/>
      </w:r>
      <w:r>
        <w:t xml:space="preserve">[PROHIBITED – Playbook § 9.3; PREFERRED – § 14.3 – Critical] The draft requires sharing of "all non-work-product materials relevant to the Common Defense," with no government carve-out and no objection right. That is an unrestricted-sharing obligation: a never-accept term under § 9.3 and disfavored under § 14.3. Pryor's email signals that Kerrigan-Holst wants prompt sharing before the July production deadline. The 10-business-day response period itself is acceptable.</w:t>
      </w:r>
    </w:p>
  </w:comment>
  <w:comment w:id="12" w:author="Alderman &amp; Kessler LLP (for Vantage)" w:date="2025-05-06T09:00:00Z" w:initials="A&amp;K">
    <w:p>
      <w:r>
        <w:annotationRef/>
      </w:r>
      <w:r>
        <w:t xml:space="preserve">[PREFERRED – Playbook § 14.1–14.2 (objection grounds non-negotiable) – High] Adds an express right to object on all three required grounds (work product, separate-interest privilege, regulatory sensitivity). The objection window is 5 business days (fallback: no fewer than 3). The committee cannot override an objection, no adverse inference may be drawn, and no privilege log is required.</w:t>
      </w:r>
    </w:p>
    <w:p>
      <w:r>
        <w:t xml:space="preserve">Section 4.5 – [REQUIRED – Playbook § 9.1(a)–(c), § 9.2 – Critical]: the carve-out covers all investigation types and allows withholding without breach. It imposes no duty to disclose that an investigation exists (Fed. R. Crim. P. 6(e)) and uses the § 9.2 notification language. It also preserves Vantage's freedom to deal with DOJ (including any leniency application) outside the Article IX notice regime.</w:t>
      </w:r>
    </w:p>
    <w:p>
      <w:r>
        <w:t xml:space="preserve">Section 4.6 – [STRATEGIC – High]: antitrust safeguard. This is not a Playbook topic, but Section 4.1 expressly contemplates competitors sharing "data and databases."</w:t>
      </w:r>
    </w:p>
  </w:comment>
  <w:comment w:id="13" w:author="Alderman &amp; Kessler LLP (for Vantage)" w:date="2025-05-06T09:00:00Z" w:initials="A&amp;K">
    <w:p>
      <w:r>
        <w:annotationRef/>
      </w:r>
      <w:r>
        <w:t xml:space="preserve">[DRAFTING / PREFERRED – Playbook § 11.3] "Joint Defense" is undefined, so it is conformed to "Common Defense." The committee's unilateral power to classify costs as common costs is limited by requiring unanimity.</w:t>
      </w:r>
    </w:p>
  </w:comment>
  <w:comment w:id="14" w:author="Alderman &amp; Kessler LLP (for Vantage)" w:date="2025-05-06T09:00:00Z" w:initials="A&amp;K">
    <w:p>
      <w:r>
        <w:annotationRef/>
      </w:r>
      <w:r>
        <w:t xml:space="preserve">[PREFERRED – Playbook § 10.1 / § 10.3 – Medium] The fixed 50% / 16.67% split is a negotiated percentage that is not tied to objective criteria; the Playbook disfavors this but does not prohibit it. The split is economically favorable to Vantage: 16.67%, against about 18.0% on normalized market share (11% of 61%), about 17.7% on Class Period sales, and 25% on an equal split. The redline therefore keeps it as an interim allocation and then moves to the Playbook's damages-based pro rata allocation with quarterly recalculation. See memo Issue 14 for the GC decision point.</w:t>
      </w:r>
    </w:p>
  </w:comment>
  <w:comment w:id="15" w:author="Alderman &amp; Kessler LLP (for Vantage)" w:date="2025-05-06T09:00:00Z" w:initials="A&amp;K">
    <w:p>
      <w:r>
        <w:annotationRef/>
      </w:r>
      <w:r>
        <w:t xml:space="preserve">[PREFERRED – Playbook § 10.1, § 10.2(b)] Damages-based pro rata allocation, recalculated quarterly, with market-share allocation as the fallback. If the GC prefers to accept the fixed split as a documented Preferred departure (it is economically favorable), delete (c)–(d) and the Interim Period language, but keep the no-admission sentence and the audit right.</w:t>
      </w:r>
    </w:p>
  </w:comment>
  <w:comment w:id="16" w:author="Alderman &amp; Kessler LLP (for Vantage)" w:date="2025-05-06T09:00:00Z" w:initials="A&amp;K">
    <w:p>
      <w:r>
        <w:annotationRef/>
      </w:r>
      <w:r>
        <w:t xml:space="preserve">[REQUIRED – Playbook § 15.1 / STRATEGIC – Medium] The deleted sentence describes the split as reflecting "the relative size and scope of the Claims asserted against each Party." That is an agreed statement about relative exposure, and it could be used in allocation, judgment-sharing or indemnity disputes. It is replaced with no-admission language.</w:t>
      </w:r>
    </w:p>
  </w:comment>
  <w:comment w:id="17" w:author="Alderman &amp; Kessler LLP (for Vantage)" w:date="2025-05-06T09:00:00Z" w:initials="A&amp;K">
    <w:p>
      <w:r>
        <w:annotationRef/>
      </w:r>
      <w:r>
        <w:t xml:space="preserve">[PREFERRED – Playbook § 11.3] Under the draft, costs are approved by a committee on which Vantage would have no seat at the outset. The dollar threshold is bracketed for GC confirmation.</w:t>
      </w:r>
    </w:p>
  </w:comment>
  <w:comment w:id="18" w:author="Alderman &amp; Kessler LLP (for Vantage)" w:date="2025-05-06T09:00:00Z" w:initials="A&amp;K">
    <w:p>
      <w:r>
        <w:annotationRef/>
      </w:r>
      <w:r>
        <w:t xml:space="preserve">[PREFERRED – Playbook § 10.4] The draft has no audit right. This matters because Kerrigan-Holst's counsel would administer and distribute invoices.</w:t>
      </w:r>
    </w:p>
  </w:comment>
  <w:comment w:id="19" w:author="Alderman &amp; Kessler LLP (for Vantage)" w:date="2025-05-06T09:00:00Z" w:initials="A&amp;K">
    <w:p>
      <w:r>
        <w:annotationRef/>
      </w:r>
      <w:r>
        <w:t xml:space="preserve">[PREFERRED – Playbook § 11.1–11.3 – High] The draft gives Kerrigan-Holst's counsel a permanent seat (6.1(a)). The three other defendants share a single rotating seat, and Vantage is last in the rotation, so it would first sit roughly six months after the Effective Date (6.1(b)). The third seat is filled by majority vote, with nothing preventing a second Kerrigan-Holst-aligned designee (6.1(c)). Each of these is a disfavored structure. With only four signatories, equal representation is practical. Fallback (§ 11.2): a smaller committee only if every seat rotates (no permanent seat), with observer rights, advance agenda notice, and the right to comment before votes.</w:t>
      </w:r>
    </w:p>
  </w:comment>
  <w:comment w:id="20" w:author="Alderman &amp; Kessler LLP (for Vantage)" w:date="2025-05-06T09:00:00Z" w:initials="A&amp;K">
    <w:p>
      <w:r>
        <w:annotationRef/>
      </w:r>
      <w:r>
        <w:t xml:space="preserve">[PREFERRED – Playbook § 11.3; REQUIRED – § 9] The committee may propose positions but may not bind signatories that do not consent. Government Investigations are excluded from its remit.</w:t>
      </w:r>
    </w:p>
  </w:comment>
  <w:comment w:id="21" w:author="Alderman &amp; Kessler LLP (for Vantage)" w:date="2025-05-06T09:00:00Z" w:initials="A&amp;K">
    <w:p>
      <w:r>
        <w:annotationRef/>
      </w:r>
      <w:r>
        <w:t xml:space="preserve">[PREFERRED – Playbook § 11.1, § 11.3] A three-of-four supermajority prevents a two-member bloc from controlling the committee. Cost matters require unanimity. The deadlock referral is replaced so that no joint action is taken without the required vote.</w:t>
      </w:r>
    </w:p>
  </w:comment>
  <w:comment w:id="22" w:author="Alderman &amp; Kessler LLP (for Vantage)" w:date="2025-05-06T09:00:00Z" w:initials="A&amp;K">
    <w:p>
      <w:r>
        <w:annotationRef/>
      </w:r>
      <w:r>
        <w:t xml:space="preserve">[PREFERRED – Playbook § 11.3, § 15.4] Express limits on the committee's authority: it cannot bind Parties that do not consent, and it has no power to amend or waive the Agreement.</w:t>
      </w:r>
    </w:p>
  </w:comment>
  <w:comment w:id="23" w:author="Alderman &amp; Kessler LLP (for Vantage)" w:date="2025-05-06T09:00:00Z" w:initials="A&amp;K">
    <w:p>
      <w:r>
        <w:annotationRef/>
      </w:r>
      <w:r>
        <w:t xml:space="preserve">[PROHIBITED – Playbook § 3.1, § 3.2, § 3.4 – Critical] A 30-calendar-day notice period exceeds the 15-calendar-day ceiling, and the Playbook allows no fallback above 15 days. Language confirming that the withdrawal right is unconditional is added.</w:t>
      </w:r>
    </w:p>
  </w:comment>
  <w:comment w:id="24" w:author="Alderman &amp; Kessler LLP (for Vantage)" w:date="2025-05-06T09:00:00Z" w:initials="A&amp;K">
    <w:p>
      <w:r>
        <w:annotationRef/>
      </w:r>
      <w:r>
        <w:t xml:space="preserve">[PROHIBITED – Playbook § 3.3, § 3.4 – Critical] The draft requires a withdrawing Party to return or destroy all Joint Defense Material, "including ... derivative materials," and to certify that none has been retained. There is no carve-out for material incorporated into work product, which is an express never-accept formulation.</w:t>
      </w:r>
    </w:p>
  </w:comment>
  <w:comment w:id="25" w:author="Alderman &amp; Kessler LLP (for Vantage)" w:date="2025-05-06T09:00:00Z" w:initials="A&amp;K">
    <w:p>
      <w:r>
        <w:annotationRef/>
      </w:r>
      <w:r>
        <w:t xml:space="preserve">[PREFERRED – Low] Limits the withdrawing Party's cost tail to costs actually incurred, not costs that have merely been approved.</w:t>
      </w:r>
    </w:p>
  </w:comment>
  <w:comment w:id="26" w:author="Alderman &amp; Kessler LLP (for Vantage)" w:date="2025-05-06T09:00:00Z" w:initials="A&amp;K">
    <w:p>
      <w:r>
        <w:annotationRef/>
      </w:r>
      <w:r>
        <w:t xml:space="preserve">[PROHIBITED – Playbook § 5.1–5.3 – Critical] Three-year survival is below the seven-year floor. The primary position is indefinite survival. Fallback, only if needed: no fewer than seven (7) years from termination or withdrawal. Follow-on, opt-out and indirect-purchaser exposure can last longer than three years (the Clayton Act limitations period is four years, 15 U.S.C. § 15b, and tolling can extend it).</w:t>
      </w:r>
    </w:p>
  </w:comment>
  <w:comment w:id="27" w:author="Alderman &amp; Kessler LLP (for Vantage)" w:date="2025-05-06T09:00:00Z" w:initials="A&amp;K">
    <w:p>
      <w:r>
        <w:annotationRef/>
      </w:r>
      <w:r>
        <w:t xml:space="preserve">[REQUIRED + PROHIBITED – Playbook § 4.1–4.4 – Critical] Three problems: (1) 45 calendar days (about 31 business days) exceeds the 10-business-day ceiling, and no fallback is available; (2) the trigger, "intends to negotiate," would require notice before negotiations even begin; (3) disclosure of "all material terms," including consideration, releases and cooperation provisions, is an express never-accept formulation (§ 4.4). The revision limits disclosure to the existence and general nature of the settlement (§ 4.2(a)–(c)).</w:t>
      </w:r>
    </w:p>
  </w:comment>
  <w:comment w:id="28" w:author="Alderman &amp; Kessler LLP (for Vantage)" w:date="2025-05-06T09:00:00Z" w:initials="A&amp;K">
    <w:p>
      <w:r>
        <w:annotationRef/>
      </w:r>
      <w:r>
        <w:t xml:space="preserve">[PROHIBITED – Playbook § 4.2, § 4.4; STRATEGIC – Critical] An express bar on disclosing settlement terms. Government resolutions (including any leniency application and any ACPERA-related cooperation) are kept outside the settlement-notice regime, because the draft's "any Related Proceeding" language would otherwise require 45 days' notice to co-defendants before any resolution with DOJ.</w:t>
      </w:r>
    </w:p>
  </w:comment>
  <w:comment w:id="29" w:author="Alderman &amp; Kessler LLP (for Vantage)" w:date="2025-05-06T09:00:00Z" w:initials="A&amp;K">
    <w:p>
      <w:r>
        <w:annotationRef/>
      </w:r>
      <w:r>
        <w:t xml:space="preserve">[REQUIRED – Playbook § 4.2 and rationale – High] The draft requires consultation on "modifications to the proposed settlement terms ... necessary to protect the interests of the remaining Parties." That works as a soft veto and assumes the terms will be disclosed. The revision narrows the consultation to withdrawal logistics.</w:t>
      </w:r>
    </w:p>
  </w:comment>
  <w:comment w:id="30" w:author="Alderman &amp; Kessler LLP (for Vantage)" w:date="2025-05-06T09:00:00Z" w:initials="A&amp;K">
    <w:p>
      <w:r>
        <w:annotationRef/>
      </w:r>
      <w:r>
        <w:t xml:space="preserve">[PREFERRED – Playbook § 13.1–13.3 – Medium-High] The draft imposes an 18-month "commercially reasonable efforts" obligation to make witnesses available, including for depositions and trial testimony. The Playbook expressly disfavors that standard. The obligation is limited to document preservation. Strategic note: any class settlement Vantage reaches will likely require cooperation with Plaintiffs, and obligations to co-defendants could conflict with it.</w:t>
      </w:r>
    </w:p>
  </w:comment>
  <w:comment w:id="31" w:author="Alderman &amp; Kessler LLP (for Vantage)" w:date="2025-05-06T09:00:00Z" w:initials="A&amp;K">
    <w:p>
      <w:r>
        <w:annotationRef/>
      </w:r>
      <w:r>
        <w:t xml:space="preserve">[PREFERRED – Playbook § 13.1, § 13.3] Deletes the affirmative document-availability obligation.</w:t>
      </w:r>
    </w:p>
  </w:comment>
  <w:comment w:id="32" w:author="Alderman &amp; Kessler LLP (for Vantage)" w:date="2025-05-06T09:00:00Z" w:initials="A&amp;K">
    <w:p>
      <w:r>
        <w:annotationRef/>
      </w:r>
      <w:r>
        <w:t xml:space="preserve">[PREFERRED – Playbook § 13.3] Confirms that there is no affirmative cooperation, testimony or penalty obligation.</w:t>
      </w:r>
    </w:p>
  </w:comment>
  <w:comment w:id="33" w:author="Alderman &amp; Kessler LLP (for Vantage)" w:date="2025-05-06T09:00:00Z" w:initials="A&amp;K">
    <w:p>
      <w:r>
        <w:annotationRef/>
      </w:r>
      <w:r>
        <w:t xml:space="preserve">[PROHIBITED – Playbook § 6.1, § 6.3 – Critical] This is a blanket waiver ("without limitation") with no carve-out for future inter-party claims, which is a never-accept term. Clause (a) also refers to "joint representation" when there is none: each defendant has separate counsel. That mischaracterization could support an argument for an implied attorney-client relationship or for disqualification.</w:t>
      </w:r>
    </w:p>
  </w:comment>
  <w:comment w:id="34" w:author="Alderman &amp; Kessler LLP (for Vantage)" w:date="2025-05-06T09:00:00Z" w:initials="A&amp;K">
    <w:p>
      <w:r>
        <w:annotationRef/>
      </w:r>
      <w:r>
        <w:t xml:space="preserve">[REQUIRED – Playbook § 6.1(a)–(f)] An express carve-out covering all six categories of inter-party claims, whether or not the future proceeding relates to the Litigation (§ 6.1). It also confirms that asserting such a claim needs no consent (§ 6.3). Section 11.4 [STRATEGIC – Medium] rules out any implied attorney-client relationship and bars disqualification motions based on participation in the JDA.</w:t>
      </w:r>
    </w:p>
  </w:comment>
  <w:comment w:id="35" w:author="Alderman &amp; Kessler LLP (for Vantage)" w:date="2025-05-06T09:00:00Z" w:initials="A&amp;K">
    <w:p>
      <w:r>
        <w:annotationRef/>
      </w:r>
      <w:r>
        <w:t xml:space="preserve">[REQUIRED – Playbook § 15.1 – Compliant] This provision already meets the standard. The change only clarifies that it applies to government investigations and future proceedings.</w:t>
      </w:r>
    </w:p>
  </w:comment>
  <w:comment w:id="36" w:author="Alderman &amp; Kessler LLP (for Vantage)" w:date="2025-05-06T09:00:00Z" w:initials="A&amp;K">
    <w:p>
      <w:r>
        <w:annotationRef/>
      </w:r>
      <w:r>
        <w:t xml:space="preserve">[STRATEGIC – Medium] As drafted, email notice is effective only when the recipient confirms receipt, so a recipient could delay the effective date of a withdrawal or settlement notice simply by not responding.</w:t>
      </w:r>
    </w:p>
  </w:comment>
  <w:comment w:id="37" w:author="Alderman &amp; Kessler LLP (for Vantage)" w:date="2025-05-06T09:00:00Z" w:initials="A&amp;K">
    <w:p>
      <w:r>
        <w:annotationRef/>
      </w:r>
      <w:r>
        <w:t xml:space="preserve">[PROHIBITED – Playbook § 7.1–7.3 – Critical] New York law has no nexus to this matter. The Litigation is pending only in the N.D. Ill., and no Party is organized or headquartered in New York. Stonebridge's New York manufacturing facility (Compl. ¶ 13) does not create a domicile or principal-place-of-business nexus. The § 7.1 Application Note requires Illinois law.</w:t>
      </w:r>
    </w:p>
  </w:comment>
  <w:comment w:id="38" w:author="Alderman &amp; Kessler LLP (for Vantage)" w:date="2025-05-06T09:00:00Z" w:initials="A&amp;K">
    <w:p>
      <w:r>
        <w:annotationRef/>
      </w:r>
      <w:r>
        <w:t xml:space="preserve">[PREFERRED – Playbook § 12.1, § 12.3 – High] The draft provides for binding JAMS arbitration in New York with no mediation step, in a venue unrelated to the forum; both are disfavored terms. The revision provides for mediation in Chicago (30 days), then litigation in the N.D. Ill. (§ 12.1 Application Note), with the right to provisional relief preserved. Fallbacks under § 12.2: (a) AAA or JAMS arbitration in Chicago before a single arbitrator, after mediation; or (b) non-binding arbitration with de novo litigation in the N.D. Ill. Cook County is a backstop in case the court lacks or declines jurisdiction over a contract dispute.</w:t>
      </w:r>
    </w:p>
  </w:comment>
  <w:comment w:id="39" w:author="Alderman &amp; Kessler LLP (for Vantage)" w:date="2025-05-06T09:00:00Z" w:initials="A&amp;K">
    <w:p>
      <w:r>
        <w:annotationRef/>
      </w:r>
      <w:r>
        <w:t xml:space="preserve">[PREFERRED – Playbook § 15.4 – Low] The unanimity requirement for amendments is already satisfied. This adds waiver mechanics.</w:t>
      </w:r>
    </w:p>
  </w:comment>
  <w:comment w:id="40" w:author="Alderman &amp; Kessler LLP (for Vantage)" w:date="2025-05-06T09:00:00Z" w:initials="A&amp;K">
    <w:p>
      <w:r>
        <w:annotationRef/>
      </w:r>
      <w:r>
        <w:t xml:space="preserve">[PREFERRED – Playbook § 11.3] The joinder form should not be within the committee's unilateral control.</w:t>
      </w:r>
    </w:p>
  </w:comment>
  <w:comment w:id="41" w:author="Alderman &amp; Kessler LLP (for Vantage)" w:date="2025-05-06T09:00:00Z" w:initials="A&amp;K">
    <w:p>
      <w:r>
        <w:annotationRef/>
      </w:r>
      <w:r>
        <w:t xml:space="preserve">[PREFERRED – Playbook § 15.3 – Low] A mutual limitation of liability with an exclusion for willful breach. Not required; the alternative dollar figure is bracketed for the GC.</w:t>
      </w:r>
    </w:p>
  </w:comment>
  <w:comment w:id="42" w:author="Alderman &amp; Kessler LLP (for Vantage)" w:date="2025-05-06T09:00:00Z" w:initials="A&amp;K">
    <w:p>
      <w:r>
        <w:annotationRef/>
      </w:r>
      <w:r>
        <w:t xml:space="preserve">[SCHEDULE A] The Vantage listing is confirmed against Compl. ¶ 12 and Pryor's May 2, 2025 email. An in-house copy is added for notices, because withdrawal and settlement notices drive deadlines (Playbook § 1.3, § 16.4).</w:t>
      </w:r>
    </w:p>
  </w:comment>
  <w:comment w:id="43" w:author="Alderman &amp; Kessler LLP (for Vantage)" w:date="2025-05-06T09:00:00Z" w:initials="A&amp;K">
    <w:p>
      <w:r>
        <w:annotationRef/>
      </w:r>
      <w:r>
        <w:t xml:space="preserve">[SCHEDULE A – Medium] Pryor's email is addressed to David A. Gould (dgould@gouldramirez.com), but Schedule A lists a generic "Managing Partner" and an info@ address, and the firm's street address duplicates Stonebridge's principal address. Notices under Section 12.2 go to the Schedule A addresses, so a misdirected notice could be contested. Gould Ramirez to confirm its address.</w:t>
      </w:r>
    </w:p>
  </w:comment>
  <w:comment w:id="44" w:author="Alderman &amp; Kessler LLP (for Vantage)" w:date="2025-05-06T09:00:00Z" w:initials="A&amp;K">
    <w:p>
      <w:r>
        <w:annotationRef/>
      </w:r>
      <w:r>
        <w:t xml:space="preserve">[SCHEDULE A – Medium] Same issue as Stonebridge: the email is addressed to Catherine L. Pettigrew (cpettigrew@pettigrewshaw.com), but Schedule A lists a generic contact, and the firm's address duplicates TerraForge's principal address. Pettigrew Shaw to confirm.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Whitfield LLP — Draft Circulated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