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CO-DEVELOPMENT AGREEMENT</w:t>
      </w:r>
    </w:p>
    <w:p>
      <w:pPr>
        <w:spacing w:line="276" w:lineRule="auto" w:before="0" w:after="120"/>
        <w:jc w:val="center"/>
      </w:pPr>
      <w:r>
        <w:rPr>
          <w:rFonts w:ascii="Times New Roman" w:hAnsi="Times New Roman"/>
          <w:b/>
          <w:color w:val="000000"/>
          <w:sz w:val="22"/>
        </w:rPr>
        <w:t>Project Lumen — Sensor-Fusion Authentication Platform</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TerraCore Systems,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Axial Biometrics, LLC</w:t>
      </w:r>
    </w:p>
    <w:p>
      <w:pPr>
        <w:spacing w:line="276" w:lineRule="auto" w:before="0" w:after="120"/>
        <w:jc w:val="center"/>
      </w:pPr>
      <w:r>
        <w:rPr>
          <w:rFonts w:ascii="Times New Roman" w:hAnsi="Times New Roman"/>
          <w:color w:val="000000"/>
          <w:sz w:val="22"/>
        </w:rPr>
        <w:t xml:space="preserve">Draft circulated:</w:t>
      </w:r>
      <w:del w:id="5001" w:author="Whitfield Corr &amp; Loewe LLP" w:date="2025-04-03T09:00:00Z">
        <w:r>
          <w:rPr>
            <w:rFonts w:ascii="Times New Roman" w:hAnsi="Times New Roman"/>
            <w:color w:val="000000"/>
            <w:sz w:val="22"/>
          </w:rPr>
          <w:delText xml:space="preserve">  </w:delText>
        </w:r>
      </w:del>
      <w:del w:id="5002" w:author="Whitfield Corr &amp; Loewe LLP" w:date="2025-04-03T09:00:00Z">
        <w:r>
          <w:rPr>
            <w:rFonts w:ascii="Times New Roman" w:hAnsi="Times New Roman" w:cs="Times New Roman"/>
            <w:sz w:val="22"/>
            <w:szCs w:val="22"/>
            <w:color w:val="000000"/>
          </w:rPr>
          <w:delText xml:space="preserve">March</w:delText>
        </w:r>
      </w:del>
      <w:r>
        <w:rPr>
          <w:rFonts w:ascii="Times New Roman" w:hAnsi="Times New Roman" w:cs="Times New Roman"/>
          <w:sz w:val="22"/>
          <w:szCs w:val="22"/>
          <w:color w:val="000000"/>
        </w:rPr>
        <w:t xml:space="preserve"> </w:t>
      </w:r>
      <w:del w:id="5003" w:author="Whitfield Corr &amp; Loewe LLP" w:date="2025-04-03T09:00:00Z">
        <w:r>
          <w:rPr>
            <w:rFonts w:ascii="Times New Roman" w:hAnsi="Times New Roman" w:cs="Times New Roman"/>
            <w:sz w:val="22"/>
            <w:szCs w:val="22"/>
            <w:color w:val="000000"/>
          </w:rPr>
          <w:delText xml:space="preserve">21</w:delText>
        </w:r>
      </w:del>
      <w:ins w:id="5004" w:author="Whitfield Corr &amp; Loewe LLP" w:date="2025-04-03T09:00:00Z">
        <w:r>
          <w:rPr>
            <w:rFonts w:ascii="Times New Roman" w:hAnsi="Times New Roman"/>
            <w:color w:val="000000"/>
            <w:sz w:val="22"/>
          </w:rPr>
          <w:t xml:space="preserve">April 4</w:t>
        </w:r>
      </w:ins>
      <w:r>
        <w:rPr>
          <w:rFonts w:ascii="Times New Roman" w:hAnsi="Times New Roman" w:cs="Times New Roman"/>
          <w:sz w:val="22"/>
          <w:szCs w:val="22"/>
          <w:color w:val="000000"/>
        </w:rPr>
        <w:t xml:space="preserve">, 2025</w:t>
      </w:r>
    </w:p>
    <w:p>
      <w:pPr>
        <w:spacing w:line="276" w:lineRule="auto" w:before="0" w:after="120"/>
        <w:jc w:val="center"/>
      </w:pPr>
      <w:commentRangeStart w:id="0"/>
      <w:ins w:id="5005" w:author="Whitfield Corr &amp; Loewe LLP" w:date="2025-04-03T09:00:00Z">
        <w:r>
          <w:rPr>
            <w:rFonts w:ascii="Times New Roman" w:hAnsi="Times New Roman"/>
            <w:color w:val="000000"/>
            <w:sz w:val="22"/>
          </w:rPr>
          <w:t xml:space="preserve">Turn 3 — TerraCore Redline against</w:t>
        </w:r>
      </w:ins>
      <w:r>
        <w:rPr>
          <w:rFonts w:ascii="Times New Roman" w:hAnsi="Times New Roman"/>
          <w:color w:val="000000"/>
          <w:sz w:val="22"/>
        </w:rPr>
        <w:t xml:space="preserve"> </w:t>
      </w:r>
      <w:r>
        <w:rPr>
          <w:rFonts w:ascii="Times New Roman" w:hAnsi="Times New Roman" w:cs="Times New Roman"/>
          <w:sz w:val="22"/>
          <w:szCs w:val="22"/>
          <w:color w:val="000000"/>
        </w:rPr>
        <w:t xml:space="preserve">TerraCore Counter-Markup </w:t>
      </w:r>
      <w:del w:id="5006" w:author="Whitfield Corr &amp; Loewe LLP" w:date="2025-04-03T09:00:00Z">
        <w:r>
          <w:rPr>
            <w:rFonts w:ascii="Times New Roman" w:hAnsi="Times New Roman" w:cs="Times New Roman"/>
            <w:sz w:val="22"/>
            <w:szCs w:val="22"/>
            <w:color w:val="000000"/>
          </w:rPr>
          <w:delText xml:space="preserve">—</w:delText>
        </w:r>
      </w:del>
      <w:ins w:id="5007" w:author="Whitfield Corr &amp; Loewe LLP" w:date="2025-04-03T09:00:00Z">
        <w:r>
          <w:rPr>
            <w:rFonts w:ascii="Times New Roman" w:hAnsi="Times New Roman"/>
            <w:color w:val="000000"/>
            <w:sz w:val="22"/>
          </w:rPr>
          <w:t xml:space="preserve">(Turn</w:t>
        </w:r>
      </w:ins>
      <w:r>
        <w:rPr>
          <w:rFonts w:ascii="Times New Roman" w:hAnsi="Times New Roman" w:cs="Times New Roman"/>
          <w:sz w:val="22"/>
          <w:szCs w:val="22"/>
          <w:color w:val="000000"/>
        </w:rPr>
        <w:t xml:space="preserve"> </w:t>
      </w:r>
      <w:del w:id="5008" w:author="Whitfield Corr &amp; Loewe LLP" w:date="2025-04-03T09:00:00Z">
        <w:r>
          <w:rPr>
            <w:rFonts w:ascii="Times New Roman" w:hAnsi="Times New Roman" w:cs="Times New Roman"/>
            <w:sz w:val="22"/>
            <w:szCs w:val="22"/>
            <w:color w:val="000000"/>
          </w:rPr>
          <w:delText xml:space="preserve">Redline</w:delText>
        </w:r>
      </w:del>
      <w:ins w:id="5009" w:author="Whitfield Corr &amp; Loewe LLP" w:date="2025-04-03T09:00:00Z">
        <w:r>
          <w:rPr>
            <w:rFonts w:ascii="Times New Roman" w:hAnsi="Times New Roman"/>
            <w:color w:val="000000"/>
            <w:sz w:val="22"/>
          </w:rPr>
          <w:t xml:space="preserve">2,</w:t>
        </w:r>
      </w:ins>
      <w:r>
        <w:rPr>
          <w:rFonts w:ascii="Times New Roman" w:hAnsi="Times New Roman" w:cs="Times New Roman"/>
          <w:sz w:val="22"/>
          <w:szCs w:val="22"/>
          <w:color w:val="000000"/>
        </w:rPr>
        <w:t xml:space="preserve"> </w:t>
      </w:r>
      <w:del w:id="5010" w:author="Whitfield Corr &amp; Loewe LLP" w:date="2025-04-03T09:00:00Z">
        <w:r>
          <w:rPr>
            <w:rFonts w:ascii="Times New Roman" w:hAnsi="Times New Roman" w:cs="Times New Roman"/>
            <w:sz w:val="22"/>
            <w:szCs w:val="22"/>
            <w:color w:val="000000"/>
          </w:rPr>
          <w:delText xml:space="preserve">against Axial Initial Draft (</w:delText>
        </w:r>
      </w:del>
      <w:r>
        <w:rPr>
          <w:rFonts w:ascii="Times New Roman" w:hAnsi="Times New Roman" w:cs="Times New Roman"/>
          <w:sz w:val="22"/>
          <w:szCs w:val="22"/>
          <w:color w:val="000000"/>
        </w:rPr>
        <w:t xml:space="preserve">March </w:t>
      </w:r>
      <w:del w:id="5011" w:author="Whitfield Corr &amp; Loewe LLP" w:date="2025-04-03T09:00:00Z">
        <w:r>
          <w:rPr>
            <w:rFonts w:ascii="Times New Roman" w:hAnsi="Times New Roman" w:cs="Times New Roman"/>
            <w:sz w:val="22"/>
            <w:szCs w:val="22"/>
            <w:color w:val="000000"/>
          </w:rPr>
          <w:delText xml:space="preserve">3</w:delText>
        </w:r>
      </w:del>
      <w:ins w:id="5012" w:author="Whitfield Corr &amp; Loewe LLP" w:date="2025-04-03T09:00:00Z">
        <w:r>
          <w:rPr>
            <w:rFonts w:ascii="Times New Roman" w:hAnsi="Times New Roman"/>
            <w:color w:val="000000"/>
            <w:sz w:val="22"/>
          </w:rPr>
          <w:t xml:space="preserve">21</w:t>
        </w:r>
      </w:ins>
      <w:r>
        <w:rPr>
          <w:rFonts w:ascii="Times New Roman" w:hAnsi="Times New Roman" w:cs="Times New Roman"/>
          <w:sz w:val="22"/>
          <w:szCs w:val="22"/>
          <w:color w:val="000000"/>
        </w:rPr>
        <w:t xml:space="preserve">, 2025)</w:t>
      </w:r>
      <w:commentRangeEnd w:id="0"/>
      <w:r>
        <w:rPr>
          <w:rStyle w:val="CommentReference"/>
        </w:rPr>
        <w:commentReference w:id="0"/>
      </w:r>
    </w:p>
    <w:p>
      <w:pPr>
        <w:spacing w:line="276" w:lineRule="auto" w:before="0" w:after="120"/>
        <w:jc w:val="center"/>
      </w:pPr>
      <w:r>
        <w:rPr>
          <w:rFonts w:ascii="Times New Roman" w:hAnsi="Times New Roman"/>
          <w:color w:val="000000"/>
          <w:sz w:val="22"/>
        </w:rPr>
        <w:t xml:space="preserve"> </w:t>
      </w:r>
      <w:r>
        <w:rPr>
          <w:rFonts w:ascii="Times New Roman" w:hAnsi="Times New Roman" w:cs="Times New Roman"/>
          <w:sz w:val="22"/>
          <w:szCs w:val="22"/>
          <w:color w:val="000000"/>
        </w:rPr>
        <w:t xml:space="preserve">Prepared by Whitfield Corr &amp; Loewe LLP</w:t>
      </w:r>
    </w:p>
    <w:p>
      <w:pPr>
        <w:spacing w:line="276" w:lineRule="auto" w:before="0" w:after="120"/>
        <w:jc w:val="center"/>
      </w:pPr>
      <w:r>
        <w:rPr>
          <w:rFonts w:ascii="Times New Roman" w:hAnsi="Times New Roman" w:cs="Times New Roman"/>
          <w:sz w:val="22"/>
          <w:szCs w:val="22"/>
          <w:color w:val="000000"/>
        </w:rPr>
        <w:t xml:space="preserve">WCL-2025-04417</w:t>
      </w:r>
    </w:p>
    <w:p>
      <w:pPr>
        <w:spacing w:line="276" w:lineRule="auto" w:before="0" w:after="120"/>
        <w:jc w:val="both"/>
      </w:pPr>
      <w:r>
        <w:rPr>
          <w:rFonts w:ascii="Times New Roman" w:hAnsi="Times New Roman"/>
          <w:color w:val="000000"/>
          <w:sz w:val="18"/>
        </w:rPr>
        <w:t>CONFIDENTIAL — ATTORNEY WORK PRODUCT DRAFT — FOR DISCUSSION PURPOSES ONLY</w:t>
      </w:r>
    </w:p>
    <w:p>
      <w:pPr>
        <w:spacing w:line="276" w:lineRule="auto" w:before="0" w:after="120"/>
        <w:jc w:val="center"/>
      </w:pPr>
      <w:r>
        <w:rPr>
          <w:rFonts w:ascii="Times New Roman" w:hAnsi="Times New Roman"/>
          <w:b/>
          <w:color w:val="000000"/>
          <w:sz w:val="22"/>
        </w:rPr>
        <w:t>CO-DEVELOPMENT AGREEMENT</w:t>
      </w:r>
    </w:p>
    <w:p>
      <w:pPr>
        <w:spacing w:line="276" w:lineRule="auto" w:before="0" w:after="120"/>
        <w:jc w:val="both"/>
      </w:pPr>
      <w:r>
        <w:rPr>
          <w:rFonts w:ascii="Times New Roman" w:hAnsi="Times New Roman"/>
          <w:color w:val="000000"/>
          <w:sz w:val="22"/>
        </w:rPr>
        <w:t>This Co-Development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and between</w:t>
      </w:r>
    </w:p>
    <w:p>
      <w:pPr>
        <w:spacing w:line="276" w:lineRule="auto" w:before="0" w:after="120"/>
        <w:jc w:val="both"/>
      </w:pPr>
      <w:commentRangeStart w:id="1"/>
      <w:r>
        <w:rPr>
          <w:rFonts w:ascii="Times New Roman" w:hAnsi="Times New Roman"/>
          <w:b/>
          <w:color w:val="000000"/>
          <w:sz w:val="22"/>
        </w:rPr>
        <w:t>TerraCore Systems, Inc.</w:t>
      </w:r>
      <w:r>
        <w:rPr>
          <w:rFonts w:ascii="Times New Roman" w:hAnsi="Times New Roman"/>
          <w:color w:val="000000"/>
          <w:sz w:val="22"/>
        </w:rPr>
        <w:t>, a Delaware corporation, with its principal office at 4200 Ridgeline Parkway, Suite 800, Wilmington, DE 19801 ("</w:t>
      </w:r>
      <w:r>
        <w:rPr>
          <w:rFonts w:ascii="Times New Roman" w:hAnsi="Times New Roman"/>
          <w:b/>
          <w:color w:val="000000"/>
          <w:sz w:val="22"/>
        </w:rPr>
        <w:t>TerraCore</w:t>
      </w:r>
      <w:r>
        <w:rPr>
          <w:rFonts w:ascii="Times New Roman" w:hAnsi="Times New Roman"/>
          <w:color w:val="000000"/>
          <w:sz w:val="22"/>
        </w:rPr>
        <w:t>"),</w:t>
      </w:r>
      <w:commentRangeEnd w:id="1"/>
      <w:r>
        <w:rPr>
          <w:rStyle w:val="CommentReference"/>
        </w:rPr>
        <w:commentReference w:id="1"/>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Axial Biometrics, LLC</w:t>
      </w:r>
      <w:r>
        <w:rPr>
          <w:rFonts w:ascii="Times New Roman" w:hAnsi="Times New Roman"/>
          <w:color w:val="000000"/>
          <w:sz w:val="22"/>
        </w:rPr>
        <w:t>, a Virginia limited liability company, with its principal office at 770 Dominion Tower Drive, 14th Floor, Arlington, VA 22203 ("</w:t>
      </w:r>
      <w:r>
        <w:rPr>
          <w:rFonts w:ascii="Times New Roman" w:hAnsi="Times New Roman"/>
          <w:b/>
          <w:color w:val="000000"/>
          <w:sz w:val="22"/>
        </w:rPr>
        <w:t>Axial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TerraCore and Axial are referred to herein collectively as the "</w:t>
      </w:r>
      <w:r>
        <w:rPr>
          <w:rFonts w:ascii="Times New Roman" w:hAnsi="Times New Roman"/>
          <w:b/>
          <w:color w:val="000000"/>
          <w:sz w:val="22"/>
        </w:rPr>
        <w:t>Parties</w:t>
      </w:r>
      <w:r>
        <w:rPr>
          <w:rFonts w:ascii="Times New Roman" w:hAnsi="Times New Roman"/>
          <w:color w:val="000000"/>
          <w:sz w:val="22"/>
        </w:rPr>
        <w:t>" and each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TerraCore is engaged in the business of embedded industrial computing and has developed proprietary hardware modules and associated firmware (the "</w:t>
      </w:r>
      <w:r>
        <w:rPr>
          <w:rFonts w:ascii="Times New Roman" w:hAnsi="Times New Roman"/>
          <w:b/>
          <w:color w:val="000000"/>
          <w:sz w:val="22"/>
        </w:rPr>
        <w:t>TC Modules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Axial is engaged in the business of biometric identity verification and has developed proprietary algorithms and related training datasets (the "</w:t>
      </w:r>
      <w:r>
        <w:rPr>
          <w:rFonts w:ascii="Times New Roman" w:hAnsi="Times New Roman"/>
          <w:b/>
          <w:color w:val="000000"/>
          <w:sz w:val="22"/>
        </w:rPr>
        <w:t>AB Algorithms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jointly develop a sensor-fusion authentication platform under the project code name "Project Lumen" (the "</w:t>
      </w:r>
      <w:r>
        <w:rPr>
          <w:rFonts w:ascii="Times New Roman" w:hAnsi="Times New Roman"/>
          <w:b/>
          <w:color w:val="000000"/>
          <w:sz w:val="22"/>
        </w:rPr>
        <w:t>Project</w:t>
      </w:r>
      <w:r>
        <w:rPr>
          <w:rFonts w:ascii="Times New Roman" w:hAnsi="Times New Roman"/>
          <w:color w:val="000000"/>
          <w:sz w:val="22"/>
        </w:rPr>
        <w:t>") by combining TerraCore's TC Modules with Axial's AB Algorithms, with the objective of creating a commercially viable, integrated hardware-software solution for secure identity verification in industrial and enterprise environments;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governing the co-development of the Project, ownership of resulting intellectual property, cost-sharing, commercialization, and related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AB Algorithms</w:t>
      </w:r>
      <w:r>
        <w:rPr>
          <w:rFonts w:ascii="Times New Roman" w:hAnsi="Times New Roman"/>
          <w:color w:val="000000"/>
          <w:sz w:val="22"/>
        </w:rPr>
        <w:t>" means Axial's proprietary biometric identity verification algorithms and related training datasets, including all source code, object code, data models, neural network architectures, and associated documentation, as further described in Exhibit A attached hereto.</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Background IP</w:t>
      </w:r>
      <w:r>
        <w:rPr>
          <w:rFonts w:ascii="Times New Roman" w:hAnsi="Times New Roman"/>
          <w:color w:val="000000"/>
          <w:sz w:val="22"/>
        </w:rPr>
        <w:t>" means all Intellectual Property owned or controlled by a Party as of the Effective Date or developed independently of this Agreement during the Development Term, including:</w:t>
      </w:r>
    </w:p>
    <w:p>
      <w:pPr>
        <w:spacing w:line="276" w:lineRule="auto" w:before="0" w:after="120"/>
        <w:ind w:left="432"/>
        <w:jc w:val="both"/>
      </w:pPr>
      <w:r>
        <w:rPr>
          <w:rFonts w:ascii="Times New Roman" w:hAnsi="Times New Roman"/>
          <w:color w:val="000000"/>
          <w:sz w:val="22"/>
        </w:rPr>
        <w:t>(a) with respect to TerraCore, the TC Modules and all associated firmware, schematics, hardware designs, and technical documentation; and</w:t>
      </w:r>
    </w:p>
    <w:p>
      <w:pPr>
        <w:spacing w:line="276" w:lineRule="auto" w:before="0" w:after="120"/>
        <w:ind w:left="432"/>
        <w:jc w:val="both"/>
      </w:pPr>
      <w:r>
        <w:rPr>
          <w:rFonts w:ascii="Times New Roman" w:hAnsi="Times New Roman"/>
          <w:color w:val="000000"/>
          <w:sz w:val="22"/>
        </w:rPr>
        <w:t>(b) with respect to Axial, the AB Algorithms, all related training datasets, data models, neural network weights, and associated technical documentation.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technical, business, financial, operational, and strategic information disclosed by or on behalf of a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in written, oral, electronic, visual, or other form, and whether or not marked or designated as confidential at the time of disclosure. Confidential Information includes, without limitation, trade secrets, know-how, inventions, algorithms, source code, data, specifications, prototypes, business plans, customer lists, pricing information, financial projections, and the terms and conditions of this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Development Budget</w:t>
      </w:r>
      <w:r>
        <w:rPr>
          <w:rFonts w:ascii="Times New Roman" w:hAnsi="Times New Roman"/>
          <w:color w:val="000000"/>
          <w:sz w:val="22"/>
        </w:rPr>
        <w:t>" means the estimated total cost of the Development Work, initially set at Six Million Four Hundred Thousand Dollars ($6,400,000), as further detailed in Exhibit B attached hereto and as may be adjusted in accordance with Section 4.4 of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Development Plan</w:t>
      </w:r>
      <w:r>
        <w:rPr>
          <w:rFonts w:ascii="Times New Roman" w:hAnsi="Times New Roman"/>
          <w:color w:val="000000"/>
          <w:sz w:val="22"/>
        </w:rPr>
        <w:t>" means the plan for the Development Work attached as Exhibit A hereto, as may be amended from time to time by the Steering Committee in accordance with the procedures set forth in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Development Term</w:t>
      </w:r>
      <w:r>
        <w:rPr>
          <w:rFonts w:ascii="Times New Roman" w:hAnsi="Times New Roman"/>
          <w:color w:val="000000"/>
          <w:sz w:val="22"/>
        </w:rPr>
        <w:t>" means the period commencing on the Effective Date and continuing for eighteen (18) months thereafter, subject to extension pursuant to Section 3.2 of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Development Work</w:t>
      </w:r>
      <w:r>
        <w:rPr>
          <w:rFonts w:ascii="Times New Roman" w:hAnsi="Times New Roman"/>
          <w:color w:val="000000"/>
          <w:sz w:val="22"/>
        </w:rPr>
        <w:t>" means all research, design, engineering, coding, testing, integration, validation, optimization, and related activities undertaken by or on behalf of either Party pursuant to the Development Plan in furtherance of the Project.</w:t>
      </w:r>
    </w:p>
    <w:p>
      <w:pPr>
        <w:spacing w:line="276" w:lineRule="auto" w:before="0" w:after="120"/>
        <w:jc w:val="both"/>
      </w:pPr>
      <w:commentRangeStart w:id="2"/>
      <w:r>
        <w:rPr>
          <w:rFonts w:ascii="Times New Roman" w:hAnsi="Times New Roman"/>
          <w:b/>
          <w:color w:val="000000"/>
          <w:sz w:val="22"/>
        </w:rPr>
        <w:t xml:space="preserve">1.8</w:t>
      </w:r>
      <w:r>
        <w:rPr>
          <w:rFonts w:ascii="Times New Roman" w:hAnsi="Times New Roman"/>
          <w:color w:val="000000"/>
          <w:sz w:val="22"/>
        </w:rPr>
        <w:t xml:space="preserve"> "</w:t>
      </w:r>
      <w:r>
        <w:rPr>
          <w:rFonts w:ascii="Times New Roman" w:hAnsi="Times New Roman"/>
          <w:b/>
          <w:color w:val="000000"/>
          <w:sz w:val="22"/>
        </w:rPr>
        <w:t xml:space="preserve">Foreground IP</w:t>
      </w:r>
      <w:r>
        <w:rPr>
          <w:rFonts w:ascii="Times New Roman" w:hAnsi="Times New Roman"/>
          <w:color w:val="000000"/>
          <w:sz w:val="22"/>
        </w:rPr>
        <w:t xml:space="preserve">" means all Intellectual Property conceived, created, developed, or reduced to practice, whether jointly or individually, by or on behalf of either Party in the performance of the Development Work during the Development Term</w:t>
      </w:r>
      <w:ins w:id="5013" w:author="Whitfield Corr &amp; Loewe LLP" w:date="2025-04-03T09:00:00Z">
        <w:r>
          <w:rPr>
            <w:rFonts w:ascii="Times New Roman" w:hAnsi="Times New Roman"/>
            <w:color w:val="000000"/>
            <w:sz w:val="22"/>
          </w:rPr>
          <w:t xml:space="preserve">[ALTERNATIVE A: </w:t>
        </w:r>
      </w:ins>
      <w:r>
        <w:rPr>
          <w:rFonts w:ascii="Times New Roman" w:hAnsi="Times New Roman"/>
          <w:color w:val="000000"/>
          <w:sz w:val="22"/>
        </w:rPr>
        <w:t xml:space="preserve">,</w:t>
      </w:r>
      <w:del w:id="5014" w:author="Whitfield Corr &amp; Loewe LLP" w:date="2025-04-03T09:00:00Z">
        <w:r>
          <w:rPr>
            <w:rFonts w:ascii="Times New Roman" w:hAnsi="Times New Roman"/>
            <w:color w:val="000000"/>
            <w:sz w:val="22"/>
          </w:rPr>
          <w:delText xml:space="preserve">  </w:delText>
        </w:r>
      </w:del>
      <w:ins w:id="5015" w:author="Whitfield Corr &amp; Loewe LLP" w:date="2025-04-03T09:00:00Z">
        <w:r>
          <w:rPr>
            <w:rFonts w:ascii="Times New Roman" w:hAnsi="Times New Roman"/>
            <w:color w:val="000000"/>
            <w:sz w:val="22"/>
          </w:rPr>
          <w:t xml:space="preserve"> </w:t>
        </w:r>
      </w:ins>
      <w:r>
        <w:rPr>
          <w:rFonts w:ascii="Times New Roman" w:hAnsi="Times New Roman" w:cs="Times New Roman"/>
          <w:sz w:val="22"/>
          <w:szCs w:val="22"/>
          <w:color w:val="000000"/>
        </w:rPr>
        <w:t xml:space="preserve">that constitutes the integrated firmware layer of the sensor-fusion authentication platform</w:t>
      </w:r>
      <w:ins w:id="5016" w:author="Whitfield Corr &amp; Loewe LLP" w:date="2025-04-03T09:00:00Z">
        <w:r>
          <w:rPr>
            <w:rFonts w:ascii="Times New Roman" w:hAnsi="Times New Roman"/>
            <w:color w:val="000000"/>
            <w:sz w:val="22"/>
          </w:rPr>
          <w:t xml:space="preserve">]</w:t>
        </w:r>
      </w:ins>
      <w:r>
        <w:rPr>
          <w:rFonts w:ascii="Times New Roman" w:hAnsi="Times New Roman" w:cs="Times New Roman"/>
          <w:sz w:val="22"/>
          <w:szCs w:val="22"/>
          <w:color w:val="000000"/>
        </w:rPr>
        <w:t xml:space="preserve">, excluding any Background IP and excluding any Improvement IP. For the avoidance of doubt, Foreground IP includes all inventions, works of authorship, software, firmware, algorithms, data models, discoveries, designs, and technical information that arise directly from the Development Work </w:t>
      </w:r>
      <w:ins w:id="5017" w:author="Whitfield Corr &amp; Loewe LLP" w:date="2025-04-03T09:00:00Z">
        <w:r>
          <w:rPr>
            <w:rFonts w:ascii="Times New Roman" w:hAnsi="Times New Roman"/>
            <w:color w:val="000000"/>
            <w:sz w:val="22"/>
          </w:rPr>
          <w:t xml:space="preserve">[ALTERNATIVE A: </w:t>
        </w:r>
      </w:ins>
      <w:r>
        <w:rPr>
          <w:rFonts w:ascii="Times New Roman" w:hAnsi="Times New Roman" w:cs="Times New Roman"/>
          <w:sz w:val="22"/>
          <w:szCs w:val="22"/>
          <w:color w:val="000000"/>
        </w:rPr>
        <w:t xml:space="preserve">and constitute the integrated firmware layer</w:t>
      </w:r>
      <w:ins w:id="5018" w:author="Whitfield Corr &amp; Loewe LLP" w:date="2025-04-03T09:00:00Z">
        <w:r>
          <w:rPr>
            <w:rFonts w:ascii="Times New Roman" w:hAnsi="Times New Roman"/>
            <w:color w:val="000000"/>
            <w:sz w:val="22"/>
          </w:rPr>
          <w:t xml:space="preserve">]</w:t>
        </w:r>
      </w:ins>
      <w:r>
        <w:rPr>
          <w:rFonts w:ascii="Times New Roman" w:hAnsi="Times New Roman" w:cs="Times New Roman"/>
          <w:sz w:val="22"/>
          <w:szCs w:val="22"/>
          <w:color w:val="000000"/>
        </w:rPr>
        <w:t xml:space="preserve">, but does not include Improvement IP as defined in Section 1.8A. Ownership of Foreground IP is governed by Section 6.3</w:t>
      </w:r>
      <w:ins w:id="5019" w:author="Whitfield Corr &amp; Loewe LLP" w:date="2025-04-03T09:00:00Z">
        <w:r>
          <w:rPr>
            <w:rFonts w:ascii="Times New Roman" w:hAnsi="Times New Roman"/>
            <w:color w:val="000000"/>
            <w:sz w:val="22"/>
          </w:rPr>
          <w:t xml:space="preserve"> (which remains open; see bracketed Alternatives A and B)</w:t>
        </w:r>
      </w:ins>
      <w:r>
        <w:rPr>
          <w:rFonts w:ascii="Times New Roman" w:hAnsi="Times New Roman" w:cs="Times New Roman"/>
          <w:sz w:val="22"/>
          <w:szCs w:val="22"/>
          <w:color w:val="000000"/>
        </w:rPr>
        <w:t xml:space="preserve">.</w:t>
      </w:r>
      <w:commentRangeEnd w:id="2"/>
      <w:r>
        <w:rPr>
          <w:rStyle w:val="CommentReference"/>
        </w:rPr>
        <w:commentReference w:id="2"/>
      </w:r>
    </w:p>
    <w:p>
      <w:pPr>
        <w:spacing w:line="276" w:lineRule="auto" w:before="0" w:after="120"/>
        <w:jc w:val="both"/>
      </w:pPr>
      <w:r>
        <w:rPr>
          <w:rFonts w:ascii="Times New Roman" w:hAnsi="Times New Roman" w:cs="Times New Roman"/>
          <w:sz w:val="22"/>
          <w:szCs w:val="22"/>
          <w:color w:val="000000"/>
          <w:b/>
        </w:rPr>
        <w:t xml:space="preserve">1.8A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Improvement IP</w:t>
      </w:r>
      <w:r>
        <w:rPr>
          <w:rFonts w:ascii="Times New Roman" w:hAnsi="Times New Roman" w:cs="Times New Roman"/>
          <w:sz w:val="22"/>
          <w:szCs w:val="22"/>
          <w:color w:val="000000"/>
        </w:rPr>
        <w:t xml:space="preserve">" means all Intellectual Property constituting an improvement, enhancement, modification, or derivative of a Party's Background IP, conceived, created, developed, or reduced to practice in the course of the Development Work. Improvement IP is distinguished from Foreground IP. Ownership of Improvement IP is governed by Section 6.5.</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intellectual property and proprietary rights of any kind, including patents, patent applications, utility models, copyrights, moral rights, trade secrets, trademarks, service marks, trade dress, know-how, data, databases, software (in both source code and object code form), firmware, algorithms, inventions (whether or not patentable), works of authorship, designs, specifications, and all other proprietary rights, together with all registrations, applications, renewals, extensions, and restorations thereof, now or hereafter in force and effect, in any jurisdiction worldwide.</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Net Revenue</w:t>
      </w:r>
      <w:r>
        <w:rPr>
          <w:rFonts w:ascii="Times New Roman" w:hAnsi="Times New Roman"/>
          <w:color w:val="000000"/>
          <w:sz w:val="22"/>
        </w:rPr>
        <w:t>" means gross revenue derived from the commercial exploitation of products or services incorporating Foreground IP, less the following deductions to the extent actually incurred or accrued:</w:t>
      </w:r>
    </w:p>
    <w:p>
      <w:pPr>
        <w:spacing w:line="276" w:lineRule="auto" w:before="0" w:after="120"/>
        <w:ind w:left="432"/>
        <w:jc w:val="both"/>
      </w:pPr>
      <w:r>
        <w:rPr>
          <w:rFonts w:ascii="Times New Roman" w:hAnsi="Times New Roman"/>
          <w:color w:val="000000"/>
          <w:sz w:val="22"/>
        </w:rPr>
        <w:t>(i) returns and credits actually granted to customers;</w:t>
      </w:r>
    </w:p>
    <w:p>
      <w:pPr>
        <w:spacing w:line="276" w:lineRule="auto" w:before="0" w:after="120"/>
        <w:ind w:left="432"/>
        <w:jc w:val="both"/>
      </w:pPr>
      <w:r>
        <w:rPr>
          <w:rFonts w:ascii="Times New Roman" w:hAnsi="Times New Roman"/>
          <w:color w:val="000000"/>
          <w:sz w:val="22"/>
        </w:rPr>
        <w:t>(ii) trade allowances, volume discounts, and rebates;</w:t>
      </w:r>
    </w:p>
    <w:p>
      <w:pPr>
        <w:spacing w:line="276" w:lineRule="auto" w:before="0" w:after="120"/>
        <w:ind w:left="432"/>
        <w:jc w:val="both"/>
      </w:pPr>
      <w:r>
        <w:rPr>
          <w:rFonts w:ascii="Times New Roman" w:hAnsi="Times New Roman"/>
          <w:color w:val="000000"/>
          <w:sz w:val="22"/>
        </w:rPr>
        <w:t>(iii) shipping, handling, and freight charges;</w:t>
      </w:r>
    </w:p>
    <w:p>
      <w:pPr>
        <w:spacing w:line="276" w:lineRule="auto" w:before="0" w:after="120"/>
        <w:ind w:left="432"/>
        <w:jc w:val="both"/>
      </w:pPr>
      <w:r>
        <w:rPr>
          <w:rFonts w:ascii="Times New Roman" w:hAnsi="Times New Roman"/>
          <w:color w:val="000000"/>
          <w:sz w:val="22"/>
        </w:rPr>
        <w:t>(iv) sales taxes, use taxes, value-added taxes, and other governmental charges directly imposed on the sale; and</w:t>
      </w:r>
    </w:p>
    <w:p>
      <w:pPr>
        <w:spacing w:line="276" w:lineRule="auto" w:before="0" w:after="120"/>
        <w:ind w:left="432"/>
        <w:jc w:val="both"/>
      </w:pPr>
      <w:r>
        <w:rPr>
          <w:rFonts w:ascii="Times New Roman" w:hAnsi="Times New Roman"/>
          <w:color w:val="000000"/>
          <w:sz w:val="22"/>
        </w:rPr>
        <w:t>(v) third-party payment processing fees and transaction charges.</w:t>
      </w:r>
    </w:p>
    <w:p>
      <w:pPr>
        <w:spacing w:line="276" w:lineRule="auto" w:before="0" w:after="120"/>
        <w:jc w:val="both"/>
      </w:pPr>
      <w:r>
        <w:rPr>
          <w:rFonts w:ascii="Times New Roman" w:hAnsi="Times New Roman"/>
          <w:color w:val="000000"/>
          <w:sz w:val="22"/>
        </w:rPr>
        <w:t>For purposes of this definition, revenue from internal use, barter transactions, or non-arm's-length transactions shall be calculated at fair market value. Net Revenue shall be calculated on an accrual basis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consistently applied.</w:t>
      </w:r>
    </w:p>
    <w:p>
      <w:pPr>
        <w:spacing w:line="276" w:lineRule="auto" w:before="0" w:after="120"/>
        <w:jc w:val="both"/>
        <w:rPr>
          <w:ins w:id="5020" w:author="Whitfield Corr &amp; Loewe LLP" w:date="2025-04-03T09:00:00Z"/>
        </w:rPr>
      </w:pPr>
      <w:commentRangeStart w:id="3"/>
      <w:ins w:id="5021" w:author="Whitfield Corr &amp; Loewe LLP" w:date="2025-04-03T09:00:00Z">
        <w:r>
          <w:rPr>
            <w:rFonts w:ascii="Times New Roman" w:hAnsi="Times New Roman"/>
            <w:b/>
            <w:color w:val="000000"/>
            <w:sz w:val="22"/>
          </w:rPr>
          <w:t xml:space="preserve">1.10A</w:t>
        </w:r>
        <w:r>
          <w:rPr>
            <w:rFonts w:ascii="Times New Roman" w:hAnsi="Times New Roman"/>
            <w:color w:val="000000"/>
            <w:sz w:val="22"/>
          </w:rPr>
          <w:t xml:space="preserve"> "</w:t>
        </w:r>
        <w:r>
          <w:rPr>
            <w:rFonts w:ascii="Times New Roman" w:hAnsi="Times New Roman"/>
            <w:b/>
            <w:color w:val="000000"/>
            <w:sz w:val="22"/>
          </w:rPr>
          <w:t xml:space="preserve">Cumulative Net Revenue</w:t>
        </w:r>
        <w:r>
          <w:rPr>
            <w:rFonts w:ascii="Times New Roman" w:hAnsi="Times New Roman"/>
            <w:color w:val="000000"/>
            <w:sz w:val="22"/>
          </w:rPr>
          <w:t xml:space="preserve">" means, as of any date of determination, the aggregate Net Revenue derived from the commercial exploitation of products or services incorporating Foreground IP by either Party (or by any licensee, sublicensee, distributor, reseller, or other third party authorized by either Party), from the first commercial sale of any such product or service through such date of determination, as reported in the quarterly Net Revenue reports delivered under Section 7.3 and as adjusted by any audit, true-up, or reconciliation pursuant to Section 7.3 and Section 7.2(c). Cumulative Net Revenue shall be calculated on the same accrual basis and in accordance with GAAP as Net Revenue, and shall be reconciled each calendar quarter concurrently with the quarterly reconciliation process described in Section 4.3 and Exhibit B, Section 5. Cumulative Net Revenue determines the applicable revenue tier under Section 7.2.</w:t>
        </w:r>
      </w:ins>
      <w:commentRangeEnd w:id="3"/>
      <w:r>
        <w:rPr>
          <w:rStyle w:val="CommentReference"/>
        </w:rPr>
        <w:commentReference w:id="3"/>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Overrun Threshold</w:t>
      </w:r>
      <w:r>
        <w:rPr>
          <w:rFonts w:ascii="Times New Roman" w:hAnsi="Times New Roman"/>
          <w:color w:val="000000"/>
          <w:sz w:val="22"/>
        </w:rPr>
        <w:t>" means ten percent (10%) of the Development Budget, which as of the Effective Date equals Six Hundred Forty Thousand Dollars ($640,000).</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Project</w:t>
      </w:r>
      <w:r>
        <w:rPr>
          <w:rFonts w:ascii="Times New Roman" w:hAnsi="Times New Roman"/>
          <w:color w:val="000000"/>
          <w:sz w:val="22"/>
        </w:rPr>
        <w:t>" or "</w:t>
      </w:r>
      <w:r>
        <w:rPr>
          <w:rFonts w:ascii="Times New Roman" w:hAnsi="Times New Roman"/>
          <w:b/>
          <w:color w:val="000000"/>
          <w:sz w:val="22"/>
        </w:rPr>
        <w:t>Project Lumen</w:t>
      </w:r>
      <w:r>
        <w:rPr>
          <w:rFonts w:ascii="Times New Roman" w:hAnsi="Times New Roman"/>
          <w:color w:val="000000"/>
          <w:sz w:val="22"/>
        </w:rPr>
        <w:t>" means the joint development of the sensor-fusion authentication platform as described in the Development Plan, including all phases, milestones, and deliverables set forth therein.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Steering Committee</w:t>
      </w:r>
      <w:r>
        <w:rPr>
          <w:rFonts w:ascii="Times New Roman" w:hAnsi="Times New Roman"/>
          <w:color w:val="000000"/>
          <w:sz w:val="22"/>
        </w:rPr>
        <w:t>" means the joint governance body established under Article 5 of this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TC Modules</w:t>
      </w:r>
      <w:r>
        <w:rPr>
          <w:rFonts w:ascii="Times New Roman" w:hAnsi="Times New Roman"/>
          <w:color w:val="000000"/>
          <w:sz w:val="22"/>
        </w:rPr>
        <w:t>" means TerraCore's proprietary embedded industrial computing modules and associated firmware, including all hardware designs, schematics, printed circuit board layouts, firmware source code, and technical documentation, as further described in Exhibit A attached hereto.</w:t>
      </w:r>
    </w:p>
    <w:p>
      <w:pPr>
        <w:spacing w:line="276" w:lineRule="auto" w:before="0" w:after="120"/>
        <w:jc w:val="both"/>
      </w:pPr>
      <w:commentRangeStart w:id="4"/>
      <w:r>
        <w:rPr>
          <w:rFonts w:ascii="Times New Roman" w:hAnsi="Times New Roman" w:cs="Times New Roman"/>
          <w:sz w:val="22"/>
          <w:szCs w:val="22"/>
          <w:color w:val="000000"/>
          <w:b/>
        </w:rPr>
        <w:t xml:space="preserve">1.14A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Unfunded Commitment</w:t>
      </w:r>
      <w:r>
        <w:rPr>
          <w:rFonts w:ascii="Times New Roman" w:hAnsi="Times New Roman" w:cs="Times New Roman"/>
          <w:sz w:val="22"/>
          <w:szCs w:val="22"/>
          <w:color w:val="000000"/>
        </w:rPr>
        <w:t xml:space="preserve">" means, with respect to a Party, </w:t>
      </w:r>
      <w:del w:id="5022" w:author="Whitfield Corr &amp; Loewe LLP" w:date="2025-04-03T09:00:00Z">
        <w:r>
          <w:rPr>
            <w:rFonts w:ascii="Times New Roman" w:hAnsi="Times New Roman" w:cs="Times New Roman"/>
            <w:sz w:val="22"/>
            <w:szCs w:val="22"/>
            <w:color w:val="000000"/>
          </w:rPr>
          <w:delText xml:space="preserve">the</w:delText>
        </w:r>
      </w:del>
      <w:ins w:id="5023" w:author="Whitfield Corr &amp; Loewe LLP" w:date="2025-04-03T09:00:00Z">
        <w:r>
          <w:rPr>
            <w:rFonts w:ascii="Times New Roman" w:hAnsi="Times New Roman" w:cs="Times New Roman"/>
            <w:sz w:val="22"/>
            <w:szCs w:val="22"/>
            <w:color w:val="000000"/>
          </w:rPr>
          <w:t xml:space="preserve">an</w:t>
        </w:r>
      </w:ins>
      <w:r>
        <w:rPr>
          <w:rFonts w:ascii="Times New Roman" w:hAnsi="Times New Roman" w:cs="Times New Roman"/>
          <w:sz w:val="22"/>
          <w:szCs w:val="22"/>
          <w:color w:val="000000"/>
        </w:rPr>
        <w:t xml:space="preserve"> amount equal to</w:t>
      </w:r>
      <w:ins w:id="5024" w:author="Whitfield Corr &amp; Loewe LLP" w:date="2025-04-03T09:00:00Z">
        <w:r>
          <w:rPr>
            <w:rFonts w:ascii="Times New Roman" w:hAnsi="Times New Roman" w:cs="Times New Roman"/>
            <w:sz w:val="22"/>
            <w:szCs w:val="22"/>
            <w:color w:val="000000"/>
          </w:rPr>
          <w:t xml:space="preserve"> (a)</w:t>
        </w:r>
      </w:ins>
      <w:r>
        <w:rPr>
          <w:rFonts w:ascii="Times New Roman" w:hAnsi="Times New Roman" w:cs="Times New Roman"/>
          <w:sz w:val="22"/>
          <w:szCs w:val="22"/>
          <w:color w:val="000000"/>
        </w:rPr>
        <w:t xml:space="preserve"> such Party's total cost-share obligation under </w:t>
      </w:r>
      <w:ins w:id="5025" w:author="Whitfield Corr &amp; Loewe LLP" w:date="2025-04-03T09:00:00Z">
        <w:r>
          <w:rPr>
            <w:rFonts w:ascii="Times New Roman" w:hAnsi="Times New Roman" w:cs="Times New Roman"/>
            <w:sz w:val="22"/>
            <w:szCs w:val="22"/>
            <w:color w:val="000000"/>
          </w:rPr>
          <w:t xml:space="preserve">this Agreement as set forth in </w:t>
        </w:r>
      </w:ins>
      <w:r>
        <w:rPr>
          <w:rFonts w:ascii="Times New Roman" w:hAnsi="Times New Roman" w:cs="Times New Roman"/>
          <w:sz w:val="22"/>
          <w:szCs w:val="22"/>
          <w:color w:val="000000"/>
        </w:rPr>
        <w:t xml:space="preserve">Section 4.2 </w:t>
      </w:r>
      <w:ins w:id="5026" w:author="Whitfield Corr &amp; Loewe LLP" w:date="2025-04-03T09:00:00Z">
        <w:r>
          <w:rPr>
            <w:rFonts w:ascii="Times New Roman" w:hAnsi="Times New Roman" w:cs="Times New Roman"/>
            <w:sz w:val="22"/>
            <w:szCs w:val="22"/>
            <w:color w:val="000000"/>
          </w:rPr>
          <w:t xml:space="preserve">(being Three Million Five Hundred Twenty Thousand Dollars ($3,520,000) for TerraCore and Two Million Eight Hundred Eighty Thousand Dollars ($2,880,000) for Axial), </w:t>
        </w:r>
      </w:ins>
      <w:r>
        <w:rPr>
          <w:rFonts w:ascii="Times New Roman" w:hAnsi="Times New Roman" w:cs="Times New Roman"/>
          <w:sz w:val="22"/>
          <w:szCs w:val="22"/>
          <w:color w:val="000000"/>
        </w:rPr>
        <w:t xml:space="preserve">minus</w:t>
      </w:r>
      <w:ins w:id="5027" w:author="Whitfield Corr &amp; Loewe LLP" w:date="2025-04-03T09:00:00Z">
        <w:r>
          <w:rPr>
            <w:rFonts w:ascii="Times New Roman" w:hAnsi="Times New Roman" w:cs="Times New Roman"/>
            <w:sz w:val="22"/>
            <w:szCs w:val="22"/>
            <w:color w:val="000000"/>
          </w:rPr>
          <w:t xml:space="preserve"> (b)</w:t>
        </w:r>
      </w:ins>
      <w:r>
        <w:rPr>
          <w:rFonts w:ascii="Times New Roman" w:hAnsi="Times New Roman" w:cs="Times New Roman"/>
          <w:sz w:val="22"/>
          <w:szCs w:val="22"/>
          <w:color w:val="000000"/>
        </w:rPr>
        <w:t xml:space="preserve"> the aggregate amounts actually funded by such Party </w:t>
      </w:r>
      <w:ins w:id="5028" w:author="Whitfield Corr &amp; Loewe LLP" w:date="2025-04-03T09:00:00Z">
        <w:r>
          <w:rPr>
            <w:rFonts w:ascii="Times New Roman" w:hAnsi="Times New Roman" w:cs="Times New Roman"/>
            <w:sz w:val="22"/>
            <w:szCs w:val="22"/>
            <w:color w:val="000000"/>
          </w:rPr>
          <w:t xml:space="preserve">under this Agreement </w:t>
        </w:r>
      </w:ins>
      <w:r>
        <w:rPr>
          <w:rFonts w:ascii="Times New Roman" w:hAnsi="Times New Roman" w:cs="Times New Roman"/>
          <w:sz w:val="22"/>
          <w:szCs w:val="22"/>
          <w:color w:val="000000"/>
        </w:rPr>
        <w:t xml:space="preserve">as of the </w:t>
      </w:r>
      <w:del w:id="5029" w:author="Whitfield Corr &amp; Loewe LLP" w:date="2025-04-03T09:00:00Z">
        <w:r>
          <w:rPr>
            <w:rFonts w:ascii="Times New Roman" w:hAnsi="Times New Roman" w:cs="Times New Roman"/>
            <w:sz w:val="22"/>
            <w:szCs w:val="22"/>
            <w:color w:val="000000"/>
          </w:rPr>
          <w:delText xml:space="preserve">applicable</w:delText>
        </w:r>
      </w:del>
      <w:ins w:id="5030" w:author="Whitfield Corr &amp; Loewe LLP" w:date="2025-04-03T09:00:00Z">
        <w:r>
          <w:rPr>
            <w:rFonts w:ascii="Times New Roman" w:hAnsi="Times New Roman" w:cs="Times New Roman"/>
            <w:sz w:val="22"/>
            <w:szCs w:val="22"/>
            <w:color w:val="000000"/>
          </w:rPr>
          <w:t xml:space="preserve">effective</w:t>
        </w:r>
      </w:ins>
      <w:r>
        <w:rPr>
          <w:rFonts w:ascii="Times New Roman" w:hAnsi="Times New Roman" w:cs="Times New Roman"/>
          <w:sz w:val="22"/>
          <w:szCs w:val="22"/>
          <w:color w:val="000000"/>
        </w:rPr>
        <w:t xml:space="preserve"> date of </w:t>
      </w:r>
      <w:del w:id="5031" w:author="Whitfield Corr &amp; Loewe LLP" w:date="2025-04-03T09:00:00Z">
        <w:r>
          <w:rPr>
            <w:rFonts w:ascii="Times New Roman" w:hAnsi="Times New Roman" w:cs="Times New Roman"/>
            <w:sz w:val="22"/>
            <w:szCs w:val="22"/>
            <w:color w:val="000000"/>
          </w:rPr>
          <w:delText xml:space="preserve">determination</w:delText>
        </w:r>
      </w:del>
      <w:ins w:id="5032" w:author="Whitfield Corr &amp; Loewe LLP" w:date="2025-04-03T09:00:00Z">
        <w:r>
          <w:rPr>
            <w:rFonts w:ascii="Times New Roman" w:hAnsi="Times New Roman" w:cs="Times New Roman"/>
            <w:sz w:val="22"/>
            <w:szCs w:val="22"/>
            <w:color w:val="000000"/>
          </w:rPr>
          <w:t xml:space="preserve">termination</w:t>
        </w:r>
      </w:ins>
      <w:r>
        <w:rPr>
          <w:rFonts w:ascii="Times New Roman" w:hAnsi="Times New Roman" w:cs="Times New Roman"/>
          <w:sz w:val="22"/>
          <w:szCs w:val="22"/>
          <w:color w:val="000000"/>
        </w:rPr>
        <w:t xml:space="preserve">. </w:t>
      </w:r>
      <w:del w:id="5033" w:author="Whitfield Corr &amp; Loewe LLP" w:date="2025-04-03T09:00:00Z">
        <w:r>
          <w:rPr>
            <w:rFonts w:ascii="Times New Roman" w:hAnsi="Times New Roman" w:cs="Times New Roman"/>
            <w:sz w:val="22"/>
            <w:szCs w:val="22"/>
            <w:color w:val="000000"/>
          </w:rPr>
          <w:delText xml:space="preserve">Cross-reference</w:delText>
        </w:r>
      </w:del>
      <w:ins w:id="5034" w:author="Whitfield Corr &amp; Loewe LLP" w:date="2025-04-03T09:00:00Z">
        <w:r>
          <w:rPr>
            <w:rFonts w:ascii="Times New Roman" w:hAnsi="Times New Roman" w:cs="Times New Roman"/>
            <w:sz w:val="22"/>
            <w:szCs w:val="22"/>
            <w:color w:val="000000"/>
          </w:rPr>
          <w:t xml:space="preserve">The Unfunded Commitment is used</w:t>
        </w:r>
      </w:ins>
      <w:r>
        <w:rPr>
          <w:rFonts w:ascii="Times New Roman" w:hAnsi="Times New Roman" w:cs="Times New Roman"/>
          <w:sz w:val="22"/>
          <w:szCs w:val="22"/>
          <w:color w:val="000000"/>
        </w:rPr>
        <w:t xml:space="preserve"> to</w:t>
      </w:r>
      <w:ins w:id="5035" w:author="Whitfield Corr &amp; Loewe LLP" w:date="2025-04-03T09:00:00Z">
        <w:r>
          <w:rPr>
            <w:rFonts w:ascii="Times New Roman" w:hAnsi="Times New Roman" w:cs="Times New Roman"/>
            <w:sz w:val="22"/>
            <w:szCs w:val="22"/>
            <w:color w:val="000000"/>
          </w:rPr>
          <w:t xml:space="preserve"> calculate the Break Fee under</w:t>
        </w:r>
      </w:ins>
      <w:r>
        <w:rPr>
          <w:rFonts w:ascii="Times New Roman" w:hAnsi="Times New Roman" w:cs="Times New Roman"/>
          <w:sz w:val="22"/>
          <w:szCs w:val="22"/>
          <w:color w:val="000000"/>
        </w:rPr>
        <w:t xml:space="preserve"> Section 11.2(b)</w:t>
      </w:r>
      <w:ins w:id="5036" w:author="Whitfield Corr &amp; Loewe LLP" w:date="2025-04-03T09:00:00Z">
        <w:r>
          <w:rPr>
            <w:rFonts w:ascii="Times New Roman" w:hAnsi="Times New Roman" w:cs="Times New Roman"/>
            <w:sz w:val="22"/>
            <w:szCs w:val="22"/>
            <w:color w:val="000000"/>
          </w:rPr>
          <w:t xml:space="preserve"> and applies equally to each Party</w:t>
        </w:r>
      </w:ins>
      <w:r>
        <w:rPr>
          <w:rFonts w:ascii="Times New Roman" w:hAnsi="Times New Roman" w:cs="Times New Roman"/>
          <w:sz w:val="22"/>
          <w:szCs w:val="22"/>
          <w:color w:val="000000"/>
        </w:rPr>
        <w:t xml:space="preserve">.</w:t>
      </w:r>
      <w:commentRangeEnd w:id="4"/>
      <w:r>
        <w:rPr>
          <w:rStyle w:val="CommentReference"/>
        </w:rPr>
        <w:commentReference w:id="4"/>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Interpretive Provisions.</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color w:val="000000"/>
          <w:sz w:val="22"/>
        </w:rPr>
        <w:t>(a) the word "</w:t>
      </w:r>
      <w:r>
        <w:rPr>
          <w:rFonts w:ascii="Times New Roman" w:hAnsi="Times New Roman"/>
          <w:b/>
          <w:color w:val="000000"/>
          <w:sz w:val="22"/>
        </w:rPr>
        <w:t>including</w:t>
      </w:r>
      <w:r>
        <w:rPr>
          <w:rFonts w:ascii="Times New Roman" w:hAnsi="Times New Roman"/>
          <w:color w:val="000000"/>
          <w:sz w:val="22"/>
        </w:rPr>
        <w:t>" (and correlative words such as "include" and "includes") means "including without limitation";</w:t>
      </w:r>
    </w:p>
    <w:p>
      <w:pPr>
        <w:spacing w:line="276" w:lineRule="auto" w:before="0" w:after="120"/>
        <w:ind w:left="432"/>
        <w:jc w:val="both"/>
      </w:pPr>
      <w:r>
        <w:rPr>
          <w:rFonts w:ascii="Times New Roman" w:hAnsi="Times New Roman"/>
          <w:color w:val="000000"/>
          <w:sz w:val="22"/>
        </w:rPr>
        <w:t>(b) the headings of Articles, Sections, and Exhibits are inserted for convenience of reference only and shall not affect the interpretation of this Agreement;</w:t>
      </w:r>
    </w:p>
    <w:p>
      <w:pPr>
        <w:spacing w:line="276" w:lineRule="auto" w:before="0" w:after="120"/>
        <w:ind w:left="432"/>
        <w:jc w:val="both"/>
      </w:pPr>
      <w:r>
        <w:rPr>
          <w:rFonts w:ascii="Times New Roman" w:hAnsi="Times New Roman"/>
          <w:color w:val="000000"/>
          <w:sz w:val="22"/>
        </w:rPr>
        <w:t>(c) words in the singular include the plural and vice versa, and words denoting any gender include all genders;</w:t>
      </w:r>
    </w:p>
    <w:p>
      <w:pPr>
        <w:spacing w:line="276" w:lineRule="auto" w:before="0" w:after="120"/>
        <w:ind w:left="432"/>
        <w:jc w:val="both"/>
      </w:pPr>
      <w:r>
        <w:rPr>
          <w:rFonts w:ascii="Times New Roman" w:hAnsi="Times New Roman"/>
          <w:color w:val="000000"/>
          <w:sz w:val="22"/>
        </w:rPr>
        <w:t>(d) references to "Sections," "Articles," and "Exhibits" are to sections, articles, and exhibits of this Agreement unless otherwise specified;</w:t>
      </w:r>
    </w:p>
    <w:p>
      <w:pPr>
        <w:spacing w:line="276" w:lineRule="auto" w:before="0" w:after="120"/>
        <w:ind w:left="432"/>
        <w:jc w:val="both"/>
      </w:pPr>
      <w:r>
        <w:rPr>
          <w:rFonts w:ascii="Times New Roman" w:hAnsi="Times New Roman"/>
          <w:color w:val="000000"/>
          <w:sz w:val="22"/>
        </w:rPr>
        <w:t>(e) references to "days" mean calendar days unless expressly stated to be "business days," and "business days" means days other than Saturdays, Sundays, and federal holidays observed in the Commonwealth of Virginia; and</w:t>
      </w:r>
    </w:p>
    <w:p>
      <w:pPr>
        <w:spacing w:line="276" w:lineRule="auto" w:before="0" w:after="120"/>
        <w:ind w:left="432"/>
        <w:jc w:val="both"/>
      </w:pPr>
      <w:r>
        <w:rPr>
          <w:rFonts w:ascii="Times New Roman" w:hAnsi="Times New Roman"/>
          <w:color w:val="000000"/>
          <w:sz w:val="22"/>
        </w:rPr>
        <w:t>(f) references to any statute, regulation, or law include any amendment, modification, or successor provision thereto.</w:t>
      </w:r>
    </w:p>
    <w:p>
      <w:pPr>
        <w:keepNext/>
        <w:spacing w:line="276" w:lineRule="auto" w:before="360" w:after="120"/>
        <w:jc w:val="left"/>
      </w:pPr>
      <w:r>
        <w:rPr>
          <w:rFonts w:ascii="Times New Roman" w:hAnsi="Times New Roman"/>
          <w:b/>
          <w:color w:val="000000"/>
          <w:sz w:val="22"/>
          <w:u w:val="single"/>
        </w:rPr>
        <w:t>ARTICLE 2 — SCOPE OF CO-DEVELOPMENT</w:t>
      </w:r>
    </w:p>
    <w:p>
      <w:pPr>
        <w:keepNext/>
        <w:spacing w:line="276" w:lineRule="auto" w:before="200" w:after="80"/>
        <w:ind w:left="0"/>
      </w:pPr>
      <w:r>
        <w:rPr>
          <w:rFonts w:ascii="Times New Roman" w:hAnsi="Times New Roman"/>
          <w:b/>
          <w:color w:val="000000"/>
          <w:sz w:val="22"/>
        </w:rPr>
        <w:t>Section 2.1 — Engagement</w:t>
      </w:r>
    </w:p>
    <w:p>
      <w:pPr>
        <w:spacing w:line="276" w:lineRule="auto" w:before="0" w:after="120"/>
        <w:jc w:val="both"/>
      </w:pPr>
      <w:r>
        <w:rPr>
          <w:rFonts w:ascii="Times New Roman" w:hAnsi="Times New Roman"/>
          <w:color w:val="000000"/>
          <w:sz w:val="22"/>
        </w:rPr>
        <w:t>Each Party agrees to undertake the Development Work in accordance with the Development Plan attached as Exhibit A hereto and the budget and payment schedule set forth in Exhibit B hereto. Each Party shall perform its respective obligations under this Agreement in a professional and workmanlike manner, using personnel with the qualifications, skills, and experience necessary to perform the Development Work competently and efficiently. Each Party shall dedicate sufficient resources to the Project to meet the milestones and deliverables set forth in the Development Plan.</w:t>
      </w:r>
    </w:p>
    <w:p>
      <w:pPr>
        <w:spacing w:line="276" w:lineRule="auto" w:before="0" w:after="120"/>
        <w:jc w:val="both"/>
      </w:pPr>
      <w:r>
        <w:rPr>
          <w:rFonts w:ascii="Times New Roman" w:hAnsi="Times New Roman"/>
          <w:color w:val="000000"/>
          <w:sz w:val="22"/>
        </w:rPr>
        <w:t>TerraCore shall perform its portion of the Development Work primarily at its research and development laboratory located at 1515 Circuit Boulevard, Building C, Austin, TX 78759 (the "</w:t>
      </w:r>
      <w:r>
        <w:rPr>
          <w:rFonts w:ascii="Times New Roman" w:hAnsi="Times New Roman"/>
          <w:b/>
          <w:color w:val="000000"/>
          <w:sz w:val="22"/>
        </w:rPr>
        <w:t>TerraCore R&amp;D Lab</w:t>
      </w:r>
      <w:r>
        <w:rPr>
          <w:rFonts w:ascii="Times New Roman" w:hAnsi="Times New Roman"/>
          <w:color w:val="000000"/>
          <w:sz w:val="22"/>
        </w:rPr>
        <w:t>"), unless the Steering Committee approves the use of alternative or additional facilities. TerraCore shall be responsible for providing all necessary equipment, tools, and infrastructure at the TerraCore R&amp;D Lab for the performance of its Development Work.</w:t>
      </w:r>
    </w:p>
    <w:p>
      <w:pPr>
        <w:spacing w:line="276" w:lineRule="auto" w:before="0" w:after="120"/>
        <w:jc w:val="both"/>
      </w:pPr>
      <w:r>
        <w:rPr>
          <w:rFonts w:ascii="Times New Roman" w:hAnsi="Times New Roman"/>
          <w:color w:val="000000"/>
          <w:sz w:val="22"/>
        </w:rPr>
        <w:t>Axial shall perform its portion of the Development Work primarily at its principal office located at 770 Dominion Tower Drive, 14th Floor, Arlington, VA 22203, or at such other facilities as the Steering Committee may approve in writing from time to time. Axial shall be responsible for providing all necessary computing resources, data storage, and development environments for the performance of its Development Work.</w:t>
      </w:r>
    </w:p>
    <w:p>
      <w:pPr>
        <w:keepNext/>
        <w:spacing w:line="276" w:lineRule="auto" w:before="200" w:after="80"/>
        <w:ind w:left="0"/>
      </w:pPr>
      <w:r>
        <w:rPr>
          <w:rFonts w:ascii="Times New Roman" w:hAnsi="Times New Roman"/>
          <w:b/>
          <w:color w:val="000000"/>
          <w:sz w:val="22"/>
        </w:rPr>
        <w:t>Section 2.2 — Project Milestones</w:t>
      </w:r>
    </w:p>
    <w:p>
      <w:pPr>
        <w:spacing w:line="276" w:lineRule="auto" w:before="0" w:after="120"/>
        <w:jc w:val="both"/>
      </w:pPr>
      <w:r>
        <w:rPr>
          <w:rFonts w:ascii="Times New Roman" w:hAnsi="Times New Roman"/>
          <w:color w:val="000000"/>
          <w:sz w:val="22"/>
        </w:rPr>
        <w:t>The Development Work shall be performed in accordance with the milestone schedule set forth in Exhibit A. The Parties acknowledge and agree that the milestone schedule reflects the following target dates, which are subject to adjustment by the Steering Committee in accordance with the change-control procedures described in Exhibit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 Requirements Definition and Architecture Design</w:t>
      </w:r>
      <w:r>
        <w:rPr>
          <w:rFonts w:ascii="Times New Roman" w:hAnsi="Times New Roman"/>
          <w:color w:val="000000"/>
          <w:sz w:val="22"/>
        </w:rPr>
        <w:t>: Completion targeted within three (3) months of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 Prototype Development and Integration</w:t>
      </w:r>
      <w:r>
        <w:rPr>
          <w:rFonts w:ascii="Times New Roman" w:hAnsi="Times New Roman"/>
          <w:color w:val="000000"/>
          <w:sz w:val="22"/>
        </w:rPr>
        <w:t>: Completion targeted within nine (9) months of the Effective Date.</w:t>
      </w:r>
    </w:p>
    <w:p>
      <w:pPr>
        <w:spacing w:line="276" w:lineRule="auto" w:before="0" w:after="120"/>
        <w:ind w:left="432"/>
        <w:jc w:val="both"/>
      </w:pPr>
      <w:commentRangeStart w:id="5"/>
      <w:r>
        <w:rPr>
          <w:rFonts w:ascii="Times New Roman" w:hAnsi="Times New Roman"/>
          <w:color w:val="000000"/>
          <w:sz w:val="22"/>
        </w:rPr>
        <w:t xml:space="preserve">(c) </w:t>
      </w:r>
      <w:r>
        <w:rPr>
          <w:rFonts w:ascii="Times New Roman" w:hAnsi="Times New Roman"/>
          <w:b/>
          <w:color w:val="000000"/>
          <w:sz w:val="22"/>
        </w:rPr>
        <w:t>Phase 3 — Testing, Validation, and Optimization</w:t>
      </w:r>
      <w:r>
        <w:rPr>
          <w:rFonts w:ascii="Times New Roman" w:hAnsi="Times New Roman"/>
          <w:color w:val="000000"/>
          <w:sz w:val="22"/>
        </w:rPr>
        <w:t>: Completion targeted for Q4 2025, with the objective of delivering a minimum viable product ("</w:t>
      </w:r>
      <w:r>
        <w:rPr>
          <w:rFonts w:ascii="Times New Roman" w:hAnsi="Times New Roman"/>
          <w:b/>
          <w:color w:val="000000"/>
          <w:sz w:val="22"/>
        </w:rPr>
        <w:t>MVP</w:t>
      </w:r>
      <w:r>
        <w:rPr>
          <w:rFonts w:ascii="Times New Roman" w:hAnsi="Times New Roman"/>
          <w:color w:val="000000"/>
          <w:sz w:val="22"/>
        </w:rPr>
        <w:t>").</w:t>
      </w:r>
      <w:commentRangeEnd w:id="5"/>
      <w:r>
        <w:rPr>
          <w:rStyle w:val="CommentReference"/>
        </w:rPr>
        <w:commentReference w:id="5"/>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Phase 4 — Pre-Commercial Pilot and Launch Preparation</w:t>
      </w:r>
      <w:r>
        <w:rPr>
          <w:rFonts w:ascii="Times New Roman" w:hAnsi="Times New Roman"/>
          <w:color w:val="000000"/>
          <w:sz w:val="22"/>
        </w:rPr>
        <w:t>: Completion targeted for Q2 2026, with the objective of achieving commercial launch readiness.</w:t>
      </w:r>
    </w:p>
    <w:p>
      <w:pPr>
        <w:spacing w:line="276" w:lineRule="auto" w:before="0" w:after="120"/>
        <w:jc w:val="both"/>
      </w:pPr>
      <w:r>
        <w:rPr>
          <w:rFonts w:ascii="Times New Roman" w:hAnsi="Times New Roman"/>
          <w:color w:val="000000"/>
          <w:sz w:val="22"/>
        </w:rPr>
        <w:t>Each milestone shall include specified deliverables, acceptance criteria, and the designation of the Party primarily responsible for the completion of the applicable deliverables, all as set forth in Exhibit A. The Steering Committee shall review progress against the milestone schedule at each regularly scheduled meeting and shall take such corrective action as it deems appropriate in the event that the Project falls behind schedule.</w:t>
      </w:r>
    </w:p>
    <w:p>
      <w:pPr>
        <w:keepNext/>
        <w:spacing w:line="276" w:lineRule="auto" w:before="200" w:after="80"/>
        <w:ind w:left="0"/>
      </w:pPr>
      <w:r>
        <w:rPr>
          <w:rFonts w:ascii="Times New Roman" w:hAnsi="Times New Roman"/>
          <w:b/>
          <w:color w:val="000000"/>
          <w:sz w:val="22"/>
        </w:rPr>
        <w:t>Section 2.3 — Personnel</w:t>
      </w:r>
    </w:p>
    <w:p>
      <w:pPr>
        <w:spacing w:line="276" w:lineRule="auto" w:before="0" w:after="120"/>
        <w:jc w:val="both"/>
      </w:pPr>
      <w:r>
        <w:rPr>
          <w:rFonts w:ascii="Times New Roman" w:hAnsi="Times New Roman"/>
          <w:color w:val="000000"/>
          <w:sz w:val="22"/>
        </w:rPr>
        <w:t>Each Party shall assign qualified personnel to the Project who possess the technical skills, experience, and domain expertise necessary to perform the Development Work assigned to such Party under the Development Plan. Each Party shall designate a project manager (each, a "</w:t>
      </w:r>
      <w:r>
        <w:rPr>
          <w:rFonts w:ascii="Times New Roman" w:hAnsi="Times New Roman"/>
          <w:b/>
          <w:color w:val="000000"/>
          <w:sz w:val="22"/>
        </w:rPr>
        <w:t>Project Manager</w:t>
      </w:r>
      <w:r>
        <w:rPr>
          <w:rFonts w:ascii="Times New Roman" w:hAnsi="Times New Roman"/>
          <w:color w:val="000000"/>
          <w:sz w:val="22"/>
        </w:rPr>
        <w:t>") who shall serve as the primary point of contact for day-to-day coordination of the Development Work. Each Party shall provide written notice of the identity of its Project Manager to the other Party within ten (10) business days of the Effective Date.</w:t>
      </w:r>
    </w:p>
    <w:p>
      <w:pPr>
        <w:spacing w:line="276" w:lineRule="auto" w:before="0" w:after="120"/>
        <w:jc w:val="both"/>
      </w:pPr>
      <w:r>
        <w:rPr>
          <w:rFonts w:ascii="Times New Roman" w:hAnsi="Times New Roman"/>
          <w:color w:val="000000"/>
          <w:sz w:val="22"/>
        </w:rPr>
        <w:t>Each Party shall promptly notify the Steering Committee of any material changes to its key project personnel, including the replacement of its Project Manager or any senior technical lead assigned to the Project. The Steering Committee may, by unanimous vote, request that a Party replace any individual assigned to the Project if such individual is not performing satisfactorily, and the Party receiving such request shall use commercially reasonable efforts to assign a suitable replacement within a reasonable period of time. Neither Party shall reassign or remove key project personnel without providing at least fifteen (15) business days' prior written notice to the other Party and identifying a qualified replacement, unless such reassignment or removal is necessitated by circumstances beyond the Party's reasonable control (e.g., resignation, termination for cause, or medical leave).</w:t>
      </w:r>
    </w:p>
    <w:p>
      <w:pPr>
        <w:keepNext/>
        <w:spacing w:line="276" w:lineRule="auto" w:before="360" w:after="120"/>
        <w:jc w:val="left"/>
      </w:pPr>
      <w:r>
        <w:rPr>
          <w:rFonts w:ascii="Times New Roman" w:hAnsi="Times New Roman"/>
          <w:b/>
          <w:color w:val="000000"/>
          <w:sz w:val="22"/>
          <w:u w:val="single"/>
        </w:rPr>
        <w:t>ARTICLE 3 — DEVELOPMENT TERM AND EXTENSIONS</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Development Term shall commence on the Effective Date and shall continue for a period of eighteen (18) months thereafter, unless earlier terminated in accordance with Article 11 of this Agreement. The Parties acknowledge that the eighteen-month Development Term is intended to encompass the completion of Phases 1 through 3 of the Development Plan, with Phase 4 potentially extending into any extension period authorized pursuant to Section 3.2.</w:t>
      </w:r>
    </w:p>
    <w:p>
      <w:pPr>
        <w:keepNext/>
        <w:spacing w:line="276" w:lineRule="auto" w:before="200" w:after="80"/>
        <w:ind w:left="0"/>
      </w:pPr>
      <w:r>
        <w:rPr>
          <w:rFonts w:ascii="Times New Roman" w:hAnsi="Times New Roman"/>
          <w:b/>
          <w:color w:val="000000"/>
          <w:sz w:val="22"/>
        </w:rPr>
        <w:t>Section 3.2 — Extensions</w:t>
      </w:r>
    </w:p>
    <w:p>
      <w:pPr>
        <w:spacing w:line="276" w:lineRule="auto" w:before="0" w:after="120"/>
        <w:jc w:val="both"/>
      </w:pPr>
      <w:r>
        <w:rPr>
          <w:rFonts w:ascii="Times New Roman" w:hAnsi="Times New Roman"/>
          <w:color w:val="000000"/>
          <w:sz w:val="22"/>
        </w:rPr>
        <w:t>The Development Term may be extended for up to two (2) additional periods of six (6) months each (each, an "</w:t>
      </w:r>
      <w:r>
        <w:rPr>
          <w:rFonts w:ascii="Times New Roman" w:hAnsi="Times New Roman"/>
          <w:b/>
          <w:color w:val="000000"/>
          <w:sz w:val="22"/>
        </w:rPr>
        <w:t>Extension Period</w:t>
      </w:r>
      <w:r>
        <w:rPr>
          <w:rFonts w:ascii="Times New Roman" w:hAnsi="Times New Roman"/>
          <w:color w:val="000000"/>
          <w:sz w:val="22"/>
        </w:rPr>
        <w:t>"), by mutual written consent of the Parties. A Party wishing to extend the Development Term shall provide written notice to the other Party of its desire to do so no later than sixty (60) calendar days before the expiration of the then-current Development Term (or Extension Period, as applicable). The other Party shall respond to such notice in writing within thirty (30) calendar days of receipt. If the Parties mutually agree to extend the Development Term, they shall execute a written amendment to this Agreement reflecting such extension and any corresponding adjustments to the Development Budget, milestone schedule, or Development Plan, as determined by the Steering Committee.</w:t>
      </w:r>
    </w:p>
    <w:p>
      <w:pPr>
        <w:spacing w:line="276" w:lineRule="auto" w:before="0" w:after="120"/>
        <w:jc w:val="both"/>
      </w:pPr>
      <w:r>
        <w:rPr>
          <w:rFonts w:ascii="Times New Roman" w:hAnsi="Times New Roman"/>
          <w:color w:val="000000"/>
          <w:sz w:val="22"/>
        </w:rPr>
        <w:t>In the event that the Parties do not mutually agree to extend the Development Term, the Development Term shall expire at the end of the then-current period, and the Parties' respective rights and obligations upon such expiration shall be governed by Article 11 of this Agreement.</w:t>
      </w:r>
    </w:p>
    <w:p>
      <w:pPr>
        <w:keepNext/>
        <w:spacing w:line="276" w:lineRule="auto" w:before="360" w:after="120"/>
        <w:jc w:val="left"/>
      </w:pPr>
      <w:r>
        <w:rPr>
          <w:rFonts w:ascii="Times New Roman" w:hAnsi="Times New Roman"/>
          <w:b/>
          <w:color w:val="000000"/>
          <w:sz w:val="22"/>
          <w:u w:val="single"/>
        </w:rPr>
        <w:t>ARTICLE 4 — DEVELOPMENT BUDGET AND COST SHARING</w:t>
      </w:r>
    </w:p>
    <w:p>
      <w:pPr>
        <w:keepNext/>
        <w:spacing w:line="276" w:lineRule="auto" w:before="200" w:after="80"/>
        <w:ind w:left="0"/>
      </w:pPr>
      <w:r>
        <w:rPr>
          <w:rFonts w:ascii="Times New Roman" w:hAnsi="Times New Roman"/>
          <w:b/>
          <w:color w:val="000000"/>
          <w:sz w:val="22"/>
        </w:rPr>
        <w:t>Section 4.1 — Total Budget</w:t>
      </w:r>
    </w:p>
    <w:p>
      <w:pPr>
        <w:spacing w:line="276" w:lineRule="auto" w:before="0" w:after="120"/>
        <w:jc w:val="both"/>
      </w:pPr>
      <w:r>
        <w:rPr>
          <w:rFonts w:ascii="Times New Roman" w:hAnsi="Times New Roman"/>
          <w:color w:val="000000"/>
          <w:sz w:val="22"/>
        </w:rPr>
        <w:t>The Parties estimate the total Development Budget at Six Million Four Hundred Thousand Dollars ($6,400,000). The Development Budget represents the Parties' good-faith estimate of the total costs and expenses expected to be incurred in the performance of the Development Work during the Development Term, including personnel costs, materials, equipment, third-party services, facility costs, travel, and other direct and indirect expenses. The Development Budget is set forth in greater detail in Exhibit B attached hereto.</w:t>
      </w:r>
    </w:p>
    <w:p>
      <w:pPr>
        <w:spacing w:line="276" w:lineRule="auto" w:before="0" w:after="120"/>
        <w:jc w:val="both"/>
      </w:pPr>
      <w:r>
        <w:rPr>
          <w:rFonts w:ascii="Times New Roman" w:hAnsi="Times New Roman"/>
          <w:color w:val="000000"/>
          <w:sz w:val="22"/>
        </w:rPr>
        <w:t>The Parties acknowledge and agree that the Development Budget is an estimate and that actual costs may vary from the amounts set forth therein. The Development Budget shall be subject to quarterly true-up and reconciliation in accordance with Section 4.3 of this Agreement. Any material adjustment to the Development Budget shall be subject to the approval of the Steering Committee.</w:t>
      </w:r>
    </w:p>
    <w:p>
      <w:pPr>
        <w:keepNext/>
        <w:spacing w:line="276" w:lineRule="auto" w:before="200" w:after="80"/>
        <w:ind w:left="0"/>
      </w:pPr>
      <w:r>
        <w:rPr>
          <w:rFonts w:ascii="Times New Roman" w:hAnsi="Times New Roman"/>
          <w:b/>
          <w:color w:val="000000"/>
          <w:sz w:val="22"/>
        </w:rPr>
        <w:t>Section 4.2 — Cost Allocation</w:t>
      </w:r>
    </w:p>
    <w:p>
      <w:pPr>
        <w:spacing w:line="276" w:lineRule="auto" w:before="0" w:after="120"/>
        <w:jc w:val="both"/>
      </w:pPr>
      <w:r>
        <w:rPr>
          <w:rFonts w:ascii="Times New Roman" w:hAnsi="Times New Roman"/>
          <w:color w:val="000000"/>
          <w:sz w:val="22"/>
        </w:rPr>
        <w:t>The Parties shall share the costs of the Development Work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TerraCore</w:t>
      </w:r>
      <w:r>
        <w:rPr>
          <w:rFonts w:ascii="Times New Roman" w:hAnsi="Times New Roman"/>
          <w:color w:val="000000"/>
          <w:sz w:val="22"/>
        </w:rPr>
        <w:t xml:space="preserve"> shall bear fifty-five percent (55%) of the Development Budget, equal to Three Million Five Hundred Twenty Thousand Dollars ($3,520,000);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Axial</w:t>
      </w:r>
      <w:r>
        <w:rPr>
          <w:rFonts w:ascii="Times New Roman" w:hAnsi="Times New Roman"/>
          <w:color w:val="000000"/>
          <w:sz w:val="22"/>
        </w:rPr>
        <w:t xml:space="preserve"> shall bear forty-five percent (45%) of the Development Budget, equal to Two Million Eight Hundred Eighty Thousand Dollars ($2,880,000).</w:t>
      </w:r>
    </w:p>
    <w:p>
      <w:pPr>
        <w:spacing w:line="276" w:lineRule="auto" w:before="0" w:after="120"/>
        <w:jc w:val="both"/>
      </w:pPr>
      <w:r>
        <w:rPr>
          <w:rFonts w:ascii="Times New Roman" w:hAnsi="Times New Roman"/>
          <w:color w:val="000000"/>
          <w:sz w:val="22"/>
        </w:rPr>
        <w:t>The foregoing cost allocation reflects the Parties' respective contributions to the Development Work and the relative scope of each Party's responsibilities under the Development Plan. Each Party shall fund its share of the Development Budget in accordance with the payment schedule and invoicing procedures set forth in Exhibit B. Each Party shall be responsible for its own internal costs (including salaries, benefits, and overhead of its employees assigned to the Project), which shall be credited against such Party's cost-share obligation in accordance with the accounting methodology set forth in Exhibit B.</w:t>
      </w:r>
    </w:p>
    <w:p>
      <w:pPr>
        <w:keepNext/>
        <w:spacing w:line="276" w:lineRule="auto" w:before="200" w:after="80"/>
        <w:ind w:left="0"/>
      </w:pPr>
      <w:r>
        <w:rPr>
          <w:rFonts w:ascii="Times New Roman" w:hAnsi="Times New Roman"/>
          <w:b/>
          <w:color w:val="000000"/>
          <w:sz w:val="22"/>
        </w:rPr>
        <w:t>Section 4.3 — Quarterly Reconciliation</w:t>
      </w:r>
    </w:p>
    <w:p>
      <w:pPr>
        <w:spacing w:line="276" w:lineRule="auto" w:before="0" w:after="120"/>
        <w:jc w:val="both"/>
      </w:pPr>
      <w:r>
        <w:rPr>
          <w:rFonts w:ascii="Times New Roman" w:hAnsi="Times New Roman"/>
          <w:color w:val="000000"/>
          <w:sz w:val="22"/>
        </w:rPr>
        <w:t>Within thirty (30) calendar days after the end of each calendar quarter during the Development Term (including any Extension Period), the Parties shall conduct a reconciliation of actual costs incurred during such quarter against the Development Budget. Each Party shall provide the other Party with a detailed accounting of all costs and expenses incurred by such Party in connection with the Development Work during the applicable quarter, together with reasonable supporting documentation.</w:t>
      </w:r>
    </w:p>
    <w:p>
      <w:pPr>
        <w:spacing w:line="276" w:lineRule="auto" w:before="0" w:after="120"/>
        <w:jc w:val="both"/>
      </w:pPr>
      <w:r>
        <w:rPr>
          <w:rFonts w:ascii="Times New Roman" w:hAnsi="Times New Roman"/>
          <w:color w:val="000000"/>
          <w:sz w:val="22"/>
        </w:rPr>
        <w:t>Any variance between actual costs incurred and the amounts budgeted for the applicable quarter shall be allocated between the Parties in accordance with the fifty-five percent (55%) TerraCore / forty-five percent (45%) Axial cost-sharing ratio set forth in Section 4.2. If a Party's actual costs for a quarter are less than its budgeted share, the difference shall be credited against such Party's cost-share obligation for the following quarter. If a Party's actual costs for a quarter exceed its budgeted share but do not, in the aggregate, cause total projected costs to exceed the Overrun Threshold, the overage shall be allocated in accordance with the cost-sharing ratio and invoiced to the other Party as part of the quarterly reconciliation. Payment of any amounts owed as a result of the quarterly reconciliation shall be made within thirty (30) days of the delivery of the reconciliation report.</w:t>
      </w:r>
    </w:p>
    <w:p>
      <w:pPr>
        <w:keepNext/>
        <w:spacing w:line="276" w:lineRule="auto" w:before="200" w:after="80"/>
        <w:ind w:left="0"/>
      </w:pPr>
      <w:r>
        <w:rPr>
          <w:rFonts w:ascii="Times New Roman" w:hAnsi="Times New Roman"/>
          <w:b/>
          <w:color w:val="000000"/>
          <w:sz w:val="22"/>
        </w:rPr>
        <w:t>Section 4.4 — Cost Overruns</w:t>
      </w:r>
    </w:p>
    <w:p>
      <w:pPr>
        <w:spacing w:line="276" w:lineRule="auto" w:before="0" w:after="120"/>
        <w:jc w:val="both"/>
      </w:pPr>
      <w:r>
        <w:rPr>
          <w:rFonts w:ascii="Times New Roman" w:hAnsi="Times New Roman"/>
          <w:color w:val="000000"/>
          <w:sz w:val="22"/>
        </w:rPr>
        <w:t>If, at any time during the Development Term, the Parties determine (whether through the quarterly reconciliation process or otherwise) that projected total costs of the Development Work are reasonably likely to exceed the Development Budget by more than the Overrun Threshold (Six Hundred Forty Thousand Dollars ($640,000), representing ten percent (10%) of the Development Budget), then any additional expenditure beyond the Overrun Threshold shall require the prior written approval of the Steering Committee.</w:t>
      </w:r>
    </w:p>
    <w:p>
      <w:pPr>
        <w:spacing w:line="276" w:lineRule="auto" w:before="0" w:after="120"/>
        <w:jc w:val="both"/>
      </w:pPr>
      <w:r>
        <w:rPr>
          <w:rFonts w:ascii="Times New Roman" w:hAnsi="Times New Roman"/>
          <w:color w:val="000000"/>
          <w:sz w:val="22"/>
        </w:rPr>
        <w:t>Neither Party shall be obligated to fund costs in excess of the Overrun Threshold absent the express written approval of the Steering Committee. In the event that the Steering Committee approves additional expenditures, the Parties shall negotiate in good faith to determine the allocation of such additional costs, which shall be documented in a written amendment to the Development Budget (Exhibit B). In the event that the Steering Committee does not approve additional expenditures, the Parties shall work together to identify cost reduction measures, scope reductions, or other adjustments to the Development Plan that will bring projected costs within the Development Budget (as adjusted by the Overrun Threshold). Nothing in this Section 4.4 shall relieve either Party of its obligation to pay for Development Work already performed and approved prior to the determination that the Overrun Threshold has been or is likely to be exceeded.</w:t>
      </w:r>
    </w:p>
    <w:p>
      <w:pPr>
        <w:keepNext/>
        <w:spacing w:line="276" w:lineRule="auto" w:before="360" w:after="120"/>
        <w:jc w:val="left"/>
      </w:pPr>
      <w:r>
        <w:rPr>
          <w:rFonts w:ascii="Times New Roman" w:hAnsi="Times New Roman"/>
          <w:b/>
          <w:color w:val="000000"/>
          <w:sz w:val="22"/>
          <w:u w:val="single"/>
        </w:rPr>
        <w:t>ARTICLE 5 — STEERING COMMITTEE</w:t>
      </w:r>
    </w:p>
    <w:p>
      <w:pPr>
        <w:keepNext/>
        <w:spacing w:line="276" w:lineRule="auto" w:before="200" w:after="80"/>
        <w:ind w:left="0"/>
      </w:pPr>
      <w:r>
        <w:rPr>
          <w:rFonts w:ascii="Times New Roman" w:hAnsi="Times New Roman"/>
          <w:b/>
          <w:color w:val="000000"/>
          <w:sz w:val="22"/>
        </w:rPr>
        <w:t>Section 5.1 — Composition</w:t>
      </w:r>
    </w:p>
    <w:p>
      <w:pPr>
        <w:spacing w:line="276" w:lineRule="auto" w:before="0" w:after="120"/>
        <w:jc w:val="both"/>
      </w:pPr>
      <w:r>
        <w:rPr>
          <w:rFonts w:ascii="Times New Roman" w:hAnsi="Times New Roman"/>
          <w:color w:val="000000"/>
          <w:sz w:val="22"/>
        </w:rPr>
        <w:t>The Steering Committee shall consist of four (4) members: two (2) members appointed by TerraCore and two (2) members appointed by Axial. Each Party shall designate its initial Steering Committee members by written notice to the other Party within ten (10) business days of the Effective Date. Each Party may replace its designated Steering Committee members at any time by providing written notice to the other Party, provided that any replacement member shall have sufficient seniority and authority within the appointing Party's organization to fulfill the responsibilities of the Steering Committee as set forth in this Article 5.</w:t>
      </w:r>
    </w:p>
    <w:p>
      <w:pPr>
        <w:spacing w:line="276" w:lineRule="auto" w:before="0" w:after="120"/>
        <w:jc w:val="both"/>
      </w:pPr>
      <w:r>
        <w:rPr>
          <w:rFonts w:ascii="Times New Roman" w:hAnsi="Times New Roman"/>
          <w:color w:val="000000"/>
          <w:sz w:val="22"/>
        </w:rPr>
        <w:t>Each Steering Committee member may designate an alternate to attend any meeting in his or her place, provided that such alternate shall have the authority to vote and make decisions on behalf of the designating member. Written notice of the designation of an alternate shall be provided to the other Party's Steering Committee members no later than two (2) business days prior to the applicable meeting.</w:t>
      </w:r>
    </w:p>
    <w:p>
      <w:pPr>
        <w:keepNext/>
        <w:spacing w:line="276" w:lineRule="auto" w:before="200" w:after="80"/>
        <w:ind w:left="0"/>
      </w:pPr>
      <w:r>
        <w:rPr>
          <w:rFonts w:ascii="Times New Roman" w:hAnsi="Times New Roman"/>
          <w:b/>
          <w:color w:val="000000"/>
          <w:sz w:val="22"/>
        </w:rPr>
        <w:t>Section 5.2 — Responsibilities</w:t>
      </w:r>
    </w:p>
    <w:p>
      <w:pPr>
        <w:spacing w:line="276" w:lineRule="auto" w:before="0" w:after="120"/>
        <w:jc w:val="both"/>
      </w:pPr>
      <w:r>
        <w:rPr>
          <w:rFonts w:ascii="Times New Roman" w:hAnsi="Times New Roman"/>
          <w:color w:val="000000"/>
          <w:sz w:val="22"/>
        </w:rPr>
        <w:t>The Steering Committee shall be responsible for the overall governance and oversight of the Project, including the following:</w:t>
      </w:r>
    </w:p>
    <w:p>
      <w:pPr>
        <w:spacing w:line="276" w:lineRule="auto" w:before="0" w:after="120"/>
        <w:ind w:left="432"/>
        <w:jc w:val="both"/>
      </w:pPr>
      <w:r>
        <w:rPr>
          <w:rFonts w:ascii="Times New Roman" w:hAnsi="Times New Roman"/>
          <w:color w:val="000000"/>
          <w:sz w:val="22"/>
        </w:rPr>
        <w:t>(a) review and oversight of the Development Plan, including the milestone schedule, deliverables, and acceptance criteria;</w:t>
      </w:r>
    </w:p>
    <w:p>
      <w:pPr>
        <w:spacing w:line="276" w:lineRule="auto" w:before="0" w:after="120"/>
        <w:ind w:left="432"/>
        <w:jc w:val="both"/>
      </w:pPr>
      <w:r>
        <w:rPr>
          <w:rFonts w:ascii="Times New Roman" w:hAnsi="Times New Roman"/>
          <w:color w:val="000000"/>
          <w:sz w:val="22"/>
        </w:rPr>
        <w:t>(b) monitoring the Development Budget and actual expenditures, including review and approval of quarterly reconciliation reports;</w:t>
      </w:r>
    </w:p>
    <w:p>
      <w:pPr>
        <w:spacing w:line="276" w:lineRule="auto" w:before="0" w:after="120"/>
        <w:ind w:left="432"/>
        <w:jc w:val="both"/>
      </w:pPr>
      <w:r>
        <w:rPr>
          <w:rFonts w:ascii="Times New Roman" w:hAnsi="Times New Roman"/>
          <w:color w:val="000000"/>
          <w:sz w:val="22"/>
        </w:rPr>
        <w:t>(c) approval authority for budget overruns exceeding the Overrun Threshold, as provided in Section 4.4;</w:t>
      </w:r>
    </w:p>
    <w:p>
      <w:pPr>
        <w:spacing w:line="276" w:lineRule="auto" w:before="0" w:after="120"/>
        <w:ind w:left="432"/>
        <w:jc w:val="both"/>
      </w:pPr>
      <w:r>
        <w:rPr>
          <w:rFonts w:ascii="Times New Roman" w:hAnsi="Times New Roman"/>
          <w:color w:val="000000"/>
          <w:sz w:val="22"/>
        </w:rPr>
        <w:t>(d) approval of amendments to the Development Plan, including changes to milestones, deliverables, resource allocations, and technical specifications;</w:t>
      </w:r>
    </w:p>
    <w:p>
      <w:pPr>
        <w:spacing w:line="276" w:lineRule="auto" w:before="0" w:after="120"/>
        <w:ind w:left="432"/>
        <w:jc w:val="both"/>
      </w:pPr>
      <w:r>
        <w:rPr>
          <w:rFonts w:ascii="Times New Roman" w:hAnsi="Times New Roman"/>
          <w:color w:val="000000"/>
          <w:sz w:val="22"/>
        </w:rPr>
        <w:t>(e) oversight of personnel and resource allocation decisions, including review of key personnel changes;</w:t>
      </w:r>
    </w:p>
    <w:p>
      <w:pPr>
        <w:spacing w:line="276" w:lineRule="auto" w:before="0" w:after="120"/>
        <w:ind w:left="432"/>
        <w:jc w:val="both"/>
      </w:pPr>
      <w:r>
        <w:rPr>
          <w:rFonts w:ascii="Times New Roman" w:hAnsi="Times New Roman"/>
          <w:color w:val="000000"/>
          <w:sz w:val="22"/>
        </w:rPr>
        <w:t xml:space="preserve">(f) resolution</w:t>
      </w:r>
      <w:ins w:id="5037" w:author="Whitfield Corr &amp; Loewe LLP" w:date="2025-04-03T09:00:00Z">
        <w:r>
          <w:rPr>
            <w:rFonts w:ascii="Times New Roman" w:hAnsi="Times New Roman"/>
            <w:color w:val="000000"/>
            <w:sz w:val="22"/>
          </w:rPr>
          <w:t xml:space="preserve">, in the first instance,</w:t>
        </w:r>
      </w:ins>
      <w:r>
        <w:rPr>
          <w:rFonts w:ascii="Times New Roman" w:hAnsi="Times New Roman"/>
          <w:color w:val="000000"/>
          <w:sz w:val="22"/>
        </w:rPr>
        <w:t xml:space="preserve"> of technical or commercial disputes arising in the course of the Development Work</w:t>
      </w:r>
      <w:ins w:id="5038" w:author="Whitfield Corr &amp; Loewe LLP" w:date="2025-04-03T09:00:00Z">
        <w:r>
          <w:rPr>
            <w:rFonts w:ascii="Times New Roman" w:hAnsi="Times New Roman"/>
            <w:color w:val="000000"/>
            <w:sz w:val="22"/>
          </w:rPr>
          <w:t xml:space="preserve">, subject to the Governance Escalation Procedure set forth in Section 5.5</w:t>
        </w:r>
      </w:ins>
      <w:r>
        <w:rPr>
          <w:rFonts w:ascii="Times New Roman" w:hAnsi="Times New Roman"/>
          <w:color w:val="000000"/>
          <w:sz w:val="22"/>
        </w:rPr>
        <w:t xml:space="preserve">;</w:t>
      </w:r>
    </w:p>
    <w:p>
      <w:pPr>
        <w:spacing w:line="276" w:lineRule="auto" w:before="0" w:after="120"/>
        <w:ind w:left="432"/>
        <w:jc w:val="both"/>
      </w:pPr>
      <w:r>
        <w:rPr>
          <w:rFonts w:ascii="Times New Roman" w:hAnsi="Times New Roman"/>
          <w:color w:val="000000"/>
          <w:sz w:val="22"/>
        </w:rPr>
        <w:t xml:space="preserve">(g) coordination of the Parties' efforts with respect to the filing, prosecution, and maintenance of </w:t>
      </w:r>
      <w:r>
        <w:rPr>
          <w:rFonts w:ascii="Times New Roman" w:hAnsi="Times New Roman"/>
          <w:color w:val="000000"/>
          <w:sz w:val="22"/>
        </w:rPr>
        <w:t xml:space="preserve"> </w:t>
      </w:r>
      <w:r>
        <w:rPr>
          <w:rFonts w:ascii="Times New Roman" w:hAnsi="Times New Roman" w:cs="Times New Roman"/>
          <w:sz w:val="22"/>
          <w:szCs w:val="22"/>
          <w:color w:val="000000"/>
        </w:rPr>
        <w:t xml:space="preserve">Foreground IP and Improvement IP,</w:t>
      </w:r>
      <w:r>
        <w:rPr>
          <w:rFonts w:ascii="Times New Roman" w:hAnsi="Times New Roman"/>
          <w:color w:val="000000"/>
          <w:sz w:val="22"/>
        </w:rPr>
        <w:t xml:space="preserve"> as provided in Section </w:t>
      </w:r>
      <w:r>
        <w:rPr>
          <w:rFonts w:ascii="Times New Roman" w:hAnsi="Times New Roman"/>
          <w:color w:val="000000"/>
          <w:sz w:val="22"/>
        </w:rPr>
        <w:t xml:space="preserve"> </w:t>
      </w:r>
      <w:r>
        <w:rPr>
          <w:rFonts w:ascii="Times New Roman" w:hAnsi="Times New Roman" w:cs="Times New Roman"/>
          <w:sz w:val="22"/>
          <w:szCs w:val="22"/>
          <w:color w:val="000000"/>
        </w:rPr>
        <w:t xml:space="preserve">6.6;</w:t>
      </w:r>
    </w:p>
    <w:p>
      <w:pPr>
        <w:spacing w:line="276" w:lineRule="auto" w:before="0" w:after="120"/>
        <w:ind w:left="432"/>
        <w:jc w:val="both"/>
      </w:pPr>
      <w:r>
        <w:rPr>
          <w:rFonts w:ascii="Times New Roman" w:hAnsi="Times New Roman"/>
          <w:color w:val="000000"/>
          <w:sz w:val="22"/>
        </w:rPr>
        <w:t xml:space="preserve">(h) oversight of compliance with the Data Privacy </w:t>
      </w:r>
      <w:del w:id="5039" w:author="Whitfield Corr &amp; Loewe LLP" w:date="2025-04-03T09:00:00Z">
        <w:r>
          <w:rPr>
            <w:rFonts w:ascii="Times New Roman" w:hAnsi="Times New Roman"/>
            <w:color w:val="000000"/>
            <w:sz w:val="22"/>
          </w:rPr>
          <w:delText xml:space="preserve">and</w:delText>
        </w:r>
      </w:del>
      <w:ins w:id="5040" w:author="Whitfield Corr &amp; Loewe LLP" w:date="2025-04-03T09:00:00Z">
        <w:r>
          <w:rPr>
            <w:rFonts w:ascii="Times New Roman" w:hAnsi="Times New Roman"/>
            <w:color w:val="000000"/>
            <w:sz w:val="22"/>
          </w:rPr>
          <w:t xml:space="preserve">&amp;</w:t>
        </w:r>
      </w:ins>
      <w:r>
        <w:rPr>
          <w:rFonts w:ascii="Times New Roman" w:hAnsi="Times New Roman"/>
          <w:color w:val="000000"/>
          <w:sz w:val="22"/>
        </w:rPr>
        <w:t xml:space="preserve"> Security Addendum (Exhibit C)</w:t>
      </w:r>
      <w:ins w:id="5041" w:author="Whitfield Corr &amp; Loewe LLP" w:date="2025-04-03T09:00:00Z">
        <w:r>
          <w:rPr>
            <w:rFonts w:ascii="Times New Roman" w:hAnsi="Times New Roman"/>
            <w:color w:val="000000"/>
            <w:sz w:val="22"/>
          </w:rPr>
          <w:t xml:space="preserve">, including the SOC 2 Type II compliance requirements applicable to shared infrastructure to be set forth therein</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(i) such other matters as the Parties may agree to delegate to the Steering Committee from time to time.</w:t>
      </w:r>
    </w:p>
    <w:p>
      <w:pPr>
        <w:keepNext/>
        <w:spacing w:line="276" w:lineRule="auto" w:before="200" w:after="80"/>
        <w:ind w:left="0"/>
      </w:pPr>
      <w:r>
        <w:rPr>
          <w:rFonts w:ascii="Times New Roman" w:hAnsi="Times New Roman"/>
          <w:b/>
          <w:color w:val="000000"/>
          <w:sz w:val="22"/>
        </w:rPr>
        <w:t>Section 5.3 — Meetings</w:t>
      </w:r>
    </w:p>
    <w:p>
      <w:pPr>
        <w:spacing w:line="276" w:lineRule="auto" w:before="0" w:after="120"/>
        <w:jc w:val="both"/>
      </w:pPr>
      <w:r>
        <w:rPr>
          <w:rFonts w:ascii="Times New Roman" w:hAnsi="Times New Roman"/>
          <w:color w:val="000000"/>
          <w:sz w:val="22"/>
        </w:rPr>
        <w:t>The Steering Committee shall meet no less frequently than once per calendar month during the Development Term. Meetings shall alternate between in-person meetings and videoconference meetings, as the Steering Committee members shall determine by mutual agreement. In-person meetings shall alternate between TerraCore's and Axial's respective offices, or at such other locations as the Steering Committee may agree. Each Party shall bear its own travel and related expenses for attendance at Steering Committee meetings.</w:t>
      </w:r>
    </w:p>
    <w:p>
      <w:pPr>
        <w:spacing w:line="276" w:lineRule="auto" w:before="0" w:after="120"/>
        <w:jc w:val="both"/>
      </w:pPr>
      <w:r>
        <w:rPr>
          <w:rFonts w:ascii="Times New Roman" w:hAnsi="Times New Roman"/>
          <w:color w:val="000000"/>
          <w:sz w:val="22"/>
        </w:rPr>
        <w:t>Special meetings of the Steering Committee may be called by any member upon not less than five (5) business days' prior written notice to all other members, specifying the purpose and agenda for such special meeting. The notice requirement for special meetings may be waived by the unanimous consent of all Steering Committee members.</w:t>
      </w:r>
    </w:p>
    <w:p>
      <w:pPr>
        <w:spacing w:line="276" w:lineRule="auto" w:before="0" w:after="120"/>
        <w:jc w:val="both"/>
      </w:pPr>
      <w:r>
        <w:rPr>
          <w:rFonts w:ascii="Times New Roman" w:hAnsi="Times New Roman"/>
          <w:color w:val="000000"/>
          <w:sz w:val="22"/>
        </w:rPr>
        <w:t>Each Party shall ensure that its Project Manager (or a designated representative) is available to attend Steering Committee meetings and to provide progress reports, technical briefings, and other information as requested by the Steering Committee.</w:t>
      </w:r>
    </w:p>
    <w:p>
      <w:pPr>
        <w:keepNext/>
        <w:spacing w:line="276" w:lineRule="auto" w:before="200" w:after="80"/>
        <w:ind w:left="0"/>
      </w:pPr>
      <w:r>
        <w:rPr>
          <w:rFonts w:ascii="Times New Roman" w:hAnsi="Times New Roman"/>
          <w:b/>
          <w:color w:val="000000"/>
          <w:sz w:val="22"/>
        </w:rPr>
        <w:t xml:space="preserve">Section 5.4 — Voting; </w:t>
      </w:r>
      <w:del w:id="5042" w:author="Whitfield Corr &amp; Loewe LLP" w:date="2025-04-03T09:00:00Z">
        <w:r>
          <w:rPr>
            <w:rFonts w:ascii="Times New Roman" w:hAnsi="Times New Roman"/>
            <w:b/>
            <w:color w:val="000000"/>
            <w:sz w:val="22"/>
          </w:rPr>
          <w:delText xml:space="preserve">[DELETED: </w:delText>
        </w:r>
      </w:del>
      <w:r>
        <w:rPr>
          <w:rFonts w:ascii="Times New Roman" w:hAnsi="Times New Roman"/>
          <w:b/>
          <w:color w:val="000000"/>
          <w:sz w:val="22"/>
        </w:rPr>
        <w:t xml:space="preserve">Unanimous Consent</w:t>
      </w:r>
      <w:del w:id="5043" w:author="Whitfield Corr &amp; Loewe LLP" w:date="2025-04-03T09:00:00Z">
        <w:r>
          <w:rPr>
            <w:rFonts w:ascii="Times New Roman" w:hAnsi="Times New Roman"/>
            <w:b/>
            <w:color w:val="000000"/>
            <w:sz w:val="22"/>
          </w:rPr>
          <w:delText xml:space="preserve">] [ADDED: Majority Vote and Casting Vote]</w:delText>
        </w:r>
      </w:del>
    </w:p>
    <w:p>
      <w:pPr>
        <w:spacing w:line="276" w:lineRule="auto" w:before="0" w:after="120"/>
        <w:jc w:val="both"/>
      </w:pPr>
      <w:commentRangeStart w:id="6"/>
      <w:r>
        <w:rPr>
          <w:rFonts w:ascii="Times New Roman" w:hAnsi="Times New Roman" w:cs="Times New Roman"/>
          <w:sz w:val="22"/>
          <w:szCs w:val="22"/>
          <w:color w:val="000000"/>
        </w:rPr>
        <w:t xml:space="preserve">All decisions of the Steering Committee shall require </w:t>
      </w:r>
      <w:del w:id="5044" w:author="Whitfield Corr &amp; Loewe LLP" w:date="2025-04-03T09:00:00Z">
        <w:r>
          <w:rPr>
            <w:rFonts w:ascii="Times New Roman" w:hAnsi="Times New Roman" w:cs="Times New Roman"/>
            <w:sz w:val="22"/>
            <w:szCs w:val="22"/>
            <w:color w:val="000000"/>
          </w:rPr>
          <w:delText xml:space="preserve">a</w:delText>
        </w:r>
      </w:del>
      <w:ins w:id="5045" w:author="Whitfield Corr &amp; Loewe LLP" w:date="2025-04-03T09:00:00Z">
        <w:r>
          <w:rPr>
            <w:rFonts w:ascii="Times New Roman" w:hAnsi="Times New Roman" w:cs="Times New Roman"/>
            <w:sz w:val="22"/>
            <w:szCs w:val="22"/>
            <w:color w:val="000000"/>
          </w:rPr>
          <w:t xml:space="preserve">the</w:t>
        </w:r>
      </w:ins>
      <w:r>
        <w:rPr>
          <w:rFonts w:ascii="Times New Roman" w:hAnsi="Times New Roman" w:cs="Times New Roman"/>
          <w:sz w:val="22"/>
          <w:szCs w:val="22"/>
          <w:color w:val="000000"/>
        </w:rPr>
        <w:t xml:space="preserve"> </w:t>
      </w:r>
      <w:del w:id="5046" w:author="Whitfield Corr &amp; Loewe LLP" w:date="2025-04-03T09:00:00Z">
        <w:r>
          <w:rPr>
            <w:rFonts w:ascii="Times New Roman" w:hAnsi="Times New Roman" w:cs="Times New Roman"/>
            <w:sz w:val="22"/>
            <w:szCs w:val="22"/>
            <w:color w:val="000000"/>
          </w:rPr>
          <w:delText xml:space="preserve">majority</w:delText>
        </w:r>
      </w:del>
      <w:ins w:id="5047" w:author="Whitfield Corr &amp; Loewe LLP" w:date="2025-04-03T09:00:00Z">
        <w:r>
          <w:rPr>
            <w:rFonts w:ascii="Times New Roman" w:hAnsi="Times New Roman" w:cs="Times New Roman"/>
            <w:sz w:val="22"/>
            <w:szCs w:val="22"/>
            <w:color w:val="000000"/>
          </w:rPr>
          <w:t xml:space="preserve">unanimous</w:t>
        </w:r>
      </w:ins>
      <w:r>
        <w:rPr>
          <w:rFonts w:ascii="Times New Roman" w:hAnsi="Times New Roman" w:cs="Times New Roman"/>
          <w:sz w:val="22"/>
          <w:szCs w:val="22"/>
          <w:color w:val="000000"/>
        </w:rPr>
        <w:t xml:space="preserve"> vote of its members present at a duly convened meeting at which a quorum is present. A quorum shall consist of at least three (3) members, provided that at least one (1) member appointed by each Party is present. Each Steering Committee member shall have one (1) vote</w:t>
      </w:r>
      <w:del w:id="5048" w:author="Whitfield Corr &amp; Loewe LLP" w:date="2025-04-03T09:00:00Z">
        <w:r>
          <w:rPr>
            <w:rFonts w:ascii="Times New Roman" w:hAnsi="Times New Roman" w:cs="Times New Roman"/>
            <w:sz w:val="22"/>
            <w:szCs w:val="22"/>
            <w:color w:val="000000"/>
          </w:rPr>
          <w:delText xml:space="preserve">. In the event of a tie on any matter relating to the Development Budget</w:delText>
        </w:r>
      </w:del>
      <w:r>
        <w:rPr>
          <w:rFonts w:ascii="Times New Roman" w:hAnsi="Times New Roman" w:cs="Times New Roman"/>
          <w:sz w:val="22"/>
          <w:szCs w:val="22"/>
          <w:color w:val="000000"/>
        </w:rPr>
        <w:t xml:space="preserve">, </w:t>
      </w:r>
      <w:del w:id="5049" w:author="Whitfield Corr &amp; Loewe LLP" w:date="2025-04-03T09:00:00Z">
        <w:r>
          <w:rPr>
            <w:rFonts w:ascii="Times New Roman" w:hAnsi="Times New Roman" w:cs="Times New Roman"/>
            <w:sz w:val="22"/>
            <w:szCs w:val="22"/>
            <w:color w:val="000000"/>
          </w:rPr>
          <w:delText xml:space="preserve">cost</w:delText>
        </w:r>
      </w:del>
      <w:ins w:id="5050" w:author="Whitfield Corr &amp; Loewe LLP" w:date="2025-04-03T09:00:00Z">
        <w:r>
          <w:rPr>
            <w:rFonts w:ascii="Times New Roman" w:hAnsi="Times New Roman" w:cs="Times New Roman"/>
            <w:sz w:val="22"/>
            <w:szCs w:val="22"/>
            <w:color w:val="000000"/>
          </w:rPr>
          <w:t xml:space="preserve">and</w:t>
        </w:r>
      </w:ins>
      <w:r>
        <w:rPr>
          <w:rFonts w:ascii="Times New Roman" w:hAnsi="Times New Roman" w:cs="Times New Roman"/>
          <w:sz w:val="22"/>
          <w:szCs w:val="22"/>
          <w:color w:val="000000"/>
        </w:rPr>
        <w:t xml:space="preserve"> </w:t>
      </w:r>
      <w:del w:id="5051" w:author="Whitfield Corr &amp; Loewe LLP" w:date="2025-04-03T09:00:00Z">
        <w:r>
          <w:rPr>
            <w:rFonts w:ascii="Times New Roman" w:hAnsi="Times New Roman" w:cs="Times New Roman"/>
            <w:sz w:val="22"/>
            <w:szCs w:val="22"/>
            <w:color w:val="000000"/>
          </w:rPr>
          <w:delText xml:space="preserve">overruns,</w:delText>
        </w:r>
      </w:del>
      <w:ins w:id="5052" w:author="Whitfield Corr &amp; Loewe LLP" w:date="2025-04-03T09:00:00Z">
        <w:r>
          <w:rPr>
            <w:rFonts w:ascii="Times New Roman" w:hAnsi="Times New Roman" w:cs="Times New Roman"/>
            <w:sz w:val="22"/>
            <w:szCs w:val="22"/>
            <w:color w:val="000000"/>
          </w:rPr>
          <w:t xml:space="preserve">no</w:t>
        </w:r>
      </w:ins>
      <w:r>
        <w:rPr>
          <w:rFonts w:ascii="Times New Roman" w:hAnsi="Times New Roman" w:cs="Times New Roman"/>
          <w:sz w:val="22"/>
          <w:szCs w:val="22"/>
          <w:color w:val="000000"/>
        </w:rPr>
        <w:t xml:space="preserve"> </w:t>
      </w:r>
      <w:del w:id="5053" w:author="Whitfield Corr &amp; Loewe LLP" w:date="2025-04-03T09:00:00Z">
        <w:r>
          <w:rPr>
            <w:rFonts w:ascii="Times New Roman" w:hAnsi="Times New Roman" w:cs="Times New Roman"/>
            <w:sz w:val="22"/>
            <w:szCs w:val="22"/>
            <w:color w:val="000000"/>
          </w:rPr>
          <w:delText xml:space="preserve">or resource allocation (collectively, "</w:delText>
        </w:r>
      </w:del>
      <w:del w:id="5054" w:author="Whitfield Corr &amp; Loewe LLP" w:date="2025-04-03T09:00:00Z">
        <w:r>
          <w:rPr>
            <w:rFonts w:ascii="Times New Roman" w:hAnsi="Times New Roman" w:cs="Times New Roman"/>
            <w:sz w:val="22"/>
            <w:szCs w:val="22"/>
            <w:color w:val="000000"/>
            <w:b/>
          </w:rPr>
          <w:delText xml:space="preserve">Budget Matters</w:delText>
        </w:r>
      </w:del>
      <w:del w:id="5055" w:author="Whitfield Corr &amp; Loewe LLP" w:date="2025-04-03T09:00:00Z">
        <w:r>
          <w:rPr>
            <w:rFonts w:ascii="Times New Roman" w:hAnsi="Times New Roman" w:cs="Times New Roman"/>
            <w:sz w:val="22"/>
            <w:szCs w:val="22"/>
            <w:color w:val="000000"/>
          </w:rPr>
          <w:delText xml:space="preserve">"), TerraCore's senior designee on the Steering Committee</w:delText>
        </w:r>
      </w:del>
      <w:ins w:id="5056" w:author="Whitfield Corr &amp; Loewe LLP" w:date="2025-04-03T09:00:00Z">
        <w:r>
          <w:rPr>
            <w:rFonts w:ascii="Times New Roman" w:hAnsi="Times New Roman" w:cs="Times New Roman"/>
            <w:sz w:val="22"/>
            <w:szCs w:val="22"/>
            <w:color w:val="000000"/>
          </w:rPr>
          <w:t xml:space="preserve">member</w:t>
        </w:r>
      </w:ins>
      <w:r>
        <w:rPr>
          <w:rFonts w:ascii="Times New Roman" w:hAnsi="Times New Roman" w:cs="Times New Roman"/>
          <w:sz w:val="22"/>
          <w:szCs w:val="22"/>
          <w:color w:val="000000"/>
        </w:rPr>
        <w:t xml:space="preserve"> shall have a casting vote</w:t>
      </w:r>
      <w:ins w:id="5057" w:author="Whitfield Corr &amp; Loewe LLP" w:date="2025-04-03T09:00:00Z">
        <w:r>
          <w:rPr>
            <w:rFonts w:ascii="Times New Roman" w:hAnsi="Times New Roman" w:cs="Times New Roman"/>
            <w:sz w:val="22"/>
            <w:szCs w:val="22"/>
            <w:color w:val="000000"/>
          </w:rPr>
          <w:t xml:space="preserve"> or tie-breaking vote</w:t>
        </w:r>
      </w:ins>
      <w:r>
        <w:rPr>
          <w:rFonts w:ascii="Times New Roman" w:hAnsi="Times New Roman" w:cs="Times New Roman"/>
          <w:sz w:val="22"/>
          <w:szCs w:val="22"/>
          <w:color w:val="000000"/>
        </w:rPr>
        <w:t xml:space="preserve">. </w:t>
      </w:r>
      <w:del w:id="5058" w:author="Whitfield Corr &amp; Loewe LLP" w:date="2025-04-03T09:00:00Z">
        <w:r>
          <w:rPr>
            <w:rFonts w:ascii="Times New Roman" w:hAnsi="Times New Roman" w:cs="Times New Roman"/>
            <w:sz w:val="22"/>
            <w:szCs w:val="22"/>
            <w:color w:val="000000"/>
          </w:rPr>
          <w:delText xml:space="preserve">For</w:delText>
        </w:r>
      </w:del>
      <w:ins w:id="5059" w:author="Whitfield Corr &amp; Loewe LLP" w:date="2025-04-03T09:00:00Z">
        <w:r>
          <w:rPr>
            <w:rFonts w:ascii="Times New Roman" w:hAnsi="Times New Roman" w:cs="Times New Roman"/>
            <w:sz w:val="22"/>
            <w:szCs w:val="22"/>
            <w:color w:val="000000"/>
          </w:rPr>
          <w:t xml:space="preserve">The</w:t>
        </w:r>
      </w:ins>
      <w:r>
        <w:rPr>
          <w:rFonts w:ascii="Times New Roman" w:hAnsi="Times New Roman" w:cs="Times New Roman"/>
          <w:sz w:val="22"/>
          <w:szCs w:val="22"/>
          <w:color w:val="000000"/>
        </w:rPr>
        <w:t xml:space="preserve"> </w:t>
      </w:r>
      <w:del w:id="5060" w:author="Whitfield Corr &amp; Loewe LLP" w:date="2025-04-03T09:00:00Z">
        <w:r>
          <w:rPr>
            <w:rFonts w:ascii="Times New Roman" w:hAnsi="Times New Roman" w:cs="Times New Roman"/>
            <w:sz w:val="22"/>
            <w:szCs w:val="22"/>
            <w:color w:val="000000"/>
          </w:rPr>
          <w:delText xml:space="preserve">all</w:delText>
        </w:r>
      </w:del>
      <w:ins w:id="5061" w:author="Whitfield Corr &amp; Loewe LLP" w:date="2025-04-03T09:00:00Z">
        <w:r>
          <w:rPr>
            <w:rFonts w:ascii="Times New Roman" w:hAnsi="Times New Roman" w:cs="Times New Roman"/>
            <w:sz w:val="22"/>
            <w:szCs w:val="22"/>
            <w:color w:val="000000"/>
          </w:rPr>
          <w:t xml:space="preserve">failure</w:t>
        </w:r>
      </w:ins>
      <w:r>
        <w:rPr>
          <w:rFonts w:ascii="Times New Roman" w:hAnsi="Times New Roman" w:cs="Times New Roman"/>
          <w:sz w:val="22"/>
          <w:szCs w:val="22"/>
          <w:color w:val="000000"/>
        </w:rPr>
        <w:t xml:space="preserve"> </w:t>
      </w:r>
      <w:del w:id="5062" w:author="Whitfield Corr &amp; Loewe LLP" w:date="2025-04-03T09:00:00Z">
        <w:r>
          <w:rPr>
            <w:rFonts w:ascii="Times New Roman" w:hAnsi="Times New Roman" w:cs="Times New Roman"/>
            <w:sz w:val="22"/>
            <w:szCs w:val="22"/>
            <w:color w:val="000000"/>
          </w:rPr>
          <w:delText xml:space="preserve">matters</w:delText>
        </w:r>
      </w:del>
      <w:ins w:id="5063" w:author="Whitfield Corr &amp; Loewe LLP" w:date="2025-04-03T09:00:00Z">
        <w:r>
          <w:rPr>
            <w:rFonts w:ascii="Times New Roman" w:hAnsi="Times New Roman" w:cs="Times New Roman"/>
            <w:sz w:val="22"/>
            <w:szCs w:val="22"/>
            <w:color w:val="000000"/>
          </w:rPr>
          <w:t xml:space="preserve">of</w:t>
        </w:r>
      </w:ins>
      <w:r>
        <w:rPr>
          <w:rFonts w:ascii="Times New Roman" w:hAnsi="Times New Roman" w:cs="Times New Roman"/>
          <w:sz w:val="22"/>
          <w:szCs w:val="22"/>
          <w:color w:val="000000"/>
        </w:rPr>
        <w:t xml:space="preserve"> </w:t>
      </w:r>
      <w:del w:id="5064" w:author="Whitfield Corr &amp; Loewe LLP" w:date="2025-04-03T09:00:00Z">
        <w:r>
          <w:rPr>
            <w:rFonts w:ascii="Times New Roman" w:hAnsi="Times New Roman" w:cs="Times New Roman"/>
            <w:sz w:val="22"/>
            <w:szCs w:val="22"/>
            <w:color w:val="000000"/>
          </w:rPr>
          <w:delText xml:space="preserve">other</w:delText>
        </w:r>
      </w:del>
      <w:ins w:id="5065" w:author="Whitfield Corr &amp; Loewe LLP" w:date="2025-04-03T09:00:00Z">
        <w:r>
          <w:rPr>
            <w:rFonts w:ascii="Times New Roman" w:hAnsi="Times New Roman" w:cs="Times New Roman"/>
            <w:sz w:val="22"/>
            <w:szCs w:val="22"/>
            <w:color w:val="000000"/>
          </w:rPr>
          <w:t xml:space="preserve">the</w:t>
        </w:r>
      </w:ins>
      <w:r>
        <w:rPr>
          <w:rFonts w:ascii="Times New Roman" w:hAnsi="Times New Roman" w:cs="Times New Roman"/>
          <w:sz w:val="22"/>
          <w:szCs w:val="22"/>
          <w:color w:val="000000"/>
        </w:rPr>
        <w:t xml:space="preserve"> </w:t>
      </w:r>
      <w:del w:id="5066" w:author="Whitfield Corr &amp; Loewe LLP" w:date="2025-04-03T09:00:00Z">
        <w:r>
          <w:rPr>
            <w:rFonts w:ascii="Times New Roman" w:hAnsi="Times New Roman" w:cs="Times New Roman"/>
            <w:sz w:val="22"/>
            <w:szCs w:val="22"/>
            <w:color w:val="000000"/>
          </w:rPr>
          <w:delText xml:space="preserve">than</w:delText>
        </w:r>
      </w:del>
      <w:ins w:id="5067" w:author="Whitfield Corr &amp; Loewe LLP" w:date="2025-04-03T09:00:00Z">
        <w:r>
          <w:rPr>
            <w:rFonts w:ascii="Times New Roman" w:hAnsi="Times New Roman" w:cs="Times New Roman"/>
            <w:sz w:val="22"/>
            <w:szCs w:val="22"/>
            <w:color w:val="000000"/>
          </w:rPr>
          <w:t xml:space="preserve">Steering</w:t>
        </w:r>
      </w:ins>
      <w:r>
        <w:rPr>
          <w:rFonts w:ascii="Times New Roman" w:hAnsi="Times New Roman" w:cs="Times New Roman"/>
          <w:sz w:val="22"/>
          <w:szCs w:val="22"/>
          <w:color w:val="000000"/>
        </w:rPr>
        <w:t xml:space="preserve"> </w:t>
      </w:r>
      <w:del w:id="5068" w:author="Whitfield Corr &amp; Loewe LLP" w:date="2025-04-03T09:00:00Z">
        <w:r>
          <w:rPr>
            <w:rFonts w:ascii="Times New Roman" w:hAnsi="Times New Roman" w:cs="Times New Roman"/>
            <w:sz w:val="22"/>
            <w:szCs w:val="22"/>
            <w:color w:val="000000"/>
          </w:rPr>
          <w:delText xml:space="preserve">Budget</w:delText>
        </w:r>
      </w:del>
      <w:ins w:id="5069" w:author="Whitfield Corr &amp; Loewe LLP" w:date="2025-04-03T09:00:00Z">
        <w:r>
          <w:rPr>
            <w:rFonts w:ascii="Times New Roman" w:hAnsi="Times New Roman" w:cs="Times New Roman"/>
            <w:sz w:val="22"/>
            <w:szCs w:val="22"/>
            <w:color w:val="000000"/>
          </w:rPr>
          <w:t xml:space="preserve">Committee</w:t>
        </w:r>
      </w:ins>
      <w:r>
        <w:rPr>
          <w:rFonts w:ascii="Times New Roman" w:hAnsi="Times New Roman" w:cs="Times New Roman"/>
          <w:sz w:val="22"/>
          <w:szCs w:val="22"/>
          <w:color w:val="000000"/>
        </w:rPr>
        <w:t xml:space="preserve"> </w:t>
      </w:r>
      <w:del w:id="5070" w:author="Whitfield Corr &amp; Loewe LLP" w:date="2025-04-03T09:00:00Z">
        <w:r>
          <w:rPr>
            <w:rFonts w:ascii="Times New Roman" w:hAnsi="Times New Roman" w:cs="Times New Roman"/>
            <w:sz w:val="22"/>
            <w:szCs w:val="22"/>
            <w:color w:val="000000"/>
          </w:rPr>
          <w:delText xml:space="preserve">Matters,</w:delText>
        </w:r>
      </w:del>
      <w:ins w:id="5071" w:author="Whitfield Corr &amp; Loewe LLP" w:date="2025-04-03T09:00:00Z">
        <w:r>
          <w:rPr>
            <w:rFonts w:ascii="Times New Roman" w:hAnsi="Times New Roman" w:cs="Times New Roman"/>
            <w:sz w:val="22"/>
            <w:szCs w:val="22"/>
            <w:color w:val="000000"/>
          </w:rPr>
          <w:t xml:space="preserve">to reach</w:t>
        </w:r>
      </w:ins>
      <w:r>
        <w:rPr>
          <w:rFonts w:ascii="Times New Roman" w:hAnsi="Times New Roman" w:cs="Times New Roman"/>
          <w:sz w:val="22"/>
          <w:szCs w:val="22"/>
          <w:color w:val="000000"/>
        </w:rPr>
        <w:t xml:space="preserve"> a </w:t>
      </w:r>
      <w:del w:id="5072" w:author="Whitfield Corr &amp; Loewe LLP" w:date="2025-04-03T09:00:00Z">
        <w:r>
          <w:rPr>
            <w:rFonts w:ascii="Times New Roman" w:hAnsi="Times New Roman" w:cs="Times New Roman"/>
            <w:sz w:val="22"/>
            <w:szCs w:val="22"/>
            <w:color w:val="000000"/>
          </w:rPr>
          <w:delText xml:space="preserve">tied</w:delText>
        </w:r>
      </w:del>
      <w:ins w:id="5073" w:author="Whitfield Corr &amp; Loewe LLP" w:date="2025-04-03T09:00:00Z">
        <w:r>
          <w:rPr>
            <w:rFonts w:ascii="Times New Roman" w:hAnsi="Times New Roman" w:cs="Times New Roman"/>
            <w:sz w:val="22"/>
            <w:szCs w:val="22"/>
            <w:color w:val="000000"/>
          </w:rPr>
          <w:t xml:space="preserve">unanimous</w:t>
        </w:r>
      </w:ins>
      <w:r>
        <w:rPr>
          <w:rFonts w:ascii="Times New Roman" w:hAnsi="Times New Roman" w:cs="Times New Roman"/>
          <w:sz w:val="22"/>
          <w:szCs w:val="22"/>
          <w:color w:val="000000"/>
        </w:rPr>
        <w:t xml:space="preserve"> </w:t>
      </w:r>
      <w:del w:id="5074" w:author="Whitfield Corr &amp; Loewe LLP" w:date="2025-04-03T09:00:00Z">
        <w:r>
          <w:rPr>
            <w:rFonts w:ascii="Times New Roman" w:hAnsi="Times New Roman" w:cs="Times New Roman"/>
            <w:sz w:val="22"/>
            <w:szCs w:val="22"/>
            <w:color w:val="000000"/>
          </w:rPr>
          <w:delText xml:space="preserve">vote</w:delText>
        </w:r>
      </w:del>
      <w:ins w:id="5075" w:author="Whitfield Corr &amp; Loewe LLP" w:date="2025-04-03T09:00:00Z">
        <w:r>
          <w:rPr>
            <w:rFonts w:ascii="Times New Roman" w:hAnsi="Times New Roman" w:cs="Times New Roman"/>
            <w:sz w:val="22"/>
            <w:szCs w:val="22"/>
            <w:color w:val="000000"/>
          </w:rPr>
          <w:t xml:space="preserve">decision on any matter</w:t>
        </w:r>
      </w:ins>
      <w:r>
        <w:rPr>
          <w:rFonts w:ascii="Times New Roman" w:hAnsi="Times New Roman" w:cs="Times New Roman"/>
          <w:sz w:val="22"/>
          <w:szCs w:val="22"/>
          <w:color w:val="000000"/>
        </w:rPr>
        <w:t xml:space="preserve"> shall </w:t>
      </w:r>
      <w:del w:id="5076" w:author="Whitfield Corr &amp; Loewe LLP" w:date="2025-04-03T09:00:00Z">
        <w:r>
          <w:rPr>
            <w:rFonts w:ascii="Times New Roman" w:hAnsi="Times New Roman" w:cs="Times New Roman"/>
            <w:sz w:val="22"/>
            <w:szCs w:val="22"/>
            <w:color w:val="000000"/>
          </w:rPr>
          <w:delText xml:space="preserve">constitute</w:delText>
        </w:r>
      </w:del>
      <w:ins w:id="5077" w:author="Whitfield Corr &amp; Loewe LLP" w:date="2025-04-03T09:00:00Z">
        <w:r>
          <w:rPr>
            <w:rFonts w:ascii="Times New Roman" w:hAnsi="Times New Roman" w:cs="Times New Roman"/>
            <w:sz w:val="22"/>
            <w:szCs w:val="22"/>
            <w:color w:val="000000"/>
          </w:rPr>
          <w:t xml:space="preserve">be</w:t>
        </w:r>
      </w:ins>
      <w:r>
        <w:rPr>
          <w:rFonts w:ascii="Times New Roman" w:hAnsi="Times New Roman" w:cs="Times New Roman"/>
          <w:sz w:val="22"/>
          <w:szCs w:val="22"/>
          <w:color w:val="000000"/>
        </w:rPr>
        <w:t xml:space="preserve"> </w:t>
      </w:r>
      <w:del w:id="5078" w:author="Whitfield Corr &amp; Loewe LLP" w:date="2025-04-03T09:00:00Z">
        <w:r>
          <w:rPr>
            <w:rFonts w:ascii="Times New Roman" w:hAnsi="Times New Roman" w:cs="Times New Roman"/>
            <w:sz w:val="22"/>
            <w:szCs w:val="22"/>
            <w:color w:val="000000"/>
          </w:rPr>
          <w:delText xml:space="preserve">a</w:delText>
        </w:r>
      </w:del>
      <w:ins w:id="5079" w:author="Whitfield Corr &amp; Loewe LLP" w:date="2025-04-03T09:00:00Z">
        <w:r>
          <w:rPr>
            <w:rFonts w:ascii="Times New Roman" w:hAnsi="Times New Roman" w:cs="Times New Roman"/>
            <w:sz w:val="22"/>
            <w:szCs w:val="22"/>
            <w:color w:val="000000"/>
          </w:rPr>
          <w:t xml:space="preserve">resolved</w:t>
        </w:r>
      </w:ins>
      <w:r>
        <w:rPr>
          <w:rFonts w:ascii="Times New Roman" w:hAnsi="Times New Roman" w:cs="Times New Roman"/>
          <w:sz w:val="22"/>
          <w:szCs w:val="22"/>
          <w:color w:val="000000"/>
        </w:rPr>
        <w:t xml:space="preserve"> </w:t>
      </w:r>
      <w:del w:id="5080" w:author="Whitfield Corr &amp; Loewe LLP" w:date="2025-04-03T09:00:00Z">
        <w:r>
          <w:rPr>
            <w:rFonts w:ascii="Times New Roman" w:hAnsi="Times New Roman" w:cs="Times New Roman"/>
            <w:sz w:val="22"/>
            <w:szCs w:val="22"/>
            <w:color w:val="000000"/>
          </w:rPr>
          <w:delText xml:space="preserve">Deadlock</w:delText>
        </w:r>
      </w:del>
      <w:ins w:id="5081" w:author="Whitfield Corr &amp; Loewe LLP" w:date="2025-04-03T09:00:00Z">
        <w:r>
          <w:rPr>
            <w:rFonts w:ascii="Times New Roman" w:hAnsi="Times New Roman" w:cs="Times New Roman"/>
            <w:sz w:val="22"/>
            <w:szCs w:val="22"/>
            <w:color w:val="000000"/>
          </w:rPr>
          <w:t xml:space="preserve">exclusively</w:t>
        </w:r>
      </w:ins>
      <w:r>
        <w:rPr>
          <w:rFonts w:ascii="Times New Roman" w:hAnsi="Times New Roman" w:cs="Times New Roman"/>
          <w:sz w:val="22"/>
          <w:szCs w:val="22"/>
          <w:color w:val="000000"/>
        </w:rPr>
        <w:t xml:space="preserve"> </w:t>
      </w:r>
      <w:del w:id="5082" w:author="Whitfield Corr &amp; Loewe LLP" w:date="2025-04-03T09:00:00Z">
        <w:r>
          <w:rPr>
            <w:rFonts w:ascii="Times New Roman" w:hAnsi="Times New Roman" w:cs="Times New Roman"/>
            <w:sz w:val="22"/>
            <w:szCs w:val="22"/>
            <w:color w:val="000000"/>
          </w:rPr>
          <w:delText xml:space="preserve">subject</w:delText>
        </w:r>
      </w:del>
      <w:ins w:id="5083" w:author="Whitfield Corr &amp; Loewe LLP" w:date="2025-04-03T09:00:00Z">
        <w:r>
          <w:rPr>
            <w:rFonts w:ascii="Times New Roman" w:hAnsi="Times New Roman" w:cs="Times New Roman"/>
            <w:sz w:val="22"/>
            <w:szCs w:val="22"/>
            <w:color w:val="000000"/>
          </w:rPr>
          <w:t xml:space="preserve">in</w:t>
        </w:r>
      </w:ins>
      <w:r>
        <w:rPr>
          <w:rFonts w:ascii="Times New Roman" w:hAnsi="Times New Roman" w:cs="Times New Roman"/>
          <w:sz w:val="22"/>
          <w:szCs w:val="22"/>
          <w:color w:val="000000"/>
        </w:rPr>
        <w:t xml:space="preserve"> </w:t>
      </w:r>
      <w:del w:id="5084" w:author="Whitfield Corr &amp; Loewe LLP" w:date="2025-04-03T09:00:00Z">
        <w:r>
          <w:rPr>
            <w:rFonts w:ascii="Times New Roman" w:hAnsi="Times New Roman" w:cs="Times New Roman"/>
            <w:sz w:val="22"/>
            <w:szCs w:val="22"/>
            <w:color w:val="000000"/>
          </w:rPr>
          <w:delText xml:space="preserve">to</w:delText>
        </w:r>
      </w:del>
      <w:ins w:id="5085" w:author="Whitfield Corr &amp; Loewe LLP" w:date="2025-04-03T09:00:00Z">
        <w:r>
          <w:rPr>
            <w:rFonts w:ascii="Times New Roman" w:hAnsi="Times New Roman" w:cs="Times New Roman"/>
            <w:sz w:val="22"/>
            <w:szCs w:val="22"/>
            <w:color w:val="000000"/>
          </w:rPr>
          <w:t xml:space="preserve">accordance with</w:t>
        </w:r>
      </w:ins>
      <w:r>
        <w:rPr>
          <w:rFonts w:ascii="Times New Roman" w:hAnsi="Times New Roman" w:cs="Times New Roman"/>
          <w:sz w:val="22"/>
          <w:szCs w:val="22"/>
          <w:color w:val="000000"/>
        </w:rPr>
        <w:t xml:space="preserve"> Section 5.5.</w:t>
      </w:r>
      <w:commentRangeEnd w:id="6"/>
      <w:r>
        <w:rPr>
          <w:rStyle w:val="CommentReference"/>
        </w:rPr>
        <w:commentReference w:id="6"/>
      </w:r>
    </w:p>
    <w:p>
      <w:pPr>
        <w:spacing w:line="276" w:lineRule="auto" w:before="0" w:after="120"/>
        <w:jc w:val="both"/>
      </w:pPr>
      <w:r>
        <w:rPr>
          <w:rFonts w:ascii="Times New Roman" w:hAnsi="Times New Roman"/>
          <w:color w:val="000000"/>
          <w:sz w:val="22"/>
        </w:rPr>
        <w:t xml:space="preserve">Decisions of the Steering Committee may also be made by</w:t>
      </w:r>
      <w:del w:id="5086" w:author="Whitfield Corr &amp; Loewe LLP" w:date="2025-04-03T09:00:00Z">
        <w:r>
          <w:rPr>
            <w:rFonts w:ascii="Times New Roman" w:hAnsi="Times New Roman"/>
            <w:color w:val="000000"/>
            <w:sz w:val="22"/>
          </w:rPr>
          <w:delText xml:space="preserve">  </w:delText>
        </w:r>
      </w:del>
      <w:ins w:id="5087" w:author="Whitfield Corr &amp; Loewe LLP" w:date="2025-04-03T09:00:00Z">
        <w:r>
          <w:rPr>
            <w:rFonts w:ascii="Times New Roman" w:hAnsi="Times New Roman"/>
            <w:color w:val="000000"/>
            <w:sz w:val="22"/>
          </w:rPr>
          <w:t xml:space="preserve"> unanimous </w:t>
        </w:r>
      </w:ins>
      <w:r>
        <w:rPr>
          <w:rFonts w:ascii="Times New Roman" w:hAnsi="Times New Roman"/>
          <w:color w:val="000000"/>
          <w:sz w:val="22"/>
        </w:rPr>
        <w:t xml:space="preserve">written consent without a meeting, provided that such consent is documented in writing and signed (including by electronic signature) by all four (4) members.</w:t>
      </w:r>
    </w:p>
    <w:p>
      <w:pPr>
        <w:keepNext/>
        <w:spacing w:line="276" w:lineRule="auto" w:before="200" w:after="80"/>
        <w:ind w:left="0"/>
      </w:pPr>
      <w:r>
        <w:rPr>
          <w:rFonts w:ascii="Times New Roman" w:hAnsi="Times New Roman"/>
          <w:b/>
          <w:color w:val="000000"/>
          <w:sz w:val="22"/>
        </w:rPr>
        <w:t xml:space="preserve">Section 5.5 — Deadlock</w:t>
      </w:r>
      <w:ins w:id="5088" w:author="Whitfield Corr &amp; Loewe LLP" w:date="2025-04-03T09:00:00Z">
        <w:r>
          <w:rPr>
            <w:rFonts w:ascii="Times New Roman" w:hAnsi="Times New Roman"/>
            <w:b/>
            <w:color w:val="000000"/>
            <w:sz w:val="22"/>
          </w:rPr>
          <w:t xml:space="preserve">; Governance Escalation Procedure</w:t>
        </w:r>
      </w:ins>
    </w:p>
    <w:p>
      <w:pPr>
        <w:spacing w:line="276" w:lineRule="auto" w:before="0" w:after="120"/>
        <w:jc w:val="both"/>
      </w:pPr>
      <w:r>
        <w:rPr>
          <w:rFonts w:ascii="Times New Roman" w:hAnsi="Times New Roman"/>
          <w:color w:val="000000"/>
          <w:sz w:val="22"/>
        </w:rPr>
        <w:t xml:space="preserve">In the event that the Steering Committee is unable to reach</w:t>
      </w:r>
      <w:del w:id="5089" w:author="Whitfield Corr &amp; Loewe LLP" w:date="2025-04-03T09:00:00Z">
        <w:r>
          <w:rPr>
            <w:rFonts w:ascii="Times New Roman" w:hAnsi="Times New Roman"/>
            <w:color w:val="000000"/>
            <w:sz w:val="22"/>
          </w:rPr>
          <w:delText xml:space="preserve">  agreement</w:delText>
        </w:r>
      </w:del>
      <w:ins w:id="5090" w:author="Whitfield Corr &amp; Loewe LLP" w:date="2025-04-03T09:00:00Z">
        <w:r>
          <w:rPr>
            <w:rFonts w:ascii="Times New Roman" w:hAnsi="Times New Roman"/>
            <w:color w:val="000000"/>
            <w:sz w:val="22"/>
          </w:rPr>
          <w:t xml:space="preserve"> a unanimous decision</w:t>
        </w:r>
      </w:ins>
      <w:r>
        <w:rPr>
          <w:rFonts w:ascii="Times New Roman" w:hAnsi="Times New Roman"/>
          <w:color w:val="000000"/>
          <w:sz w:val="22"/>
        </w:rPr>
        <w:t xml:space="preserve"> on any </w:t>
      </w:r>
      <w:del w:id="5091" w:author="Whitfield Corr &amp; Loewe LLP" w:date="2025-04-03T09:00:00Z">
        <w:r>
          <w:rPr>
            <w:rFonts w:ascii="Times New Roman" w:hAnsi="Times New Roman" w:cs="Times New Roman"/>
            <w:sz w:val="22"/>
            <w:szCs w:val="22"/>
            <w:color w:val="000000"/>
          </w:rPr>
          <w:delText xml:space="preserve">non-Budget</w:delText>
        </w:r>
      </w:del>
      <w:ins w:id="5092" w:author="Whitfield Corr &amp; Loewe LLP" w:date="2025-04-03T09:00:00Z">
        <w:r>
          <w:rPr>
            <w:rFonts w:ascii="Times New Roman" w:hAnsi="Times New Roman"/>
            <w:color w:val="000000"/>
            <w:sz w:val="22"/>
          </w:rPr>
          <w:t xml:space="preserve">matter</w:t>
        </w:r>
      </w:ins>
      <w:r>
        <w:rPr>
          <w:rFonts w:ascii="Times New Roman" w:hAnsi="Times New Roman" w:cs="Times New Roman"/>
          <w:sz w:val="22"/>
          <w:szCs w:val="22"/>
          <w:color w:val="000000"/>
        </w:rPr>
        <w:t xml:space="preserve"> </w:t>
      </w:r>
      <w:del w:id="5093" w:author="Whitfield Corr &amp; Loewe LLP" w:date="2025-04-03T09:00:00Z">
        <w:r>
          <w:rPr>
            <w:rFonts w:ascii="Times New Roman" w:hAnsi="Times New Roman" w:cs="Times New Roman"/>
            <w:sz w:val="22"/>
            <w:szCs w:val="22"/>
            <w:color w:val="000000"/>
          </w:rPr>
          <w:delText xml:space="preserve">Matter</w:delText>
        </w:r>
      </w:del>
      <w:del w:id="5094" w:author="Whitfield Corr &amp; Loewe LLP" w:date="2025-04-03T09:00:00Z">
        <w:r>
          <w:rPr>
            <w:rFonts w:ascii="Times New Roman" w:hAnsi="Times New Roman"/>
            <w:color w:val="000000"/>
            <w:sz w:val="22"/>
          </w:rPr>
          <w:delText xml:space="preserve">  </w:delText>
        </w:r>
      </w:del>
      <w:r>
        <w:rPr>
          <w:rFonts w:ascii="Times New Roman" w:hAnsi="Times New Roman"/>
          <w:color w:val="000000"/>
          <w:sz w:val="22"/>
        </w:rPr>
        <w:t xml:space="preserve">within</w:t>
      </w:r>
      <w:del w:id="5095" w:author="Whitfield Corr &amp; Loewe LLP" w:date="2025-04-03T09:00:00Z">
        <w:r>
          <w:rPr>
            <w:rFonts w:ascii="Times New Roman" w:hAnsi="Times New Roman"/>
            <w:color w:val="000000"/>
            <w:sz w:val="22"/>
          </w:rPr>
          <w:delText xml:space="preserve">  </w:delText>
        </w:r>
      </w:del>
      <w:del w:id="5096" w:author="Whitfield Corr &amp; Loewe LLP" w:date="2025-04-03T09: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del w:id="5097" w:author="Whitfield Corr &amp; Loewe LLP" w:date="2025-04-03T09:00:00Z">
        <w:r>
          <w:rPr>
            <w:rFonts w:ascii="Times New Roman" w:hAnsi="Times New Roman"/>
            <w:color w:val="000000"/>
            <w:sz w:val="22"/>
          </w:rPr>
          <w:delText xml:space="preserve">business</w:delText>
        </w:r>
      </w:del>
      <w:ins w:id="5098" w:author="Whitfield Corr &amp; Loewe LLP" w:date="2025-04-03T09:00:00Z">
        <w:r>
          <w:rPr>
            <w:rFonts w:ascii="Times New Roman" w:hAnsi="Times New Roman"/>
            <w:color w:val="000000"/>
            <w:sz w:val="22"/>
          </w:rPr>
          <w:t xml:space="preserve">its</w:t>
        </w:r>
      </w:ins>
      <w:r>
        <w:rPr>
          <w:rFonts w:ascii="Times New Roman" w:hAnsi="Times New Roman"/>
          <w:color w:val="000000"/>
          <w:sz w:val="22"/>
        </w:rPr>
        <w:t xml:space="preserve"> </w:t>
      </w:r>
      <w:del w:id="5099" w:author="Whitfield Corr &amp; Loewe LLP" w:date="2025-04-03T09:00:00Z">
        <w:r>
          <w:rPr>
            <w:rFonts w:ascii="Times New Roman" w:hAnsi="Times New Roman"/>
            <w:color w:val="000000"/>
            <w:sz w:val="22"/>
          </w:rPr>
          <w:delText xml:space="preserve">days</w:delText>
        </w:r>
      </w:del>
      <w:ins w:id="5100" w:author="Whitfield Corr &amp; Loewe LLP" w:date="2025-04-03T09:00:00Z">
        <w:r>
          <w:rPr>
            <w:rFonts w:ascii="Times New Roman" w:hAnsi="Times New Roman"/>
            <w:color w:val="000000"/>
            <w:sz w:val="22"/>
          </w:rPr>
          <w:t xml:space="preserve">authority under this Agreement</w:t>
        </w:r>
      </w:ins>
      <w:r>
        <w:rPr>
          <w:rFonts w:ascii="Times New Roman" w:hAnsi="Times New Roman"/>
          <w:color w:val="000000"/>
          <w:sz w:val="22"/>
        </w:rPr>
        <w:t xml:space="preserve"> after such matter has been formally presented for a vote </w:t>
      </w:r>
      <w:ins w:id="5101" w:author="Whitfield Corr &amp; Loewe LLP" w:date="2025-04-03T09:00:00Z">
        <w:r>
          <w:rPr>
            <w:rFonts w:ascii="Times New Roman" w:hAnsi="Times New Roman"/>
            <w:color w:val="000000"/>
            <w:sz w:val="22"/>
          </w:rPr>
          <w:t xml:space="preserve">at a duly convened meeting or by written consent request </w:t>
        </w:r>
      </w:ins>
      <w:r>
        <w:rPr>
          <w:rFonts w:ascii="Times New Roman" w:hAnsi="Times New Roman"/>
          <w:color w:val="000000"/>
          <w:sz w:val="22"/>
        </w:rPr>
        <w:t xml:space="preserve">(a "</w:t>
      </w:r>
      <w:r>
        <w:rPr>
          <w:rFonts w:ascii="Times New Roman" w:hAnsi="Times New Roman"/>
          <w:b/>
          <w:color w:val="000000"/>
          <w:sz w:val="22"/>
        </w:rPr>
        <w:t xml:space="preserve">Deadlock</w:t>
      </w:r>
      <w:r>
        <w:rPr>
          <w:rFonts w:ascii="Times New Roman" w:hAnsi="Times New Roman"/>
          <w:color w:val="000000"/>
          <w:sz w:val="22"/>
        </w:rPr>
        <w:t xml:space="preserve">"), the </w:t>
      </w:r>
      <w:del w:id="5102" w:author="Whitfield Corr &amp; Loewe LLP" w:date="2025-04-03T09:00:00Z">
        <w:r>
          <w:rPr>
            <w:rFonts w:ascii="Times New Roman" w:hAnsi="Times New Roman"/>
            <w:color w:val="000000"/>
            <w:sz w:val="22"/>
          </w:rPr>
          <w:delText xml:space="preserve">matter</w:delText>
        </w:r>
      </w:del>
      <w:ins w:id="5103" w:author="Whitfield Corr &amp; Loewe LLP" w:date="2025-04-03T09:00:00Z">
        <w:r>
          <w:rPr>
            <w:rFonts w:ascii="Times New Roman" w:hAnsi="Times New Roman"/>
            <w:color w:val="000000"/>
            <w:sz w:val="22"/>
          </w:rPr>
          <w:t xml:space="preserve">Deadlock</w:t>
        </w:r>
      </w:ins>
      <w:r>
        <w:rPr>
          <w:rFonts w:ascii="Times New Roman" w:hAnsi="Times New Roman"/>
          <w:color w:val="000000"/>
          <w:sz w:val="22"/>
        </w:rPr>
        <w:t xml:space="preserve"> shall be </w:t>
      </w:r>
      <w:del w:id="5104" w:author="Whitfield Corr &amp; Loewe LLP" w:date="2025-04-03T09:00:00Z">
        <w:r>
          <w:rPr>
            <w:rFonts w:ascii="Times New Roman" w:hAnsi="Times New Roman"/>
            <w:color w:val="000000"/>
            <w:sz w:val="22"/>
          </w:rPr>
          <w:delText xml:space="preserve">escalated</w:delText>
        </w:r>
      </w:del>
      <w:ins w:id="5105" w:author="Whitfield Corr &amp; Loewe LLP" w:date="2025-04-03T09:00:00Z">
        <w:r>
          <w:rPr>
            <w:rFonts w:ascii="Times New Roman" w:hAnsi="Times New Roman"/>
            <w:color w:val="000000"/>
            <w:sz w:val="22"/>
          </w:rPr>
          <w:t xml:space="preserve">resolved</w:t>
        </w:r>
      </w:ins>
      <w:r>
        <w:rPr>
          <w:rFonts w:ascii="Times New Roman" w:hAnsi="Times New Roman"/>
          <w:color w:val="000000"/>
          <w:sz w:val="22"/>
        </w:rPr>
        <w:t xml:space="preserve"> </w:t>
      </w:r>
      <w:del w:id="5106" w:author="Whitfield Corr &amp; Loewe LLP" w:date="2025-04-03T09:00:00Z">
        <w:r>
          <w:rPr>
            <w:rFonts w:ascii="Times New Roman" w:hAnsi="Times New Roman"/>
            <w:color w:val="000000"/>
            <w:sz w:val="22"/>
          </w:rPr>
          <w:delText xml:space="preserve">to</w:delText>
        </w:r>
      </w:del>
      <w:ins w:id="5107" w:author="Whitfield Corr &amp; Loewe LLP" w:date="2025-04-03T09:00:00Z">
        <w:r>
          <w:rPr>
            <w:rFonts w:ascii="Times New Roman" w:hAnsi="Times New Roman"/>
            <w:color w:val="000000"/>
            <w:sz w:val="22"/>
          </w:rPr>
          <w:t xml:space="preserve">in</w:t>
        </w:r>
      </w:ins>
      <w:r>
        <w:rPr>
          <w:rFonts w:ascii="Times New Roman" w:hAnsi="Times New Roman"/>
          <w:color w:val="000000"/>
          <w:sz w:val="22"/>
        </w:rPr>
        <w:t xml:space="preserve"> </w:t>
      </w:r>
      <w:del w:id="5108" w:author="Whitfield Corr &amp; Loewe LLP" w:date="2025-04-03T09:00:00Z">
        <w:r>
          <w:rPr>
            <w:rFonts w:ascii="Times New Roman" w:hAnsi="Times New Roman"/>
            <w:color w:val="000000"/>
            <w:sz w:val="22"/>
          </w:rPr>
          <w:delText xml:space="preserve">the  </w:delText>
        </w:r>
      </w:del>
      <w:del w:id="5109" w:author="Whitfield Corr &amp; Loewe LLP" w:date="2025-04-03T09:00:00Z">
        <w:r>
          <w:rPr>
            <w:rFonts w:ascii="Times New Roman" w:hAnsi="Times New Roman" w:cs="Times New Roman"/>
            <w:sz w:val="22"/>
            <w:szCs w:val="22"/>
            <w:color w:val="000000"/>
          </w:rPr>
          <w:delText xml:space="preserve">chief</w:delText>
        </w:r>
      </w:del>
      <w:ins w:id="5110" w:author="Whitfield Corr &amp; Loewe LLP" w:date="2025-04-03T09:00:00Z">
        <w:r>
          <w:rPr>
            <w:rFonts w:ascii="Times New Roman" w:hAnsi="Times New Roman"/>
            <w:color w:val="000000"/>
            <w:sz w:val="22"/>
          </w:rPr>
          <w:t xml:space="preserve">accordance</w:t>
        </w:r>
      </w:ins>
      <w:r>
        <w:rPr>
          <w:rFonts w:ascii="Times New Roman" w:hAnsi="Times New Roman" w:cs="Times New Roman"/>
          <w:sz w:val="22"/>
          <w:szCs w:val="22"/>
          <w:color w:val="000000"/>
        </w:rPr>
        <w:t xml:space="preserve"> </w:t>
      </w:r>
      <w:del w:id="5111" w:author="Whitfield Corr &amp; Loewe LLP" w:date="2025-04-03T09:00:00Z">
        <w:r>
          <w:rPr>
            <w:rFonts w:ascii="Times New Roman" w:hAnsi="Times New Roman" w:cs="Times New Roman"/>
            <w:sz w:val="22"/>
            <w:szCs w:val="22"/>
            <w:color w:val="000000"/>
          </w:rPr>
          <w:delText xml:space="preserve">executive officers of</w:delText>
        </w:r>
      </w:del>
      <w:ins w:id="5112" w:author="Whitfield Corr &amp; Loewe LLP" w:date="2025-04-03T09:00:00Z">
        <w:r>
          <w:rPr>
            <w:rFonts w:ascii="Times New Roman" w:hAnsi="Times New Roman"/>
            <w:color w:val="000000"/>
            <w:sz w:val="22"/>
          </w:rPr>
          <w:t xml:space="preserve">with</w:t>
        </w:r>
      </w:ins>
      <w:r>
        <w:rPr>
          <w:rFonts w:ascii="Times New Roman" w:hAnsi="Times New Roman" w:cs="Times New Roman"/>
          <w:sz w:val="22"/>
          <w:szCs w:val="22"/>
          <w:color w:val="000000"/>
        </w:rPr>
        <w:t xml:space="preserve"> the </w:t>
      </w:r>
      <w:del w:id="5113" w:author="Whitfield Corr &amp; Loewe LLP" w:date="2025-04-03T09:00:00Z">
        <w:r>
          <w:rPr>
            <w:rFonts w:ascii="Times New Roman" w:hAnsi="Times New Roman" w:cs="Times New Roman"/>
            <w:sz w:val="22"/>
            <w:szCs w:val="22"/>
            <w:color w:val="000000"/>
          </w:rPr>
          <w:delText xml:space="preserve">respective</w:delText>
        </w:r>
      </w:del>
      <w:ins w:id="5114" w:author="Whitfield Corr &amp; Loewe LLP" w:date="2025-04-03T09:00:00Z">
        <w:r>
          <w:rPr>
            <w:rFonts w:ascii="Times New Roman" w:hAnsi="Times New Roman"/>
            <w:color w:val="000000"/>
            <w:sz w:val="22"/>
          </w:rPr>
          <w:t xml:space="preserve">following</w:t>
        </w:r>
      </w:ins>
      <w:r>
        <w:rPr>
          <w:rFonts w:ascii="Times New Roman" w:hAnsi="Times New Roman" w:cs="Times New Roman"/>
          <w:sz w:val="22"/>
          <w:szCs w:val="22"/>
          <w:color w:val="000000"/>
        </w:rPr>
        <w:t xml:space="preserve"> </w:t>
      </w:r>
      <w:del w:id="5115" w:author="Whitfield Corr &amp; Loewe LLP" w:date="2025-04-03T09:00:00Z">
        <w:r>
          <w:rPr>
            <w:rFonts w:ascii="Times New Roman" w:hAnsi="Times New Roman" w:cs="Times New Roman"/>
            <w:sz w:val="22"/>
            <w:szCs w:val="22"/>
            <w:color w:val="000000"/>
          </w:rPr>
          <w:delText xml:space="preserve">Parties</w:delText>
        </w:r>
      </w:del>
      <w:ins w:id="5116" w:author="Whitfield Corr &amp; Loewe LLP" w:date="2025-04-03T09:00:00Z">
        <w:r>
          <w:rPr>
            <w:rFonts w:ascii="Times New Roman" w:hAnsi="Times New Roman"/>
            <w:color w:val="000000"/>
            <w:sz w:val="22"/>
          </w:rPr>
          <w:t xml:space="preserve">three-step procedure</w:t>
        </w:r>
      </w:ins>
      <w:r>
        <w:rPr>
          <w:rFonts w:ascii="Times New Roman" w:hAnsi="Times New Roman" w:cs="Times New Roman"/>
          <w:sz w:val="22"/>
          <w:szCs w:val="22"/>
          <w:color w:val="000000"/>
        </w:rPr>
        <w:t xml:space="preserve"> (</w:t>
      </w:r>
      <w:del w:id="5117" w:author="Whitfield Corr &amp; Loewe LLP" w:date="2025-04-03T09:00:00Z">
        <w:r>
          <w:rPr>
            <w:rFonts w:ascii="Times New Roman" w:hAnsi="Times New Roman" w:cs="Times New Roman"/>
            <w:sz w:val="22"/>
            <w:szCs w:val="22"/>
            <w:color w:val="000000"/>
          </w:rPr>
          <w:delText xml:space="preserve">Raj Anand for TerraCore; Colleen Firth for Axial)</w:delText>
        </w:r>
      </w:del>
      <w:del w:id="5118" w:author="Whitfield Corr &amp; Loewe LLP" w:date="2025-04-03T09:00:00Z">
        <w:r>
          <w:rPr>
            <w:rFonts w:ascii="Times New Roman" w:hAnsi="Times New Roman"/>
            <w:color w:val="000000"/>
            <w:sz w:val="22"/>
          </w:rPr>
          <w:delText xml:space="preserve"> (collectively, </w:delText>
        </w:r>
      </w:del>
      <w:r>
        <w:rPr>
          <w:rFonts w:ascii="Times New Roman" w:hAnsi="Times New Roman"/>
          <w:color w:val="000000"/>
          <w:sz w:val="22"/>
        </w:rPr>
        <w:t xml:space="preserve">the "</w:t>
      </w:r>
      <w:del w:id="5119" w:author="Whitfield Corr &amp; Loewe LLP" w:date="2025-04-03T09:00:00Z">
        <w:r>
          <w:rPr>
            <w:rFonts w:ascii="Times New Roman" w:hAnsi="Times New Roman"/>
            <w:b/>
            <w:color w:val="000000"/>
            <w:sz w:val="22"/>
          </w:rPr>
          <w:delText xml:space="preserve">Executive</w:delText>
        </w:r>
      </w:del>
      <w:ins w:id="5120" w:author="Whitfield Corr &amp; Loewe LLP" w:date="2025-04-03T09:00:00Z">
        <w:r>
          <w:rPr>
            <w:rFonts w:ascii="Times New Roman" w:hAnsi="Times New Roman"/>
            <w:b/>
            <w:color w:val="000000"/>
            <w:sz w:val="22"/>
          </w:rPr>
          <w:t xml:space="preserve">Governance</w:t>
        </w:r>
      </w:ins>
      <w:r>
        <w:rPr>
          <w:rFonts w:ascii="Times New Roman" w:hAnsi="Times New Roman"/>
          <w:b/>
          <w:color w:val="000000"/>
          <w:sz w:val="22"/>
        </w:rPr>
        <w:t xml:space="preserve"> </w:t>
      </w:r>
      <w:del w:id="5121" w:author="Whitfield Corr &amp; Loewe LLP" w:date="2025-04-03T09:00:00Z">
        <w:r>
          <w:rPr>
            <w:rFonts w:ascii="Times New Roman" w:hAnsi="Times New Roman"/>
            <w:b/>
            <w:color w:val="000000"/>
            <w:sz w:val="22"/>
          </w:rPr>
          <w:delText xml:space="preserve">Sponsors</w:delText>
        </w:r>
      </w:del>
      <w:ins w:id="5122" w:author="Whitfield Corr &amp; Loewe LLP" w:date="2025-04-03T09:00:00Z">
        <w:r>
          <w:rPr>
            <w:rFonts w:ascii="Times New Roman" w:hAnsi="Times New Roman"/>
            <w:b/>
            <w:color w:val="000000"/>
            <w:sz w:val="22"/>
          </w:rPr>
          <w:t xml:space="preserve">Escalation Procedure</w:t>
        </w:r>
      </w:ins>
      <w:r>
        <w:rPr>
          <w:rFonts w:ascii="Times New Roman" w:hAnsi="Times New Roman"/>
          <w:color w:val="000000"/>
          <w:sz w:val="22"/>
        </w:rPr>
        <w:t xml:space="preserve">")</w:t>
      </w:r>
      <w:del w:id="5123" w:author="Whitfield Corr &amp; Loewe LLP" w:date="2025-04-03T09:00:00Z">
        <w:r>
          <w:rPr>
            <w:rFonts w:ascii="Times New Roman" w:hAnsi="Times New Roman"/>
            <w:color w:val="000000"/>
            <w:sz w:val="22"/>
          </w:rPr>
          <w:delText xml:space="preserve"> for resolution.</w:delText>
        </w:r>
      </w:del>
      <w:ins w:id="5124" w:author="Whitfield Corr &amp; Loewe LLP" w:date="2025-04-03T09:00:00Z">
        <w:r>
          <w:rPr>
            <w:rFonts w:ascii="Times New Roman" w:hAnsi="Times New Roman"/>
            <w:color w:val="000000"/>
            <w:sz w:val="22"/>
          </w:rPr>
          <w:t xml:space="preserve">:</w:t>
        </w:r>
      </w:ins>
    </w:p>
    <w:p>
      <w:pPr>
        <w:spacing w:line="276" w:lineRule="auto" w:before="0" w:after="120"/>
        <w:ind w:left="432"/>
        <w:jc w:val="both"/>
        <w:rPr>
          <w:ins w:id="5133" w:author="Whitfield Corr &amp; Loewe LLP" w:date="2025-04-03T09:00:00Z"/>
        </w:rPr>
      </w:pPr>
      <w:commentRangeStart w:id="7"/>
      <w:ins w:id="5134" w:author="Whitfield Corr &amp; Loewe LLP" w:date="2025-04-03T09:00:00Z">
        <w:r>
          <w:rPr>
            <w:rFonts w:ascii="Times New Roman" w:hAnsi="Times New Roman"/>
            <w:color w:val="000000"/>
            <w:sz w:val="22"/>
          </w:rPr>
          <w:t xml:space="preserve">(a) </w:t>
        </w:r>
        <w:r>
          <w:rPr>
            <w:rFonts w:ascii="Times New Roman" w:hAnsi="Times New Roman"/>
            <w:b/>
            <w:color w:val="000000"/>
            <w:sz w:val="22"/>
          </w:rPr>
          <w:t xml:space="preserve">Step 1 — Steering Committee Resolution.</w:t>
        </w:r>
        <w:r>
          <w:rPr>
            <w:rFonts w:ascii="Times New Roman" w:hAnsi="Times New Roman"/>
            <w:color w:val="000000"/>
            <w:sz w:val="22"/>
          </w:rPr>
          <w:t xml:space="preserve"> The Steering Committee shall continue to work in good faith to resolve the Deadlock for a period of fifteen (15) business days following the date on which the Deadlock arose (the "</w:t>
        </w:r>
        <w:r>
          <w:rPr>
            <w:rFonts w:ascii="Times New Roman" w:hAnsi="Times New Roman"/>
            <w:b/>
            <w:color w:val="000000"/>
            <w:sz w:val="22"/>
          </w:rPr>
          <w:t xml:space="preserve">Committee Resolution Period</w:t>
        </w:r>
        <w:r>
          <w:rPr>
            <w:rFonts w:ascii="Times New Roman" w:hAnsi="Times New Roman"/>
            <w:color w:val="000000"/>
            <w:sz w:val="22"/>
          </w:rPr>
          <w:t xml:space="preserve">").</w:t>
        </w:r>
      </w:ins>
    </w:p>
    <w:p>
      <w:pPr>
        <w:spacing w:line="276" w:lineRule="auto" w:before="0" w:after="120"/>
        <w:ind w:left="432"/>
        <w:jc w:val="both"/>
        <w:rPr>
          <w:ins w:id="5135" w:author="Whitfield Corr &amp; Loewe LLP" w:date="2025-04-03T09:00:00Z"/>
        </w:rPr>
      </w:pPr>
      <w:ins w:id="5136" w:author="Whitfield Corr &amp; Loewe LLP" w:date="2025-04-03T09:00:00Z">
        <w:r>
          <w:rPr>
            <w:rFonts w:ascii="Times New Roman" w:hAnsi="Times New Roman"/>
            <w:color w:val="000000"/>
            <w:sz w:val="22"/>
          </w:rPr>
          <w:t xml:space="preserve">(b) </w:t>
        </w:r>
        <w:r>
          <w:rPr>
            <w:rFonts w:ascii="Times New Roman" w:hAnsi="Times New Roman"/>
            <w:b/>
            <w:color w:val="000000"/>
            <w:sz w:val="22"/>
          </w:rPr>
          <w:t xml:space="preserve">Step 2 — Escalation to Chief Executive Officers.</w:t>
        </w:r>
        <w:r>
          <w:rPr>
            <w:rFonts w:ascii="Times New Roman" w:hAnsi="Times New Roman"/>
            <w:color w:val="000000"/>
            <w:sz w:val="22"/>
          </w:rPr>
          <w:t xml:space="preserve"> If the Deadlock is not resolved within the Committee Resolution Period, either Party may refer the Deadlock by written notice to the chief executive officers of the respective Parties (as of the Effective Date, Raj Anand for TerraCore and Colleen Firth for Axial, or their respective successors in office) (collectively, the "</w:t>
        </w:r>
        <w:r>
          <w:rPr>
            <w:rFonts w:ascii="Times New Roman" w:hAnsi="Times New Roman"/>
            <w:b/>
            <w:color w:val="000000"/>
            <w:sz w:val="22"/>
          </w:rPr>
          <w:t xml:space="preserve">Executive Sponsors</w:t>
        </w:r>
        <w:r>
          <w:rPr>
            <w:rFonts w:ascii="Times New Roman" w:hAnsi="Times New Roman"/>
            <w:color w:val="000000"/>
            <w:sz w:val="22"/>
          </w:rPr>
          <w:t xml:space="preserve">"). The Executive Sponsors shall meet (in person or by videoconference) and negotiate in good faith, and shall have ten (10) business days following such referral to resolve the Deadlock (the "</w:t>
        </w:r>
        <w:r>
          <w:rPr>
            <w:rFonts w:ascii="Times New Roman" w:hAnsi="Times New Roman"/>
            <w:b/>
            <w:color w:val="000000"/>
            <w:sz w:val="22"/>
          </w:rPr>
          <w:t xml:space="preserve">Executive Resolution Period</w:t>
        </w:r>
        <w:r>
          <w:rPr>
            <w:rFonts w:ascii="Times New Roman" w:hAnsi="Times New Roman"/>
            <w:color w:val="000000"/>
            <w:sz w:val="22"/>
          </w:rPr>
          <w:t xml:space="preserve">").</w:t>
        </w:r>
      </w:ins>
    </w:p>
    <w:p>
      <w:pPr>
        <w:spacing w:line="276" w:lineRule="auto" w:before="0" w:after="120"/>
        <w:ind w:left="432"/>
        <w:jc w:val="both"/>
        <w:rPr>
          <w:ins w:id="5137" w:author="Whitfield Corr &amp; Loewe LLP" w:date="2025-04-03T09:00:00Z"/>
        </w:rPr>
      </w:pPr>
      <w:ins w:id="5138" w:author="Whitfield Corr &amp; Loewe LLP" w:date="2025-04-03T09:00:00Z">
        <w:r>
          <w:rPr>
            <w:rFonts w:ascii="Times New Roman" w:hAnsi="Times New Roman"/>
            <w:color w:val="000000"/>
            <w:sz w:val="22"/>
          </w:rPr>
          <w:t xml:space="preserve">(c) </w:t>
        </w:r>
        <w:r>
          <w:rPr>
            <w:rFonts w:ascii="Times New Roman" w:hAnsi="Times New Roman"/>
            <w:b/>
            <w:color w:val="000000"/>
            <w:sz w:val="22"/>
          </w:rPr>
          <w:t xml:space="preserve">Step 3 — Expedited CPR Mediation.</w:t>
        </w:r>
        <w:r>
          <w:rPr>
            <w:rFonts w:ascii="Times New Roman" w:hAnsi="Times New Roman"/>
            <w:color w:val="000000"/>
            <w:sz w:val="22"/>
          </w:rPr>
          <w:t xml:space="preserve"> If the Executive Sponsors are unable to resolve the Deadlock within the Executive Resolution Period, either Party may, by written notice to the other Party, initiate expedited, non-binding mediation administered by the International Institute for Conflict Prevention &amp; Resolution ("</w:t>
        </w:r>
        <w:r>
          <w:rPr>
            <w:rFonts w:ascii="Times New Roman" w:hAnsi="Times New Roman"/>
            <w:b/>
            <w:color w:val="000000"/>
            <w:sz w:val="22"/>
          </w:rPr>
          <w:t xml:space="preserve">CPR</w:t>
        </w:r>
        <w:r>
          <w:rPr>
            <w:rFonts w:ascii="Times New Roman" w:hAnsi="Times New Roman"/>
            <w:color w:val="000000"/>
            <w:sz w:val="22"/>
          </w:rPr>
          <w:t xml:space="preserve">") in accordance with the CPR Mediation Procedure then in effect, conducted on an expedited basis (the "</w:t>
        </w:r>
        <w:r>
          <w:rPr>
            <w:rFonts w:ascii="Times New Roman" w:hAnsi="Times New Roman"/>
            <w:b/>
            <w:color w:val="000000"/>
            <w:sz w:val="22"/>
          </w:rPr>
          <w:t xml:space="preserve">Deadlock Mediation</w:t>
        </w:r>
        <w:r>
          <w:rPr>
            <w:rFonts w:ascii="Times New Roman" w:hAnsi="Times New Roman"/>
            <w:color w:val="000000"/>
            <w:sz w:val="22"/>
          </w:rPr>
          <w:t xml:space="preserve">"). The Deadlock Mediation shall be conducted by a single mediator selected in accordance with the CPR Mediation Procedure and, unless the Parties otherwise agree in writing, shall be concluded within [thirty (30)] days after the mediator's appointment. The Parties shall share equally the mediator's fees and CPR's administrative fees, and each Party shall bear its own costs. All communications made in the course of the Deadlock Mediation shall be treated as Confidential Information of both Parties and as settlement communications, and shall not be admissible in any subsequent proceeding.</w:t>
        </w:r>
      </w:ins>
      <w:commentRangeEnd w:id="7"/>
      <w:r>
        <w:rPr>
          <w:rStyle w:val="CommentReference"/>
        </w:rPr>
        <w:commentReference w:id="7"/>
      </w:r>
    </w:p>
    <w:p>
      <w:pPr>
        <w:spacing w:line="276" w:lineRule="auto" w:before="0" w:after="120"/>
        <w:ind w:left="432"/>
        <w:jc w:val="both"/>
        <w:rPr>
          <w:ins w:id="5139" w:author="Whitfield Corr &amp; Loewe LLP" w:date="2025-04-03T09:00:00Z"/>
        </w:rPr>
      </w:pPr>
      <w:commentRangeStart w:id="8"/>
      <w:ins w:id="5140" w:author="Whitfield Corr &amp; Loewe LLP" w:date="2025-04-03T09:00:00Z">
        <w:r>
          <w:rPr>
            <w:rFonts w:ascii="Times New Roman" w:hAnsi="Times New Roman"/>
            <w:color w:val="000000"/>
            <w:sz w:val="22"/>
          </w:rPr>
          <w:t xml:space="preserve">(d) </w:t>
        </w:r>
        <w:r>
          <w:rPr>
            <w:rFonts w:ascii="Times New Roman" w:hAnsi="Times New Roman"/>
            <w:b/>
            <w:color w:val="000000"/>
            <w:sz w:val="22"/>
          </w:rPr>
          <w:t xml:space="preserve">Relationship to Article 14.</w:t>
        </w:r>
        <w:r>
          <w:rPr>
            <w:rFonts w:ascii="Times New Roman" w:hAnsi="Times New Roman"/>
            <w:color w:val="000000"/>
            <w:sz w:val="22"/>
          </w:rPr>
          <w:t xml:space="preserve"> The Governance Escalation Procedure (including the Deadlock Mediation administered by CPR) applies solely to Deadlocks concerning governance and project-management matters within the authority of the Steering Committee under Section 5.2 and Section 6.5. It is separate and distinct from, and procedurally independent of, the arbitration of Contract Disputes administered by JAMS under Section 14.2. Completion of the Governance Escalation Procedure is not a condition precedent to arbitration under Section 14.2, and arbitration under Section 14.2 is not a step in the Governance Escalation Procedure. Any dispute concerning an alleged breach of this Agreement, termination, validity, or the Parties' rights and obligations under this Agreement (including any failure by a Party to comply with this Section 5.5) is a Contract Dispute governed exclusively by Article 14. [If a Deadlock is not resolved through the Deadlock Mediation, the proposed action that is the subject of the Deadlock shall not be taken, and the status quo shall continue, without prejudice to either Party's rights under Article 11.]</w:t>
        </w:r>
      </w:ins>
      <w:commentRangeEnd w:id="8"/>
      <w:r>
        <w:rPr>
          <w:rStyle w:val="CommentReference"/>
        </w:rPr>
        <w:commentReference w:id="8"/>
      </w:r>
    </w:p>
    <w:p>
      <w:pPr>
        <w:spacing w:line="276" w:lineRule="auto" w:before="0" w:after="120"/>
        <w:jc w:val="both"/>
        <w:rPr>
          <w:del w:id="5125" w:author="Whitfield Corr &amp; Loewe LLP" w:date="2025-04-03T09:00:00Z"/>
        </w:rPr>
      </w:pPr>
      <w:del w:id="5126" w:author="Whitfield Corr &amp; Loewe LLP" w:date="2025-04-03T09:00:00Z">
        <w:r>
          <w:rPr>
            <w:rFonts w:ascii="Times New Roman" w:hAnsi="Times New Roman"/>
            <w:color w:val="000000"/>
            <w:sz w:val="22"/>
          </w:rPr>
          <w:delText xml:space="preserve">The Executive Sponsors shall meet (in person or by videoconference) within </w:delText>
        </w:r>
      </w:del>
      <w:del w:id="5127" w:author="Whitfield Corr &amp; Loewe LLP" w:date="2025-04-03T09:00:00Z">
        <w:r>
          <w:rPr>
            <w:rFonts w:ascii="Times New Roman" w:hAnsi="Times New Roman"/>
            <w:color w:val="000000"/>
            <w:sz w:val="22"/>
          </w:rPr>
          <w:delText xml:space="preserve"> </w:delText>
        </w:r>
      </w:del>
      <w:del w:id="5128" w:author="Whitfield Corr &amp; Loewe LLP" w:date="2025-04-03T09:00:00Z">
        <w:r>
          <w:rPr>
            <w:rFonts w:ascii="Times New Roman" w:hAnsi="Times New Roman" w:cs="Times New Roman"/>
            <w:sz w:val="22"/>
            <w:szCs w:val="22"/>
            <w:color w:val="000000"/>
          </w:rPr>
          <w:delText xml:space="preserve">[●]</w:delText>
        </w:r>
      </w:del>
      <w:del w:id="5129" w:author="Whitfield Corr &amp; Loewe LLP" w:date="2025-04-03T09:00:00Z">
        <w:r>
          <w:rPr>
            <w:rFonts w:ascii="Times New Roman" w:hAnsi="Times New Roman"/>
            <w:color w:val="000000"/>
            <w:sz w:val="22"/>
          </w:rPr>
          <w:delText xml:space="preserve"> business days of the escalation of a Deadlock and shall negotiate in good faith to resolve the matter. If the Executive Sponsors are unable to resolve the matter within </w:delText>
        </w:r>
      </w:del>
      <w:del w:id="5130" w:author="Whitfield Corr &amp; Loewe LLP" w:date="2025-04-03T09:00:00Z">
        <w:r>
          <w:rPr>
            <w:rFonts w:ascii="Times New Roman" w:hAnsi="Times New Roman"/>
            <w:color w:val="000000"/>
            <w:sz w:val="22"/>
          </w:rPr>
          <w:delText xml:space="preserve"> </w:delText>
        </w:r>
      </w:del>
      <w:del w:id="5131" w:author="Whitfield Corr &amp; Loewe LLP" w:date="2025-04-03T09:00:00Z">
        <w:r>
          <w:rPr>
            <w:rFonts w:ascii="Times New Roman" w:hAnsi="Times New Roman" w:cs="Times New Roman"/>
            <w:sz w:val="22"/>
            <w:szCs w:val="22"/>
            <w:color w:val="000000"/>
          </w:rPr>
          <w:delText xml:space="preserve">[●]</w:delText>
        </w:r>
      </w:del>
      <w:del w:id="5132" w:author="Whitfield Corr &amp; Loewe LLP" w:date="2025-04-03T09:00:00Z">
        <w:r>
          <w:rPr>
            <w:rFonts w:ascii="Times New Roman" w:hAnsi="Times New Roman"/>
            <w:color w:val="000000"/>
            <w:sz w:val="22"/>
          </w:rPr>
          <w:delText xml:space="preserve"> business days of the escalation, either Party may exercise such remedies as are available under this Agreement, including, without limitation, the dispute resolution procedures set forth in Article 14.</w:delText>
        </w:r>
      </w:del>
    </w:p>
    <w:p>
      <w:pPr>
        <w:spacing w:line="276" w:lineRule="auto" w:before="0" w:after="120"/>
        <w:jc w:val="both"/>
      </w:pPr>
      <w:r>
        <w:rPr>
          <w:rFonts w:ascii="Times New Roman" w:hAnsi="Times New Roman"/>
          <w:color w:val="000000"/>
          <w:sz w:val="22"/>
        </w:rPr>
        <w:t>The Parties acknowledge that the Deadlock escalation mechanism set forth in this Section 5.5 is intended to provide an expeditious, good-faith process for resolving governance disputes, and that neither Party shall unreasonably delay or obstruct the escalation or resolution process.</w:t>
      </w:r>
    </w:p>
    <w:p>
      <w:pPr>
        <w:keepNext/>
        <w:spacing w:line="276" w:lineRule="auto" w:before="360" w:after="120"/>
        <w:jc w:val="left"/>
      </w:pPr>
      <w:r>
        <w:rPr>
          <w:rFonts w:ascii="Times New Roman" w:hAnsi="Times New Roman"/>
          <w:b/>
          <w:color w:val="000000"/>
          <w:sz w:val="22"/>
          <w:u w:val="single"/>
        </w:rPr>
        <w:t>ARTICLE 6 — INTELLECTUAL PROPERTY OWNERSHIP</w:t>
      </w:r>
    </w:p>
    <w:p>
      <w:pPr>
        <w:keepNext/>
        <w:spacing w:line="276" w:lineRule="auto" w:before="200" w:after="80"/>
        <w:ind w:left="0"/>
      </w:pPr>
      <w:r>
        <w:rPr>
          <w:rFonts w:ascii="Times New Roman" w:hAnsi="Times New Roman"/>
          <w:b/>
          <w:color w:val="000000"/>
          <w:sz w:val="22"/>
        </w:rPr>
        <w:t>Section 6.1 — Background IP</w:t>
      </w:r>
    </w:p>
    <w:p>
      <w:pPr>
        <w:spacing w:line="276" w:lineRule="auto" w:before="0" w:after="120"/>
        <w:jc w:val="both"/>
      </w:pPr>
      <w:r>
        <w:rPr>
          <w:rFonts w:ascii="Times New Roman" w:hAnsi="Times New Roman"/>
          <w:color w:val="000000"/>
          <w:sz w:val="22"/>
        </w:rPr>
        <w:t>Each Party shall retain sole and exclusive ownership of its Background IP. Nothing in this Agreement shall be construed to transfer, assign, or convey any right, title, or interest in or to a Party's Background IP to the other Party, except for the limited licenses expressly granted in Section 6.2. Each Party acknowledges and agrees that the other Party's Background IP is valuable and proprietary, and that no license or other right with respect thereto is granted by implication, estoppel, or otherwise, except as expressly set forth in this Agreement.</w:t>
      </w:r>
    </w:p>
    <w:p>
      <w:pPr>
        <w:keepNext/>
        <w:spacing w:line="276" w:lineRule="auto" w:before="200" w:after="80"/>
        <w:ind w:left="0"/>
      </w:pPr>
      <w:r>
        <w:rPr>
          <w:rFonts w:ascii="Times New Roman" w:hAnsi="Times New Roman"/>
          <w:b/>
          <w:color w:val="000000"/>
          <w:sz w:val="22"/>
        </w:rPr>
        <w:t>Section 6.2 — Background IP License</w:t>
      </w:r>
    </w:p>
    <w:p>
      <w:pPr>
        <w:spacing w:line="276" w:lineRule="auto" w:before="0" w:after="120"/>
        <w:jc w:val="both"/>
      </w:pPr>
      <w:r>
        <w:rPr>
          <w:rFonts w:ascii="Times New Roman" w:hAnsi="Times New Roman"/>
          <w:color w:val="000000"/>
          <w:sz w:val="22"/>
        </w:rPr>
        <w:t>Each Party (the "</w:t>
      </w:r>
      <w:r>
        <w:rPr>
          <w:rFonts w:ascii="Times New Roman" w:hAnsi="Times New Roman"/>
          <w:b/>
          <w:color w:val="000000"/>
          <w:sz w:val="22"/>
        </w:rPr>
        <w:t>Licensor</w:t>
      </w:r>
      <w:r>
        <w:rPr>
          <w:rFonts w:ascii="Times New Roman" w:hAnsi="Times New Roman"/>
          <w:color w:val="000000"/>
          <w:sz w:val="22"/>
        </w:rPr>
        <w:t>") hereby grants to the other Party (the "</w:t>
      </w:r>
      <w:r>
        <w:rPr>
          <w:rFonts w:ascii="Times New Roman" w:hAnsi="Times New Roman"/>
          <w:b/>
          <w:color w:val="000000"/>
          <w:sz w:val="22"/>
        </w:rPr>
        <w:t>Licensee</w:t>
      </w:r>
      <w:r>
        <w:rPr>
          <w:rFonts w:ascii="Times New Roman" w:hAnsi="Times New Roman"/>
          <w:color w:val="000000"/>
          <w:sz w:val="22"/>
        </w:rPr>
        <w:t>") a non-exclusive, non-transferable, non-sublicensable, royalty-free license to use the Licensor's Background IP solely to the extent necessary for the Licensee to perform the Development Work during the Development Term. The license granted under this Section 6.2 does not include the right to reverse engineer, decompile, or disassemble any software, firmware, or hardware included in the Licensor's Background IP, except to the extent expressly authorized in the Development Plan or as required by applicable law.</w:t>
      </w:r>
    </w:p>
    <w:p>
      <w:pPr>
        <w:spacing w:line="276" w:lineRule="auto" w:before="0" w:after="120"/>
        <w:jc w:val="both"/>
      </w:pPr>
      <w:r>
        <w:rPr>
          <w:rFonts w:ascii="Times New Roman" w:hAnsi="Times New Roman"/>
          <w:color w:val="000000"/>
          <w:sz w:val="22"/>
        </w:rPr>
        <w:t>The license granted under this Section 6.2 shall terminate automatically upon the expiration or termination of this Agreement, provided that, to the extent any Background IP is necessarily embedded in or required for the continued commercialization of products or services incorporating Foreground IP, the Licensor shall grant the Licensee a continuing, non-exclusive, royalty-bearing license on commercially reasonable terms to be negotiated in good faith by the Parties. The terms of any such continuing license shall be documented in a separate written agreement between the Parties.</w:t>
      </w:r>
    </w:p>
    <w:p>
      <w:pPr>
        <w:keepNext/>
        <w:spacing w:line="276" w:lineRule="auto" w:before="200" w:after="80"/>
        <w:ind w:left="0"/>
      </w:pPr>
      <w:commentRangeStart w:id="9"/>
      <w:r>
        <w:rPr>
          <w:rFonts w:ascii="Times New Roman" w:hAnsi="Times New Roman"/>
          <w:b/>
          <w:color w:val="000000"/>
          <w:sz w:val="22"/>
        </w:rPr>
        <w:t xml:space="preserve">Section 6.3 — Foreground IP </w:t>
      </w:r>
      <w:ins w:id="5141" w:author="Whitfield Corr &amp; Loewe LLP" w:date="2025-04-03T09:00:00Z">
        <w:r>
          <w:rPr>
            <w:rFonts w:ascii="Times New Roman" w:hAnsi="Times New Roman"/>
            <w:b/>
            <w:color w:val="000000"/>
            <w:sz w:val="22"/>
          </w:rPr>
          <w:t xml:space="preserve">Ownership [OPEN </w:t>
        </w:r>
      </w:ins>
      <w:r>
        <w:rPr>
          <w:rFonts w:ascii="Times New Roman" w:hAnsi="Times New Roman"/>
          <w:b/>
          <w:color w:val="000000"/>
          <w:sz w:val="22"/>
        </w:rPr>
        <w:t xml:space="preserve">— </w:t>
      </w:r>
      <w:del w:id="5142" w:author="Whitfield Corr &amp; Loewe LLP" w:date="2025-04-03T09:00:00Z">
        <w:r>
          <w:rPr>
            <w:rFonts w:ascii="Times New Roman" w:hAnsi="Times New Roman"/>
            <w:b/>
            <w:color w:val="000000"/>
            <w:sz w:val="22"/>
          </w:rPr>
          <w:delText xml:space="preserve">[DELETED:</w:delText>
        </w:r>
      </w:del>
      <w:ins w:id="5143" w:author="Whitfield Corr &amp; Loewe LLP" w:date="2025-04-03T09:00:00Z">
        <w:r>
          <w:rPr>
            <w:rFonts w:ascii="Times New Roman" w:hAnsi="Times New Roman"/>
            <w:b/>
            <w:color w:val="000000"/>
            <w:sz w:val="22"/>
          </w:rPr>
          <w:t xml:space="preserve">ALTERNATIVES</w:t>
        </w:r>
      </w:ins>
      <w:r>
        <w:rPr>
          <w:rFonts w:ascii="Times New Roman" w:hAnsi="Times New Roman"/>
          <w:b/>
          <w:color w:val="000000"/>
          <w:sz w:val="22"/>
        </w:rPr>
        <w:t xml:space="preserve"> </w:t>
      </w:r>
      <w:del w:id="5144" w:author="Whitfield Corr &amp; Loewe LLP" w:date="2025-04-03T09:00:00Z">
        <w:r>
          <w:rPr>
            <w:rFonts w:ascii="Times New Roman" w:hAnsi="Times New Roman"/>
            <w:b/>
            <w:color w:val="000000"/>
            <w:sz w:val="22"/>
          </w:rPr>
          <w:delText xml:space="preserve">Joint</w:delText>
        </w:r>
      </w:del>
      <w:ins w:id="5145" w:author="Whitfield Corr &amp; Loewe LLP" w:date="2025-04-03T09:00:00Z">
        <w:r>
          <w:rPr>
            <w:rFonts w:ascii="Times New Roman" w:hAnsi="Times New Roman"/>
            <w:b/>
            <w:color w:val="000000"/>
            <w:sz w:val="22"/>
          </w:rPr>
          <w:t xml:space="preserve">A</w:t>
        </w:r>
      </w:ins>
      <w:r>
        <w:rPr>
          <w:rFonts w:ascii="Times New Roman" w:hAnsi="Times New Roman"/>
          <w:b/>
          <w:color w:val="000000"/>
          <w:sz w:val="22"/>
        </w:rPr>
        <w:t xml:space="preserve"> </w:t>
      </w:r>
      <w:del w:id="5146" w:author="Whitfield Corr &amp; Loewe LLP" w:date="2025-04-03T09:00:00Z">
        <w:r>
          <w:rPr>
            <w:rFonts w:ascii="Times New Roman" w:hAnsi="Times New Roman"/>
            <w:b/>
            <w:color w:val="000000"/>
            <w:sz w:val="22"/>
          </w:rPr>
          <w:delText xml:space="preserve">Ownership</w:delText>
        </w:r>
      </w:del>
      <w:ins w:id="5147" w:author="Whitfield Corr &amp; Loewe LLP" w:date="2025-04-03T09:00:00Z">
        <w:r>
          <w:rPr>
            <w:rFonts w:ascii="Times New Roman" w:hAnsi="Times New Roman"/>
            <w:b/>
            <w:color w:val="000000"/>
            <w:sz w:val="22"/>
          </w:rPr>
          <w:t xml:space="preserve">AND B BRACKETED</w:t>
        </w:r>
      </w:ins>
      <w:r>
        <w:rPr>
          <w:rFonts w:ascii="Times New Roman" w:hAnsi="Times New Roman"/>
          <w:b/>
          <w:color w:val="000000"/>
          <w:sz w:val="22"/>
        </w:rPr>
        <w:t xml:space="preserve">]</w:t>
      </w:r>
      <w:del w:id="5148" w:author="Whitfield Corr &amp; Loewe LLP" w:date="2025-04-03T09:00:00Z">
        <w:r>
          <w:rPr>
            <w:rFonts w:ascii="Times New Roman" w:hAnsi="Times New Roman"/>
            <w:b/>
            <w:color w:val="000000"/>
            <w:sz w:val="22"/>
          </w:rPr>
          <w:delText xml:space="preserve"> [ADDED: Sole TerraCore Ownership]</w:delText>
        </w:r>
      </w:del>
      <w:commentRangeEnd w:id="9"/>
      <w:r>
        <w:rPr>
          <w:rStyle w:val="CommentReference"/>
        </w:rPr>
        <w:commentReference w:id="9"/>
      </w:r>
    </w:p>
    <w:p>
      <w:pPr>
        <w:spacing w:line="276" w:lineRule="auto" w:before="0" w:after="120"/>
        <w:jc w:val="both"/>
        <w:rPr>
          <w:ins w:id="5149" w:author="Whitfield Corr &amp; Loewe LLP" w:date="2025-04-03T09:00:00Z"/>
        </w:rPr>
      </w:pPr>
      <w:ins w:id="5150" w:author="Whitfield Corr &amp; Loewe LLP" w:date="2025-04-03T09:00:00Z">
        <w:r>
          <w:rPr>
            <w:rFonts w:ascii="Times New Roman" w:hAnsi="Times New Roman"/>
            <w:b/>
            <w:color w:val="000000"/>
            <w:sz w:val="22"/>
          </w:rPr>
          <w:t xml:space="preserve">[ALTERNATIVE A — TERRACORE POSITION: Sole TerraCore Ownership of Foreground IP (Integrated Firmware Layer), with Perpetual, Royalty-Free License Back to Axial</w:t>
        </w:r>
      </w:ins>
    </w:p>
    <w:p>
      <w:pPr>
        <w:spacing w:line="276" w:lineRule="auto" w:before="0" w:after="120"/>
        <w:jc w:val="both"/>
      </w:pPr>
      <w:ins w:id="5151" w:author="Whitfield Corr &amp; Loewe LLP" w:date="2025-04-03T09:00:00Z">
        <w:r>
          <w:rPr>
            <w:rFonts w:ascii="Times New Roman" w:hAnsi="Times New Roman" w:cs="Times New Roman"/>
            <w:sz w:val="22"/>
            <w:szCs w:val="22"/>
            <w:color w:val="000000"/>
          </w:rPr>
          <w:t xml:space="preserve">(a) </w:t>
        </w:r>
      </w:ins>
      <w:r>
        <w:rPr>
          <w:rFonts w:ascii="Times New Roman" w:hAnsi="Times New Roman" w:cs="Times New Roman"/>
          <w:sz w:val="22"/>
          <w:szCs w:val="22"/>
          <w:color w:val="000000"/>
        </w:rPr>
        <w:t xml:space="preserve">All Foreground IP, including the integrated firmware layer of the sensor-fusion authentication platform, shall be solely and exclusively owned by TerraCore. Axial hereby assigns, and agrees to assign, to TerraCore all right, title, and interest in and to any Foreground IP conceived, created, developed, or reduced to practice by or on behalf of Axial in the performance of the Development Work. Subject to the license granted to Axial under Section 6.4</w:t>
      </w:r>
      <w:ins w:id="5152" w:author="Whitfield Corr &amp; Loewe LLP" w:date="2025-04-03T09:00:00Z">
        <w:r>
          <w:rPr>
            <w:rFonts w:ascii="Times New Roman" w:hAnsi="Times New Roman" w:cs="Times New Roman"/>
            <w:sz w:val="22"/>
            <w:szCs w:val="22"/>
            <w:color w:val="000000"/>
          </w:rPr>
          <w:t xml:space="preserve"> (Alternative A)</w:t>
        </w:r>
      </w:ins>
      <w:r>
        <w:rPr>
          <w:rFonts w:ascii="Times New Roman" w:hAnsi="Times New Roman" w:cs="Times New Roman"/>
          <w:sz w:val="22"/>
          <w:szCs w:val="22"/>
          <w:color w:val="000000"/>
        </w:rPr>
        <w:t xml:space="preserve">, TerraCore shall have the sole right to use, reproduce, modify, create derivative works of, make, have made, sell, offer for sale, import, export, license, and sublicense the Foreground IP.</w:t>
      </w:r>
    </w:p>
    <w:p>
      <w:pPr>
        <w:spacing w:line="276" w:lineRule="auto" w:before="0" w:after="120"/>
        <w:jc w:val="both"/>
      </w:pPr>
      <w:ins w:id="5153" w:author="Whitfield Corr &amp; Loewe LLP" w:date="2025-04-03T09:00:00Z">
        <w:r>
          <w:rPr>
            <w:rFonts w:ascii="Times New Roman" w:hAnsi="Times New Roman" w:cs="Times New Roman"/>
            <w:sz w:val="22"/>
            <w:szCs w:val="22"/>
            <w:color w:val="000000"/>
          </w:rPr>
          <w:t xml:space="preserve">(b) </w:t>
        </w:r>
      </w:ins>
      <w:r>
        <w:rPr>
          <w:rFonts w:ascii="Times New Roman" w:hAnsi="Times New Roman" w:cs="Times New Roman"/>
          <w:sz w:val="22"/>
          <w:szCs w:val="22"/>
          <w:color w:val="000000"/>
        </w:rPr>
        <w:t xml:space="preserve">Axial agrees to execute, and shall cause its employees, contractors, and agents who participate in the Development Work to execute, all documents and take all actions reasonably necessary to vest sole ownership of all Foreground IP in TerraCore and to perfect and protect such ownership, including the execution of assignments, declarations of inventorship, and other instruments.</w:t>
      </w:r>
      <w:ins w:id="5154" w:author="Whitfield Corr &amp; Loewe LLP" w:date="2025-04-03T09:00:00Z">
        <w:r>
          <w:rPr>
            <w:rFonts w:ascii="Times New Roman" w:hAnsi="Times New Roman" w:cs="Times New Roman"/>
            <w:b/>
            <w:sz w:val="22"/>
            <w:szCs w:val="22"/>
            <w:color w:val="000000"/>
          </w:rPr>
          <w:t xml:space="preserve">]</w:t>
        </w:r>
      </w:ins>
    </w:p>
    <w:p>
      <w:pPr>
        <w:spacing w:line="276" w:lineRule="auto" w:before="0" w:after="120"/>
        <w:jc w:val="both"/>
        <w:rPr>
          <w:ins w:id="5155" w:author="Whitfield Corr &amp; Loewe LLP" w:date="2025-04-03T09:00:00Z"/>
        </w:rPr>
      </w:pPr>
      <w:ins w:id="5156" w:author="Whitfield Corr &amp; Loewe LLP" w:date="2025-04-03T09:00:00Z">
        <w:r>
          <w:rPr>
            <w:rFonts w:ascii="Times New Roman" w:hAnsi="Times New Roman"/>
            <w:b/>
            <w:color w:val="000000"/>
            <w:sz w:val="22"/>
          </w:rPr>
          <w:t xml:space="preserve">[ALTERNATIVE B — AXIAL POSITION: Joint Ownership of Foreground IP, with Mutual Field-of-Use Restriction</w:t>
        </w:r>
      </w:ins>
    </w:p>
    <w:p>
      <w:pPr>
        <w:spacing w:line="276" w:lineRule="auto" w:before="0" w:after="120"/>
        <w:jc w:val="both"/>
        <w:rPr>
          <w:ins w:id="5157" w:author="Whitfield Corr &amp; Loewe LLP" w:date="2025-04-03T09:00:00Z"/>
        </w:rPr>
      </w:pPr>
      <w:ins w:id="5158" w:author="Whitfield Corr &amp; Loewe LLP" w:date="2025-04-03T09:00:00Z">
        <w:r>
          <w:rPr>
            <w:rFonts w:ascii="Times New Roman" w:hAnsi="Times New Roman"/>
            <w:color w:val="000000"/>
            <w:sz w:val="22"/>
          </w:rPr>
          <w:t xml:space="preserve">(a) All Foreground IP shall be jointly owned by TerraCore and Axial, with each Party holding an undivided one-half (1/2) interest in and to all Foreground IP, regardless of the relative contributions of the Parties to its creation or development. Each Party hereby assigns, and agrees to assign, to the other Party an undivided one-half (1/2) interest in and to all Foreground IP conceived, created, developed, or reduced to practice by or on behalf of such Party in the performance of the Development Work, to the extent necessary to give effect to such joint ownership.</w:t>
        </w:r>
      </w:ins>
    </w:p>
    <w:p>
      <w:pPr>
        <w:spacing w:line="276" w:lineRule="auto" w:before="0" w:after="120"/>
        <w:jc w:val="both"/>
        <w:rPr>
          <w:ins w:id="5159" w:author="Whitfield Corr &amp; Loewe LLP" w:date="2025-04-03T09:00:00Z"/>
        </w:rPr>
      </w:pPr>
      <w:commentRangeStart w:id="10"/>
      <w:ins w:id="5160" w:author="Whitfield Corr &amp; Loewe LLP" w:date="2025-04-03T09:00:00Z">
        <w:r>
          <w:rPr>
            <w:rFonts w:ascii="Times New Roman" w:hAnsi="Times New Roman"/>
            <w:color w:val="000000"/>
            <w:sz w:val="22"/>
          </w:rPr>
          <w:t xml:space="preserve">(b) </w:t>
        </w:r>
        <w:r>
          <w:rPr>
            <w:rFonts w:ascii="Times New Roman" w:hAnsi="Times New Roman"/>
            <w:b/>
            <w:color w:val="000000"/>
            <w:sz w:val="22"/>
          </w:rPr>
          <w:t xml:space="preserve">Mutual Field-of-Use Restriction.</w:t>
        </w:r>
        <w:r>
          <w:rPr>
            <w:rFonts w:ascii="Times New Roman" w:hAnsi="Times New Roman"/>
            <w:color w:val="000000"/>
            <w:sz w:val="22"/>
          </w:rPr>
          <w:t xml:space="preserve"> For purposes of this Section 6.3, TerraCore's primary field is embedded industrial computing (the "</w:t>
        </w:r>
        <w:r>
          <w:rPr>
            <w:rFonts w:ascii="Times New Roman" w:hAnsi="Times New Roman"/>
            <w:b/>
            <w:color w:val="000000"/>
            <w:sz w:val="22"/>
          </w:rPr>
          <w:t xml:space="preserve">TerraCore Primary Field</w:t>
        </w:r>
        <w:r>
          <w:rPr>
            <w:rFonts w:ascii="Times New Roman" w:hAnsi="Times New Roman"/>
            <w:color w:val="000000"/>
            <w:sz w:val="22"/>
          </w:rPr>
          <w:t xml:space="preserve">") and Axial's primary field is biometric identity verification (the "</w:t>
        </w:r>
        <w:r>
          <w:rPr>
            <w:rFonts w:ascii="Times New Roman" w:hAnsi="Times New Roman"/>
            <w:b/>
            <w:color w:val="000000"/>
            <w:sz w:val="22"/>
          </w:rPr>
          <w:t xml:space="preserve">Axial Primary Field</w:t>
        </w:r>
        <w:r>
          <w:rPr>
            <w:rFonts w:ascii="Times New Roman" w:hAnsi="Times New Roman"/>
            <w:color w:val="000000"/>
            <w:sz w:val="22"/>
          </w:rPr>
          <w:t xml:space="preserve">"). Neither Party shall independently use, make, have made, sell, offer for sale, import, license, or otherwise exploit any Foreground IP within the other Party's primary field without the prior written consent of the other Party. Subject to the foregoing restriction, Article 7 (Commercialization and Revenue Sharing) and Article 8 (Exclusivity), each Party may independently exploit the Foreground IP in any field outside the other Party's primary field without restriction and without the consent of the other Party.</w:t>
        </w:r>
      </w:ins>
      <w:commentRangeEnd w:id="10"/>
      <w:r>
        <w:rPr>
          <w:rStyle w:val="CommentReference"/>
        </w:rPr>
        <w:commentReference w:id="10"/>
      </w:r>
    </w:p>
    <w:p>
      <w:pPr>
        <w:spacing w:line="276" w:lineRule="auto" w:before="0" w:after="120"/>
        <w:jc w:val="both"/>
        <w:rPr>
          <w:ins w:id="5161" w:author="Whitfield Corr &amp; Loewe LLP" w:date="2025-04-03T09:00:00Z"/>
        </w:rPr>
      </w:pPr>
      <w:ins w:id="5162" w:author="Whitfield Corr &amp; Loewe LLP" w:date="2025-04-03T09:00:00Z">
        <w:r>
          <w:rPr>
            <w:rFonts w:ascii="Times New Roman" w:hAnsi="Times New Roman"/>
            <w:color w:val="000000"/>
            <w:sz w:val="22"/>
          </w:rPr>
          <w:t xml:space="preserve">(c) Each Party agrees to execute, and shall cause its employees, contractors, and agents who participate in the Development Work to execute, all documents and take all actions reasonably necessary to vest joint ownership of all Foreground IP in both Parties and to perfect and protect such ownership, including the execution of assignments, declarations of inventorship, and other instruments.</w:t>
        </w:r>
        <w:r>
          <w:rPr>
            <w:rFonts w:ascii="Times New Roman" w:hAnsi="Times New Roman"/>
            <w:b/>
            <w:color w:val="000000"/>
            <w:sz w:val="22"/>
          </w:rPr>
          <w:t xml:space="preserve">]</w:t>
        </w:r>
      </w:ins>
    </w:p>
    <w:p>
      <w:pPr>
        <w:keepNext/>
        <w:spacing w:line="276" w:lineRule="auto" w:before="200" w:after="80"/>
        <w:ind w:left="0"/>
      </w:pPr>
      <w:r>
        <w:rPr>
          <w:rFonts w:ascii="Times New Roman" w:hAnsi="Times New Roman"/>
          <w:b/>
          <w:color w:val="000000"/>
          <w:sz w:val="22"/>
        </w:rPr>
        <w:t xml:space="preserve">Section 6.4 — [</w:t>
      </w:r>
      <w:del w:id="5163" w:author="Whitfield Corr &amp; Loewe LLP" w:date="2025-04-03T09:00:00Z">
        <w:r>
          <w:rPr>
            <w:rFonts w:ascii="Times New Roman" w:hAnsi="Times New Roman"/>
            <w:b/>
            <w:color w:val="000000"/>
            <w:sz w:val="22"/>
          </w:rPr>
          <w:delText xml:space="preserve">DELETED:</w:delText>
        </w:r>
      </w:del>
      <w:ins w:id="5164" w:author="Whitfield Corr &amp; Loewe LLP" w:date="2025-04-03T09:00:00Z">
        <w:r>
          <w:rPr>
            <w:rFonts w:ascii="Times New Roman" w:hAnsi="Times New Roman"/>
            <w:b/>
            <w:color w:val="000000"/>
            <w:sz w:val="22"/>
          </w:rPr>
          <w:t xml:space="preserve">ALTERNATIVE</w:t>
        </w:r>
      </w:ins>
      <w:r>
        <w:rPr>
          <w:rFonts w:ascii="Times New Roman" w:hAnsi="Times New Roman"/>
          <w:b/>
          <w:color w:val="000000"/>
          <w:sz w:val="22"/>
        </w:rPr>
        <w:t xml:space="preserve"> </w:t>
      </w:r>
      <w:del w:id="5165" w:author="Whitfield Corr &amp; Loewe LLP" w:date="2025-04-03T09:00:00Z">
        <w:r>
          <w:rPr>
            <w:rFonts w:ascii="Times New Roman" w:hAnsi="Times New Roman"/>
            <w:b/>
            <w:color w:val="000000"/>
            <w:sz w:val="22"/>
          </w:rPr>
          <w:delText xml:space="preserve">Prosecution</w:delText>
        </w:r>
      </w:del>
      <w:ins w:id="5166" w:author="Whitfield Corr &amp; Loewe LLP" w:date="2025-04-03T09:00:00Z">
        <w:r>
          <w:rPr>
            <w:rFonts w:ascii="Times New Roman" w:hAnsi="Times New Roman"/>
            <w:b/>
            <w:color w:val="000000"/>
            <w:sz w:val="22"/>
          </w:rPr>
          <w:t xml:space="preserve">A</w:t>
        </w:r>
      </w:ins>
      <w:r>
        <w:rPr>
          <w:rFonts w:ascii="Times New Roman" w:hAnsi="Times New Roman"/>
          <w:b/>
          <w:color w:val="000000"/>
          <w:sz w:val="22"/>
        </w:rPr>
        <w:t xml:space="preserve"> </w:t>
      </w:r>
      <w:del w:id="5167" w:author="Whitfield Corr &amp; Loewe LLP" w:date="2025-04-03T09:00:00Z">
        <w:r>
          <w:rPr>
            <w:rFonts w:ascii="Times New Roman" w:hAnsi="Times New Roman"/>
            <w:b/>
            <w:color w:val="000000"/>
            <w:sz w:val="22"/>
          </w:rPr>
          <w:delText xml:space="preserve">and Maintenance of Foreground IP] [ADDED</w:delText>
        </w:r>
      </w:del>
      <w:ins w:id="5168" w:author="Whitfield Corr &amp; Loewe LLP" w:date="2025-04-03T09:00:00Z">
        <w:r>
          <w:rPr>
            <w:rFonts w:ascii="Times New Roman" w:hAnsi="Times New Roman"/>
            <w:b/>
            <w:color w:val="000000"/>
            <w:sz w:val="22"/>
          </w:rPr>
          <w:t xml:space="preserve">ONLY</w:t>
        </w:r>
      </w:ins>
      <w:r>
        <w:rPr>
          <w:rFonts w:ascii="Times New Roman" w:hAnsi="Times New Roman"/>
          <w:b/>
          <w:color w:val="000000"/>
          <w:sz w:val="22"/>
        </w:rPr>
        <w:t xml:space="preserve">: License to Axial]</w:t>
      </w:r>
    </w:p>
    <w:p>
      <w:pPr>
        <w:spacing w:line="276" w:lineRule="auto" w:before="0" w:after="120"/>
        <w:jc w:val="both"/>
      </w:pPr>
      <w:ins w:id="5169" w:author="Whitfield Corr &amp; Loewe LLP" w:date="2025-04-03T09:00:00Z">
        <w:r>
          <w:rPr>
            <w:rFonts w:ascii="Times New Roman" w:hAnsi="Times New Roman" w:cs="Times New Roman"/>
            <w:sz w:val="22"/>
            <w:szCs w:val="22"/>
            <w:color w:val="000000"/>
          </w:rPr>
          <w:t xml:space="preserve">[ALTERNATIVE A: </w:t>
        </w:r>
      </w:ins>
      <w:r>
        <w:rPr>
          <w:rFonts w:ascii="Times New Roman" w:hAnsi="Times New Roman" w:cs="Times New Roman"/>
          <w:sz w:val="22"/>
          <w:szCs w:val="22"/>
          <w:color w:val="000000"/>
        </w:rPr>
        <w:t xml:space="preserve">TerraCore hereby grants to Axial a perpetual, worldwide, non-exclusive, royalty-free license to use the Foreground IP solely within the field of biometric identity verification (the "</w:t>
      </w:r>
      <w:r>
        <w:rPr>
          <w:rFonts w:ascii="Times New Roman" w:hAnsi="Times New Roman" w:cs="Times New Roman"/>
          <w:sz w:val="22"/>
          <w:szCs w:val="22"/>
          <w:color w:val="000000"/>
          <w:b/>
        </w:rPr>
        <w:t xml:space="preserve">Axial Licensed Field</w:t>
      </w:r>
      <w:r>
        <w:rPr>
          <w:rFonts w:ascii="Times New Roman" w:hAnsi="Times New Roman" w:cs="Times New Roman"/>
          <w:sz w:val="22"/>
          <w:szCs w:val="22"/>
          <w:color w:val="000000"/>
        </w:rPr>
        <w:t xml:space="preserve">"). Axial shall not use or exploit the Foreground IP outside the Axial Licensed Field without the prior written consent of TerraCore. The license granted under this Section 6.4 is non-transferable and non-sublicensable, except to Axial's affiliates for use within the Axial Licensed Field.</w:t>
      </w:r>
      <w:ins w:id="5170" w:author="Whitfield Corr &amp; Loewe LLP" w:date="2025-04-03T09:00:00Z">
        <w:r>
          <w:rPr>
            <w:rFonts w:ascii="Times New Roman" w:hAnsi="Times New Roman" w:cs="Times New Roman"/>
            <w:sz w:val="22"/>
            <w:szCs w:val="22"/>
            <w:color w:val="000000"/>
          </w:rPr>
          <w:t xml:space="preserve">]</w:t>
        </w:r>
      </w:ins>
    </w:p>
    <w:p>
      <w:pPr>
        <w:spacing w:line="276" w:lineRule="auto" w:before="0" w:after="120"/>
        <w:jc w:val="both"/>
        <w:rPr>
          <w:ins w:id="5171" w:author="Whitfield Corr &amp; Loewe LLP" w:date="2025-04-03T09:00:00Z"/>
        </w:rPr>
      </w:pPr>
      <w:ins w:id="5172" w:author="Whitfield Corr &amp; Loewe LLP" w:date="2025-04-03T09:00:00Z">
        <w:r>
          <w:rPr>
            <w:rFonts w:ascii="Times New Roman" w:hAnsi="Times New Roman"/>
            <w:color w:val="000000"/>
            <w:sz w:val="22"/>
          </w:rPr>
          <w:t xml:space="preserve">[ALTERNATIVE B: Section 6.4 intentionally omitted. Each Party's rights to exploit Foreground IP are governed by Section 6.3(a) and the mutual field-of-use restriction in Section 6.3(b) (Alternative B).]</w:t>
        </w:r>
      </w:ins>
    </w:p>
    <w:p>
      <w:pPr>
        <w:keepNext/>
        <w:spacing w:line="276" w:lineRule="auto" w:before="200" w:after="80"/>
        <w:ind w:left="0"/>
      </w:pPr>
      <w:r>
        <w:rPr>
          <w:rFonts w:ascii="Times New Roman" w:hAnsi="Times New Roman"/>
          <w:b/>
          <w:color w:val="000000"/>
          <w:sz w:val="22"/>
        </w:rPr>
        <w:t xml:space="preserve">Section 6.5 — </w:t>
      </w:r>
      <w:del w:id="5173" w:author="Whitfield Corr &amp; Loewe LLP" w:date="2025-04-03T09:00:00Z">
        <w:r>
          <w:rPr>
            <w:rFonts w:ascii="Times New Roman" w:hAnsi="Times New Roman"/>
            <w:b/>
            <w:color w:val="000000"/>
            <w:sz w:val="22"/>
          </w:rPr>
          <w:delText xml:space="preserve">[DELETED: Improvements to Background IP] [ADDED: </w:delText>
        </w:r>
      </w:del>
      <w:r>
        <w:rPr>
          <w:rFonts w:ascii="Times New Roman" w:hAnsi="Times New Roman"/>
          <w:b/>
          <w:color w:val="000000"/>
          <w:sz w:val="22"/>
        </w:rPr>
        <w:t xml:space="preserve">Improvement IP</w:t>
      </w:r>
      <w:del w:id="5174" w:author="Whitfield Corr &amp; Loewe LLP" w:date="2025-04-03T09:00:00Z">
        <w:r>
          <w:rPr>
            <w:rFonts w:ascii="Times New Roman" w:hAnsi="Times New Roman"/>
            <w:b/>
            <w:color w:val="000000"/>
            <w:sz w:val="22"/>
          </w:rPr>
          <w:delText xml:space="preserve">]</w:delText>
        </w:r>
      </w:del>
    </w:p>
    <w:p>
      <w:pPr>
        <w:spacing w:line="276" w:lineRule="auto" w:before="0" w:after="120"/>
        <w:jc w:val="both"/>
      </w:pPr>
      <w:commentRangeStart w:id="11"/>
      <w:r>
        <w:rPr>
          <w:rFonts w:ascii="Times New Roman" w:hAnsi="Times New Roman" w:cs="Times New Roman"/>
          <w:sz w:val="22"/>
          <w:szCs w:val="22"/>
          <w:color w:val="000000"/>
        </w:rPr>
        <w:t xml:space="preserve">All Improvement IP shall be owned by the Party whose Background IP was improved, enhanced, modified, or from which such Improvement IP is derived</w:t>
      </w:r>
      <w:ins w:id="5175" w:author="Whitfield Corr &amp; Loewe LLP" w:date="2025-04-03T09:00:00Z">
        <w:r>
          <w:rPr>
            <w:rFonts w:ascii="Times New Roman" w:hAnsi="Times New Roman" w:cs="Times New Roman"/>
            <w:sz w:val="22"/>
            <w:szCs w:val="22"/>
            <w:color w:val="000000"/>
          </w:rPr>
          <w:t xml:space="preserve">, regardless of which Party conceived, created, developed, or reduced such Improvement IP to practice</w:t>
        </w:r>
      </w:ins>
      <w:r>
        <w:rPr>
          <w:rFonts w:ascii="Times New Roman" w:hAnsi="Times New Roman" w:cs="Times New Roman"/>
          <w:sz w:val="22"/>
          <w:szCs w:val="22"/>
          <w:color w:val="000000"/>
        </w:rPr>
        <w:t xml:space="preserve">. Improvements to</w:t>
      </w:r>
      <w:ins w:id="5176" w:author="Whitfield Corr &amp; Loewe LLP" w:date="2025-04-03T09:00:00Z">
        <w:r>
          <w:rPr>
            <w:rFonts w:ascii="Times New Roman" w:hAnsi="Times New Roman" w:cs="Times New Roman"/>
            <w:sz w:val="22"/>
            <w:szCs w:val="22"/>
            <w:color w:val="000000"/>
          </w:rPr>
          <w:t xml:space="preserve"> the</w:t>
        </w:r>
      </w:ins>
      <w:r>
        <w:rPr>
          <w:rFonts w:ascii="Times New Roman" w:hAnsi="Times New Roman" w:cs="Times New Roman"/>
          <w:sz w:val="22"/>
          <w:szCs w:val="22"/>
          <w:color w:val="000000"/>
        </w:rPr>
        <w:t xml:space="preserve"> TC Modules or associated TerraCore firmware shall be owned solely by TerraCore. Improvements to </w:t>
      </w:r>
      <w:ins w:id="5177" w:author="Whitfield Corr &amp; Loewe LLP" w:date="2025-04-03T09:00:00Z">
        <w:r>
          <w:rPr>
            <w:rFonts w:ascii="Times New Roman" w:hAnsi="Times New Roman" w:cs="Times New Roman"/>
            <w:sz w:val="22"/>
            <w:szCs w:val="22"/>
            <w:color w:val="000000"/>
          </w:rPr>
          <w:t xml:space="preserve">the </w:t>
        </w:r>
      </w:ins>
      <w:r>
        <w:rPr>
          <w:rFonts w:ascii="Times New Roman" w:hAnsi="Times New Roman" w:cs="Times New Roman"/>
          <w:sz w:val="22"/>
          <w:szCs w:val="22"/>
          <w:color w:val="000000"/>
        </w:rPr>
        <w:t xml:space="preserve">AB Algorithms or </w:t>
      </w:r>
      <w:del w:id="5178" w:author="Whitfield Corr &amp; Loewe LLP" w:date="2025-04-03T09:00:00Z">
        <w:r>
          <w:rPr>
            <w:rFonts w:ascii="Times New Roman" w:hAnsi="Times New Roman" w:cs="Times New Roman"/>
            <w:sz w:val="22"/>
            <w:szCs w:val="22"/>
            <w:color w:val="000000"/>
          </w:rPr>
          <w:delText xml:space="preserve">associated</w:delText>
        </w:r>
      </w:del>
      <w:ins w:id="5179" w:author="Whitfield Corr &amp; Loewe LLP" w:date="2025-04-03T09:00:00Z">
        <w:r>
          <w:rPr>
            <w:rFonts w:ascii="Times New Roman" w:hAnsi="Times New Roman" w:cs="Times New Roman"/>
            <w:sz w:val="22"/>
            <w:szCs w:val="22"/>
            <w:color w:val="000000"/>
          </w:rPr>
          <w:t xml:space="preserve">related</w:t>
        </w:r>
      </w:ins>
      <w:r>
        <w:rPr>
          <w:rFonts w:ascii="Times New Roman" w:hAnsi="Times New Roman" w:cs="Times New Roman"/>
          <w:sz w:val="22"/>
          <w:szCs w:val="22"/>
          <w:color w:val="000000"/>
        </w:rPr>
        <w:t xml:space="preserve"> Axial training datasets shall be owned solely by Axial.</w:t>
      </w:r>
      <w:ins w:id="5180" w:author="Whitfield Corr &amp; Loewe LLP" w:date="2025-04-03T09:00:00Z">
        <w:r>
          <w:rPr>
            <w:rFonts w:ascii="Times New Roman" w:hAnsi="Times New Roman" w:cs="Times New Roman"/>
            <w:sz w:val="22"/>
            <w:szCs w:val="22"/>
            <w:color w:val="000000"/>
          </w:rPr>
          <w:t xml:space="preserve"> To the extent any Improvement IP is conceived, created, developed, or reduced to practice by or on behalf of the Party that does not own the underlying Background IP, such Party hereby assigns, and agrees to assign, to the owning Party all right, title, and interest in and to such Improvement IP. Background IP ownership is unaffected by this Section 6.5 and remains as set forth in Section 6.1.</w:t>
        </w:r>
      </w:ins>
      <w:commentRangeEnd w:id="11"/>
      <w:r>
        <w:rPr>
          <w:rStyle w:val="CommentReference"/>
        </w:rPr>
        <w:commentReference w:id="11"/>
      </w:r>
    </w:p>
    <w:p>
      <w:pPr>
        <w:spacing w:line="276" w:lineRule="auto" w:before="0" w:after="120"/>
        <w:jc w:val="both"/>
      </w:pPr>
      <w:commentRangeStart w:id="13"/>
      <w:commentRangeStart w:id="12"/>
      <w:r>
        <w:rPr>
          <w:rFonts w:ascii="Times New Roman" w:hAnsi="Times New Roman" w:cs="Times New Roman"/>
          <w:sz w:val="22"/>
          <w:szCs w:val="22"/>
          <w:color w:val="000000"/>
        </w:rPr>
        <w:t xml:space="preserve">The</w:t>
      </w:r>
      <w:ins w:id="5181" w:author="Whitfield Corr &amp; Loewe LLP" w:date="2025-04-03T09:00:00Z">
        <w:r>
          <w:rPr>
            <w:rFonts w:ascii="Times New Roman" w:hAnsi="Times New Roman" w:cs="Times New Roman"/>
            <w:sz w:val="22"/>
            <w:szCs w:val="22"/>
            <w:color w:val="000000"/>
          </w:rPr>
          <w:t xml:space="preserve"> owning Party hereby grants to the</w:t>
        </w:r>
      </w:ins>
      <w:r>
        <w:rPr>
          <w:rFonts w:ascii="Times New Roman" w:hAnsi="Times New Roman" w:cs="Times New Roman"/>
          <w:sz w:val="22"/>
          <w:szCs w:val="22"/>
          <w:color w:val="000000"/>
        </w:rPr>
        <w:t xml:space="preserve"> non-owning Party</w:t>
      </w:r>
      <w:del w:id="5182" w:author="Whitfield Corr &amp; Loewe LLP" w:date="2025-04-03T09:00:00Z">
        <w:r>
          <w:rPr>
            <w:rFonts w:ascii="Times New Roman" w:hAnsi="Times New Roman" w:cs="Times New Roman"/>
            <w:sz w:val="22"/>
            <w:szCs w:val="22"/>
            <w:color w:val="000000"/>
          </w:rPr>
          <w:delText xml:space="preserve"> shall receive</w:delText>
        </w:r>
      </w:del>
      <w:r>
        <w:rPr>
          <w:rFonts w:ascii="Times New Roman" w:hAnsi="Times New Roman" w:cs="Times New Roman"/>
          <w:sz w:val="22"/>
          <w:szCs w:val="22"/>
          <w:color w:val="000000"/>
        </w:rPr>
        <w:t xml:space="preserve"> a non-exclusive, royalty-bearing license to use such Improvement IP for purposes of </w:t>
      </w:r>
      <w:ins w:id="5183" w:author="Whitfield Corr &amp; Loewe LLP" w:date="2025-04-03T09:00:00Z">
        <w:r>
          <w:rPr>
            <w:rFonts w:ascii="Times New Roman" w:hAnsi="Times New Roman" w:cs="Times New Roman"/>
            <w:sz w:val="22"/>
            <w:szCs w:val="22"/>
            <w:color w:val="000000"/>
          </w:rPr>
          <w:t xml:space="preserve">the </w:t>
        </w:r>
      </w:ins>
      <w:r>
        <w:rPr>
          <w:rFonts w:ascii="Times New Roman" w:hAnsi="Times New Roman" w:cs="Times New Roman"/>
          <w:sz w:val="22"/>
          <w:szCs w:val="22"/>
          <w:color w:val="000000"/>
        </w:rPr>
        <w:t xml:space="preserve">continued commercialization of products and services developed under this Agreement, </w:t>
      </w:r>
      <w:del w:id="5184" w:author="Whitfield Corr &amp; Loewe LLP" w:date="2025-04-03T09:00:00Z">
        <w:r>
          <w:rPr>
            <w:rFonts w:ascii="Times New Roman" w:hAnsi="Times New Roman" w:cs="Times New Roman"/>
            <w:sz w:val="22"/>
            <w:szCs w:val="22"/>
            <w:color w:val="000000"/>
          </w:rPr>
          <w:delText xml:space="preserve">at</w:delText>
        </w:r>
      </w:del>
      <w:ins w:id="5185" w:author="Whitfield Corr &amp; Loewe LLP" w:date="2025-04-03T09:00:00Z">
        <w:r>
          <w:rPr>
            <w:rFonts w:ascii="Times New Roman" w:hAnsi="Times New Roman" w:cs="Times New Roman"/>
            <w:sz w:val="22"/>
            <w:szCs w:val="22"/>
            <w:color w:val="000000"/>
          </w:rPr>
          <w:t xml:space="preserve">in consideration of</w:t>
        </w:r>
      </w:ins>
      <w:r>
        <w:rPr>
          <w:rFonts w:ascii="Times New Roman" w:hAnsi="Times New Roman" w:cs="Times New Roman"/>
          <w:sz w:val="22"/>
          <w:szCs w:val="22"/>
          <w:color w:val="000000"/>
        </w:rPr>
        <w:t xml:space="preserve"> a royalty </w:t>
      </w:r>
      <w:del w:id="5186" w:author="Whitfield Corr &amp; Loewe LLP" w:date="2025-04-03T09:00:00Z">
        <w:r>
          <w:rPr>
            <w:rFonts w:ascii="Times New Roman" w:hAnsi="Times New Roman" w:cs="Times New Roman"/>
            <w:sz w:val="22"/>
            <w:szCs w:val="22"/>
            <w:color w:val="000000"/>
          </w:rPr>
          <w:delText xml:space="preserve">rate</w:delText>
        </w:r>
      </w:del>
      <w:ins w:id="5187" w:author="Whitfield Corr &amp; Loewe LLP" w:date="2025-04-03T09:00:00Z">
        <w:r>
          <w:rPr>
            <w:rFonts w:ascii="Times New Roman" w:hAnsi="Times New Roman" w:cs="Times New Roman"/>
            <w:sz w:val="22"/>
            <w:szCs w:val="22"/>
            <w:color w:val="000000"/>
          </w:rPr>
          <w:t xml:space="preserve">equal</w:t>
        </w:r>
      </w:ins>
      <w:r>
        <w:rPr>
          <w:rFonts w:ascii="Times New Roman" w:hAnsi="Times New Roman" w:cs="Times New Roman"/>
          <w:sz w:val="22"/>
          <w:szCs w:val="22"/>
          <w:color w:val="000000"/>
        </w:rPr>
        <w:t xml:space="preserve"> </w:t>
      </w:r>
      <w:del w:id="5188" w:author="Whitfield Corr &amp; Loewe LLP" w:date="2025-04-03T09:00:00Z">
        <w:r>
          <w:rPr>
            <w:rFonts w:ascii="Times New Roman" w:hAnsi="Times New Roman" w:cs="Times New Roman"/>
            <w:sz w:val="22"/>
            <w:szCs w:val="22"/>
            <w:color w:val="000000"/>
          </w:rPr>
          <w:delText xml:space="preserve">of</w:delText>
        </w:r>
      </w:del>
      <w:ins w:id="5189" w:author="Whitfield Corr &amp; Loewe LLP" w:date="2025-04-03T09:00:00Z">
        <w:r>
          <w:rPr>
            <w:rFonts w:ascii="Times New Roman" w:hAnsi="Times New Roman" w:cs="Times New Roman"/>
            <w:sz w:val="22"/>
            <w:szCs w:val="22"/>
            <w:color w:val="000000"/>
          </w:rPr>
          <w:t xml:space="preserve">to</w:t>
        </w:r>
      </w:ins>
      <w:r>
        <w:rPr>
          <w:rFonts w:ascii="Times New Roman" w:hAnsi="Times New Roman" w:cs="Times New Roman"/>
          <w:sz w:val="22"/>
          <w:szCs w:val="22"/>
          <w:color w:val="000000"/>
        </w:rPr>
        <w:t xml:space="preserve"> [●]% of Net Revenue attributable to the </w:t>
      </w:r>
      <w:del w:id="5190" w:author="Whitfield Corr &amp; Loewe LLP" w:date="2025-04-03T09:00:00Z">
        <w:r>
          <w:rPr>
            <w:rFonts w:ascii="Times New Roman" w:hAnsi="Times New Roman" w:cs="Times New Roman"/>
            <w:sz w:val="22"/>
            <w:szCs w:val="22"/>
            <w:color w:val="000000"/>
          </w:rPr>
          <w:delText xml:space="preserve">exploitation of such</w:delText>
        </w:r>
      </w:del>
      <w:ins w:id="5191" w:author="Whitfield Corr &amp; Loewe LLP" w:date="2025-04-03T09:00:00Z">
        <w:r>
          <w:rPr>
            <w:rFonts w:ascii="Times New Roman" w:hAnsi="Times New Roman" w:cs="Times New Roman"/>
            <w:sz w:val="22"/>
            <w:szCs w:val="22"/>
            <w:color w:val="000000"/>
          </w:rPr>
          <w:t xml:space="preserve">relevant</w:t>
        </w:r>
      </w:ins>
      <w:r>
        <w:rPr>
          <w:rFonts w:ascii="Times New Roman" w:hAnsi="Times New Roman" w:cs="Times New Roman"/>
          <w:sz w:val="22"/>
          <w:szCs w:val="22"/>
          <w:color w:val="000000"/>
        </w:rPr>
        <w:t xml:space="preserve"> Improvement IP</w:t>
      </w:r>
      <w:ins w:id="5192" w:author="Whitfield Corr &amp; Loewe LLP" w:date="2025-04-03T09:00:00Z">
        <w:r>
          <w:rPr>
            <w:rFonts w:ascii="Times New Roman" w:hAnsi="Times New Roman" w:cs="Times New Roman"/>
            <w:sz w:val="22"/>
            <w:szCs w:val="22"/>
            <w:color w:val="000000"/>
          </w:rPr>
          <w:t xml:space="preserve"> (the "</w:t>
        </w:r>
      </w:ins>
      <w:ins w:id="5193" w:author="Whitfield Corr &amp; Loewe LLP" w:date="2025-04-03T09:00:00Z">
        <w:r>
          <w:rPr>
            <w:rFonts w:ascii="Times New Roman" w:hAnsi="Times New Roman" w:cs="Times New Roman"/>
            <w:b/>
            <w:sz w:val="22"/>
            <w:szCs w:val="22"/>
            <w:color w:val="000000"/>
          </w:rPr>
          <w:t xml:space="preserve">Improvement IP Royalty Rate</w:t>
        </w:r>
      </w:ins>
      <w:ins w:id="5194" w:author="Whitfield Corr &amp; Loewe LLP" w:date="2025-04-03T09:00:00Z">
        <w:r>
          <w:rPr>
            <w:rFonts w:ascii="Times New Roman" w:hAnsi="Times New Roman" w:cs="Times New Roman"/>
            <w:sz w:val="22"/>
            <w:szCs w:val="22"/>
            <w:color w:val="000000"/>
          </w:rPr>
          <w:t xml:space="preserve">")</w:t>
        </w:r>
      </w:ins>
      <w:r>
        <w:rPr>
          <w:rFonts w:ascii="Times New Roman" w:hAnsi="Times New Roman" w:cs="Times New Roman"/>
          <w:sz w:val="22"/>
          <w:szCs w:val="22"/>
          <w:color w:val="000000"/>
        </w:rPr>
        <w:t xml:space="preserve">. The </w:t>
      </w:r>
      <w:del w:id="5195" w:author="Whitfield Corr &amp; Loewe LLP" w:date="2025-04-03T09:00:00Z">
        <w:r>
          <w:rPr>
            <w:rFonts w:ascii="Times New Roman" w:hAnsi="Times New Roman" w:cs="Times New Roman"/>
            <w:sz w:val="22"/>
            <w:szCs w:val="22"/>
            <w:color w:val="000000"/>
          </w:rPr>
          <w:delText xml:space="preserve">specific</w:delText>
        </w:r>
      </w:del>
      <w:ins w:id="5196" w:author="Whitfield Corr &amp; Loewe LLP" w:date="2025-04-03T09:00:00Z">
        <w:r>
          <w:rPr>
            <w:rFonts w:ascii="Times New Roman" w:hAnsi="Times New Roman" w:cs="Times New Roman"/>
            <w:sz w:val="22"/>
            <w:szCs w:val="22"/>
            <w:color w:val="000000"/>
          </w:rPr>
          <w:t xml:space="preserve">Improvement</w:t>
        </w:r>
      </w:ins>
      <w:r>
        <w:rPr>
          <w:rFonts w:ascii="Times New Roman" w:hAnsi="Times New Roman" w:cs="Times New Roman"/>
          <w:sz w:val="22"/>
          <w:szCs w:val="22"/>
          <w:color w:val="000000"/>
        </w:rPr>
        <w:t xml:space="preserve"> </w:t>
      </w:r>
      <w:del w:id="5197" w:author="Whitfield Corr &amp; Loewe LLP" w:date="2025-04-03T09:00:00Z">
        <w:r>
          <w:rPr>
            <w:rFonts w:ascii="Times New Roman" w:hAnsi="Times New Roman" w:cs="Times New Roman"/>
            <w:sz w:val="22"/>
            <w:szCs w:val="22"/>
            <w:color w:val="000000"/>
          </w:rPr>
          <w:delText xml:space="preserve">royalty</w:delText>
        </w:r>
      </w:del>
      <w:ins w:id="5198" w:author="Whitfield Corr &amp; Loewe LLP" w:date="2025-04-03T09:00:00Z">
        <w:r>
          <w:rPr>
            <w:rFonts w:ascii="Times New Roman" w:hAnsi="Times New Roman" w:cs="Times New Roman"/>
            <w:sz w:val="22"/>
            <w:szCs w:val="22"/>
            <w:color w:val="000000"/>
          </w:rPr>
          <w:t xml:space="preserve">IP</w:t>
        </w:r>
      </w:ins>
      <w:r>
        <w:rPr>
          <w:rFonts w:ascii="Times New Roman" w:hAnsi="Times New Roman" w:cs="Times New Roman"/>
          <w:sz w:val="22"/>
          <w:szCs w:val="22"/>
          <w:color w:val="000000"/>
        </w:rPr>
        <w:t xml:space="preserve"> </w:t>
      </w:r>
      <w:del w:id="5199" w:author="Whitfield Corr &amp; Loewe LLP" w:date="2025-04-03T09:00:00Z">
        <w:r>
          <w:rPr>
            <w:rFonts w:ascii="Times New Roman" w:hAnsi="Times New Roman" w:cs="Times New Roman"/>
            <w:sz w:val="22"/>
            <w:szCs w:val="22"/>
            <w:color w:val="000000"/>
          </w:rPr>
          <w:delText xml:space="preserve">rate</w:delText>
        </w:r>
      </w:del>
      <w:ins w:id="5200" w:author="Whitfield Corr &amp; Loewe LLP" w:date="2025-04-03T09:00:00Z">
        <w:r>
          <w:rPr>
            <w:rFonts w:ascii="Times New Roman" w:hAnsi="Times New Roman" w:cs="Times New Roman"/>
            <w:sz w:val="22"/>
            <w:szCs w:val="22"/>
            <w:color w:val="000000"/>
          </w:rPr>
          <w:t xml:space="preserve">Royalty Rate of [●]%</w:t>
        </w:r>
      </w:ins>
      <w:r>
        <w:rPr>
          <w:rFonts w:ascii="Times New Roman" w:hAnsi="Times New Roman" w:cs="Times New Roman"/>
          <w:sz w:val="22"/>
          <w:szCs w:val="22"/>
          <w:color w:val="000000"/>
        </w:rPr>
        <w:t xml:space="preserve"> shall be agreed by the Parties prior to </w:t>
      </w:r>
      <w:ins w:id="5201" w:author="Whitfield Corr &amp; Loewe LLP" w:date="2025-04-03T09:00:00Z">
        <w:r>
          <w:rPr>
            <w:rFonts w:ascii="Times New Roman" w:hAnsi="Times New Roman" w:cs="Times New Roman"/>
            <w:sz w:val="22"/>
            <w:szCs w:val="22"/>
            <w:color w:val="000000"/>
          </w:rPr>
          <w:t xml:space="preserve">the </w:t>
        </w:r>
      </w:ins>
      <w:r>
        <w:rPr>
          <w:rFonts w:ascii="Times New Roman" w:hAnsi="Times New Roman" w:cs="Times New Roman"/>
          <w:sz w:val="22"/>
          <w:szCs w:val="22"/>
          <w:color w:val="000000"/>
        </w:rPr>
        <w:t xml:space="preserve">execution of this Agreement.</w:t>
      </w:r>
      <w:commentRangeEnd w:id="12"/>
      <w:r>
        <w:rPr>
          <w:rStyle w:val="CommentReference"/>
        </w:rPr>
        <w:commentReference w:id="12"/>
      </w:r>
      <w:commentRangeEnd w:id="13"/>
      <w:r>
        <w:rPr>
          <w:rStyle w:val="CommentReference"/>
        </w:rPr>
        <w:commentReference w:id="13"/>
      </w:r>
    </w:p>
    <w:p>
      <w:pPr>
        <w:spacing w:line="276" w:lineRule="auto" w:before="0" w:after="120"/>
        <w:jc w:val="both"/>
      </w:pPr>
      <w:r>
        <w:rPr>
          <w:rFonts w:ascii="Times New Roman" w:hAnsi="Times New Roman" w:cs="Times New Roman"/>
          <w:sz w:val="22"/>
          <w:szCs w:val="22"/>
          <w:color w:val="000000"/>
        </w:rPr>
        <w:t xml:space="preserve">The Steering Committee shall determine, on a case-by-case basis, whether any particular development constitutes Improvement IP or Foreground IP, and shall document such determination in writing. In the event of a dispute regarding the classification of any particular development, the matter shall be resolved in accordance with the </w:t>
      </w:r>
      <w:del w:id="5202" w:author="Whitfield Corr &amp; Loewe LLP" w:date="2025-04-03T09:00:00Z">
        <w:r>
          <w:rPr>
            <w:rFonts w:ascii="Times New Roman" w:hAnsi="Times New Roman" w:cs="Times New Roman"/>
            <w:sz w:val="22"/>
            <w:szCs w:val="22"/>
            <w:color w:val="000000"/>
          </w:rPr>
          <w:delText xml:space="preserve">Deadlock</w:delText>
        </w:r>
      </w:del>
      <w:ins w:id="5203" w:author="Whitfield Corr &amp; Loewe LLP" w:date="2025-04-03T09:00:00Z">
        <w:r>
          <w:rPr>
            <w:rFonts w:ascii="Times New Roman" w:hAnsi="Times New Roman" w:cs="Times New Roman"/>
            <w:sz w:val="22"/>
            <w:szCs w:val="22"/>
            <w:color w:val="000000"/>
          </w:rPr>
          <w:t xml:space="preserve">Governance</w:t>
        </w:r>
      </w:ins>
      <w:r>
        <w:rPr>
          <w:rFonts w:ascii="Times New Roman" w:hAnsi="Times New Roman" w:cs="Times New Roman"/>
          <w:sz w:val="22"/>
          <w:szCs w:val="22"/>
          <w:color w:val="000000"/>
        </w:rPr>
        <w:t xml:space="preserve"> </w:t>
      </w:r>
      <w:del w:id="5204" w:author="Whitfield Corr &amp; Loewe LLP" w:date="2025-04-03T09:00:00Z">
        <w:r>
          <w:rPr>
            <w:rFonts w:ascii="Times New Roman" w:hAnsi="Times New Roman" w:cs="Times New Roman"/>
            <w:sz w:val="22"/>
            <w:szCs w:val="22"/>
            <w:color w:val="000000"/>
          </w:rPr>
          <w:delText xml:space="preserve">provisions</w:delText>
        </w:r>
      </w:del>
      <w:ins w:id="5205" w:author="Whitfield Corr &amp; Loewe LLP" w:date="2025-04-03T09:00:00Z">
        <w:r>
          <w:rPr>
            <w:rFonts w:ascii="Times New Roman" w:hAnsi="Times New Roman" w:cs="Times New Roman"/>
            <w:sz w:val="22"/>
            <w:szCs w:val="22"/>
            <w:color w:val="000000"/>
          </w:rPr>
          <w:t xml:space="preserve">Escalation</w:t>
        </w:r>
      </w:ins>
      <w:r>
        <w:rPr>
          <w:rFonts w:ascii="Times New Roman" w:hAnsi="Times New Roman" w:cs="Times New Roman"/>
          <w:sz w:val="22"/>
          <w:szCs w:val="22"/>
          <w:color w:val="000000"/>
        </w:rPr>
        <w:t xml:space="preserve"> </w:t>
      </w:r>
      <w:del w:id="5206" w:author="Whitfield Corr &amp; Loewe LLP" w:date="2025-04-03T09:00:00Z">
        <w:r>
          <w:rPr>
            <w:rFonts w:ascii="Times New Roman" w:hAnsi="Times New Roman" w:cs="Times New Roman"/>
            <w:sz w:val="22"/>
            <w:szCs w:val="22"/>
            <w:color w:val="000000"/>
          </w:rPr>
          <w:delText xml:space="preserve">of</w:delText>
        </w:r>
      </w:del>
      <w:ins w:id="5207" w:author="Whitfield Corr &amp; Loewe LLP" w:date="2025-04-03T09:00:00Z">
        <w:r>
          <w:rPr>
            <w:rFonts w:ascii="Times New Roman" w:hAnsi="Times New Roman" w:cs="Times New Roman"/>
            <w:sz w:val="22"/>
            <w:szCs w:val="22"/>
            <w:color w:val="000000"/>
          </w:rPr>
          <w:t xml:space="preserve">Procedure set forth in</w:t>
        </w:r>
      </w:ins>
      <w:r>
        <w:rPr>
          <w:rFonts w:ascii="Times New Roman" w:hAnsi="Times New Roman" w:cs="Times New Roman"/>
          <w:sz w:val="22"/>
          <w:szCs w:val="22"/>
          <w:color w:val="000000"/>
        </w:rPr>
        <w:t xml:space="preserve"> Section 5.5.</w:t>
      </w:r>
    </w:p>
    <w:p>
      <w:pPr>
        <w:spacing w:line="276" w:lineRule="auto" w:before="0" w:after="120"/>
        <w:jc w:val="both"/>
      </w:pPr>
      <w:r>
        <w:rPr>
          <w:rFonts w:ascii="Times New Roman" w:hAnsi="Times New Roman" w:cs="Times New Roman"/>
          <w:sz w:val="22"/>
          <w:szCs w:val="22"/>
          <w:color w:val="000000"/>
        </w:rPr>
        <w:t xml:space="preserve">The Parties acknowledge that the distinction between Improvement IP and Foreground IP may, in certain cases, be difficult to draw, and each Party agrees to cooperate in good faith with the Steering Committee in making such determinations.</w:t>
      </w:r>
    </w:p>
    <w:p>
      <w:pPr>
        <w:keepNext/>
        <w:spacing w:line="276" w:lineRule="auto" w:before="200" w:after="80"/>
        <w:ind w:left="0"/>
        <w:rPr>
          <w:ins w:id="5210" w:author="Whitfield Corr &amp; Loewe LLP" w:date="2025-04-03T09:00:00Z"/>
        </w:rPr>
      </w:pPr>
      <w:ins w:id="5211" w:author="Whitfield Corr &amp; Loewe LLP" w:date="2025-04-03T09:00:00Z">
        <w:r>
          <w:rPr>
            <w:rFonts w:ascii="Times New Roman" w:hAnsi="Times New Roman"/>
            <w:b/>
            <w:color w:val="000000"/>
            <w:sz w:val="22"/>
          </w:rPr>
          <w:t xml:space="preserve">Section 6.6 — Prosecution and Maintenance of IP</w:t>
        </w:r>
      </w:ins>
    </w:p>
    <w:p>
      <w:pPr>
        <w:spacing w:line="276" w:lineRule="auto" w:before="0" w:after="120"/>
        <w:jc w:val="both"/>
        <w:rPr>
          <w:del w:id="5208" w:author="Whitfield Corr &amp; Loewe LLP" w:date="2025-04-03T09:00:00Z"/>
        </w:rPr>
      </w:pPr>
      <w:del w:id="5209" w:author="Whitfield Corr &amp; Loewe LLP" w:date="2025-04-03T09:00:00Z">
        <w:r>
          <w:rPr>
            <w:rFonts w:ascii="Times New Roman" w:hAnsi="Times New Roman" w:cs="Times New Roman"/>
            <w:sz w:val="22"/>
            <w:szCs w:val="22"/>
            <w:color w:val="000000"/>
          </w:rPr>
          <w:delText xml:space="preserve">### Section 6.6 — Prosecution and Maintenance of IP</w:delText>
        </w:r>
      </w:del>
    </w:p>
    <w:p>
      <w:pPr>
        <w:spacing w:line="276" w:lineRule="auto" w:before="0" w:after="120"/>
        <w:jc w:val="both"/>
      </w:pPr>
      <w:ins w:id="5212" w:author="Whitfield Corr &amp; Loewe LLP" w:date="2025-04-03T09:00:00Z">
        <w:r>
          <w:rPr>
            <w:rFonts w:ascii="Times New Roman" w:hAnsi="Times New Roman" w:cs="Times New Roman"/>
            <w:sz w:val="22"/>
            <w:szCs w:val="22"/>
            <w:color w:val="000000"/>
          </w:rPr>
          <w:t xml:space="preserve">[ALTERNATIVE A: </w:t>
        </w:r>
      </w:ins>
      <w:r>
        <w:rPr>
          <w:rFonts w:ascii="Times New Roman" w:hAnsi="Times New Roman" w:cs="Times New Roman"/>
          <w:sz w:val="22"/>
          <w:szCs w:val="22"/>
          <w:color w:val="000000"/>
        </w:rPr>
        <w:t xml:space="preserve">TerraCore shall have the sole right, but not the obligation, to file, prosecute, and maintain patents and other registrations covering Foreground IP, at TerraCore's sole expense.</w:t>
      </w:r>
      <w:ins w:id="5213" w:author="Whitfield Corr &amp; Loewe LLP" w:date="2025-04-03T09:00:00Z">
        <w:r>
          <w:rPr>
            <w:rFonts w:ascii="Times New Roman" w:hAnsi="Times New Roman" w:cs="Times New Roman"/>
            <w:sz w:val="22"/>
            <w:szCs w:val="22"/>
            <w:color w:val="000000"/>
          </w:rPr>
          <w:t xml:space="preserve">] [ALTERNATIVE B: The Parties shall jointly control, and shall cooperate in good faith in, the filing, prosecution, and maintenance of patents and other registrations covering Foreground IP, under the coordination of the Steering Committee, with the costs thereof shared equally by the Parties; if either Party elects not to bear its share of such costs for a particular registration, the other Party may proceed at its own expense.]</w:t>
        </w:r>
      </w:ins>
      <w:r>
        <w:rPr>
          <w:rFonts w:ascii="Times New Roman" w:hAnsi="Times New Roman" w:cs="Times New Roman"/>
          <w:sz w:val="22"/>
          <w:szCs w:val="22"/>
          <w:color w:val="000000"/>
        </w:rPr>
        <w:t xml:space="preserve"> Each Party shall have the right to file, prosecute, and maintain patents and other registrations covering its own Improvement IP, at its sole expense. The non-owning Party shall cooperate reasonably in connection with any such filings, including by executing documents and providing information as reasonably requested by the filing Party.</w:t>
      </w:r>
    </w:p>
    <w:p>
      <w:pPr>
        <w:spacing w:line="276" w:lineRule="auto" w:before="0" w:after="120"/>
        <w:jc w:val="both"/>
      </w:pPr>
      <w:r>
        <w:rPr>
          <w:rFonts w:ascii="Times New Roman" w:hAnsi="Times New Roman" w:cs="Times New Roman"/>
          <w:sz w:val="22"/>
          <w:szCs w:val="22"/>
          <w:color w:val="000000"/>
        </w:rPr>
        <w:t xml:space="preserve">Each Party shall promptly disclose to the other Party all inventions, discoveries, and works of authorship that may constitute Foreground IP or Improvement IP, together with sufficient detail to permit the evaluation of patentability or other forms of intellectual property protection.</w:t>
      </w:r>
    </w:p>
    <w:p>
      <w:pPr>
        <w:keepNext/>
        <w:spacing w:line="276" w:lineRule="auto" w:before="360" w:after="120"/>
        <w:jc w:val="left"/>
      </w:pPr>
      <w:r>
        <w:rPr>
          <w:rFonts w:ascii="Times New Roman" w:hAnsi="Times New Roman"/>
          <w:b/>
          <w:color w:val="000000"/>
          <w:sz w:val="22"/>
          <w:u w:val="single"/>
        </w:rPr>
        <w:t>ARTICLE 7 — COMMERCIALIZATION AND REVENUE SHARING</w:t>
      </w:r>
    </w:p>
    <w:p>
      <w:pPr>
        <w:keepNext/>
        <w:spacing w:line="276" w:lineRule="auto" w:before="200" w:after="80"/>
        <w:ind w:left="0"/>
      </w:pPr>
      <w:r>
        <w:rPr>
          <w:rFonts w:ascii="Times New Roman" w:hAnsi="Times New Roman"/>
          <w:b/>
          <w:color w:val="000000"/>
          <w:sz w:val="22"/>
        </w:rPr>
        <w:t>Section 7.1 — Commercialization Efforts</w:t>
      </w:r>
    </w:p>
    <w:p>
      <w:pPr>
        <w:spacing w:line="276" w:lineRule="auto" w:before="0" w:after="120"/>
        <w:jc w:val="both"/>
      </w:pPr>
      <w:r>
        <w:rPr>
          <w:rFonts w:ascii="Times New Roman" w:hAnsi="Times New Roman"/>
          <w:color w:val="000000"/>
          <w:sz w:val="22"/>
        </w:rPr>
        <w:t>Following completion of the Development Work (or upon commercial launch of products or services incorporating Foreground IP, whichever is later), each Party shall use commercially reasonable efforts to market, sell, distribute, and otherwise commercially exploit products and services incorporating the Foreground IP within its respective areas of expertise and market channels. The Parties shall coordinate their commercialization efforts to avoid unnecessary duplication and to maximize the commercial potential of the Project. Each Party shall provide the other Party with reasonable advance notice of its planned commercialization activities, including product launches, major customer engagements, and entry into new geographic markets or industry verticals.</w:t>
      </w:r>
    </w:p>
    <w:p>
      <w:pPr>
        <w:spacing w:line="276" w:lineRule="auto" w:before="0" w:after="120"/>
        <w:jc w:val="both"/>
      </w:pPr>
      <w:r>
        <w:rPr>
          <w:rFonts w:ascii="Times New Roman" w:hAnsi="Times New Roman"/>
          <w:color w:val="000000"/>
          <w:sz w:val="22"/>
        </w:rPr>
        <w:t>Neither Party shall be required to expend any minimum amount on commercialization activities, but each Party acknowledges that the "commercially reasonable efforts" standard requires the commitment of resources and personnel consistent with those that a similarly situated company in the same industry would devote to a product of similar commercial potential and at a similar stage of development.</w:t>
      </w:r>
    </w:p>
    <w:p>
      <w:pPr>
        <w:keepNext/>
        <w:spacing w:line="276" w:lineRule="auto" w:before="200" w:after="80"/>
        <w:ind w:left="0"/>
      </w:pPr>
      <w:r>
        <w:rPr>
          <w:rFonts w:ascii="Times New Roman" w:hAnsi="Times New Roman"/>
          <w:b/>
          <w:color w:val="000000"/>
          <w:sz w:val="22"/>
        </w:rPr>
        <w:t>Section 7.2 — Revenue Split</w:t>
      </w:r>
    </w:p>
    <w:p>
      <w:pPr>
        <w:spacing w:line="276" w:lineRule="auto" w:before="0" w:after="120"/>
        <w:jc w:val="both"/>
      </w:pPr>
      <w:commentRangeStart w:id="14"/>
      <w:del w:id="5214" w:author="Whitfield Corr &amp; Loewe LLP" w:date="2025-04-03T09:00:00Z">
        <w:r>
          <w:rPr>
            <w:rFonts w:ascii="Times New Roman" w:hAnsi="Times New Roman"/>
            <w:color w:val="000000"/>
            <w:sz w:val="22"/>
          </w:rPr>
          <w:delText xml:space="preserve">All</w:delText>
        </w:r>
      </w:del>
      <w:ins w:id="5215" w:author="Whitfield Corr &amp; Loewe LLP" w:date="2025-04-03T09:00:00Z">
        <w:r>
          <w:rPr>
            <w:rFonts w:ascii="Times New Roman" w:hAnsi="Times New Roman"/>
            <w:color w:val="000000"/>
            <w:sz w:val="22"/>
          </w:rPr>
          <w:t xml:space="preserve">(a)</w:t>
        </w:r>
      </w:ins>
      <w:r>
        <w:rPr>
          <w:rFonts w:ascii="Times New Roman" w:hAnsi="Times New Roman"/>
          <w:color w:val="000000"/>
          <w:sz w:val="22"/>
        </w:rPr>
        <w:t xml:space="preserve"> Net Revenue derived from the commercial exploitation of products or services incorporating the Foreground IP shall be shared between the Parties on </w:t>
      </w:r>
      <w:del w:id="5216" w:author="Whitfield Corr &amp; Loewe LLP" w:date="2025-04-03T09:00:00Z">
        <w:r>
          <w:rPr>
            <w:rFonts w:ascii="Times New Roman" w:hAnsi="Times New Roman"/>
            <w:color w:val="000000"/>
            <w:sz w:val="22"/>
          </w:rPr>
          <w:delText xml:space="preserve">a  </w:delText>
        </w:r>
      </w:del>
      <w:del w:id="5217" w:author="Whitfield Corr &amp; Loewe LLP" w:date="2025-04-03T09:00:00Z">
        <w:r>
          <w:rPr>
            <w:rFonts w:ascii="Times New Roman" w:hAnsi="Times New Roman" w:cs="Times New Roman"/>
            <w:sz w:val="22"/>
            <w:szCs w:val="22"/>
            <w:color w:val="000000"/>
          </w:rPr>
          <w:delText xml:space="preserve">fifty-eight</w:delText>
        </w:r>
      </w:del>
      <w:ins w:id="5218" w:author="Whitfield Corr &amp; Loewe LLP" w:date="2025-04-03T09:00:00Z">
        <w:r>
          <w:rPr>
            <w:rFonts w:ascii="Times New Roman" w:hAnsi="Times New Roman"/>
            <w:color w:val="000000"/>
            <w:sz w:val="22"/>
          </w:rPr>
          <w:t xml:space="preserve">the</w:t>
        </w:r>
      </w:ins>
      <w:r>
        <w:rPr>
          <w:rFonts w:ascii="Times New Roman" w:hAnsi="Times New Roman" w:cs="Times New Roman"/>
          <w:sz w:val="22"/>
          <w:szCs w:val="22"/>
          <w:color w:val="000000"/>
        </w:rPr>
        <w:t xml:space="preserve"> </w:t>
      </w:r>
      <w:del w:id="5219" w:author="Whitfield Corr &amp; Loewe LLP" w:date="2025-04-03T09:00:00Z">
        <w:r>
          <w:rPr>
            <w:rFonts w:ascii="Times New Roman" w:hAnsi="Times New Roman" w:cs="Times New Roman"/>
            <w:sz w:val="22"/>
            <w:szCs w:val="22"/>
            <w:color w:val="000000"/>
          </w:rPr>
          <w:delText xml:space="preserve">percent</w:delText>
        </w:r>
      </w:del>
      <w:ins w:id="5220" w:author="Whitfield Corr &amp; Loewe LLP" w:date="2025-04-03T09:00:00Z">
        <w:r>
          <w:rPr>
            <w:rFonts w:ascii="Times New Roman" w:hAnsi="Times New Roman"/>
            <w:color w:val="000000"/>
            <w:sz w:val="22"/>
          </w:rPr>
          <w:t xml:space="preserve">following</w:t>
        </w:r>
      </w:ins>
      <w:r>
        <w:rPr>
          <w:rFonts w:ascii="Times New Roman" w:hAnsi="Times New Roman" w:cs="Times New Roman"/>
          <w:sz w:val="22"/>
          <w:szCs w:val="22"/>
          <w:color w:val="000000"/>
        </w:rPr>
        <w:t xml:space="preserve"> </w:t>
      </w:r>
      <w:del w:id="5221" w:author="Whitfield Corr &amp; Loewe LLP" w:date="2025-04-03T09:00:00Z">
        <w:r>
          <w:rPr>
            <w:rFonts w:ascii="Times New Roman" w:hAnsi="Times New Roman" w:cs="Times New Roman"/>
            <w:sz w:val="22"/>
            <w:szCs w:val="22"/>
            <w:color w:val="000000"/>
          </w:rPr>
          <w:delText xml:space="preserve">(58%) TerraCore / forty-two percent (42%) Axial</w:delText>
        </w:r>
      </w:del>
      <w:ins w:id="5222" w:author="Whitfield Corr &amp; Loewe LLP" w:date="2025-04-03T09:00:00Z">
        <w:r>
          <w:rPr>
            <w:rFonts w:ascii="Times New Roman" w:hAnsi="Times New Roman"/>
            <w:color w:val="000000"/>
            <w:sz w:val="22"/>
          </w:rPr>
          <w:t xml:space="preserve">tiered</w:t>
        </w:r>
      </w:ins>
      <w:r>
        <w:rPr>
          <w:rFonts w:ascii="Times New Roman" w:hAnsi="Times New Roman"/>
          <w:color w:val="000000"/>
          <w:sz w:val="22"/>
        </w:rPr>
        <w:t xml:space="preserve"> basis</w:t>
      </w:r>
      <w:del w:id="5223" w:author="Whitfield Corr &amp; Loewe LLP" w:date="2025-04-03T09:00:00Z">
        <w:r>
          <w:rPr>
            <w:rFonts w:ascii="Times New Roman" w:hAnsi="Times New Roman"/>
            <w:color w:val="000000"/>
            <w:sz w:val="22"/>
          </w:rPr>
          <w:delText xml:space="preserve">.</w:delText>
        </w:r>
      </w:del>
      <w:ins w:id="5224" w:author="Whitfield Corr &amp; Loewe LLP" w:date="2025-04-03T09:00:00Z">
        <w:r>
          <w:rPr>
            <w:rFonts w:ascii="Times New Roman" w:hAnsi="Times New Roman"/>
            <w:color w:val="000000"/>
            <w:sz w:val="22"/>
          </w:rPr>
          <w:t xml:space="preserve">,</w:t>
        </w:r>
      </w:ins>
      <w:r>
        <w:rPr>
          <w:rFonts w:ascii="Times New Roman" w:hAnsi="Times New Roman"/>
          <w:color w:val="000000"/>
          <w:sz w:val="22"/>
        </w:rPr>
        <w:t xml:space="preserve"> </w:t>
      </w:r>
      <w:del w:id="5225" w:author="Whitfield Corr &amp; Loewe LLP" w:date="2025-04-03T09:00:00Z">
        <w:r>
          <w:rPr>
            <w:rFonts w:ascii="Times New Roman" w:hAnsi="Times New Roman"/>
            <w:color w:val="000000"/>
            <w:sz w:val="22"/>
          </w:rPr>
          <w:delText xml:space="preserve">This</w:delText>
        </w:r>
      </w:del>
      <w:ins w:id="5226" w:author="Whitfield Corr &amp; Loewe LLP" w:date="2025-04-03T09:00:00Z">
        <w:r>
          <w:rPr>
            <w:rFonts w:ascii="Times New Roman" w:hAnsi="Times New Roman"/>
            <w:color w:val="000000"/>
            <w:sz w:val="22"/>
          </w:rPr>
          <w:t xml:space="preserve">determined</w:t>
        </w:r>
      </w:ins>
      <w:r>
        <w:rPr>
          <w:rFonts w:ascii="Times New Roman" w:hAnsi="Times New Roman"/>
          <w:color w:val="000000"/>
          <w:sz w:val="22"/>
        </w:rPr>
        <w:t xml:space="preserve"> </w:t>
      </w:r>
      <w:del w:id="5227" w:author="Whitfield Corr &amp; Loewe LLP" w:date="2025-04-03T09:00:00Z">
        <w:r>
          <w:rPr>
            <w:rFonts w:ascii="Times New Roman" w:hAnsi="Times New Roman"/>
            <w:color w:val="000000"/>
            <w:sz w:val="22"/>
          </w:rPr>
          <w:delText xml:space="preserve">revenue-sharing</w:delText>
        </w:r>
      </w:del>
      <w:ins w:id="5228" w:author="Whitfield Corr &amp; Loewe LLP" w:date="2025-04-03T09:00:00Z">
        <w:r>
          <w:rPr>
            <w:rFonts w:ascii="Times New Roman" w:hAnsi="Times New Roman"/>
            <w:color w:val="000000"/>
            <w:sz w:val="22"/>
          </w:rPr>
          <w:t xml:space="preserve">by</w:t>
        </w:r>
      </w:ins>
      <w:r>
        <w:rPr>
          <w:rFonts w:ascii="Times New Roman" w:hAnsi="Times New Roman"/>
          <w:color w:val="000000"/>
          <w:sz w:val="22"/>
        </w:rPr>
        <w:t xml:space="preserve"> </w:t>
      </w:r>
      <w:del w:id="5229" w:author="Whitfield Corr &amp; Loewe LLP" w:date="2025-04-03T09:00:00Z">
        <w:r>
          <w:rPr>
            <w:rFonts w:ascii="Times New Roman" w:hAnsi="Times New Roman"/>
            <w:color w:val="000000"/>
            <w:sz w:val="22"/>
          </w:rPr>
          <w:delText xml:space="preserve">arrangement shall apply</w:delText>
        </w:r>
      </w:del>
      <w:ins w:id="5230" w:author="Whitfield Corr &amp; Loewe LLP" w:date="2025-04-03T09:00:00Z">
        <w:r>
          <w:rPr>
            <w:rFonts w:ascii="Times New Roman" w:hAnsi="Times New Roman"/>
            <w:color w:val="000000"/>
            <w:sz w:val="22"/>
          </w:rPr>
          <w:t xml:space="preserve">reference</w:t>
        </w:r>
      </w:ins>
      <w:r>
        <w:rPr>
          <w:rFonts w:ascii="Times New Roman" w:hAnsi="Times New Roman"/>
          <w:color w:val="000000"/>
          <w:sz w:val="22"/>
        </w:rPr>
        <w:t xml:space="preserve"> to </w:t>
      </w:r>
      <w:del w:id="5231" w:author="Whitfield Corr &amp; Loewe LLP" w:date="2025-04-03T09:00:00Z">
        <w:r>
          <w:rPr>
            <w:rFonts w:ascii="Times New Roman" w:hAnsi="Times New Roman"/>
            <w:color w:val="000000"/>
            <w:sz w:val="22"/>
          </w:rPr>
          <w:delText xml:space="preserve">all</w:delText>
        </w:r>
      </w:del>
      <w:ins w:id="5232" w:author="Whitfield Corr &amp; Loewe LLP" w:date="2025-04-03T09:00:00Z">
        <w:r>
          <w:rPr>
            <w:rFonts w:ascii="Times New Roman" w:hAnsi="Times New Roman"/>
            <w:color w:val="000000"/>
            <w:sz w:val="22"/>
          </w:rPr>
          <w:t xml:space="preserve">Cumulative</w:t>
        </w:r>
      </w:ins>
      <w:r>
        <w:rPr>
          <w:rFonts w:ascii="Times New Roman" w:hAnsi="Times New Roman"/>
          <w:color w:val="000000"/>
          <w:sz w:val="22"/>
        </w:rPr>
        <w:t xml:space="preserve"> Net Revenue</w:t>
      </w:r>
      <w:del w:id="5233" w:author="Whitfield Corr &amp; Loewe LLP" w:date="2025-04-03T09:00:00Z">
        <w:r>
          <w:rPr>
            <w:rFonts w:ascii="Times New Roman" w:hAnsi="Times New Roman"/>
            <w:color w:val="000000"/>
            <w:sz w:val="22"/>
          </w:rPr>
          <w:delText xml:space="preserve">, without regard to which Party generated such revenue, and without any tiered structure, threshold-based adjustment, minimum payment, or other modification.</w:delText>
        </w:r>
      </w:del>
      <w:ins w:id="5234" w:author="Whitfield Corr &amp; Loewe LLP" w:date="2025-04-03T09:00:00Z">
        <w:r>
          <w:rPr>
            <w:rFonts w:ascii="Times New Roman" w:hAnsi="Times New Roman"/>
            <w:color w:val="000000"/>
            <w:sz w:val="22"/>
          </w:rPr>
          <w:t xml:space="preserve">:</w:t>
        </w:r>
      </w:ins>
    </w:p>
    <w:p>
      <w:pPr>
        <w:spacing w:line="276" w:lineRule="auto" w:before="0" w:after="120"/>
        <w:ind w:left="432"/>
        <w:jc w:val="both"/>
        <w:rPr>
          <w:ins w:id="5235" w:author="Whitfield Corr &amp; Loewe LLP" w:date="2025-04-03T09:00:00Z"/>
        </w:rPr>
      </w:pPr>
      <w:ins w:id="5236" w:author="Whitfield Corr &amp; Loewe LLP" w:date="2025-04-03T09:00:00Z">
        <w:r>
          <w:rPr>
            <w:rFonts w:ascii="Times New Roman" w:hAnsi="Times New Roman"/>
            <w:color w:val="000000"/>
            <w:sz w:val="22"/>
          </w:rPr>
          <w:t xml:space="preserve">(i) </w:t>
        </w:r>
        <w:r>
          <w:rPr>
            <w:rFonts w:ascii="Times New Roman" w:hAnsi="Times New Roman"/>
            <w:b/>
            <w:color w:val="000000"/>
            <w:sz w:val="22"/>
          </w:rPr>
          <w:t xml:space="preserve">Tier 1:</w:t>
        </w:r>
        <w:r>
          <w:rPr>
            <w:rFonts w:ascii="Times New Roman" w:hAnsi="Times New Roman"/>
            <w:color w:val="000000"/>
            <w:sz w:val="22"/>
          </w:rPr>
          <w:t xml:space="preserve"> with respect to Net Revenue up to and including the point at which Cumulative Net Revenue equals Twenty Million Dollars ($20,000,000), fifty-five percent (55%) to TerraCore and forty-five percent (45%) to Axial; and</w:t>
        </w:r>
      </w:ins>
    </w:p>
    <w:p>
      <w:pPr>
        <w:spacing w:line="276" w:lineRule="auto" w:before="0" w:after="120"/>
        <w:ind w:left="432"/>
        <w:jc w:val="both"/>
        <w:rPr>
          <w:ins w:id="5237" w:author="Whitfield Corr &amp; Loewe LLP" w:date="2025-04-03T09:00:00Z"/>
        </w:rPr>
      </w:pPr>
      <w:ins w:id="5238" w:author="Whitfield Corr &amp; Loewe LLP" w:date="2025-04-03T09:00:00Z">
        <w:r>
          <w:rPr>
            <w:rFonts w:ascii="Times New Roman" w:hAnsi="Times New Roman"/>
            <w:color w:val="000000"/>
            <w:sz w:val="22"/>
          </w:rPr>
          <w:t xml:space="preserve">(ii) </w:t>
        </w:r>
        <w:r>
          <w:rPr>
            <w:rFonts w:ascii="Times New Roman" w:hAnsi="Times New Roman"/>
            <w:b/>
            <w:color w:val="000000"/>
            <w:sz w:val="22"/>
          </w:rPr>
          <w:t xml:space="preserve">Tier 2:</w:t>
        </w:r>
        <w:r>
          <w:rPr>
            <w:rFonts w:ascii="Times New Roman" w:hAnsi="Times New Roman"/>
            <w:color w:val="000000"/>
            <w:sz w:val="22"/>
          </w:rPr>
          <w:t xml:space="preserve"> with respect to Net Revenue in excess of Twenty Million Dollars ($20,000,000) of Cumulative Net Revenue, fifty percent (50%) to TerraCore and fifty percent (50%) to Axial.</w:t>
        </w:r>
      </w:ins>
      <w:commentRangeEnd w:id="14"/>
      <w:r>
        <w:rPr>
          <w:rStyle w:val="CommentReference"/>
        </w:rPr>
        <w:commentReference w:id="14"/>
      </w:r>
    </w:p>
    <w:p>
      <w:pPr>
        <w:spacing w:line="276" w:lineRule="auto" w:before="0" w:after="120"/>
        <w:jc w:val="both"/>
        <w:rPr>
          <w:ins w:id="5239" w:author="Whitfield Corr &amp; Loewe LLP" w:date="2025-04-03T09:00:00Z"/>
        </w:rPr>
      </w:pPr>
      <w:commentRangeStart w:id="15"/>
      <w:ins w:id="5240" w:author="Whitfield Corr &amp; Loewe LLP" w:date="2025-04-03T09:00:00Z">
        <w:r>
          <w:rPr>
            <w:rFonts w:ascii="Times New Roman" w:hAnsi="Times New Roman"/>
            <w:color w:val="000000"/>
            <w:sz w:val="22"/>
          </w:rPr>
          <w:t xml:space="preserve">(b) The tiers set forth in Section 7.2(a) apply on an incremental basis. The Tier 2 split applies only to Net Revenue that causes Cumulative Net Revenue to exceed $20,000,000 and to all Net Revenue thereafter, and the Tier 1 split continues to apply to the first $20,000,000 of Cumulative Net Revenue. If Cumulative Net Revenue crosses the $20,000,000 threshold during a calendar quarter, the Net Revenue for that quarter shall be allocated between Tier 1 and Tier 2 accordingly. The revenue-sharing arrangement set forth in this Section 7.2 shall apply to all Net Revenue, without regard to which Party generated such revenue.</w:t>
        </w:r>
      </w:ins>
      <w:commentRangeEnd w:id="15"/>
      <w:r>
        <w:rPr>
          <w:rStyle w:val="CommentReference"/>
        </w:rPr>
        <w:commentReference w:id="15"/>
      </w:r>
    </w:p>
    <w:p>
      <w:pPr>
        <w:spacing w:line="276" w:lineRule="auto" w:before="0" w:after="120"/>
        <w:jc w:val="both"/>
      </w:pPr>
      <w:ins w:id="5241" w:author="Whitfield Corr &amp; Loewe LLP" w:date="2025-04-03T09:00:00Z">
        <w:r>
          <w:rPr>
            <w:rFonts w:ascii="Times New Roman" w:hAnsi="Times New Roman"/>
            <w:color w:val="000000"/>
            <w:sz w:val="22"/>
          </w:rPr>
          <w:t xml:space="preserve">(c) </w:t>
        </w:r>
      </w:ins>
      <w:r>
        <w:rPr>
          <w:rFonts w:ascii="Times New Roman" w:hAnsi="Times New Roman"/>
          <w:color w:val="000000"/>
          <w:sz w:val="22"/>
        </w:rPr>
        <w:t xml:space="preserve">For the avoidance of doubt, the</w:t>
      </w:r>
      <w:del w:id="5242" w:author="Whitfield Corr &amp; Loewe LLP" w:date="2025-04-03T09:00:00Z">
        <w:r>
          <w:rPr>
            <w:rFonts w:ascii="Times New Roman" w:hAnsi="Times New Roman"/>
            <w:color w:val="000000"/>
            <w:sz w:val="22"/>
          </w:rPr>
          <w:delText xml:space="preserve">  </w:delText>
        </w:r>
      </w:del>
      <w:del w:id="5243" w:author="Whitfield Corr &amp; Loewe LLP" w:date="2025-04-03T09:00:00Z">
        <w:r>
          <w:rPr>
            <w:rFonts w:ascii="Times New Roman" w:hAnsi="Times New Roman" w:cs="Times New Roman"/>
            <w:sz w:val="22"/>
            <w:szCs w:val="22"/>
            <w:color w:val="000000"/>
          </w:rPr>
          <w:delText xml:space="preserve">fifty-eight</w:delText>
        </w:r>
      </w:del>
      <w:r>
        <w:rPr>
          <w:rFonts w:ascii="Times New Roman" w:hAnsi="Times New Roman" w:cs="Times New Roman"/>
          <w:sz w:val="22"/>
          <w:szCs w:val="22"/>
          <w:color w:val="000000"/>
        </w:rPr>
        <w:t xml:space="preserve"> </w:t>
      </w:r>
      <w:del w:id="5244" w:author="Whitfield Corr &amp; Loewe LLP" w:date="2025-04-03T09:00:00Z">
        <w:r>
          <w:rPr>
            <w:rFonts w:ascii="Times New Roman" w:hAnsi="Times New Roman" w:cs="Times New Roman"/>
            <w:sz w:val="22"/>
            <w:szCs w:val="22"/>
            <w:color w:val="000000"/>
          </w:rPr>
          <w:delText xml:space="preserve">percent (58%) / forty-two percent (42%)</w:delText>
        </w:r>
      </w:del>
      <w:ins w:id="5245" w:author="Whitfield Corr &amp; Loewe LLP" w:date="2025-04-03T09:00:00Z">
        <w:r>
          <w:rPr>
            <w:rFonts w:ascii="Times New Roman" w:hAnsi="Times New Roman"/>
            <w:color w:val="000000"/>
            <w:sz w:val="22"/>
          </w:rPr>
          <w:t xml:space="preserve">tiered</w:t>
        </w:r>
      </w:ins>
      <w:r>
        <w:rPr>
          <w:rFonts w:ascii="Times New Roman" w:hAnsi="Times New Roman"/>
          <w:color w:val="000000"/>
          <w:sz w:val="22"/>
        </w:rPr>
        <w:t xml:space="preserve"> revenue split</w:t>
      </w:r>
      <w:ins w:id="5246" w:author="Whitfield Corr &amp; Loewe LLP" w:date="2025-04-03T09:00:00Z">
        <w:r>
          <w:rPr>
            <w:rFonts w:ascii="Times New Roman" w:hAnsi="Times New Roman"/>
            <w:color w:val="000000"/>
            <w:sz w:val="22"/>
          </w:rPr>
          <w:t xml:space="preserve"> set forth in Section 7.2(a)</w:t>
        </w:r>
      </w:ins>
      <w:r>
        <w:rPr>
          <w:rFonts w:ascii="Times New Roman" w:hAnsi="Times New Roman"/>
          <w:color w:val="000000"/>
          <w:sz w:val="22"/>
        </w:rPr>
        <w:t xml:space="preserve"> shall apply to Net Revenue generated by either Party or by any licensee, sublicensee, distributor, reseller, or other third party that derives revenue from the commercial exploitation of the Foreground IP under authorization from either Party</w:t>
      </w:r>
      <w:ins w:id="5247" w:author="Whitfield Corr &amp; Loewe LLP" w:date="2025-04-03T09:00:00Z">
        <w:r>
          <w:rPr>
            <w:rFonts w:ascii="Times New Roman" w:hAnsi="Times New Roman"/>
            <w:color w:val="000000"/>
            <w:sz w:val="22"/>
          </w:rPr>
          <w:t xml:space="preserve">, and all such Net Revenue shall count toward Cumulative Net Revenue</w:t>
        </w:r>
      </w:ins>
      <w:r>
        <w:rPr>
          <w:rFonts w:ascii="Times New Roman" w:hAnsi="Times New Roman"/>
          <w:color w:val="000000"/>
          <w:sz w:val="22"/>
        </w:rPr>
        <w:t xml:space="preserve">.</w:t>
      </w:r>
      <w:ins w:id="5248" w:author="Whitfield Corr &amp; Loewe LLP" w:date="2025-04-03T09:00:00Z">
        <w:r>
          <w:rPr>
            <w:rFonts w:ascii="Times New Roman" w:hAnsi="Times New Roman"/>
            <w:color w:val="000000"/>
            <w:sz w:val="22"/>
          </w:rPr>
          <w:t xml:space="preserve"> Any adjustment to Net Revenue resulting from an audit or reconciliation under Section 7.3 shall be applied to the calculation of Cumulative Net Revenue and to the allocation between Tier 1 and Tier 2, and any resulting amount owed shall be paid as a true-up with the next quarterly payment under Section 7.3.</w:t>
        </w:r>
      </w:ins>
    </w:p>
    <w:p>
      <w:pPr>
        <w:keepNext/>
        <w:spacing w:line="276" w:lineRule="auto" w:before="200" w:after="80"/>
        <w:ind w:left="0"/>
      </w:pPr>
      <w:r>
        <w:rPr>
          <w:rFonts w:ascii="Times New Roman" w:hAnsi="Times New Roman"/>
          <w:b/>
          <w:color w:val="000000"/>
          <w:sz w:val="22"/>
        </w:rPr>
        <w:t>Section 7.3 — Reporting and Payment</w:t>
      </w:r>
    </w:p>
    <w:p>
      <w:pPr>
        <w:spacing w:line="276" w:lineRule="auto" w:before="0" w:after="120"/>
        <w:jc w:val="both"/>
      </w:pPr>
      <w:r>
        <w:rPr>
          <w:rFonts w:ascii="Times New Roman" w:hAnsi="Times New Roman"/>
          <w:color w:val="000000"/>
          <w:sz w:val="22"/>
        </w:rPr>
        <w:t>Each Party shall deliver to the other Party quarterly reports of Net Revenue within forty-five (45) calendar days following the end of each calendar quarter. Each quarterly report shall include, at a minimum:</w:t>
      </w:r>
    </w:p>
    <w:p>
      <w:pPr>
        <w:spacing w:line="276" w:lineRule="auto" w:before="0" w:after="120"/>
        <w:ind w:left="432"/>
        <w:jc w:val="both"/>
      </w:pPr>
      <w:r>
        <w:rPr>
          <w:rFonts w:ascii="Times New Roman" w:hAnsi="Times New Roman"/>
          <w:color w:val="000000"/>
          <w:sz w:val="22"/>
        </w:rPr>
        <w:t>(a) a detailed statement of gross revenue derived from products or services incorporating Foreground IP during the applicable quarter;</w:t>
      </w:r>
    </w:p>
    <w:p>
      <w:pPr>
        <w:spacing w:line="276" w:lineRule="auto" w:before="0" w:after="120"/>
        <w:ind w:left="432"/>
        <w:jc w:val="both"/>
      </w:pPr>
      <w:r>
        <w:rPr>
          <w:rFonts w:ascii="Times New Roman" w:hAnsi="Times New Roman"/>
          <w:color w:val="000000"/>
          <w:sz w:val="22"/>
        </w:rPr>
        <w:t>(b) an itemization of all deductions from gross revenue used in calculating Net Revenue, as set forth in the definition of Net Revenue in Section 1.10;</w:t>
      </w:r>
    </w:p>
    <w:p>
      <w:pPr>
        <w:spacing w:line="276" w:lineRule="auto" w:before="0" w:after="120"/>
        <w:ind w:left="432"/>
        <w:jc w:val="both"/>
      </w:pPr>
      <w:r>
        <w:rPr>
          <w:rFonts w:ascii="Times New Roman" w:hAnsi="Times New Roman"/>
          <w:color w:val="000000"/>
          <w:sz w:val="22"/>
        </w:rPr>
        <w:t xml:space="preserve">(c) the resulting calculation of Net Revenue for the applicable quarter;</w:t>
      </w:r>
      <w:del w:id="5249" w:author="Whitfield Corr &amp; Loewe LLP" w:date="2025-04-03T09:00:00Z">
        <w:r>
          <w:rPr>
            <w:rFonts w:ascii="Times New Roman" w:hAnsi="Times New Roman"/>
            <w:color w:val="000000"/>
            <w:sz w:val="22"/>
          </w:rPr>
          <w:delText xml:space="preserve"> and</w:delText>
        </w:r>
      </w:del>
    </w:p>
    <w:p>
      <w:pPr>
        <w:spacing w:line="276" w:lineRule="auto" w:before="0" w:after="120"/>
        <w:ind w:left="432"/>
        <w:jc w:val="both"/>
      </w:pPr>
      <w:r>
        <w:rPr>
          <w:rFonts w:ascii="Times New Roman" w:hAnsi="Times New Roman"/>
          <w:color w:val="000000"/>
          <w:sz w:val="22"/>
        </w:rPr>
        <w:t xml:space="preserve">(d) the </w:t>
      </w:r>
      <w:del w:id="5250" w:author="Whitfield Corr &amp; Loewe LLP" w:date="2025-04-03T09:00:00Z">
        <w:r>
          <w:rPr>
            <w:rFonts w:ascii="Times New Roman" w:hAnsi="Times New Roman"/>
            <w:color w:val="000000"/>
            <w:sz w:val="22"/>
          </w:rPr>
          <w:delText xml:space="preserve">amount</w:delText>
        </w:r>
      </w:del>
      <w:ins w:id="5251" w:author="Whitfield Corr &amp; Loewe LLP" w:date="2025-04-03T09:00:00Z">
        <w:r>
          <w:rPr>
            <w:rFonts w:ascii="Times New Roman" w:hAnsi="Times New Roman"/>
            <w:color w:val="000000"/>
            <w:sz w:val="22"/>
          </w:rPr>
          <w:t xml:space="preserve">Cumulative</w:t>
        </w:r>
      </w:ins>
      <w:r>
        <w:rPr>
          <w:rFonts w:ascii="Times New Roman" w:hAnsi="Times New Roman"/>
          <w:color w:val="000000"/>
          <w:sz w:val="22"/>
        </w:rPr>
        <w:t xml:space="preserve"> </w:t>
      </w:r>
      <w:del w:id="5252" w:author="Whitfield Corr &amp; Loewe LLP" w:date="2025-04-03T09:00:00Z">
        <w:r>
          <w:rPr>
            <w:rFonts w:ascii="Times New Roman" w:hAnsi="Times New Roman"/>
            <w:color w:val="000000"/>
            <w:sz w:val="22"/>
          </w:rPr>
          <w:delText xml:space="preserve">payable</w:delText>
        </w:r>
      </w:del>
      <w:ins w:id="5253" w:author="Whitfield Corr &amp; Loewe LLP" w:date="2025-04-03T09:00:00Z">
        <w:r>
          <w:rPr>
            <w:rFonts w:ascii="Times New Roman" w:hAnsi="Times New Roman"/>
            <w:color w:val="000000"/>
            <w:sz w:val="22"/>
          </w:rPr>
          <w:t xml:space="preserve">Net</w:t>
        </w:r>
      </w:ins>
      <w:r>
        <w:rPr>
          <w:rFonts w:ascii="Times New Roman" w:hAnsi="Times New Roman"/>
          <w:color w:val="000000"/>
          <w:sz w:val="22"/>
        </w:rPr>
        <w:t xml:space="preserve"> </w:t>
      </w:r>
      <w:del w:id="5254" w:author="Whitfield Corr &amp; Loewe LLP" w:date="2025-04-03T09:00:00Z">
        <w:r>
          <w:rPr>
            <w:rFonts w:ascii="Times New Roman" w:hAnsi="Times New Roman"/>
            <w:color w:val="000000"/>
            <w:sz w:val="22"/>
          </w:rPr>
          <w:delText xml:space="preserve">to</w:delText>
        </w:r>
      </w:del>
      <w:ins w:id="5255" w:author="Whitfield Corr &amp; Loewe LLP" w:date="2025-04-03T09:00:00Z">
        <w:r>
          <w:rPr>
            <w:rFonts w:ascii="Times New Roman" w:hAnsi="Times New Roman"/>
            <w:color w:val="000000"/>
            <w:sz w:val="22"/>
          </w:rPr>
          <w:t xml:space="preserve">Revenue as of</w:t>
        </w:r>
      </w:ins>
      <w:r>
        <w:rPr>
          <w:rFonts w:ascii="Times New Roman" w:hAnsi="Times New Roman"/>
          <w:color w:val="000000"/>
          <w:sz w:val="22"/>
        </w:rPr>
        <w:t xml:space="preserve"> the </w:t>
      </w:r>
      <w:del w:id="5256" w:author="Whitfield Corr &amp; Loewe LLP" w:date="2025-04-03T09:00:00Z">
        <w:r>
          <w:rPr>
            <w:rFonts w:ascii="Times New Roman" w:hAnsi="Times New Roman"/>
            <w:color w:val="000000"/>
            <w:sz w:val="22"/>
          </w:rPr>
          <w:delText xml:space="preserve">other</w:delText>
        </w:r>
      </w:del>
      <w:ins w:id="5257" w:author="Whitfield Corr &amp; Loewe LLP" w:date="2025-04-03T09:00:00Z">
        <w:r>
          <w:rPr>
            <w:rFonts w:ascii="Times New Roman" w:hAnsi="Times New Roman"/>
            <w:color w:val="000000"/>
            <w:sz w:val="22"/>
          </w:rPr>
          <w:t xml:space="preserve">end</w:t>
        </w:r>
      </w:ins>
      <w:r>
        <w:rPr>
          <w:rFonts w:ascii="Times New Roman" w:hAnsi="Times New Roman"/>
          <w:color w:val="000000"/>
          <w:sz w:val="22"/>
        </w:rPr>
        <w:t xml:space="preserve"> </w:t>
      </w:r>
      <w:del w:id="5258" w:author="Whitfield Corr &amp; Loewe LLP" w:date="2025-04-03T09:00:00Z">
        <w:r>
          <w:rPr>
            <w:rFonts w:ascii="Times New Roman" w:hAnsi="Times New Roman"/>
            <w:color w:val="000000"/>
            <w:sz w:val="22"/>
          </w:rPr>
          <w:delText xml:space="preserve">Party</w:delText>
        </w:r>
      </w:del>
      <w:ins w:id="5259" w:author="Whitfield Corr &amp; Loewe LLP" w:date="2025-04-03T09:00:00Z">
        <w:r>
          <w:rPr>
            <w:rFonts w:ascii="Times New Roman" w:hAnsi="Times New Roman"/>
            <w:color w:val="000000"/>
            <w:sz w:val="22"/>
          </w:rPr>
          <w:t xml:space="preserve">of the applicable quarter and the allocation of the applicable quarter's Net Revenue between Tier 1 and Tier 2 under Section 7</w:t>
        </w:r>
      </w:ins>
      <w:r>
        <w:rPr>
          <w:rFonts w:ascii="Times New Roman" w:hAnsi="Times New Roman"/>
          <w:color w:val="000000"/>
          <w:sz w:val="22"/>
        </w:rPr>
        <w:t xml:space="preserve">.</w:t>
      </w:r>
      <w:ins w:id="5260" w:author="Whitfield Corr &amp; Loewe LLP" w:date="2025-04-03T09:00:00Z">
        <w:r>
          <w:rPr>
            <w:rFonts w:ascii="Times New Roman" w:hAnsi="Times New Roman"/>
            <w:color w:val="000000"/>
            <w:sz w:val="22"/>
          </w:rPr>
          <w:t xml:space="preserve">2; and</w:t>
        </w:r>
      </w:ins>
    </w:p>
    <w:p>
      <w:pPr>
        <w:spacing w:line="276" w:lineRule="auto" w:before="0" w:after="120"/>
        <w:ind w:left="432"/>
        <w:jc w:val="both"/>
        <w:rPr>
          <w:ins w:id="5261" w:author="Whitfield Corr &amp; Loewe LLP" w:date="2025-04-03T09:00:00Z"/>
        </w:rPr>
      </w:pPr>
      <w:ins w:id="5262" w:author="Whitfield Corr &amp; Loewe LLP" w:date="2025-04-03T09:00:00Z">
        <w:r>
          <w:rPr>
            <w:rFonts w:ascii="Times New Roman" w:hAnsi="Times New Roman"/>
            <w:color w:val="000000"/>
            <w:sz w:val="22"/>
          </w:rPr>
          <w:t xml:space="preserve">(e) the amount payable to the other Party.</w:t>
        </w:r>
      </w:ins>
    </w:p>
    <w:p>
      <w:pPr>
        <w:spacing w:line="276" w:lineRule="auto" w:before="0" w:after="120"/>
        <w:jc w:val="both"/>
      </w:pPr>
      <w:r>
        <w:rPr>
          <w:rFonts w:ascii="Times New Roman" w:hAnsi="Times New Roman"/>
          <w:color w:val="000000"/>
          <w:sz w:val="22"/>
        </w:rPr>
        <w:t>Payments of the other Party's share of Net Revenue shall be made within sixty (60) calendar days following the end of each calendar quarter by wire transfer to the account designated by the receiving Party in writing. All payments shall be made in United States Dollars.</w:t>
      </w:r>
    </w:p>
    <w:p>
      <w:pPr>
        <w:spacing w:line="276" w:lineRule="auto" w:before="0" w:after="120"/>
        <w:jc w:val="both"/>
      </w:pPr>
      <w:r>
        <w:rPr>
          <w:rFonts w:ascii="Times New Roman" w:hAnsi="Times New Roman"/>
          <w:color w:val="000000"/>
          <w:sz w:val="22"/>
        </w:rPr>
        <w:t>Each Party shall maintain complete and accurate books and records in accordance with GAAP, consistently applied, sufficient to verify the accuracy of all Net Revenue calculations, revenue reports, and payments made under this Article 7. Each Party shall retain such books and records for a period of not less than three (3) years following the end of the calendar year to which they relate.</w:t>
      </w:r>
    </w:p>
    <w:p>
      <w:pPr>
        <w:spacing w:line="276" w:lineRule="auto" w:before="0" w:after="120"/>
        <w:jc w:val="both"/>
      </w:pPr>
      <w:r>
        <w:rPr>
          <w:rFonts w:ascii="Times New Roman" w:hAnsi="Times New Roman"/>
          <w:color w:val="000000"/>
          <w:sz w:val="22"/>
        </w:rPr>
        <w:t>Upon not less than thirty (30) calendar days' prior written notice, each Party shall have the right to engage an independent certified public accounting firm, at the auditing Party's expense, to audit the other Party's books and records solely for the purpose of verifying the accuracy and completeness of Net Revenue calculations and payments. Such audits shall be conducted during normal business hours and shall not unreasonably interfere with the audited Party's business operations. If an audit reveals an underpayment of more than five percent (5%) of the amount due for any calendar year, the audited Party shall promptly pay the deficiency together with interest at the lesser of one and one-half percent (1.5%) per month or the maximum rate permitted by applicable law, and shall reimburse the auditing Party for the reasonable costs of the audit.</w:t>
      </w:r>
    </w:p>
    <w:p>
      <w:pPr>
        <w:keepNext/>
        <w:spacing w:line="276" w:lineRule="auto" w:before="360" w:after="120"/>
        <w:jc w:val="left"/>
      </w:pPr>
      <w:r>
        <w:rPr>
          <w:rFonts w:ascii="Times New Roman" w:hAnsi="Times New Roman"/>
          <w:b/>
          <w:color w:val="000000"/>
          <w:sz w:val="22"/>
          <w:u w:val="single"/>
        </w:rPr>
        <w:t>ARTICLE 8 — EXCLUSIVITY</w:t>
      </w:r>
    </w:p>
    <w:p>
      <w:pPr>
        <w:keepNext/>
        <w:spacing w:line="276" w:lineRule="auto" w:before="200" w:after="80"/>
        <w:ind w:left="0"/>
      </w:pPr>
      <w:r>
        <w:rPr>
          <w:rFonts w:ascii="Times New Roman" w:hAnsi="Times New Roman"/>
          <w:b/>
          <w:color w:val="000000"/>
          <w:sz w:val="22"/>
        </w:rPr>
        <w:t>Section 8.1 — Exclusive Development and Commercialization</w:t>
      </w:r>
    </w:p>
    <w:p>
      <w:pPr>
        <w:spacing w:line="276" w:lineRule="auto" w:before="0" w:after="120"/>
        <w:jc w:val="both"/>
      </w:pPr>
      <w:commentRangeStart w:id="16"/>
      <w:r>
        <w:rPr>
          <w:rFonts w:ascii="Times New Roman" w:hAnsi="Times New Roman"/>
          <w:color w:val="000000"/>
          <w:sz w:val="22"/>
        </w:rPr>
        <w:t xml:space="preserve">During the period commencing on the Effective Date and continuing for</w:t>
      </w:r>
      <w:del w:id="5263" w:author="Whitfield Corr &amp; Loewe LLP" w:date="2025-04-03T09:00:00Z">
        <w:r>
          <w:rPr>
            <w:rFonts w:ascii="Times New Roman" w:hAnsi="Times New Roman"/>
            <w:color w:val="000000"/>
            <w:sz w:val="22"/>
          </w:rPr>
          <w:delText xml:space="preserve">  </w:delText>
        </w:r>
      </w:del>
      <w:del w:id="5264" w:author="Whitfield Corr &amp; Loewe LLP" w:date="2025-04-03T09:00:00Z">
        <w:r>
          <w:rPr>
            <w:rFonts w:ascii="Times New Roman" w:hAnsi="Times New Roman" w:cs="Times New Roman"/>
            <w:sz w:val="22"/>
            <w:szCs w:val="22"/>
            <w:color w:val="000000"/>
          </w:rPr>
          <w:delText xml:space="preserve">twelve</w:delText>
        </w:r>
      </w:del>
      <w:ins w:id="5265" w:author="Whitfield Corr &amp; Loewe LLP" w:date="2025-04-03T09:00:00Z">
        <w:r>
          <w:rPr>
            <w:rFonts w:ascii="Times New Roman" w:hAnsi="Times New Roman"/>
            <w:color w:val="000000"/>
            <w:sz w:val="22"/>
          </w:rPr>
          <w:t xml:space="preserve"> eighteen</w:t>
        </w:r>
      </w:ins>
      <w:r>
        <w:rPr>
          <w:rFonts w:ascii="Times New Roman" w:hAnsi="Times New Roman" w:cs="Times New Roman"/>
          <w:sz w:val="22"/>
          <w:szCs w:val="22"/>
          <w:color w:val="000000"/>
        </w:rPr>
        <w:t xml:space="preserve"> (</w:t>
      </w:r>
      <w:del w:id="5266" w:author="Whitfield Corr &amp; Loewe LLP" w:date="2025-04-03T09:00:00Z">
        <w:r>
          <w:rPr>
            <w:rFonts w:ascii="Times New Roman" w:hAnsi="Times New Roman" w:cs="Times New Roman"/>
            <w:sz w:val="22"/>
            <w:szCs w:val="22"/>
            <w:color w:val="000000"/>
          </w:rPr>
          <w:delText xml:space="preserve">12</w:delText>
        </w:r>
      </w:del>
      <w:ins w:id="5267" w:author="Whitfield Corr &amp; Loewe LLP" w:date="2025-04-03T09:00:00Z">
        <w:r>
          <w:rPr>
            <w:rFonts w:ascii="Times New Roman" w:hAnsi="Times New Roman"/>
            <w:color w:val="000000"/>
            <w:sz w:val="22"/>
          </w:rPr>
          <w:t xml:space="preserve">18</w:t>
        </w:r>
      </w:ins>
      <w:r>
        <w:rPr>
          <w:rFonts w:ascii="Times New Roman" w:hAnsi="Times New Roman" w:cs="Times New Roman"/>
          <w:sz w:val="22"/>
          <w:szCs w:val="22"/>
          <w:color w:val="000000"/>
        </w:rPr>
        <w:t xml:space="preserve">)</w:t>
      </w:r>
      <w:r>
        <w:rPr>
          <w:rFonts w:ascii="Times New Roman" w:hAnsi="Times New Roman"/>
          <w:color w:val="000000"/>
          <w:sz w:val="22"/>
        </w:rPr>
        <w:t xml:space="preserve"> months thereafter (the "</w:t>
      </w:r>
      <w:r>
        <w:rPr>
          <w:rFonts w:ascii="Times New Roman" w:hAnsi="Times New Roman"/>
          <w:b/>
          <w:color w:val="000000"/>
          <w:sz w:val="22"/>
        </w:rPr>
        <w:t xml:space="preserve">Exclusivity Period</w:t>
      </w:r>
      <w:r>
        <w:rPr>
          <w:rFonts w:ascii="Times New Roman" w:hAnsi="Times New Roman"/>
          <w:color w:val="000000"/>
          <w:sz w:val="22"/>
        </w:rPr>
        <w:t xml:space="preserve">"), neither Party shall, directly or indirectly, whether alone or in collaboration with any third party:</w:t>
      </w:r>
      <w:commentRangeEnd w:id="16"/>
      <w:r>
        <w:rPr>
          <w:rStyle w:val="CommentReference"/>
        </w:rPr>
        <w:commentReference w:id="16"/>
      </w:r>
    </w:p>
    <w:p>
      <w:pPr>
        <w:spacing w:line="276" w:lineRule="auto" w:before="0" w:after="120"/>
        <w:ind w:left="432"/>
        <w:jc w:val="both"/>
      </w:pPr>
      <w:r>
        <w:rPr>
          <w:rFonts w:ascii="Times New Roman" w:hAnsi="Times New Roman"/>
          <w:color w:val="000000"/>
          <w:sz w:val="22"/>
        </w:rPr>
        <w:t>(a) develop, design, engineer, or create any sensor-fusion authentication platform or product that is competitive with or substantially similar to Project Lumen;</w:t>
      </w:r>
    </w:p>
    <w:p>
      <w:pPr>
        <w:spacing w:line="276" w:lineRule="auto" w:before="0" w:after="120"/>
        <w:ind w:left="432"/>
        <w:jc w:val="both"/>
      </w:pPr>
      <w:r>
        <w:rPr>
          <w:rFonts w:ascii="Times New Roman" w:hAnsi="Times New Roman"/>
          <w:color w:val="000000"/>
          <w:sz w:val="22"/>
        </w:rPr>
        <w:t>(b) market, sell, license, distribute, or otherwise commercially exploit any such competitive sensor-fusion authentication platform or product; or</w:t>
      </w:r>
    </w:p>
    <w:p>
      <w:pPr>
        <w:spacing w:line="276" w:lineRule="auto" w:before="0" w:after="120"/>
        <w:ind w:left="432"/>
        <w:jc w:val="both"/>
      </w:pPr>
      <w:r>
        <w:rPr>
          <w:rFonts w:ascii="Times New Roman" w:hAnsi="Times New Roman"/>
          <w:color w:val="000000"/>
          <w:sz w:val="22"/>
        </w:rPr>
        <w:t>(c) enter into any agreement, arrangement, or understanding with any third party for the purpose of any of the activities described in clauses (a) or (b) above.</w:t>
      </w:r>
    </w:p>
    <w:p>
      <w:pPr>
        <w:spacing w:line="276" w:lineRule="auto" w:before="0" w:after="120"/>
        <w:jc w:val="both"/>
      </w:pPr>
      <w:r>
        <w:rPr>
          <w:rFonts w:ascii="Times New Roman" w:hAnsi="Times New Roman"/>
          <w:color w:val="000000"/>
          <w:sz w:val="22"/>
        </w:rPr>
        <w:t>The term "sensor-fusion authentication platform" as used in this Section 8.1 means any integrated hardware-software system that combines embedded computing modules with biometric identity verification algorithms using sensor-fusion techniques for the purpose of authenticating the identity of individuals in industrial, enterprise, or commercial environments.</w:t>
      </w:r>
    </w:p>
    <w:p>
      <w:pPr>
        <w:keepNext/>
        <w:spacing w:line="276" w:lineRule="auto" w:before="200" w:after="80"/>
        <w:ind w:left="0"/>
      </w:pPr>
      <w:r>
        <w:rPr>
          <w:rFonts w:ascii="Times New Roman" w:hAnsi="Times New Roman"/>
          <w:b/>
          <w:color w:val="000000"/>
          <w:sz w:val="22"/>
        </w:rPr>
        <w:t xml:space="preserve">Section 8.2 — </w:t>
      </w:r>
      <w:del w:id="5268" w:author="Whitfield Corr &amp; Loewe LLP" w:date="2025-04-03T09:00:00Z">
        <w:r>
          <w:rPr>
            <w:rFonts w:ascii="Times New Roman" w:hAnsi="Times New Roman"/>
            <w:b/>
            <w:color w:val="000000"/>
            <w:sz w:val="22"/>
          </w:rPr>
          <w:delText xml:space="preserve">[DELETED:</w:delText>
        </w:r>
      </w:del>
      <w:ins w:id="5269" w:author="Whitfield Corr &amp; Loewe LLP" w:date="2025-04-03T09:00:00Z">
        <w:r>
          <w:rPr>
            <w:rFonts w:ascii="Times New Roman" w:hAnsi="Times New Roman"/>
            <w:b/>
            <w:color w:val="000000"/>
            <w:sz w:val="22"/>
          </w:rPr>
          <w:t xml:space="preserve">Pre-Existing</w:t>
        </w:r>
      </w:ins>
      <w:r>
        <w:rPr>
          <w:rFonts w:ascii="Times New Roman" w:hAnsi="Times New Roman"/>
          <w:b/>
          <w:color w:val="000000"/>
          <w:sz w:val="22"/>
        </w:rPr>
        <w:t xml:space="preserve"> </w:t>
      </w:r>
      <w:del w:id="5270" w:author="Whitfield Corr &amp; Loewe LLP" w:date="2025-04-03T09:00:00Z">
        <w:r>
          <w:rPr>
            <w:rFonts w:ascii="Times New Roman" w:hAnsi="Times New Roman"/>
            <w:b/>
            <w:color w:val="000000"/>
            <w:sz w:val="22"/>
          </w:rPr>
          <w:delText xml:space="preserve">No</w:delText>
        </w:r>
      </w:del>
      <w:ins w:id="5271" w:author="Whitfield Corr &amp; Loewe LLP" w:date="2025-04-03T09:00:00Z">
        <w:r>
          <w:rPr>
            <w:rFonts w:ascii="Times New Roman" w:hAnsi="Times New Roman"/>
            <w:b/>
            <w:color w:val="000000"/>
            <w:sz w:val="22"/>
          </w:rPr>
          <w:t xml:space="preserve">Third-Party</w:t>
        </w:r>
      </w:ins>
      <w:r>
        <w:rPr>
          <w:rFonts w:ascii="Times New Roman" w:hAnsi="Times New Roman"/>
          <w:b/>
          <w:color w:val="000000"/>
          <w:sz w:val="22"/>
        </w:rPr>
        <w:t xml:space="preserve"> </w:t>
      </w:r>
      <w:del w:id="5272" w:author="Whitfield Corr &amp; Loewe LLP" w:date="2025-04-03T09:00:00Z">
        <w:r>
          <w:rPr>
            <w:rFonts w:ascii="Times New Roman" w:hAnsi="Times New Roman"/>
            <w:b/>
            <w:color w:val="000000"/>
            <w:sz w:val="22"/>
          </w:rPr>
          <w:delText xml:space="preserve">Carve-Outs]</w:delText>
        </w:r>
      </w:del>
      <w:ins w:id="5273" w:author="Whitfield Corr &amp; Loewe LLP" w:date="2025-04-03T09:00:00Z">
        <w:r>
          <w:rPr>
            <w:rFonts w:ascii="Times New Roman" w:hAnsi="Times New Roman"/>
            <w:b/>
            <w:color w:val="000000"/>
            <w:sz w:val="22"/>
          </w:rPr>
          <w:t xml:space="preserve">Contracts</w:t>
        </w:r>
      </w:ins>
      <w:r>
        <w:rPr>
          <w:rFonts w:ascii="Times New Roman" w:hAnsi="Times New Roman"/>
          <w:b/>
          <w:color w:val="000000"/>
          <w:sz w:val="22"/>
        </w:rPr>
        <w:t xml:space="preserve"> </w:t>
      </w:r>
      <w:del w:id="5274" w:author="Whitfield Corr &amp; Loewe LLP" w:date="2025-04-03T09:00:00Z">
        <w:r>
          <w:rPr>
            <w:rFonts w:ascii="Times New Roman" w:hAnsi="Times New Roman"/>
            <w:b/>
            <w:color w:val="000000"/>
            <w:sz w:val="22"/>
          </w:rPr>
          <w:delText xml:space="preserve">[ADDED:</w:delText>
        </w:r>
      </w:del>
      <w:ins w:id="5275" w:author="Whitfield Corr &amp; Loewe LLP" w:date="2025-04-03T09:00:00Z">
        <w:r>
          <w:rPr>
            <w:rFonts w:ascii="Times New Roman" w:hAnsi="Times New Roman"/>
            <w:b/>
            <w:color w:val="000000"/>
            <w:sz w:val="22"/>
          </w:rPr>
          <w:t xml:space="preserve">(Schedule</w:t>
        </w:r>
      </w:ins>
      <w:r>
        <w:rPr>
          <w:rFonts w:ascii="Times New Roman" w:hAnsi="Times New Roman"/>
          <w:b/>
          <w:color w:val="000000"/>
          <w:sz w:val="22"/>
        </w:rPr>
        <w:t xml:space="preserve"> </w:t>
      </w:r>
      <w:del w:id="5276" w:author="Whitfield Corr &amp; Loewe LLP" w:date="2025-04-03T09:00:00Z">
        <w:r>
          <w:rPr>
            <w:rFonts w:ascii="Times New Roman" w:hAnsi="Times New Roman"/>
            <w:b/>
            <w:color w:val="000000"/>
            <w:sz w:val="22"/>
          </w:rPr>
          <w:delText xml:space="preserve">TerraCore OEM Carve-Out]</w:delText>
        </w:r>
      </w:del>
      <w:ins w:id="5277" w:author="Whitfield Corr &amp; Loewe LLP" w:date="2025-04-03T09:00:00Z">
        <w:r>
          <w:rPr>
            <w:rFonts w:ascii="Times New Roman" w:hAnsi="Times New Roman"/>
            <w:b/>
            <w:color w:val="000000"/>
            <w:sz w:val="22"/>
          </w:rPr>
          <w:t xml:space="preserve">4)</w:t>
        </w:r>
      </w:ins>
    </w:p>
    <w:p>
      <w:pPr>
        <w:spacing w:line="276" w:lineRule="auto" w:before="0" w:after="120"/>
        <w:jc w:val="both"/>
      </w:pPr>
      <w:commentRangeStart w:id="18"/>
      <w:commentRangeStart w:id="17"/>
      <w:r>
        <w:rPr>
          <w:rFonts w:ascii="Times New Roman" w:hAnsi="Times New Roman" w:cs="Times New Roman"/>
          <w:sz w:val="22"/>
          <w:szCs w:val="22"/>
          <w:color w:val="000000"/>
        </w:rPr>
        <w:t xml:space="preserve">Notwithstanding Section 8.1, </w:t>
      </w:r>
      <w:del w:id="5278" w:author="Whitfield Corr &amp; Loewe LLP" w:date="2025-04-03T09:00:00Z">
        <w:r>
          <w:rPr>
            <w:rFonts w:ascii="Times New Roman" w:hAnsi="Times New Roman" w:cs="Times New Roman"/>
            <w:sz w:val="22"/>
            <w:szCs w:val="22"/>
            <w:color w:val="000000"/>
          </w:rPr>
          <w:delText xml:space="preserve">TerraCore's</w:delText>
        </w:r>
      </w:del>
      <w:ins w:id="5279" w:author="Whitfield Corr &amp; Loewe LLP" w:date="2025-04-03T09:00:00Z">
        <w:r>
          <w:rPr>
            <w:rFonts w:ascii="Times New Roman" w:hAnsi="Times New Roman" w:cs="Times New Roman"/>
            <w:sz w:val="22"/>
            <w:szCs w:val="22"/>
            <w:color w:val="000000"/>
          </w:rPr>
          <w:t xml:space="preserve">neither</w:t>
        </w:r>
      </w:ins>
      <w:r>
        <w:rPr>
          <w:rFonts w:ascii="Times New Roman" w:hAnsi="Times New Roman" w:cs="Times New Roman"/>
          <w:sz w:val="22"/>
          <w:szCs w:val="22"/>
          <w:color w:val="000000"/>
        </w:rPr>
        <w:t xml:space="preserve"> </w:t>
      </w:r>
      <w:del w:id="5280" w:author="Whitfield Corr &amp; Loewe LLP" w:date="2025-04-03T09:00:00Z">
        <w:r>
          <w:rPr>
            <w:rFonts w:ascii="Times New Roman" w:hAnsi="Times New Roman" w:cs="Times New Roman"/>
            <w:sz w:val="22"/>
            <w:szCs w:val="22"/>
            <w:color w:val="000000"/>
          </w:rPr>
          <w:delText xml:space="preserve">existing</w:delText>
        </w:r>
      </w:del>
      <w:ins w:id="5281" w:author="Whitfield Corr &amp; Loewe LLP" w:date="2025-04-03T09:00:00Z">
        <w:r>
          <w:rPr>
            <w:rFonts w:ascii="Times New Roman" w:hAnsi="Times New Roman" w:cs="Times New Roman"/>
            <w:sz w:val="22"/>
            <w:szCs w:val="22"/>
            <w:color w:val="000000"/>
          </w:rPr>
          <w:t xml:space="preserve">Party</w:t>
        </w:r>
      </w:ins>
      <w:r>
        <w:rPr>
          <w:rFonts w:ascii="Times New Roman" w:hAnsi="Times New Roman" w:cs="Times New Roman"/>
          <w:sz w:val="22"/>
          <w:szCs w:val="22"/>
          <w:color w:val="000000"/>
        </w:rPr>
        <w:t xml:space="preserve"> </w:t>
      </w:r>
      <w:del w:id="5282" w:author="Whitfield Corr &amp; Loewe LLP" w:date="2025-04-03T09:00:00Z">
        <w:r>
          <w:rPr>
            <w:rFonts w:ascii="Times New Roman" w:hAnsi="Times New Roman" w:cs="Times New Roman"/>
            <w:sz w:val="22"/>
            <w:szCs w:val="22"/>
            <w:color w:val="000000"/>
          </w:rPr>
          <w:delText xml:space="preserve">OEM</w:delText>
        </w:r>
      </w:del>
      <w:ins w:id="5283" w:author="Whitfield Corr &amp; Loewe LLP" w:date="2025-04-03T09:00:00Z">
        <w:r>
          <w:rPr>
            <w:rFonts w:ascii="Times New Roman" w:hAnsi="Times New Roman" w:cs="Times New Roman"/>
            <w:sz w:val="22"/>
            <w:szCs w:val="22"/>
            <w:color w:val="000000"/>
          </w:rPr>
          <w:t xml:space="preserve">shall</w:t>
        </w:r>
      </w:ins>
      <w:r>
        <w:rPr>
          <w:rFonts w:ascii="Times New Roman" w:hAnsi="Times New Roman" w:cs="Times New Roman"/>
          <w:sz w:val="22"/>
          <w:szCs w:val="22"/>
          <w:color w:val="000000"/>
        </w:rPr>
        <w:t xml:space="preserve"> </w:t>
      </w:r>
      <w:del w:id="5284" w:author="Whitfield Corr &amp; Loewe LLP" w:date="2025-04-03T09:00:00Z">
        <w:r>
          <w:rPr>
            <w:rFonts w:ascii="Times New Roman" w:hAnsi="Times New Roman" w:cs="Times New Roman"/>
            <w:sz w:val="22"/>
            <w:szCs w:val="22"/>
            <w:color w:val="000000"/>
          </w:rPr>
          <w:delText xml:space="preserve">supply</w:delText>
        </w:r>
      </w:del>
      <w:ins w:id="5285" w:author="Whitfield Corr &amp; Loewe LLP" w:date="2025-04-03T09:00:00Z">
        <w:r>
          <w:rPr>
            <w:rFonts w:ascii="Times New Roman" w:hAnsi="Times New Roman" w:cs="Times New Roman"/>
            <w:sz w:val="22"/>
            <w:szCs w:val="22"/>
            <w:color w:val="000000"/>
          </w:rPr>
          <w:t xml:space="preserve">be</w:t>
        </w:r>
      </w:ins>
      <w:r>
        <w:rPr>
          <w:rFonts w:ascii="Times New Roman" w:hAnsi="Times New Roman" w:cs="Times New Roman"/>
          <w:sz w:val="22"/>
          <w:szCs w:val="22"/>
          <w:color w:val="000000"/>
        </w:rPr>
        <w:t xml:space="preserve"> </w:t>
      </w:r>
      <w:del w:id="5286" w:author="Whitfield Corr &amp; Loewe LLP" w:date="2025-04-03T09:00:00Z">
        <w:r>
          <w:rPr>
            <w:rFonts w:ascii="Times New Roman" w:hAnsi="Times New Roman" w:cs="Times New Roman"/>
            <w:sz w:val="22"/>
            <w:szCs w:val="22"/>
            <w:color w:val="000000"/>
          </w:rPr>
          <w:delText xml:space="preserve">agreements</w:delText>
        </w:r>
      </w:del>
      <w:ins w:id="5287" w:author="Whitfield Corr &amp; Loewe LLP" w:date="2025-04-03T09:00:00Z">
        <w:r>
          <w:rPr>
            <w:rFonts w:ascii="Times New Roman" w:hAnsi="Times New Roman" w:cs="Times New Roman"/>
            <w:sz w:val="22"/>
            <w:szCs w:val="22"/>
            <w:color w:val="000000"/>
          </w:rPr>
          <w:t xml:space="preserve">deemed to be in breach of the exclusivity obligations of this Article 8 by reason of performing its obligations or exercising its rights under any contract between such Party and a third party that is</w:t>
        </w:r>
      </w:ins>
      <w:r>
        <w:rPr>
          <w:rFonts w:ascii="Times New Roman" w:hAnsi="Times New Roman" w:cs="Times New Roman"/>
          <w:sz w:val="22"/>
          <w:szCs w:val="22"/>
          <w:color w:val="000000"/>
        </w:rPr>
        <w:t xml:space="preserve"> in effect as of the Effective Date </w:t>
      </w:r>
      <w:del w:id="5288" w:author="Whitfield Corr &amp; Loewe LLP" w:date="2025-04-03T09:00:00Z">
        <w:r>
          <w:rPr>
            <w:rFonts w:ascii="Times New Roman" w:hAnsi="Times New Roman" w:cs="Times New Roman"/>
            <w:sz w:val="22"/>
            <w:szCs w:val="22"/>
            <w:color w:val="000000"/>
          </w:rPr>
          <w:delText xml:space="preserve">shall</w:delText>
        </w:r>
      </w:del>
      <w:ins w:id="5289" w:author="Whitfield Corr &amp; Loewe LLP" w:date="2025-04-03T09:00:00Z">
        <w:r>
          <w:rPr>
            <w:rFonts w:ascii="Times New Roman" w:hAnsi="Times New Roman" w:cs="Times New Roman"/>
            <w:sz w:val="22"/>
            <w:szCs w:val="22"/>
            <w:color w:val="000000"/>
          </w:rPr>
          <w:t xml:space="preserve">and</w:t>
        </w:r>
      </w:ins>
      <w:r>
        <w:rPr>
          <w:rFonts w:ascii="Times New Roman" w:hAnsi="Times New Roman" w:cs="Times New Roman"/>
          <w:sz w:val="22"/>
          <w:szCs w:val="22"/>
          <w:color w:val="000000"/>
        </w:rPr>
        <w:t xml:space="preserve"> </w:t>
      </w:r>
      <w:del w:id="5290" w:author="Whitfield Corr &amp; Loewe LLP" w:date="2025-04-03T09:00:00Z">
        <w:r>
          <w:rPr>
            <w:rFonts w:ascii="Times New Roman" w:hAnsi="Times New Roman" w:cs="Times New Roman"/>
            <w:sz w:val="22"/>
            <w:szCs w:val="22"/>
            <w:color w:val="000000"/>
          </w:rPr>
          <w:delText xml:space="preserve">not</w:delText>
        </w:r>
      </w:del>
      <w:ins w:id="5291" w:author="Whitfield Corr &amp; Loewe LLP" w:date="2025-04-03T09:00:00Z">
        <w:r>
          <w:rPr>
            <w:rFonts w:ascii="Times New Roman" w:hAnsi="Times New Roman" w:cs="Times New Roman"/>
            <w:sz w:val="22"/>
            <w:szCs w:val="22"/>
            <w:color w:val="000000"/>
          </w:rPr>
          <w:t xml:space="preserve">is</w:t>
        </w:r>
      </w:ins>
      <w:r>
        <w:rPr>
          <w:rFonts w:ascii="Times New Roman" w:hAnsi="Times New Roman" w:cs="Times New Roman"/>
          <w:sz w:val="22"/>
          <w:szCs w:val="22"/>
          <w:color w:val="000000"/>
        </w:rPr>
        <w:t xml:space="preserve"> </w:t>
      </w:r>
      <w:del w:id="5292" w:author="Whitfield Corr &amp; Loewe LLP" w:date="2025-04-03T09:00:00Z">
        <w:r>
          <w:rPr>
            <w:rFonts w:ascii="Times New Roman" w:hAnsi="Times New Roman" w:cs="Times New Roman"/>
            <w:sz w:val="22"/>
            <w:szCs w:val="22"/>
            <w:color w:val="000000"/>
          </w:rPr>
          <w:delText xml:space="preserve">be</w:delText>
        </w:r>
      </w:del>
      <w:ins w:id="5293" w:author="Whitfield Corr &amp; Loewe LLP" w:date="2025-04-03T09:00:00Z">
        <w:r>
          <w:rPr>
            <w:rFonts w:ascii="Times New Roman" w:hAnsi="Times New Roman" w:cs="Times New Roman"/>
            <w:sz w:val="22"/>
            <w:szCs w:val="22"/>
            <w:color w:val="000000"/>
          </w:rPr>
          <w:t xml:space="preserve">listed</w:t>
        </w:r>
      </w:ins>
      <w:r>
        <w:rPr>
          <w:rFonts w:ascii="Times New Roman" w:hAnsi="Times New Roman" w:cs="Times New Roman"/>
          <w:sz w:val="22"/>
          <w:szCs w:val="22"/>
          <w:color w:val="000000"/>
        </w:rPr>
        <w:t xml:space="preserve"> </w:t>
      </w:r>
      <w:del w:id="5294" w:author="Whitfield Corr &amp; Loewe LLP" w:date="2025-04-03T09:00:00Z">
        <w:r>
          <w:rPr>
            <w:rFonts w:ascii="Times New Roman" w:hAnsi="Times New Roman" w:cs="Times New Roman"/>
            <w:sz w:val="22"/>
            <w:szCs w:val="22"/>
            <w:color w:val="000000"/>
          </w:rPr>
          <w:delText xml:space="preserve">deemed</w:delText>
        </w:r>
      </w:del>
      <w:ins w:id="5295" w:author="Whitfield Corr &amp; Loewe LLP" w:date="2025-04-03T09:00:00Z">
        <w:r>
          <w:rPr>
            <w:rFonts w:ascii="Times New Roman" w:hAnsi="Times New Roman" w:cs="Times New Roman"/>
            <w:sz w:val="22"/>
            <w:szCs w:val="22"/>
            <w:color w:val="000000"/>
          </w:rPr>
          <w:t xml:space="preserve">for</w:t>
        </w:r>
      </w:ins>
      <w:r>
        <w:rPr>
          <w:rFonts w:ascii="Times New Roman" w:hAnsi="Times New Roman" w:cs="Times New Roman"/>
          <w:sz w:val="22"/>
          <w:szCs w:val="22"/>
          <w:color w:val="000000"/>
        </w:rPr>
        <w:t xml:space="preserve"> </w:t>
      </w:r>
      <w:del w:id="5296" w:author="Whitfield Corr &amp; Loewe LLP" w:date="2025-04-03T09:00:00Z">
        <w:r>
          <w:rPr>
            <w:rFonts w:ascii="Times New Roman" w:hAnsi="Times New Roman" w:cs="Times New Roman"/>
            <w:sz w:val="22"/>
            <w:szCs w:val="22"/>
            <w:color w:val="000000"/>
          </w:rPr>
          <w:delText xml:space="preserve">to</w:delText>
        </w:r>
      </w:del>
      <w:ins w:id="5297" w:author="Whitfield Corr &amp; Loewe LLP" w:date="2025-04-03T09:00:00Z">
        <w:r>
          <w:rPr>
            <w:rFonts w:ascii="Times New Roman" w:hAnsi="Times New Roman" w:cs="Times New Roman"/>
            <w:sz w:val="22"/>
            <w:szCs w:val="22"/>
            <w:color w:val="000000"/>
          </w:rPr>
          <w:t xml:space="preserve">such</w:t>
        </w:r>
      </w:ins>
      <w:r>
        <w:rPr>
          <w:rFonts w:ascii="Times New Roman" w:hAnsi="Times New Roman" w:cs="Times New Roman"/>
          <w:sz w:val="22"/>
          <w:szCs w:val="22"/>
          <w:color w:val="000000"/>
        </w:rPr>
        <w:t xml:space="preserve"> </w:t>
      </w:r>
      <w:del w:id="5298" w:author="Whitfield Corr &amp; Loewe LLP" w:date="2025-04-03T09:00:00Z">
        <w:r>
          <w:rPr>
            <w:rFonts w:ascii="Times New Roman" w:hAnsi="Times New Roman" w:cs="Times New Roman"/>
            <w:sz w:val="22"/>
            <w:szCs w:val="22"/>
            <w:color w:val="000000"/>
          </w:rPr>
          <w:delText xml:space="preserve">violate</w:delText>
        </w:r>
      </w:del>
      <w:ins w:id="5299" w:author="Whitfield Corr &amp; Loewe LLP" w:date="2025-04-03T09:00:00Z">
        <w:r>
          <w:rPr>
            <w:rFonts w:ascii="Times New Roman" w:hAnsi="Times New Roman" w:cs="Times New Roman"/>
            <w:sz w:val="22"/>
            <w:szCs w:val="22"/>
            <w:color w:val="000000"/>
          </w:rPr>
          <w:t xml:space="preserve">Party</w:t>
        </w:r>
      </w:ins>
      <w:r>
        <w:rPr>
          <w:rFonts w:ascii="Times New Roman" w:hAnsi="Times New Roman" w:cs="Times New Roman"/>
          <w:sz w:val="22"/>
          <w:szCs w:val="22"/>
          <w:color w:val="000000"/>
        </w:rPr>
        <w:t xml:space="preserve"> </w:t>
      </w:r>
      <w:del w:id="5300" w:author="Whitfield Corr &amp; Loewe LLP" w:date="2025-04-03T09:00:00Z">
        <w:r>
          <w:rPr>
            <w:rFonts w:ascii="Times New Roman" w:hAnsi="Times New Roman" w:cs="Times New Roman"/>
            <w:sz w:val="22"/>
            <w:szCs w:val="22"/>
            <w:color w:val="000000"/>
          </w:rPr>
          <w:delText xml:space="preserve">the</w:delText>
        </w:r>
      </w:del>
      <w:ins w:id="5301" w:author="Whitfield Corr &amp; Loewe LLP" w:date="2025-04-03T09:00:00Z">
        <w:r>
          <w:rPr>
            <w:rFonts w:ascii="Times New Roman" w:hAnsi="Times New Roman" w:cs="Times New Roman"/>
            <w:sz w:val="22"/>
            <w:szCs w:val="22"/>
            <w:color w:val="000000"/>
          </w:rPr>
          <w:t xml:space="preserve">on</w:t>
        </w:r>
      </w:ins>
      <w:r>
        <w:rPr>
          <w:rFonts w:ascii="Times New Roman" w:hAnsi="Times New Roman" w:cs="Times New Roman"/>
          <w:sz w:val="22"/>
          <w:szCs w:val="22"/>
          <w:color w:val="000000"/>
        </w:rPr>
        <w:t xml:space="preserve"> </w:t>
      </w:r>
      <w:del w:id="5302" w:author="Whitfield Corr &amp; Loewe LLP" w:date="2025-04-03T09:00:00Z">
        <w:r>
          <w:rPr>
            <w:rFonts w:ascii="Times New Roman" w:hAnsi="Times New Roman" w:cs="Times New Roman"/>
            <w:sz w:val="22"/>
            <w:szCs w:val="22"/>
            <w:color w:val="000000"/>
          </w:rPr>
          <w:delText xml:space="preserve">exclusivity</w:delText>
        </w:r>
      </w:del>
      <w:ins w:id="5303" w:author="Whitfield Corr &amp; Loewe LLP" w:date="2025-04-03T09:00:00Z">
        <w:r>
          <w:rPr>
            <w:rFonts w:ascii="Times New Roman" w:hAnsi="Times New Roman" w:cs="Times New Roman"/>
            <w:sz w:val="22"/>
            <w:szCs w:val="22"/>
            <w:color w:val="000000"/>
          </w:rPr>
          <w:t xml:space="preserve">Schedule</w:t>
        </w:r>
      </w:ins>
      <w:r>
        <w:rPr>
          <w:rFonts w:ascii="Times New Roman" w:hAnsi="Times New Roman" w:cs="Times New Roman"/>
          <w:sz w:val="22"/>
          <w:szCs w:val="22"/>
          <w:color w:val="000000"/>
        </w:rPr>
        <w:t xml:space="preserve"> </w:t>
      </w:r>
      <w:del w:id="5304" w:author="Whitfield Corr &amp; Loewe LLP" w:date="2025-04-03T09:00:00Z">
        <w:r>
          <w:rPr>
            <w:rFonts w:ascii="Times New Roman" w:hAnsi="Times New Roman" w:cs="Times New Roman"/>
            <w:sz w:val="22"/>
            <w:szCs w:val="22"/>
            <w:color w:val="000000"/>
          </w:rPr>
          <w:delText xml:space="preserve">obligation</w:delText>
        </w:r>
      </w:del>
      <w:ins w:id="5305" w:author="Whitfield Corr &amp; Loewe LLP" w:date="2025-04-03T09:00:00Z">
        <w:r>
          <w:rPr>
            <w:rFonts w:ascii="Times New Roman" w:hAnsi="Times New Roman" w:cs="Times New Roman"/>
            <w:sz w:val="22"/>
            <w:szCs w:val="22"/>
            <w:color w:val="000000"/>
          </w:rPr>
          <w:t xml:space="preserve">4 (Pre-Existing Third-Party Contracts) (each, a "</w:t>
        </w:r>
      </w:ins>
      <w:ins w:id="5306" w:author="Whitfield Corr &amp; Loewe LLP" w:date="2025-04-03T09:00:00Z">
        <w:r>
          <w:rPr>
            <w:rFonts w:ascii="Times New Roman" w:hAnsi="Times New Roman" w:cs="Times New Roman"/>
            <w:b/>
            <w:sz w:val="22"/>
            <w:szCs w:val="22"/>
            <w:color w:val="000000"/>
          </w:rPr>
          <w:t xml:space="preserve">Pre-Existing Contract</w:t>
        </w:r>
      </w:ins>
      <w:ins w:id="5307" w:author="Whitfield Corr &amp; Loewe LLP" w:date="2025-04-03T09:00:00Z">
        <w:r>
          <w:rPr>
            <w:rFonts w:ascii="Times New Roman" w:hAnsi="Times New Roman" w:cs="Times New Roman"/>
            <w:sz w:val="22"/>
            <w:szCs w:val="22"/>
            <w:color w:val="000000"/>
          </w:rPr>
          <w:t xml:space="preserve">")</w:t>
        </w:r>
      </w:ins>
      <w:r>
        <w:rPr>
          <w:rFonts w:ascii="Times New Roman" w:hAnsi="Times New Roman" w:cs="Times New Roman"/>
          <w:sz w:val="22"/>
          <w:szCs w:val="22"/>
          <w:color w:val="000000"/>
        </w:rPr>
        <w:t xml:space="preserve">, provided that </w:t>
      </w:r>
      <w:del w:id="5308" w:author="Whitfield Corr &amp; Loewe LLP" w:date="2025-04-03T09:00:00Z">
        <w:r>
          <w:rPr>
            <w:rFonts w:ascii="Times New Roman" w:hAnsi="Times New Roman" w:cs="Times New Roman"/>
            <w:sz w:val="22"/>
            <w:szCs w:val="22"/>
            <w:color w:val="000000"/>
          </w:rPr>
          <w:delText xml:space="preserve">TerraCore</w:delText>
        </w:r>
      </w:del>
      <w:ins w:id="5309" w:author="Whitfield Corr &amp; Loewe LLP" w:date="2025-04-03T09:00:00Z">
        <w:r>
          <w:rPr>
            <w:rFonts w:ascii="Times New Roman" w:hAnsi="Times New Roman" w:cs="Times New Roman"/>
            <w:sz w:val="22"/>
            <w:szCs w:val="22"/>
            <w:color w:val="000000"/>
          </w:rPr>
          <w:t xml:space="preserve">such Party</w:t>
        </w:r>
      </w:ins>
      <w:r>
        <w:rPr>
          <w:rFonts w:ascii="Times New Roman" w:hAnsi="Times New Roman" w:cs="Times New Roman"/>
          <w:sz w:val="22"/>
          <w:szCs w:val="22"/>
          <w:color w:val="000000"/>
        </w:rPr>
        <w:t xml:space="preserve"> does not</w:t>
      </w:r>
      <w:ins w:id="5310" w:author="Whitfield Corr &amp; Loewe LLP" w:date="2025-04-03T09:00:00Z">
        <w:r>
          <w:rPr>
            <w:rFonts w:ascii="Times New Roman" w:hAnsi="Times New Roman" w:cs="Times New Roman"/>
            <w:sz w:val="22"/>
            <w:szCs w:val="22"/>
            <w:color w:val="000000"/>
          </w:rPr>
          <w:t xml:space="preserve">, during the Exclusivity Period, amend or</w:t>
        </w:r>
      </w:ins>
      <w:r>
        <w:rPr>
          <w:rFonts w:ascii="Times New Roman" w:hAnsi="Times New Roman" w:cs="Times New Roman"/>
          <w:sz w:val="22"/>
          <w:szCs w:val="22"/>
          <w:color w:val="000000"/>
        </w:rPr>
        <w:t xml:space="preserve"> expand the scope of </w:t>
      </w:r>
      <w:del w:id="5311" w:author="Whitfield Corr &amp; Loewe LLP" w:date="2025-04-03T09:00:00Z">
        <w:r>
          <w:rPr>
            <w:rFonts w:ascii="Times New Roman" w:hAnsi="Times New Roman" w:cs="Times New Roman"/>
            <w:sz w:val="22"/>
            <w:szCs w:val="22"/>
            <w:color w:val="000000"/>
          </w:rPr>
          <w:delText xml:space="preserve">such</w:delText>
        </w:r>
      </w:del>
      <w:ins w:id="5312" w:author="Whitfield Corr &amp; Loewe LLP" w:date="2025-04-03T09:00:00Z">
        <w:r>
          <w:rPr>
            <w:rFonts w:ascii="Times New Roman" w:hAnsi="Times New Roman" w:cs="Times New Roman"/>
            <w:sz w:val="22"/>
            <w:szCs w:val="22"/>
            <w:color w:val="000000"/>
          </w:rPr>
          <w:t xml:space="preserve">any</w:t>
        </w:r>
      </w:ins>
      <w:r>
        <w:rPr>
          <w:rFonts w:ascii="Times New Roman" w:hAnsi="Times New Roman" w:cs="Times New Roman"/>
          <w:sz w:val="22"/>
          <w:szCs w:val="22"/>
          <w:color w:val="000000"/>
        </w:rPr>
        <w:t xml:space="preserve"> </w:t>
      </w:r>
      <w:del w:id="5313" w:author="Whitfield Corr &amp; Loewe LLP" w:date="2025-04-03T09:00:00Z">
        <w:r>
          <w:rPr>
            <w:rFonts w:ascii="Times New Roman" w:hAnsi="Times New Roman" w:cs="Times New Roman"/>
            <w:sz w:val="22"/>
            <w:szCs w:val="22"/>
            <w:color w:val="000000"/>
          </w:rPr>
          <w:delText xml:space="preserve">agreements</w:delText>
        </w:r>
      </w:del>
      <w:ins w:id="5314" w:author="Whitfield Corr &amp; Loewe LLP" w:date="2025-04-03T09:00:00Z">
        <w:r>
          <w:rPr>
            <w:rFonts w:ascii="Times New Roman" w:hAnsi="Times New Roman" w:cs="Times New Roman"/>
            <w:sz w:val="22"/>
            <w:szCs w:val="22"/>
            <w:color w:val="000000"/>
          </w:rPr>
          <w:t xml:space="preserve">Pre-Existing Contract</w:t>
        </w:r>
      </w:ins>
      <w:r>
        <w:rPr>
          <w:rFonts w:ascii="Times New Roman" w:hAnsi="Times New Roman" w:cs="Times New Roman"/>
          <w:sz w:val="22"/>
          <w:szCs w:val="22"/>
          <w:color w:val="000000"/>
        </w:rPr>
        <w:t xml:space="preserve"> to include sensor-fusion authentication functionality </w:t>
      </w:r>
      <w:ins w:id="5315" w:author="Whitfield Corr &amp; Loewe LLP" w:date="2025-04-03T09:00:00Z">
        <w:r>
          <w:rPr>
            <w:rFonts w:ascii="Times New Roman" w:hAnsi="Times New Roman" w:cs="Times New Roman"/>
            <w:sz w:val="22"/>
            <w:szCs w:val="22"/>
            <w:color w:val="000000"/>
          </w:rPr>
          <w:t xml:space="preserve">competitive with or </w:t>
        </w:r>
      </w:ins>
      <w:r>
        <w:rPr>
          <w:rFonts w:ascii="Times New Roman" w:hAnsi="Times New Roman" w:cs="Times New Roman"/>
          <w:sz w:val="22"/>
          <w:szCs w:val="22"/>
          <w:color w:val="000000"/>
        </w:rPr>
        <w:t xml:space="preserve">substantially similar to Project Lumen</w:t>
      </w:r>
      <w:del w:id="5316" w:author="Whitfield Corr &amp; Loewe LLP" w:date="2025-04-03T09:00:00Z">
        <w:r>
          <w:rPr>
            <w:rFonts w:ascii="Times New Roman" w:hAnsi="Times New Roman" w:cs="Times New Roman"/>
            <w:sz w:val="22"/>
            <w:szCs w:val="22"/>
            <w:color w:val="000000"/>
          </w:rPr>
          <w:delText xml:space="preserve">.</w:delText>
        </w:r>
      </w:del>
      <w:r>
        <w:rPr>
          <w:rFonts w:ascii="Times New Roman" w:hAnsi="Times New Roman" w:cs="Times New Roman"/>
          <w:sz w:val="22"/>
          <w:szCs w:val="22"/>
          <w:color w:val="000000"/>
        </w:rPr>
        <w:t xml:space="preserve"> </w:t>
      </w:r>
      <w:del w:id="5317" w:author="Whitfield Corr &amp; Loewe LLP" w:date="2025-04-03T09:00:00Z">
        <w:r>
          <w:rPr>
            <w:rFonts w:ascii="Times New Roman" w:hAnsi="Times New Roman" w:cs="Times New Roman"/>
            <w:sz w:val="22"/>
            <w:szCs w:val="22"/>
            <w:color w:val="000000"/>
          </w:rPr>
          <w:delText xml:space="preserve">For</w:delText>
        </w:r>
      </w:del>
      <w:ins w:id="5318" w:author="Whitfield Corr &amp; Loewe LLP" w:date="2025-04-03T09:00:00Z">
        <w:r>
          <w:rPr>
            <w:rFonts w:ascii="Times New Roman" w:hAnsi="Times New Roman" w:cs="Times New Roman"/>
            <w:sz w:val="22"/>
            <w:szCs w:val="22"/>
            <w:color w:val="000000"/>
          </w:rPr>
          <w:t xml:space="preserve">[or extend its term other than pursuant to a renewal right in effect as of</w:t>
        </w:r>
      </w:ins>
      <w:r>
        <w:rPr>
          <w:rFonts w:ascii="Times New Roman" w:hAnsi="Times New Roman" w:cs="Times New Roman"/>
          <w:sz w:val="22"/>
          <w:szCs w:val="22"/>
          <w:color w:val="000000"/>
        </w:rPr>
        <w:t xml:space="preserve"> the </w:t>
      </w:r>
      <w:del w:id="5319" w:author="Whitfield Corr &amp; Loewe LLP" w:date="2025-04-03T09:00:00Z">
        <w:r>
          <w:rPr>
            <w:rFonts w:ascii="Times New Roman" w:hAnsi="Times New Roman" w:cs="Times New Roman"/>
            <w:sz w:val="22"/>
            <w:szCs w:val="22"/>
            <w:color w:val="000000"/>
          </w:rPr>
          <w:delText xml:space="preserve">avoidance</w:delText>
        </w:r>
      </w:del>
      <w:ins w:id="5320" w:author="Whitfield Corr &amp; Loewe LLP" w:date="2025-04-03T09:00:00Z">
        <w:r>
          <w:rPr>
            <w:rFonts w:ascii="Times New Roman" w:hAnsi="Times New Roman" w:cs="Times New Roman"/>
            <w:sz w:val="22"/>
            <w:szCs w:val="22"/>
            <w:color w:val="000000"/>
          </w:rPr>
          <w:t xml:space="preserve">Effective</w:t>
        </w:r>
      </w:ins>
      <w:r>
        <w:rPr>
          <w:rFonts w:ascii="Times New Roman" w:hAnsi="Times New Roman" w:cs="Times New Roman"/>
          <w:sz w:val="22"/>
          <w:szCs w:val="22"/>
          <w:color w:val="000000"/>
        </w:rPr>
        <w:t xml:space="preserve"> </w:t>
      </w:r>
      <w:del w:id="5321" w:author="Whitfield Corr &amp; Loewe LLP" w:date="2025-04-03T09:00:00Z">
        <w:r>
          <w:rPr>
            <w:rFonts w:ascii="Times New Roman" w:hAnsi="Times New Roman" w:cs="Times New Roman"/>
            <w:sz w:val="22"/>
            <w:szCs w:val="22"/>
            <w:color w:val="000000"/>
          </w:rPr>
          <w:delText xml:space="preserve">of</w:delText>
        </w:r>
      </w:del>
      <w:ins w:id="5322" w:author="Whitfield Corr &amp; Loewe LLP" w:date="2025-04-03T09:00:00Z">
        <w:r>
          <w:rPr>
            <w:rFonts w:ascii="Times New Roman" w:hAnsi="Times New Roman" w:cs="Times New Roman"/>
            <w:sz w:val="22"/>
            <w:szCs w:val="22"/>
            <w:color w:val="000000"/>
          </w:rPr>
          <w:t xml:space="preserve">Date</w:t>
        </w:r>
      </w:ins>
      <w:r>
        <w:rPr>
          <w:rFonts w:ascii="Times New Roman" w:hAnsi="Times New Roman" w:cs="Times New Roman"/>
          <w:sz w:val="22"/>
          <w:szCs w:val="22"/>
          <w:color w:val="000000"/>
        </w:rPr>
        <w:t xml:space="preserve"> </w:t>
      </w:r>
      <w:del w:id="5323" w:author="Whitfield Corr &amp; Loewe LLP" w:date="2025-04-03T09:00:00Z">
        <w:r>
          <w:rPr>
            <w:rFonts w:ascii="Times New Roman" w:hAnsi="Times New Roman" w:cs="Times New Roman"/>
            <w:sz w:val="22"/>
            <w:szCs w:val="22"/>
            <w:color w:val="000000"/>
          </w:rPr>
          <w:delText xml:space="preserve">doubt,</w:delText>
        </w:r>
      </w:del>
      <w:ins w:id="5324" w:author="Whitfield Corr &amp; Loewe LLP" w:date="2025-04-03T09:00:00Z">
        <w:r>
          <w:rPr>
            <w:rFonts w:ascii="Times New Roman" w:hAnsi="Times New Roman" w:cs="Times New Roman"/>
            <w:sz w:val="22"/>
            <w:szCs w:val="22"/>
            <w:color w:val="000000"/>
          </w:rPr>
          <w:t xml:space="preserve">and</w:t>
        </w:r>
      </w:ins>
      <w:r>
        <w:rPr>
          <w:rFonts w:ascii="Times New Roman" w:hAnsi="Times New Roman" w:cs="Times New Roman"/>
          <w:sz w:val="22"/>
          <w:szCs w:val="22"/>
          <w:color w:val="000000"/>
        </w:rPr>
        <w:t xml:space="preserve"> </w:t>
      </w:r>
      <w:del w:id="5325" w:author="Whitfield Corr &amp; Loewe LLP" w:date="2025-04-03T09:00:00Z">
        <w:r>
          <w:rPr>
            <w:rFonts w:ascii="Times New Roman" w:hAnsi="Times New Roman" w:cs="Times New Roman"/>
            <w:sz w:val="22"/>
            <w:szCs w:val="22"/>
            <w:color w:val="000000"/>
          </w:rPr>
          <w:delText xml:space="preserve">no</w:delText>
        </w:r>
      </w:del>
      <w:ins w:id="5326" w:author="Whitfield Corr &amp; Loewe LLP" w:date="2025-04-03T09:00:00Z">
        <w:r>
          <w:rPr>
            <w:rFonts w:ascii="Times New Roman" w:hAnsi="Times New Roman" w:cs="Times New Roman"/>
            <w:sz w:val="22"/>
            <w:szCs w:val="22"/>
            <w:color w:val="000000"/>
          </w:rPr>
          <w:t xml:space="preserve">disclosed</w:t>
        </w:r>
      </w:ins>
      <w:r>
        <w:rPr>
          <w:rFonts w:ascii="Times New Roman" w:hAnsi="Times New Roman" w:cs="Times New Roman"/>
          <w:sz w:val="22"/>
          <w:szCs w:val="22"/>
          <w:color w:val="000000"/>
        </w:rPr>
        <w:t xml:space="preserve"> </w:t>
      </w:r>
      <w:del w:id="5327" w:author="Whitfield Corr &amp; Loewe LLP" w:date="2025-04-03T09:00:00Z">
        <w:r>
          <w:rPr>
            <w:rFonts w:ascii="Times New Roman" w:hAnsi="Times New Roman" w:cs="Times New Roman"/>
            <w:sz w:val="22"/>
            <w:szCs w:val="22"/>
            <w:color w:val="000000"/>
          </w:rPr>
          <w:delText xml:space="preserve">reciprocal</w:delText>
        </w:r>
      </w:del>
      <w:ins w:id="5328" w:author="Whitfield Corr &amp; Loewe LLP" w:date="2025-04-03T09:00:00Z">
        <w:r>
          <w:rPr>
            <w:rFonts w:ascii="Times New Roman" w:hAnsi="Times New Roman" w:cs="Times New Roman"/>
            <w:sz w:val="22"/>
            <w:szCs w:val="22"/>
            <w:color w:val="000000"/>
          </w:rPr>
          <w:t xml:space="preserve">on Schedule 4]. This</w:t>
        </w:r>
      </w:ins>
      <w:r>
        <w:rPr>
          <w:rFonts w:ascii="Times New Roman" w:hAnsi="Times New Roman" w:cs="Times New Roman"/>
          <w:sz w:val="22"/>
          <w:szCs w:val="22"/>
          <w:color w:val="000000"/>
        </w:rPr>
        <w:t xml:space="preserve"> carve-out </w:t>
      </w:r>
      <w:del w:id="5329" w:author="Whitfield Corr &amp; Loewe LLP" w:date="2025-04-03T09:00:00Z">
        <w:r>
          <w:rPr>
            <w:rFonts w:ascii="Times New Roman" w:hAnsi="Times New Roman" w:cs="Times New Roman"/>
            <w:sz w:val="22"/>
            <w:szCs w:val="22"/>
            <w:color w:val="000000"/>
          </w:rPr>
          <w:delText xml:space="preserve">is</w:delText>
        </w:r>
      </w:del>
      <w:ins w:id="5330" w:author="Whitfield Corr &amp; Loewe LLP" w:date="2025-04-03T09:00:00Z">
        <w:r>
          <w:rPr>
            <w:rFonts w:ascii="Times New Roman" w:hAnsi="Times New Roman" w:cs="Times New Roman"/>
            <w:sz w:val="22"/>
            <w:szCs w:val="22"/>
            <w:color w:val="000000"/>
          </w:rPr>
          <w:t xml:space="preserve">applies</w:t>
        </w:r>
      </w:ins>
      <w:r>
        <w:rPr>
          <w:rFonts w:ascii="Times New Roman" w:hAnsi="Times New Roman" w:cs="Times New Roman"/>
          <w:sz w:val="22"/>
          <w:szCs w:val="22"/>
          <w:color w:val="000000"/>
        </w:rPr>
        <w:t xml:space="preserve"> </w:t>
      </w:r>
      <w:del w:id="5331" w:author="Whitfield Corr &amp; Loewe LLP" w:date="2025-04-03T09:00:00Z">
        <w:r>
          <w:rPr>
            <w:rFonts w:ascii="Times New Roman" w:hAnsi="Times New Roman" w:cs="Times New Roman"/>
            <w:sz w:val="22"/>
            <w:szCs w:val="22"/>
            <w:color w:val="000000"/>
          </w:rPr>
          <w:delText xml:space="preserve">provided</w:delText>
        </w:r>
      </w:del>
      <w:ins w:id="5332" w:author="Whitfield Corr &amp; Loewe LLP" w:date="2025-04-03T09:00:00Z">
        <w:r>
          <w:rPr>
            <w:rFonts w:ascii="Times New Roman" w:hAnsi="Times New Roman" w:cs="Times New Roman"/>
            <w:sz w:val="22"/>
            <w:szCs w:val="22"/>
            <w:color w:val="000000"/>
          </w:rPr>
          <w:t xml:space="preserve">equally</w:t>
        </w:r>
      </w:ins>
      <w:r>
        <w:rPr>
          <w:rFonts w:ascii="Times New Roman" w:hAnsi="Times New Roman" w:cs="Times New Roman"/>
          <w:sz w:val="22"/>
          <w:szCs w:val="22"/>
          <w:color w:val="000000"/>
        </w:rPr>
        <w:t xml:space="preserve"> </w:t>
      </w:r>
      <w:del w:id="5333" w:author="Whitfield Corr &amp; Loewe LLP" w:date="2025-04-03T09:00:00Z">
        <w:r>
          <w:rPr>
            <w:rFonts w:ascii="Times New Roman" w:hAnsi="Times New Roman" w:cs="Times New Roman"/>
            <w:sz w:val="22"/>
            <w:szCs w:val="22"/>
            <w:color w:val="000000"/>
          </w:rPr>
          <w:delText xml:space="preserve">for</w:delText>
        </w:r>
      </w:del>
      <w:ins w:id="5334" w:author="Whitfield Corr &amp; Loewe LLP" w:date="2025-04-03T09:00:00Z">
        <w:r>
          <w:rPr>
            <w:rFonts w:ascii="Times New Roman" w:hAnsi="Times New Roman" w:cs="Times New Roman"/>
            <w:sz w:val="22"/>
            <w:szCs w:val="22"/>
            <w:color w:val="000000"/>
          </w:rPr>
          <w:t xml:space="preserve">and reciprocally to TerraCore and</w:t>
        </w:r>
      </w:ins>
      <w:r>
        <w:rPr>
          <w:rFonts w:ascii="Times New Roman" w:hAnsi="Times New Roman" w:cs="Times New Roman"/>
          <w:sz w:val="22"/>
          <w:szCs w:val="22"/>
          <w:color w:val="000000"/>
        </w:rPr>
        <w:t xml:space="preserve"> Axial</w:t>
      </w:r>
      <w:del w:id="5335" w:author="Whitfield Corr &amp; Loewe LLP" w:date="2025-04-03T09:00:00Z">
        <w:r>
          <w:rPr>
            <w:rFonts w:ascii="Times New Roman" w:hAnsi="Times New Roman" w:cs="Times New Roman"/>
            <w:sz w:val="22"/>
            <w:szCs w:val="22"/>
            <w:color w:val="000000"/>
          </w:rPr>
          <w:delText xml:space="preserve">'s</w:delText>
        </w:r>
      </w:del>
      <w:ins w:id="5336" w:author="Whitfield Corr &amp; Loewe LLP" w:date="2025-04-03T09:00:00Z">
        <w:r>
          <w:rPr>
            <w:rFonts w:ascii="Times New Roman" w:hAnsi="Times New Roman" w:cs="Times New Roman"/>
            <w:sz w:val="22"/>
            <w:szCs w:val="22"/>
            <w:color w:val="000000"/>
          </w:rPr>
          <w:t xml:space="preserve">.</w:t>
        </w:r>
      </w:ins>
      <w:r>
        <w:rPr>
          <w:rFonts w:ascii="Times New Roman" w:hAnsi="Times New Roman" w:cs="Times New Roman"/>
          <w:sz w:val="22"/>
          <w:szCs w:val="22"/>
          <w:color w:val="000000"/>
        </w:rPr>
        <w:t xml:space="preserve"> </w:t>
      </w:r>
      <w:del w:id="5337" w:author="Whitfield Corr &amp; Loewe LLP" w:date="2025-04-03T09:00:00Z">
        <w:r>
          <w:rPr>
            <w:rFonts w:ascii="Times New Roman" w:hAnsi="Times New Roman" w:cs="Times New Roman"/>
            <w:sz w:val="22"/>
            <w:szCs w:val="22"/>
            <w:color w:val="000000"/>
          </w:rPr>
          <w:delText xml:space="preserve">pre</w:delText>
        </w:r>
      </w:del>
      <w:ins w:id="5338" w:author="Whitfield Corr &amp; Loewe LLP" w:date="2025-04-03T09:00:00Z">
        <w:r>
          <w:rPr>
            <w:rFonts w:ascii="Times New Roman" w:hAnsi="Times New Roman" w:cs="Times New Roman"/>
            <w:sz w:val="22"/>
            <w:szCs w:val="22"/>
            <w:color w:val="000000"/>
          </w:rPr>
          <w:t xml:space="preserve">Each Party shall complete its portion of Schedule 4 and deliver it to the other Party no later than five (5) business days prior to the anticipated date of execution of this Agreement, and any contract not listed on Schedule 4 as of the Effective Date shall not constitute a Pre</w:t>
        </w:r>
      </w:ins>
      <w:r>
        <w:rPr>
          <w:rFonts w:ascii="Times New Roman" w:hAnsi="Times New Roman" w:cs="Times New Roman"/>
          <w:sz w:val="22"/>
          <w:szCs w:val="22"/>
          <w:color w:val="000000"/>
        </w:rPr>
        <w:t xml:space="preserve">-</w:t>
      </w:r>
      <w:del w:id="5339" w:author="Whitfield Corr &amp; Loewe LLP" w:date="2025-04-03T09:00:00Z">
        <w:r>
          <w:rPr>
            <w:rFonts w:ascii="Times New Roman" w:hAnsi="Times New Roman" w:cs="Times New Roman"/>
            <w:sz w:val="22"/>
            <w:szCs w:val="22"/>
            <w:color w:val="000000"/>
          </w:rPr>
          <w:delText xml:space="preserve">existing</w:delText>
        </w:r>
      </w:del>
      <w:ins w:id="5340" w:author="Whitfield Corr &amp; Loewe LLP" w:date="2025-04-03T09:00:00Z">
        <w:r>
          <w:rPr>
            <w:rFonts w:ascii="Times New Roman" w:hAnsi="Times New Roman" w:cs="Times New Roman"/>
            <w:sz w:val="22"/>
            <w:szCs w:val="22"/>
            <w:color w:val="000000"/>
          </w:rPr>
          <w:t xml:space="preserve">Existing</w:t>
        </w:r>
      </w:ins>
      <w:r>
        <w:rPr>
          <w:rFonts w:ascii="Times New Roman" w:hAnsi="Times New Roman" w:cs="Times New Roman"/>
          <w:sz w:val="22"/>
          <w:szCs w:val="22"/>
          <w:color w:val="000000"/>
        </w:rPr>
        <w:t xml:space="preserve"> </w:t>
      </w:r>
      <w:del w:id="5341" w:author="Whitfield Corr &amp; Loewe LLP" w:date="2025-04-03T09:00:00Z">
        <w:r>
          <w:rPr>
            <w:rFonts w:ascii="Times New Roman" w:hAnsi="Times New Roman" w:cs="Times New Roman"/>
            <w:sz w:val="22"/>
            <w:szCs w:val="22"/>
            <w:color w:val="000000"/>
          </w:rPr>
          <w:delText xml:space="preserve">third-party contracts</w:delText>
        </w:r>
      </w:del>
      <w:ins w:id="5342" w:author="Whitfield Corr &amp; Loewe LLP" w:date="2025-04-03T09:00:00Z">
        <w:r>
          <w:rPr>
            <w:rFonts w:ascii="Times New Roman" w:hAnsi="Times New Roman" w:cs="Times New Roman"/>
            <w:sz w:val="22"/>
            <w:szCs w:val="22"/>
            <w:color w:val="000000"/>
          </w:rPr>
          <w:t xml:space="preserve">Contract</w:t>
        </w:r>
      </w:ins>
      <w:r>
        <w:rPr>
          <w:rFonts w:ascii="Times New Roman" w:hAnsi="Times New Roman" w:cs="Times New Roman"/>
          <w:sz w:val="22"/>
          <w:szCs w:val="22"/>
          <w:color w:val="000000"/>
        </w:rPr>
        <w:t xml:space="preserve">.</w:t>
      </w:r>
      <w:commentRangeEnd w:id="17"/>
      <w:r>
        <w:rPr>
          <w:rStyle w:val="CommentReference"/>
        </w:rPr>
        <w:commentReference w:id="17"/>
      </w:r>
      <w:commentRangeEnd w:id="18"/>
      <w:r>
        <w:rPr>
          <w:rStyle w:val="CommentReference"/>
        </w:rPr>
        <w:commentReference w:id="18"/>
      </w:r>
    </w:p>
    <w:p>
      <w:pPr>
        <w:spacing w:line="276" w:lineRule="auto" w:before="0" w:after="120"/>
        <w:jc w:val="both"/>
      </w:pPr>
      <w:r>
        <w:rPr>
          <w:rFonts w:ascii="Times New Roman" w:hAnsi="Times New Roman" w:cs="Times New Roman"/>
          <w:sz w:val="22"/>
          <w:szCs w:val="22"/>
          <w:color w:val="000000"/>
        </w:rPr>
        <w:t xml:space="preserve">Each Party acknowledges that the exclusivity provisions of this Article 8 are a material inducement for the other Party to enter into this Agreement and to commit the resources, funding, and intellectual property contemplated herein.</w:t>
      </w:r>
    </w:p>
    <w:p>
      <w:pPr>
        <w:keepNext/>
        <w:spacing w:line="276" w:lineRule="auto" w:before="360" w:after="120"/>
        <w:jc w:val="left"/>
      </w:pPr>
      <w:r>
        <w:rPr>
          <w:rFonts w:ascii="Times New Roman" w:hAnsi="Times New Roman"/>
          <w:b/>
          <w:color w:val="000000"/>
          <w:sz w:val="22"/>
          <w:u w:val="single"/>
        </w:rPr>
        <w:t>ARTICLE 9 — CONFIDENTIALITY</w:t>
      </w:r>
    </w:p>
    <w:p>
      <w:pPr>
        <w:keepNext/>
        <w:spacing w:line="276" w:lineRule="auto" w:before="200" w:after="80"/>
        <w:ind w:left="0"/>
      </w:pPr>
      <w:r>
        <w:rPr>
          <w:rFonts w:ascii="Times New Roman" w:hAnsi="Times New Roman"/>
          <w:b/>
          <w:color w:val="000000"/>
          <w:sz w:val="22"/>
        </w:rPr>
        <w:t>Section 9.1 — Obligations</w:t>
      </w:r>
    </w:p>
    <w:p>
      <w:pPr>
        <w:spacing w:line="276" w:lineRule="auto" w:before="0" w:after="120"/>
        <w:jc w:val="both"/>
      </w:pPr>
      <w:r>
        <w:rPr>
          <w:rFonts w:ascii="Times New Roman" w:hAnsi="Times New Roman"/>
          <w:color w:val="000000"/>
          <w:sz w:val="22"/>
        </w:rPr>
        <w:t>Each Receiving Party shall hold the Disclosing Party's Confidential Information in strict confidence and shall not disclose such Confidential Information to any third party without the prior written consent of the Disclosing Party. The Receiving Party shall use the Disclosing Party's Confidential Information solely for the purposes of performing its obligations and exercising its rights under this Agreement. The Receiving Party shall protect the Disclosing Party's Confidential Information using the same degree of care that it uses to protect its own confidential information of a similar nature, but in no event less than a reasonable degree of care.</w:t>
      </w:r>
    </w:p>
    <w:p>
      <w:pPr>
        <w:spacing w:line="276" w:lineRule="auto" w:before="0" w:after="120"/>
        <w:jc w:val="both"/>
      </w:pPr>
      <w:r>
        <w:rPr>
          <w:rFonts w:ascii="Times New Roman" w:hAnsi="Times New Roman"/>
          <w:color w:val="000000"/>
          <w:sz w:val="22"/>
        </w:rPr>
        <w:t>The Receiving Party may disclose Confidential Information to its employees, contractors, consultants, and professional advisors (collectively, "</w:t>
      </w:r>
      <w:r>
        <w:rPr>
          <w:rFonts w:ascii="Times New Roman" w:hAnsi="Times New Roman"/>
          <w:b/>
          <w:color w:val="000000"/>
          <w:sz w:val="22"/>
        </w:rPr>
        <w:t>Authorized Recipients</w:t>
      </w:r>
      <w:r>
        <w:rPr>
          <w:rFonts w:ascii="Times New Roman" w:hAnsi="Times New Roman"/>
          <w:color w:val="000000"/>
          <w:sz w:val="22"/>
        </w:rPr>
        <w:t>") who have a legitimate need to know such information for purposes of this Agreement and who are bound by confidentiality obligations no less protective than those set forth in this Article 9. The Receiving Party shall be responsible for any breach of the confidentiality obligations of this Article 9 by any of its Authorized Recipients.</w:t>
      </w:r>
    </w:p>
    <w:p>
      <w:pPr>
        <w:keepNext/>
        <w:spacing w:line="276" w:lineRule="auto" w:before="200" w:after="80"/>
        <w:ind w:left="0"/>
      </w:pPr>
      <w:r>
        <w:rPr>
          <w:rFonts w:ascii="Times New Roman" w:hAnsi="Times New Roman"/>
          <w:b/>
          <w:color w:val="000000"/>
          <w:sz w:val="22"/>
        </w:rPr>
        <w:t>Section 9.2 — Exclusions</w:t>
      </w:r>
    </w:p>
    <w:p>
      <w:pPr>
        <w:spacing w:line="276" w:lineRule="auto" w:before="0" w:after="120"/>
        <w:jc w:val="both"/>
      </w:pPr>
      <w:r>
        <w:rPr>
          <w:rFonts w:ascii="Times New Roman" w:hAnsi="Times New Roman"/>
          <w:color w:val="000000"/>
          <w:sz w:val="22"/>
        </w:rPr>
        <w:t>The obligations of confidentiality under this Article 9 shall not apply to information that the Receiving Party can demonstrate through competent evidence:</w:t>
      </w:r>
    </w:p>
    <w:p>
      <w:pPr>
        <w:spacing w:line="276" w:lineRule="auto" w:before="0" w:after="120"/>
        <w:ind w:left="432"/>
        <w:jc w:val="both"/>
      </w:pPr>
      <w:r>
        <w:rPr>
          <w:rFonts w:ascii="Times New Roman" w:hAnsi="Times New Roman"/>
          <w:color w:val="000000"/>
          <w:sz w:val="22"/>
        </w:rPr>
        <w:t>(a) was publicly available at the time of disclosure or becomes publicly available thereafter through no fault or act of the Receiving Party;</w:t>
      </w:r>
    </w:p>
    <w:p>
      <w:pPr>
        <w:spacing w:line="276" w:lineRule="auto" w:before="0" w:after="120"/>
        <w:ind w:left="432"/>
        <w:jc w:val="both"/>
      </w:pPr>
      <w:r>
        <w:rPr>
          <w:rFonts w:ascii="Times New Roman" w:hAnsi="Times New Roman"/>
          <w:color w:val="000000"/>
          <w:sz w:val="22"/>
        </w:rPr>
        <w:t>(b) was already in the possession of the Receiving Party at the time of disclosure, without any obligation of confidentiality, as evidenced by the Receiving Party's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is rightfully received by the Receiving Party from a third party that is not under an obligation of confidentiality to the Disclosing Party with respect to such information; or</w:t>
      </w:r>
    </w:p>
    <w:p>
      <w:pPr>
        <w:spacing w:line="276" w:lineRule="auto" w:before="0" w:after="120"/>
        <w:ind w:left="432"/>
        <w:jc w:val="both"/>
      </w:pPr>
      <w:r>
        <w:rPr>
          <w:rFonts w:ascii="Times New Roman" w:hAnsi="Times New Roman"/>
          <w:color w:val="000000"/>
          <w:sz w:val="22"/>
        </w:rPr>
        <w:t>(e) is disclosed pursuant to a requirement of applicable law, regulation, or legal process (including subpoena, court order, or governmental investigation), provided that the Receiving Party (i) provides the Disclosing Party with prompt written notice of such requirement (to the extent permitted by law), (ii) cooperates with the Disclosing Party, at the Disclosing Party's expense, in any effort to obtain a protective order or other appropriate relief limiting the scope of such disclosure, and (iii) discloses only such Confidential Information as is legally required.</w:t>
      </w:r>
    </w:p>
    <w:p>
      <w:pPr>
        <w:keepNext/>
        <w:spacing w:line="276" w:lineRule="auto" w:before="200" w:after="80"/>
        <w:ind w:left="0"/>
      </w:pPr>
      <w:r>
        <w:rPr>
          <w:rFonts w:ascii="Times New Roman" w:hAnsi="Times New Roman"/>
          <w:b/>
          <w:color w:val="000000"/>
          <w:sz w:val="22"/>
        </w:rPr>
        <w:t>Section 9.3 — Duration</w:t>
      </w:r>
    </w:p>
    <w:p>
      <w:pPr>
        <w:spacing w:line="276" w:lineRule="auto" w:before="0" w:after="120"/>
        <w:jc w:val="both"/>
      </w:pPr>
      <w:commentRangeStart w:id="19"/>
      <w:r>
        <w:rPr>
          <w:rFonts w:ascii="Times New Roman" w:hAnsi="Times New Roman"/>
          <w:color w:val="000000"/>
          <w:sz w:val="22"/>
        </w:rPr>
        <w:t xml:space="preserve">The confidentiality obligations under this Article 9 shall remain in full force and effect during the term of this Agreement and shall survive for a period of</w:t>
      </w:r>
      <w:del w:id="5343" w:author="Whitfield Corr &amp; Loewe LLP" w:date="2025-04-03T09:00:00Z">
        <w:r>
          <w:rPr>
            <w:rFonts w:ascii="Times New Roman" w:hAnsi="Times New Roman"/>
            <w:color w:val="000000"/>
            <w:sz w:val="22"/>
          </w:rPr>
          <w:delText xml:space="preserve">  </w:delText>
        </w:r>
      </w:del>
      <w:del w:id="5344" w:author="Whitfield Corr &amp; Loewe LLP" w:date="2025-04-03T09:00:00Z">
        <w:r>
          <w:rPr>
            <w:rFonts w:ascii="Times New Roman" w:hAnsi="Times New Roman" w:cs="Times New Roman"/>
            <w:sz w:val="22"/>
            <w:szCs w:val="22"/>
            <w:color w:val="000000"/>
          </w:rPr>
          <w:delText xml:space="preserve">five</w:delText>
        </w:r>
      </w:del>
      <w:ins w:id="5345" w:author="Whitfield Corr &amp; Loewe LLP" w:date="2025-04-03T09:00:00Z">
        <w:r>
          <w:rPr>
            <w:rFonts w:ascii="Times New Roman" w:hAnsi="Times New Roman"/>
            <w:color w:val="000000"/>
            <w:sz w:val="22"/>
          </w:rPr>
          <w:t xml:space="preserve"> four</w:t>
        </w:r>
      </w:ins>
      <w:r>
        <w:rPr>
          <w:rFonts w:ascii="Times New Roman" w:hAnsi="Times New Roman" w:cs="Times New Roman"/>
          <w:sz w:val="22"/>
          <w:szCs w:val="22"/>
          <w:color w:val="000000"/>
        </w:rPr>
        <w:t xml:space="preserve"> (</w:t>
      </w:r>
      <w:del w:id="5346" w:author="Whitfield Corr &amp; Loewe LLP" w:date="2025-04-03T09:00:00Z">
        <w:r>
          <w:rPr>
            <w:rFonts w:ascii="Times New Roman" w:hAnsi="Times New Roman" w:cs="Times New Roman"/>
            <w:sz w:val="22"/>
            <w:szCs w:val="22"/>
            <w:color w:val="000000"/>
          </w:rPr>
          <w:delText xml:space="preserve">5</w:delText>
        </w:r>
      </w:del>
      <w:ins w:id="5347" w:author="Whitfield Corr &amp; Loewe LLP" w:date="2025-04-03T09:00:00Z">
        <w:r>
          <w:rPr>
            <w:rFonts w:ascii="Times New Roman" w:hAnsi="Times New Roman"/>
            <w:color w:val="000000"/>
            <w:sz w:val="22"/>
          </w:rPr>
          <w:t xml:space="preserve">4</w:t>
        </w:r>
      </w:ins>
      <w:r>
        <w:rPr>
          <w:rFonts w:ascii="Times New Roman" w:hAnsi="Times New Roman" w:cs="Times New Roman"/>
          <w:sz w:val="22"/>
          <w:szCs w:val="22"/>
          <w:color w:val="000000"/>
        </w:rPr>
        <w:t xml:space="preserve">)</w:t>
      </w:r>
      <w:r>
        <w:rPr>
          <w:rFonts w:ascii="Times New Roman" w:hAnsi="Times New Roman"/>
          <w:color w:val="000000"/>
          <w:sz w:val="22"/>
        </w:rPr>
        <w:t xml:space="preserve"> years following the termination or expiration of this Agreement</w:t>
      </w:r>
      <w:del w:id="5348" w:author="Whitfield Corr &amp; Loewe LLP" w:date="2025-04-03T09:00:00Z">
        <w:r>
          <w:rPr>
            <w:rFonts w:ascii="Times New Roman" w:hAnsi="Times New Roman"/>
            <w:color w:val="000000"/>
            <w:sz w:val="22"/>
          </w:rPr>
          <w:delText xml:space="preserve">.</w:delText>
        </w:r>
      </w:del>
      <w:ins w:id="5349" w:author="Whitfield Corr &amp; Loewe LLP" w:date="2025-04-03T09:00:00Z">
        <w:r>
          <w:rPr>
            <w:rFonts w:ascii="Times New Roman" w:hAnsi="Times New Roman"/>
            <w:color w:val="000000"/>
            <w:sz w:val="22"/>
          </w:rPr>
          <w:t xml:space="preserve">;</w:t>
        </w:r>
      </w:ins>
      <w:r>
        <w:rPr>
          <w:rFonts w:ascii="Times New Roman" w:hAnsi="Times New Roman"/>
          <w:color w:val="000000"/>
          <w:sz w:val="22"/>
        </w:rPr>
        <w:t xml:space="preserve"> </w:t>
      </w:r>
      <w:del w:id="5350" w:author="Whitfield Corr &amp; Loewe LLP" w:date="2025-04-03T09:00:00Z">
        <w:r>
          <w:rPr>
            <w:rFonts w:ascii="Times New Roman" w:hAnsi="Times New Roman"/>
            <w:color w:val="000000"/>
            <w:sz w:val="22"/>
          </w:rPr>
          <w:delText xml:space="preserve">The</w:delText>
        </w:r>
      </w:del>
      <w:ins w:id="5351" w:author="Whitfield Corr &amp; Loewe LLP" w:date="2025-04-03T09:00:00Z">
        <w:r>
          <w:rPr>
            <w:rFonts w:ascii="Times New Roman" w:hAnsi="Times New Roman"/>
            <w:color w:val="000000"/>
            <w:sz w:val="22"/>
          </w:rPr>
          <w:t xml:space="preserve">provided,</w:t>
        </w:r>
      </w:ins>
      <w:r>
        <w:rPr>
          <w:rFonts w:ascii="Times New Roman" w:hAnsi="Times New Roman"/>
          <w:color w:val="000000"/>
          <w:sz w:val="22"/>
        </w:rPr>
        <w:t xml:space="preserve"> </w:t>
      </w:r>
      <w:del w:id="5352" w:author="Whitfield Corr &amp; Loewe LLP" w:date="2025-04-03T09:00:00Z">
        <w:r>
          <w:rPr>
            <w:rFonts w:ascii="Times New Roman" w:hAnsi="Times New Roman"/>
            <w:color w:val="000000"/>
            <w:sz w:val="22"/>
          </w:rPr>
          <w:delText xml:space="preserve">Parties acknowledge</w:delText>
        </w:r>
      </w:del>
      <w:ins w:id="5353" w:author="Whitfield Corr &amp; Loewe LLP" w:date="2025-04-03T09:00:00Z">
        <w:r>
          <w:rPr>
            <w:rFonts w:ascii="Times New Roman" w:hAnsi="Times New Roman"/>
            <w:color w:val="000000"/>
            <w:sz w:val="22"/>
          </w:rPr>
          <w:t xml:space="preserve">however,</w:t>
        </w:r>
      </w:ins>
      <w:r>
        <w:rPr>
          <w:rFonts w:ascii="Times New Roman" w:hAnsi="Times New Roman"/>
          <w:color w:val="000000"/>
          <w:sz w:val="22"/>
        </w:rPr>
        <w:t xml:space="preserve"> that </w:t>
      </w:r>
      <w:del w:id="5354" w:author="Whitfield Corr &amp; Loewe LLP" w:date="2025-04-03T09:00:00Z">
        <w:r>
          <w:rPr>
            <w:rFonts w:ascii="Times New Roman" w:hAnsi="Times New Roman"/>
            <w:color w:val="000000"/>
            <w:sz w:val="22"/>
          </w:rPr>
          <w:delText xml:space="preserve">this</w:delText>
        </w:r>
      </w:del>
      <w:ins w:id="5355" w:author="Whitfield Corr &amp; Loewe LLP" w:date="2025-04-03T09:00:00Z">
        <w:r>
          <w:rPr>
            <w:rFonts w:ascii="Times New Roman" w:hAnsi="Times New Roman"/>
            <w:color w:val="000000"/>
            <w:sz w:val="22"/>
          </w:rPr>
          <w:t xml:space="preserve">with</w:t>
        </w:r>
      </w:ins>
      <w:r>
        <w:rPr>
          <w:rFonts w:ascii="Times New Roman" w:hAnsi="Times New Roman"/>
          <w:color w:val="000000"/>
          <w:sz w:val="22"/>
        </w:rPr>
        <w:t xml:space="preserve"> </w:t>
      </w:r>
      <w:del w:id="5356" w:author="Whitfield Corr &amp; Loewe LLP" w:date="2025-04-03T09:00:00Z">
        <w:r>
          <w:rPr>
            <w:rFonts w:ascii="Times New Roman" w:hAnsi="Times New Roman"/>
            <w:color w:val="000000"/>
            <w:sz w:val="22"/>
          </w:rPr>
          <w:delText xml:space="preserve">survival period applies</w:delText>
        </w:r>
      </w:del>
      <w:ins w:id="5357" w:author="Whitfield Corr &amp; Loewe LLP" w:date="2025-04-03T09:00:00Z">
        <w:r>
          <w:rPr>
            <w:rFonts w:ascii="Times New Roman" w:hAnsi="Times New Roman"/>
            <w:color w:val="000000"/>
            <w:sz w:val="22"/>
          </w:rPr>
          <w:t xml:space="preserve">respect</w:t>
        </w:r>
      </w:ins>
      <w:r>
        <w:rPr>
          <w:rFonts w:ascii="Times New Roman" w:hAnsi="Times New Roman"/>
          <w:color w:val="000000"/>
          <w:sz w:val="22"/>
        </w:rPr>
        <w:t xml:space="preserve"> to </w:t>
      </w:r>
      <w:del w:id="5358" w:author="Whitfield Corr &amp; Loewe LLP" w:date="2025-04-03T09:00:00Z">
        <w:r>
          <w:rPr>
            <w:rFonts w:ascii="Times New Roman" w:hAnsi="Times New Roman"/>
            <w:color w:val="000000"/>
            <w:sz w:val="22"/>
          </w:rPr>
          <w:delText xml:space="preserve">all categories of</w:delText>
        </w:r>
      </w:del>
      <w:ins w:id="5359" w:author="Whitfield Corr &amp; Loewe LLP" w:date="2025-04-03T09:00:00Z">
        <w:r>
          <w:rPr>
            <w:rFonts w:ascii="Times New Roman" w:hAnsi="Times New Roman"/>
            <w:color w:val="000000"/>
            <w:sz w:val="22"/>
          </w:rPr>
          <w:t xml:space="preserve">any</w:t>
        </w:r>
      </w:ins>
      <w:r>
        <w:rPr>
          <w:rFonts w:ascii="Times New Roman" w:hAnsi="Times New Roman"/>
          <w:color w:val="000000"/>
          <w:sz w:val="22"/>
        </w:rPr>
        <w:t xml:space="preserve"> Confidential Information</w:t>
      </w:r>
      <w:del w:id="5360" w:author="Whitfield Corr &amp; Loewe LLP" w:date="2025-04-03T09:00:00Z">
        <w:r>
          <w:rPr>
            <w:rFonts w:ascii="Times New Roman" w:hAnsi="Times New Roman"/>
            <w:color w:val="000000"/>
            <w:sz w:val="22"/>
          </w:rPr>
          <w:delText xml:space="preserve">, including information</w:delText>
        </w:r>
      </w:del>
      <w:r>
        <w:rPr>
          <w:rFonts w:ascii="Times New Roman" w:hAnsi="Times New Roman"/>
          <w:color w:val="000000"/>
          <w:sz w:val="22"/>
        </w:rPr>
        <w:t xml:space="preserve"> that </w:t>
      </w:r>
      <w:del w:id="5361" w:author="Whitfield Corr &amp; Loewe LLP" w:date="2025-04-03T09:00:00Z">
        <w:r>
          <w:rPr>
            <w:rFonts w:ascii="Times New Roman" w:hAnsi="Times New Roman"/>
            <w:color w:val="000000"/>
            <w:sz w:val="22"/>
          </w:rPr>
          <w:delText xml:space="preserve">may</w:delText>
        </w:r>
      </w:del>
      <w:ins w:id="5362" w:author="Whitfield Corr &amp; Loewe LLP" w:date="2025-04-03T09:00:00Z">
        <w:r>
          <w:rPr>
            <w:rFonts w:ascii="Times New Roman" w:hAnsi="Times New Roman"/>
            <w:color w:val="000000"/>
            <w:sz w:val="22"/>
          </w:rPr>
          <w:t xml:space="preserve">constitutes</w:t>
        </w:r>
      </w:ins>
      <w:r>
        <w:rPr>
          <w:rFonts w:ascii="Times New Roman" w:hAnsi="Times New Roman"/>
          <w:color w:val="000000"/>
          <w:sz w:val="22"/>
        </w:rPr>
        <w:t xml:space="preserve"> </w:t>
      </w:r>
      <w:del w:id="5363" w:author="Whitfield Corr &amp; Loewe LLP" w:date="2025-04-03T09:00:00Z">
        <w:r>
          <w:rPr>
            <w:rFonts w:ascii="Times New Roman" w:hAnsi="Times New Roman"/>
            <w:color w:val="000000"/>
            <w:sz w:val="22"/>
          </w:rPr>
          <w:delText xml:space="preserve">constitute</w:delText>
        </w:r>
      </w:del>
      <w:ins w:id="5364" w:author="Whitfield Corr &amp; Loewe LLP" w:date="2025-04-03T09:00:00Z">
        <w:r>
          <w:rPr>
            <w:rFonts w:ascii="Times New Roman" w:hAnsi="Times New Roman"/>
            <w:color w:val="000000"/>
            <w:sz w:val="22"/>
          </w:rPr>
          <w:t xml:space="preserve">a</w:t>
        </w:r>
      </w:ins>
      <w:r>
        <w:rPr>
          <w:rFonts w:ascii="Times New Roman" w:hAnsi="Times New Roman"/>
          <w:color w:val="000000"/>
          <w:sz w:val="22"/>
        </w:rPr>
        <w:t xml:space="preserve"> trade </w:t>
      </w:r>
      <w:del w:id="5365" w:author="Whitfield Corr &amp; Loewe LLP" w:date="2025-04-03T09:00:00Z">
        <w:r>
          <w:rPr>
            <w:rFonts w:ascii="Times New Roman" w:hAnsi="Times New Roman"/>
            <w:color w:val="000000"/>
            <w:sz w:val="22"/>
          </w:rPr>
          <w:delText xml:space="preserve">secrets</w:delText>
        </w:r>
      </w:del>
      <w:ins w:id="5366" w:author="Whitfield Corr &amp; Loewe LLP" w:date="2025-04-03T09:00:00Z">
        <w:r>
          <w:rPr>
            <w:rFonts w:ascii="Times New Roman" w:hAnsi="Times New Roman"/>
            <w:color w:val="000000"/>
            <w:sz w:val="22"/>
          </w:rPr>
          <w:t xml:space="preserve">secret under applicable law (including the Defend Trade Secrets Act of 2016, 18 U.S.C. § 1836 et seq., and the Delaware Uniform Trade Secrets Act, 6 Del. C. § 2001 et seq.), the obligations under this Article 9 shall survive indefinitely, for so long as such Confidential Information continues to qualify as a trade secret</w:t>
        </w:r>
      </w:ins>
      <w:r>
        <w:rPr>
          <w:rFonts w:ascii="Times New Roman" w:hAnsi="Times New Roman"/>
          <w:color w:val="000000"/>
          <w:sz w:val="22"/>
        </w:rPr>
        <w:t xml:space="preserve"> under applicable law. </w:t>
      </w:r>
      <w:del w:id="5367" w:author="Whitfield Corr &amp; Loewe LLP" w:date="2025-04-03T09:00:00Z">
        <w:r>
          <w:rPr>
            <w:rFonts w:ascii="Times New Roman" w:hAnsi="Times New Roman"/>
            <w:color w:val="000000"/>
            <w:sz w:val="22"/>
          </w:rPr>
          <w:delText xml:space="preserve">For</w:delText>
        </w:r>
      </w:del>
      <w:ins w:id="5368" w:author="Whitfield Corr &amp; Loewe LLP" w:date="2025-04-03T09:00:00Z">
        <w:r>
          <w:rPr>
            <w:rFonts w:ascii="Times New Roman" w:hAnsi="Times New Roman"/>
            <w:color w:val="000000"/>
            <w:sz w:val="22"/>
          </w:rPr>
          <w:t xml:space="preserve">The</w:t>
        </w:r>
      </w:ins>
      <w:r>
        <w:rPr>
          <w:rFonts w:ascii="Times New Roman" w:hAnsi="Times New Roman"/>
          <w:color w:val="000000"/>
          <w:sz w:val="22"/>
        </w:rPr>
        <w:t xml:space="preserve"> </w:t>
      </w:r>
      <w:del w:id="5369" w:author="Whitfield Corr &amp; Loewe LLP" w:date="2025-04-03T09:00:00Z">
        <w:r>
          <w:rPr>
            <w:rFonts w:ascii="Times New Roman" w:hAnsi="Times New Roman"/>
            <w:color w:val="000000"/>
            <w:sz w:val="22"/>
          </w:rPr>
          <w:delText xml:space="preserve">the avoidance of doubt, the  </w:delText>
        </w:r>
      </w:del>
      <w:del w:id="5370" w:author="Whitfield Corr &amp; Loewe LLP" w:date="2025-04-03T09:00:00Z">
        <w:r>
          <w:rPr>
            <w:rFonts w:ascii="Times New Roman" w:hAnsi="Times New Roman" w:cs="Times New Roman"/>
            <w:sz w:val="22"/>
            <w:szCs w:val="22"/>
            <w:color w:val="000000"/>
          </w:rPr>
          <w:delText xml:space="preserve">five</w:delText>
        </w:r>
      </w:del>
      <w:ins w:id="5371" w:author="Whitfield Corr &amp; Loewe LLP" w:date="2025-04-03T09:00:00Z">
        <w:r>
          <w:rPr>
            <w:rFonts w:ascii="Times New Roman" w:hAnsi="Times New Roman"/>
            <w:color w:val="000000"/>
            <w:sz w:val="22"/>
          </w:rPr>
          <w:t xml:space="preserve">four</w:t>
        </w:r>
      </w:ins>
      <w:r>
        <w:rPr>
          <w:rFonts w:ascii="Times New Roman" w:hAnsi="Times New Roman" w:cs="Times New Roman"/>
          <w:sz w:val="22"/>
          <w:szCs w:val="22"/>
          <w:color w:val="000000"/>
        </w:rPr>
        <w:t xml:space="preserve">-year</w:t>
      </w:r>
      <w:r>
        <w:rPr>
          <w:rFonts w:ascii="Times New Roman" w:hAnsi="Times New Roman"/>
          <w:color w:val="000000"/>
          <w:sz w:val="22"/>
        </w:rPr>
        <w:t xml:space="preserve"> survival period set forth in this Section 9.3 </w:t>
      </w:r>
      <w:del w:id="5372" w:author="Whitfield Corr &amp; Loewe LLP" w:date="2025-04-03T09:00:00Z">
        <w:r>
          <w:rPr>
            <w:rFonts w:ascii="Times New Roman" w:hAnsi="Times New Roman"/>
            <w:color w:val="000000"/>
            <w:sz w:val="22"/>
          </w:rPr>
          <w:delText xml:space="preserve">represents</w:delText>
        </w:r>
      </w:del>
      <w:ins w:id="5373" w:author="Whitfield Corr &amp; Loewe LLP" w:date="2025-04-03T09:00:00Z">
        <w:r>
          <w:rPr>
            <w:rFonts w:ascii="Times New Roman" w:hAnsi="Times New Roman"/>
            <w:color w:val="000000"/>
            <w:sz w:val="22"/>
          </w:rPr>
          <w:t xml:space="preserve">shall not limit</w:t>
        </w:r>
      </w:ins>
      <w:r>
        <w:rPr>
          <w:rFonts w:ascii="Times New Roman" w:hAnsi="Times New Roman"/>
          <w:color w:val="000000"/>
          <w:sz w:val="22"/>
        </w:rPr>
        <w:t xml:space="preserve"> the</w:t>
      </w:r>
      <w:del w:id="5374" w:author="Whitfield Corr &amp; Loewe LLP" w:date="2025-04-03T09:00:00Z">
        <w:r>
          <w:rPr>
            <w:rFonts w:ascii="Times New Roman" w:hAnsi="Times New Roman"/>
            <w:color w:val="000000"/>
            <w:sz w:val="22"/>
          </w:rPr>
          <w:delText xml:space="preserve"> exclusive</w:delText>
        </w:r>
      </w:del>
      <w:r>
        <w:rPr>
          <w:rFonts w:ascii="Times New Roman" w:hAnsi="Times New Roman"/>
          <w:color w:val="000000"/>
          <w:sz w:val="22"/>
        </w:rPr>
        <w:t xml:space="preserve"> duration of the </w:t>
      </w:r>
      <w:del w:id="5375" w:author="Whitfield Corr &amp; Loewe LLP" w:date="2025-04-03T09:00:00Z">
        <w:r>
          <w:rPr>
            <w:rFonts w:ascii="Times New Roman" w:hAnsi="Times New Roman"/>
            <w:color w:val="000000"/>
            <w:sz w:val="22"/>
          </w:rPr>
          <w:delText xml:space="preserve">confidentiality</w:delText>
        </w:r>
      </w:del>
      <w:ins w:id="5376" w:author="Whitfield Corr &amp; Loewe LLP" w:date="2025-04-03T09:00:00Z">
        <w:r>
          <w:rPr>
            <w:rFonts w:ascii="Times New Roman" w:hAnsi="Times New Roman"/>
            <w:color w:val="000000"/>
            <w:sz w:val="22"/>
          </w:rPr>
          <w:t xml:space="preserve">Receiving Party's</w:t>
        </w:r>
      </w:ins>
      <w:r>
        <w:rPr>
          <w:rFonts w:ascii="Times New Roman" w:hAnsi="Times New Roman"/>
          <w:color w:val="000000"/>
          <w:sz w:val="22"/>
        </w:rPr>
        <w:t xml:space="preserve"> obligations </w:t>
      </w:r>
      <w:del w:id="5377" w:author="Whitfield Corr &amp; Loewe LLP" w:date="2025-04-03T09:00:00Z">
        <w:r>
          <w:rPr>
            <w:rFonts w:ascii="Times New Roman" w:hAnsi="Times New Roman"/>
            <w:color w:val="000000"/>
            <w:sz w:val="22"/>
          </w:rPr>
          <w:delText xml:space="preserve">under</w:delText>
        </w:r>
      </w:del>
      <w:ins w:id="5378" w:author="Whitfield Corr &amp; Loewe LLP" w:date="2025-04-03T09:00:00Z">
        <w:r>
          <w:rPr>
            <w:rFonts w:ascii="Times New Roman" w:hAnsi="Times New Roman"/>
            <w:color w:val="000000"/>
            <w:sz w:val="22"/>
          </w:rPr>
          <w:t xml:space="preserve">with</w:t>
        </w:r>
      </w:ins>
      <w:r>
        <w:rPr>
          <w:rFonts w:ascii="Times New Roman" w:hAnsi="Times New Roman"/>
          <w:color w:val="000000"/>
          <w:sz w:val="22"/>
        </w:rPr>
        <w:t xml:space="preserve"> </w:t>
      </w:r>
      <w:del w:id="5379" w:author="Whitfield Corr &amp; Loewe LLP" w:date="2025-04-03T09:00:00Z">
        <w:r>
          <w:rPr>
            <w:rFonts w:ascii="Times New Roman" w:hAnsi="Times New Roman"/>
            <w:color w:val="000000"/>
            <w:sz w:val="22"/>
          </w:rPr>
          <w:delText xml:space="preserve">this</w:delText>
        </w:r>
      </w:del>
      <w:ins w:id="5380" w:author="Whitfield Corr &amp; Loewe LLP" w:date="2025-04-03T09:00:00Z">
        <w:r>
          <w:rPr>
            <w:rFonts w:ascii="Times New Roman" w:hAnsi="Times New Roman"/>
            <w:color w:val="000000"/>
            <w:sz w:val="22"/>
          </w:rPr>
          <w:t xml:space="preserve">respect</w:t>
        </w:r>
      </w:ins>
      <w:r>
        <w:rPr>
          <w:rFonts w:ascii="Times New Roman" w:hAnsi="Times New Roman"/>
          <w:color w:val="000000"/>
          <w:sz w:val="22"/>
        </w:rPr>
        <w:t xml:space="preserve"> </w:t>
      </w:r>
      <w:del w:id="5381" w:author="Whitfield Corr &amp; Loewe LLP" w:date="2025-04-03T09:00:00Z">
        <w:r>
          <w:rPr>
            <w:rFonts w:ascii="Times New Roman" w:hAnsi="Times New Roman"/>
            <w:color w:val="000000"/>
            <w:sz w:val="22"/>
          </w:rPr>
          <w:delText xml:space="preserve">Agreement, and no separate or additional period of protection is provided for</w:delText>
        </w:r>
      </w:del>
      <w:ins w:id="5382" w:author="Whitfield Corr &amp; Loewe LLP" w:date="2025-04-03T09:00:00Z">
        <w:r>
          <w:rPr>
            <w:rFonts w:ascii="Times New Roman" w:hAnsi="Times New Roman"/>
            <w:color w:val="000000"/>
            <w:sz w:val="22"/>
          </w:rPr>
          <w:t xml:space="preserve">to</w:t>
        </w:r>
      </w:ins>
      <w:r>
        <w:rPr>
          <w:rFonts w:ascii="Times New Roman" w:hAnsi="Times New Roman"/>
          <w:color w:val="000000"/>
          <w:sz w:val="22"/>
        </w:rPr>
        <w:t xml:space="preserve"> trade secrets</w:t>
      </w:r>
      <w:del w:id="5383" w:author="Whitfield Corr &amp; Loewe LLP" w:date="2025-04-03T09:00:00Z">
        <w:r>
          <w:rPr>
            <w:rFonts w:ascii="Times New Roman" w:hAnsi="Times New Roman"/>
            <w:color w:val="000000"/>
            <w:sz w:val="22"/>
          </w:rPr>
          <w:delText xml:space="preserve"> or any other subcategory of Confidential Information</w:delText>
        </w:r>
      </w:del>
      <w:r>
        <w:rPr>
          <w:rFonts w:ascii="Times New Roman" w:hAnsi="Times New Roman"/>
          <w:color w:val="000000"/>
          <w:sz w:val="22"/>
        </w:rPr>
        <w:t xml:space="preserve">.</w:t>
      </w:r>
      <w:commentRangeEnd w:id="19"/>
      <w:r>
        <w:rPr>
          <w:rStyle w:val="CommentReference"/>
        </w:rPr>
        <w:commentReference w:id="19"/>
      </w:r>
    </w:p>
    <w:p>
      <w:pPr>
        <w:keepNext/>
        <w:spacing w:line="276" w:lineRule="auto" w:before="200" w:after="80"/>
        <w:ind w:left="0"/>
      </w:pPr>
      <w:r>
        <w:rPr>
          <w:rFonts w:ascii="Times New Roman" w:hAnsi="Times New Roman"/>
          <w:b/>
          <w:color w:val="000000"/>
          <w:sz w:val="22"/>
        </w:rPr>
        <w:t>Section 9.4 — Return of Materials</w:t>
      </w:r>
    </w:p>
    <w:p>
      <w:pPr>
        <w:spacing w:line="276" w:lineRule="auto" w:before="0" w:after="120"/>
        <w:jc w:val="both"/>
      </w:pPr>
      <w:r>
        <w:rPr>
          <w:rFonts w:ascii="Times New Roman" w:hAnsi="Times New Roman"/>
          <w:color w:val="000000"/>
          <w:sz w:val="22"/>
        </w:rPr>
        <w:t>Upon the termination or expiration of this Agreement, or upon the written request of the Disclosing Party at any time, the Receiving Party shall promptly return to the Disclosing Party, or destroy at the Disclosing Party's election, all tangible materials containing or embodying the Disclosing Party's Confidential Information, including all copies, extracts, summaries, and derivative works thereof, in any form or medium. The Receiving Party shall certify in writing to the Disclosing Party that it has complied with the foregoing obligations within thirty (30) calendar days of such termination, expiration, or request.</w:t>
      </w:r>
    </w:p>
    <w:p>
      <w:pPr>
        <w:spacing w:line="276" w:lineRule="auto" w:before="0" w:after="120"/>
        <w:jc w:val="both"/>
      </w:pPr>
      <w:r>
        <w:rPr>
          <w:rFonts w:ascii="Times New Roman" w:hAnsi="Times New Roman"/>
          <w:color w:val="000000"/>
          <w:sz w:val="22"/>
        </w:rPr>
        <w:t>Notwithstanding the foregoing, the Receiving Party may retain (a) one (1) archival copy of the Disclosing Party's Confidential Information, stored in a secure location and accessible only to the Receiving Party's legal department, solely for the purpose of monitoring compliance with this Agreement, and (b) copies of Confidential Information that are contained in automated backup systems or that are required to be retained pursuant to applicable law, regulation, or bona fide document retention policies, provided that all such retained copies shall remain subject to the confidentiality obligations of this Article 9 for the duration specified in Section 9.3.</w:t>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has all necessary corporate or organizational power and authority to conduct its business as presently conducted;</w:t>
      </w:r>
    </w:p>
    <w:p>
      <w:pPr>
        <w:spacing w:line="276" w:lineRule="auto" w:before="0" w:after="120"/>
        <w:ind w:left="432"/>
        <w:jc w:val="both"/>
      </w:pPr>
      <w:r>
        <w:rPr>
          <w:rFonts w:ascii="Times New Roman" w:hAnsi="Times New Roman"/>
          <w:color w:val="000000"/>
          <w:sz w:val="22"/>
        </w:rPr>
        <w:t>(b) it has the full corporate or organizational power and authority to enter into this Agreement, to perform its obligations hereunder, and to grant the rights and licenses granted herein,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the execution, delivery, and performance of this Agreement do not and will not conflict with, violate, or result in a breach of any provision of its organizational documents, any applicable law, regulation, or order, or any material agreement or instrument to which it is a party or by which it is bound;</w:t>
      </w:r>
    </w:p>
    <w:p>
      <w:pPr>
        <w:spacing w:line="276" w:lineRule="auto" w:before="0" w:after="120"/>
        <w:ind w:left="432"/>
        <w:jc w:val="both"/>
      </w:pPr>
      <w:r>
        <w:rPr>
          <w:rFonts w:ascii="Times New Roman" w:hAnsi="Times New Roman"/>
          <w:color w:val="000000"/>
          <w:sz w:val="22"/>
        </w:rPr>
        <w:t>(d) it owns or has the right to license its Background IP as contemplated by this Agreement, free and clear of any liens, encumbrances, or restrictions that would prevent or impair the performance of its obligations hereunder; and</w:t>
      </w:r>
    </w:p>
    <w:p>
      <w:pPr>
        <w:spacing w:line="276" w:lineRule="auto" w:before="0" w:after="120"/>
        <w:ind w:left="432"/>
        <w:jc w:val="both"/>
      </w:pPr>
      <w:r>
        <w:rPr>
          <w:rFonts w:ascii="Times New Roman" w:hAnsi="Times New Roman"/>
          <w:color w:val="000000"/>
          <w:sz w:val="22"/>
        </w:rPr>
        <w:t>(e) it has not entered into, and during the term of this Agreement will not enter into, any agreement, arrangement, or understanding that would conflict with or impair its ability to perform its obligations under this Agreement.</w:t>
      </w:r>
    </w:p>
    <w:p>
      <w:pPr>
        <w:keepNext/>
        <w:spacing w:line="276" w:lineRule="auto" w:before="200" w:after="80"/>
        <w:ind w:left="0"/>
      </w:pPr>
      <w:r>
        <w:rPr>
          <w:rFonts w:ascii="Times New Roman" w:hAnsi="Times New Roman"/>
          <w:b/>
          <w:color w:val="000000"/>
          <w:sz w:val="22"/>
        </w:rPr>
        <w:t>Section 10.2 — Non-Infringement</w:t>
      </w:r>
    </w:p>
    <w:p>
      <w:pPr>
        <w:spacing w:line="276" w:lineRule="auto" w:before="0" w:after="120"/>
        <w:jc w:val="both"/>
      </w:pPr>
      <w:r>
        <w:rPr>
          <w:rFonts w:ascii="Times New Roman" w:hAnsi="Times New Roman"/>
          <w:color w:val="000000"/>
          <w:sz w:val="22"/>
        </w:rPr>
        <w:t>Each Party represents and warrants to the other Party that, to the best of its knowledge as of the Effective Date (after reasonable inquiry), its Background IP does not infringe, misappropriate, or otherwise violate the Intellectual Property rights of any third party. Each Party shall promptly notify the other Party in writing if it becomes aware, at any time during the term of this Agreement, of any claim, allegation, or proceeding asserting that such Party's Background IP infringes the Intellectual Property rights of any third party.</w:t>
      </w:r>
    </w:p>
    <w:p>
      <w:pPr>
        <w:keepNext/>
        <w:spacing w:line="276" w:lineRule="auto" w:before="200" w:after="80"/>
        <w:ind w:left="0"/>
      </w:pPr>
      <w:r>
        <w:rPr>
          <w:rFonts w:ascii="Times New Roman" w:hAnsi="Times New Roman"/>
          <w:b/>
          <w:color w:val="000000"/>
          <w:sz w:val="22"/>
        </w:rPr>
        <w:t>Section 10.3 — Disclaimer</w:t>
      </w:r>
    </w:p>
    <w:p>
      <w:pPr>
        <w:spacing w:line="276" w:lineRule="auto" w:before="0" w:after="120"/>
        <w:jc w:val="both"/>
      </w:pPr>
      <w:r>
        <w:rPr>
          <w:rFonts w:ascii="Times New Roman" w:hAnsi="Times New Roman"/>
          <w:color w:val="000000"/>
          <w:sz w:val="22"/>
        </w:rPr>
        <w:t>EXCEPT AS EXPRESSLY SET FORTH IN THIS ARTICLE 10, NEITHER PARTY MAKES ANY REPRESENTATIONS OR WARRANTIES OF ANY KIND, WHETHER EXPRESS, IMPLIED, STATUTORY, OR OTHERWISE, WITH RESPECT TO THIS AGREEMENT, THE DEVELOPMENT WORK, THE FOREGROUND IP, OR ANY PRODUCTS OR SERVICES DEVELOPED HEREUNDER, INCLUDING ANY IMPLIED WARRANTIES OF MERCHANTABILITY, FITNESS FOR A PARTICULAR PURPOSE, TITLE, NON-INFRINGEMENT, ACCURACY, COMPLETENESS, OR RESULTS TO BE DERIVED FROM THE DEVELOPMENT WORK. EACH PARTY EXPRESSLY DISCLAIMS ALL SUCH WARRANTIES. NEITHER PARTY WARRANTS THAT THE DEVELOPMENT WORK WILL BE COMPLETED SUCCESSFULLY, THAT THE FOREGROUND IP WILL BE COMMERCIALLY VIABLE, OR THAT ANY PRODUCTS OR SERVICES INCORPORATING THE FOREGROUND IP WILL ACHIEVE ANY PARTICULAR LEVEL OF PERFORMANCE OR MARKET ACCEPTANCE.</w:t>
      </w:r>
    </w:p>
    <w:p>
      <w:pPr>
        <w:keepNext/>
        <w:spacing w:line="276" w:lineRule="auto" w:before="360" w:after="120"/>
        <w:jc w:val="left"/>
      </w:pPr>
      <w:r>
        <w:rPr>
          <w:rFonts w:ascii="Times New Roman" w:hAnsi="Times New Roman"/>
          <w:b/>
          <w:color w:val="000000"/>
          <w:sz w:val="22"/>
          <w:u w:val="single"/>
        </w:rPr>
        <w:t>ARTICLE 11 — TERM AND TERMINATION</w:t>
      </w:r>
    </w:p>
    <w:p>
      <w:pPr>
        <w:keepNext/>
        <w:spacing w:line="276" w:lineRule="auto" w:before="200" w:after="80"/>
        <w:ind w:left="0"/>
      </w:pPr>
      <w:r>
        <w:rPr>
          <w:rFonts w:ascii="Times New Roman" w:hAnsi="Times New Roman"/>
          <w:b/>
          <w:color w:val="000000"/>
          <w:sz w:val="22"/>
        </w:rPr>
        <w:t>Section 11.1 — Term</w:t>
      </w:r>
    </w:p>
    <w:p>
      <w:pPr>
        <w:spacing w:line="276" w:lineRule="auto" w:before="0" w:after="120"/>
        <w:jc w:val="both"/>
      </w:pPr>
      <w:r>
        <w:rPr>
          <w:rFonts w:ascii="Times New Roman" w:hAnsi="Times New Roman"/>
          <w:color w:val="000000"/>
          <w:sz w:val="22"/>
        </w:rPr>
        <w:t>This Agreement shall remain in effect for the Development Term (including any Extension Periods authorized pursuant to Section 3.2) and shall continue thereafter until the earlier of: (a) the mutual written agreement of the Parties to terminate this Agreement; or (b) termination by either Party in accordance with this Article 11. For the avoidance of doubt, the revenue-sharing and commercialization obligations set forth in Article 7 shall continue in effect following the expiration of the Development Term for so long as either Party continues to derive Net Revenue from the commercial exploitation of products or services incorporating Foreground IP, subject to the survival provisions of Section 11.5.</w:t>
      </w:r>
    </w:p>
    <w:p>
      <w:pPr>
        <w:keepNext/>
        <w:spacing w:line="276" w:lineRule="auto" w:before="200" w:after="80"/>
        <w:ind w:left="0"/>
      </w:pPr>
      <w:r>
        <w:rPr>
          <w:rFonts w:ascii="Times New Roman" w:hAnsi="Times New Roman"/>
          <w:b/>
          <w:color w:val="000000"/>
          <w:sz w:val="22"/>
        </w:rPr>
        <w:t>Section 11.2 — Termination for Convenience</w:t>
      </w:r>
    </w:p>
    <w:p>
      <w:pPr>
        <w:spacing w:line="276" w:lineRule="auto" w:before="0" w:after="120"/>
        <w:jc w:val="both"/>
      </w:pPr>
      <w:commentRangeStart w:id="20"/>
      <w:r>
        <w:rPr>
          <w:rFonts w:ascii="Times New Roman" w:hAnsi="Times New Roman" w:cs="Times New Roman"/>
          <w:sz w:val="22"/>
          <w:szCs w:val="22"/>
          <w:color w:val="000000"/>
        </w:rPr>
        <w:t xml:space="preserve">(a) Either Party may terminate this Agreement for convenience, with or without cause, upon one hundred twenty (120) calendar days' prior written notice to the other Party (the "</w:t>
      </w:r>
      <w:r>
        <w:rPr>
          <w:rFonts w:ascii="Times New Roman" w:hAnsi="Times New Roman" w:cs="Times New Roman"/>
          <w:sz w:val="22"/>
          <w:szCs w:val="22"/>
          <w:color w:val="000000"/>
          <w:b/>
        </w:rPr>
        <w:t xml:space="preserve">Convenience Notice Period</w:t>
      </w:r>
      <w:r>
        <w:rPr>
          <w:rFonts w:ascii="Times New Roman" w:hAnsi="Times New Roman" w:cs="Times New Roman"/>
          <w:sz w:val="22"/>
          <w:szCs w:val="22"/>
          <w:color w:val="000000"/>
        </w:rPr>
        <w:t xml:space="preserve">"), provided that such notice may not be given prior to the </w:t>
      </w:r>
      <w:ins w:id="5384" w:author="Whitfield Corr &amp; Loewe LLP" w:date="2025-04-03T09:00:00Z">
        <w:r>
          <w:rPr>
            <w:rFonts w:ascii="Times New Roman" w:hAnsi="Times New Roman" w:cs="Times New Roman"/>
            <w:sz w:val="22"/>
            <w:szCs w:val="22"/>
            <w:color w:val="000000"/>
          </w:rPr>
          <w:t xml:space="preserve">expiration of Month 6 of the Development Term (i.e., the </w:t>
        </w:r>
      </w:ins>
      <w:r>
        <w:rPr>
          <w:rFonts w:ascii="Times New Roman" w:hAnsi="Times New Roman" w:cs="Times New Roman"/>
          <w:sz w:val="22"/>
          <w:szCs w:val="22"/>
          <w:color w:val="000000"/>
        </w:rPr>
        <w:t xml:space="preserve">date that is </w:t>
      </w:r>
      <w:del w:id="5385" w:author="Whitfield Corr &amp; Loewe LLP" w:date="2025-04-03T09:00:00Z">
        <w:r>
          <w:rPr>
            <w:rFonts w:ascii="Times New Roman" w:hAnsi="Times New Roman" w:cs="Times New Roman"/>
            <w:sz w:val="22"/>
            <w:szCs w:val="22"/>
            <w:color w:val="000000"/>
          </w:rPr>
          <w:delText xml:space="preserve">nine</w:delText>
        </w:r>
      </w:del>
      <w:ins w:id="5386" w:author="Whitfield Corr &amp; Loewe LLP" w:date="2025-04-03T09:00:00Z">
        <w:r>
          <w:rPr>
            <w:rFonts w:ascii="Times New Roman" w:hAnsi="Times New Roman" w:cs="Times New Roman"/>
            <w:sz w:val="22"/>
            <w:szCs w:val="22"/>
            <w:color w:val="000000"/>
          </w:rPr>
          <w:t xml:space="preserve">six</w:t>
        </w:r>
      </w:ins>
      <w:r>
        <w:rPr>
          <w:rFonts w:ascii="Times New Roman" w:hAnsi="Times New Roman" w:cs="Times New Roman"/>
          <w:sz w:val="22"/>
          <w:szCs w:val="22"/>
          <w:color w:val="000000"/>
        </w:rPr>
        <w:t xml:space="preserve"> (</w:t>
      </w:r>
      <w:del w:id="5387" w:author="Whitfield Corr &amp; Loewe LLP" w:date="2025-04-03T09:00:00Z">
        <w:r>
          <w:rPr>
            <w:rFonts w:ascii="Times New Roman" w:hAnsi="Times New Roman" w:cs="Times New Roman"/>
            <w:sz w:val="22"/>
            <w:szCs w:val="22"/>
            <w:color w:val="000000"/>
          </w:rPr>
          <w:delText xml:space="preserve">9</w:delText>
        </w:r>
      </w:del>
      <w:ins w:id="5388" w:author="Whitfield Corr &amp; Loewe LLP" w:date="2025-04-03T09:00:00Z">
        <w:r>
          <w:rPr>
            <w:rFonts w:ascii="Times New Roman" w:hAnsi="Times New Roman" w:cs="Times New Roman"/>
            <w:sz w:val="22"/>
            <w:szCs w:val="22"/>
            <w:color w:val="000000"/>
          </w:rPr>
          <w:t xml:space="preserve">6</w:t>
        </w:r>
      </w:ins>
      <w:r>
        <w:rPr>
          <w:rFonts w:ascii="Times New Roman" w:hAnsi="Times New Roman" w:cs="Times New Roman"/>
          <w:sz w:val="22"/>
          <w:szCs w:val="22"/>
          <w:color w:val="000000"/>
        </w:rPr>
        <w:t xml:space="preserve">) months after the Effective Date</w:t>
      </w:r>
      <w:ins w:id="5389" w:author="Whitfield Corr &amp; Loewe LLP" w:date="2025-04-03T09:00:00Z">
        <w:r>
          <w:rPr>
            <w:rFonts w:ascii="Times New Roman" w:hAnsi="Times New Roman" w:cs="Times New Roman"/>
            <w:sz w:val="22"/>
            <w:szCs w:val="22"/>
            <w:color w:val="000000"/>
          </w:rPr>
          <w:t xml:space="preserve">)</w:t>
        </w:r>
      </w:ins>
      <w:r>
        <w:rPr>
          <w:rFonts w:ascii="Times New Roman" w:hAnsi="Times New Roman" w:cs="Times New Roman"/>
          <w:sz w:val="22"/>
          <w:szCs w:val="22"/>
          <w:color w:val="000000"/>
        </w:rPr>
        <w:t xml:space="preserve">.</w:t>
      </w:r>
      <w:commentRangeEnd w:id="20"/>
      <w:r>
        <w:rPr>
          <w:rStyle w:val="CommentReference"/>
        </w:rPr>
        <w:commentReference w:id="20"/>
      </w:r>
    </w:p>
    <w:p>
      <w:pPr>
        <w:spacing w:line="276" w:lineRule="auto" w:before="0" w:after="120"/>
        <w:jc w:val="both"/>
      </w:pPr>
      <w:commentRangeStart w:id="21"/>
      <w:r>
        <w:rPr>
          <w:rFonts w:ascii="Times New Roman" w:hAnsi="Times New Roman" w:cs="Times New Roman"/>
          <w:sz w:val="22"/>
          <w:szCs w:val="22"/>
          <w:color w:val="000000"/>
        </w:rPr>
        <w:t xml:space="preserve">(b) Upon </w:t>
      </w:r>
      <w:ins w:id="5390" w:author="Whitfield Corr &amp; Loewe LLP" w:date="2025-04-03T09:00:00Z">
        <w:r>
          <w:rPr>
            <w:rFonts w:ascii="Times New Roman" w:hAnsi="Times New Roman" w:cs="Times New Roman"/>
            <w:sz w:val="22"/>
            <w:szCs w:val="22"/>
            <w:color w:val="000000"/>
          </w:rPr>
          <w:t xml:space="preserve">any </w:t>
        </w:r>
      </w:ins>
      <w:r>
        <w:rPr>
          <w:rFonts w:ascii="Times New Roman" w:hAnsi="Times New Roman" w:cs="Times New Roman"/>
          <w:sz w:val="22"/>
          <w:szCs w:val="22"/>
          <w:color w:val="000000"/>
        </w:rPr>
        <w:t xml:space="preserve">termination for convenience</w:t>
      </w:r>
      <w:ins w:id="5391" w:author="Whitfield Corr &amp; Loewe LLP" w:date="2025-04-03T09:00:00Z">
        <w:r>
          <w:rPr>
            <w:rFonts w:ascii="Times New Roman" w:hAnsi="Times New Roman" w:cs="Times New Roman"/>
            <w:sz w:val="22"/>
            <w:szCs w:val="22"/>
            <w:color w:val="000000"/>
          </w:rPr>
          <w:t xml:space="preserve"> under this Section 11.2</w:t>
        </w:r>
      </w:ins>
      <w:r>
        <w:rPr>
          <w:rFonts w:ascii="Times New Roman" w:hAnsi="Times New Roman" w:cs="Times New Roman"/>
          <w:sz w:val="22"/>
          <w:szCs w:val="22"/>
          <w:color w:val="000000"/>
        </w:rPr>
        <w:t xml:space="preserve">, the terminating Party</w:t>
      </w:r>
      <w:ins w:id="5392" w:author="Whitfield Corr &amp; Loewe LLP" w:date="2025-04-03T09:00:00Z">
        <w:r>
          <w:rPr>
            <w:rFonts w:ascii="Times New Roman" w:hAnsi="Times New Roman" w:cs="Times New Roman"/>
            <w:sz w:val="22"/>
            <w:szCs w:val="22"/>
            <w:color w:val="000000"/>
          </w:rPr>
          <w:t xml:space="preserve"> (whether TerraCore or Axial)</w:t>
        </w:r>
      </w:ins>
      <w:r>
        <w:rPr>
          <w:rFonts w:ascii="Times New Roman" w:hAnsi="Times New Roman" w:cs="Times New Roman"/>
          <w:sz w:val="22"/>
          <w:szCs w:val="22"/>
          <w:color w:val="000000"/>
        </w:rPr>
        <w:t xml:space="preserve"> shall pay to the non-terminating Party a break fee equal to twenty</w:t>
      </w:r>
      <w:del w:id="5393" w:author="Whitfield Corr &amp; Loewe LLP" w:date="2025-04-03T09:00:00Z">
        <w:r>
          <w:rPr>
            <w:rFonts w:ascii="Times New Roman" w:hAnsi="Times New Roman" w:cs="Times New Roman"/>
            <w:sz w:val="22"/>
            <w:szCs w:val="22"/>
            <w:color w:val="000000"/>
          </w:rPr>
          <w:delText xml:space="preserve">-five</w:delText>
        </w:r>
      </w:del>
      <w:r>
        <w:rPr>
          <w:rFonts w:ascii="Times New Roman" w:hAnsi="Times New Roman" w:cs="Times New Roman"/>
          <w:sz w:val="22"/>
          <w:szCs w:val="22"/>
          <w:color w:val="000000"/>
        </w:rPr>
        <w:t xml:space="preserve"> percent (</w:t>
      </w:r>
      <w:del w:id="5394" w:author="Whitfield Corr &amp; Loewe LLP" w:date="2025-04-03T09:00:00Z">
        <w:r>
          <w:rPr>
            <w:rFonts w:ascii="Times New Roman" w:hAnsi="Times New Roman" w:cs="Times New Roman"/>
            <w:sz w:val="22"/>
            <w:szCs w:val="22"/>
            <w:color w:val="000000"/>
          </w:rPr>
          <w:delText xml:space="preserve">25</w:delText>
        </w:r>
      </w:del>
      <w:ins w:id="5395" w:author="Whitfield Corr &amp; Loewe LLP" w:date="2025-04-03T09:00:00Z">
        <w:r>
          <w:rPr>
            <w:rFonts w:ascii="Times New Roman" w:hAnsi="Times New Roman" w:cs="Times New Roman"/>
            <w:sz w:val="22"/>
            <w:szCs w:val="22"/>
            <w:color w:val="000000"/>
          </w:rPr>
          <w:t xml:space="preserve">20</w:t>
        </w:r>
      </w:ins>
      <w:r>
        <w:rPr>
          <w:rFonts w:ascii="Times New Roman" w:hAnsi="Times New Roman" w:cs="Times New Roman"/>
          <w:sz w:val="22"/>
          <w:szCs w:val="22"/>
          <w:color w:val="000000"/>
        </w:rPr>
        <w:t xml:space="preserve">%) of the terminating Party's Unfunded Commitment as of the effective date of termination (the "</w:t>
      </w:r>
      <w:r>
        <w:rPr>
          <w:rFonts w:ascii="Times New Roman" w:hAnsi="Times New Roman" w:cs="Times New Roman"/>
          <w:sz w:val="22"/>
          <w:szCs w:val="22"/>
          <w:color w:val="000000"/>
          <w:b/>
        </w:rPr>
        <w:t xml:space="preserve">Break Fee</w:t>
      </w:r>
      <w:r>
        <w:rPr>
          <w:rFonts w:ascii="Times New Roman" w:hAnsi="Times New Roman" w:cs="Times New Roman"/>
          <w:sz w:val="22"/>
          <w:szCs w:val="22"/>
          <w:color w:val="000000"/>
        </w:rPr>
        <w:t xml:space="preserve">")</w:t>
      </w:r>
      <w:ins w:id="5396" w:author="Whitfield Corr &amp; Loewe LLP" w:date="2025-04-03T09:00:00Z">
        <w:r>
          <w:rPr>
            <w:rFonts w:ascii="Times New Roman" w:hAnsi="Times New Roman" w:cs="Times New Roman"/>
            <w:sz w:val="22"/>
            <w:szCs w:val="22"/>
            <w:color w:val="000000"/>
          </w:rPr>
          <w:t xml:space="preserve">, calculated as follows: Break Fee = (terminating Party's total cost-share obligation under Section 4.2 − aggregate amounts actually funded by the terminating Party as of the effective date of termination) × 0.20. The Break Fee applies symmetrically to whichever Party exercises its right to terminate for convenience</w:t>
        </w:r>
      </w:ins>
      <w:r>
        <w:rPr>
          <w:rFonts w:ascii="Times New Roman" w:hAnsi="Times New Roman" w:cs="Times New Roman"/>
          <w:sz w:val="22"/>
          <w:szCs w:val="22"/>
          <w:color w:val="000000"/>
        </w:rPr>
        <w:t xml:space="preserve">. Each Party shall remain obligated to pay for all Development Work performed and costs incurred through the effective date of termination in accordance with Article 4.</w:t>
      </w:r>
    </w:p>
    <w:p>
      <w:pPr>
        <w:spacing w:line="276" w:lineRule="auto" w:before="0" w:after="120"/>
        <w:jc w:val="both"/>
        <w:rPr>
          <w:ins w:id="5397" w:author="Whitfield Corr &amp; Loewe LLP" w:date="2025-04-03T09:00:00Z"/>
        </w:rPr>
      </w:pPr>
      <w:ins w:id="5398" w:author="Whitfield Corr &amp; Loewe LLP" w:date="2025-04-03T09:00:00Z">
        <w:r>
          <w:rPr>
            <w:rFonts w:ascii="Times New Roman" w:hAnsi="Times New Roman"/>
            <w:i/>
            <w:color w:val="000000"/>
            <w:sz w:val="22"/>
          </w:rPr>
          <w:t xml:space="preserve">[Drafting Note — Illustrative Example (to be deleted from the execution version): If TerraCore terminates after funding $1,760,000 of its $3,520,000 total cost share, the Break Fee = ($3,520,000 − $1,760,000) × 0.20 = $352,000. Applying the same formula to Axial, if Axial terminates after funding $1,440,000 of its $2,880,000 total cost share, the Break Fee = ($2,880,000 − $1,440,000) × 0.20 = $288,000.]</w:t>
        </w:r>
      </w:ins>
      <w:commentRangeEnd w:id="21"/>
      <w:r>
        <w:rPr>
          <w:rStyle w:val="CommentReference"/>
        </w:rPr>
        <w:commentReference w:id="21"/>
      </w:r>
    </w:p>
    <w:p>
      <w:pPr>
        <w:spacing w:line="276" w:lineRule="auto" w:before="0" w:after="120"/>
        <w:jc w:val="both"/>
      </w:pPr>
      <w:r>
        <w:rPr>
          <w:rFonts w:ascii="Times New Roman" w:hAnsi="Times New Roman" w:cs="Times New Roman"/>
          <w:sz w:val="22"/>
          <w:szCs w:val="22"/>
          <w:color w:val="000000"/>
        </w:rPr>
        <w:t xml:space="preserve">(c) The Break Fee shall be payable within thirty (30) days of the effective date of termination and shall constitute liquidated damages, not a penalty.</w:t>
      </w:r>
    </w:p>
    <w:p>
      <w:pPr>
        <w:spacing w:line="276" w:lineRule="auto" w:before="0" w:after="120"/>
        <w:jc w:val="both"/>
      </w:pPr>
      <w:r>
        <w:rPr>
          <w:rFonts w:ascii="Times New Roman" w:hAnsi="Times New Roman" w:cs="Times New Roman"/>
          <w:sz w:val="22"/>
          <w:szCs w:val="22"/>
          <w:color w:val="000000"/>
        </w:rPr>
        <w:t xml:space="preserve">(d)</w:t>
      </w:r>
      <w:r>
        <w:rPr>
          <w:rFonts w:ascii="Times New Roman" w:hAnsi="Times New Roman"/>
          <w:color w:val="000000"/>
          <w:sz w:val="22"/>
        </w:rPr>
        <w:t xml:space="preserve"> During the Convenience Notice Period, both Parties shall continue to perform their obligations under this Agreement in good faith and shall cooperate to effect an orderly wind-down of the Development Work, including the preservation and transfer of work product, the return of Confidential Information, and the resolution of any outstanding financial obligations.</w:t>
      </w:r>
    </w:p>
    <w:p>
      <w:pPr>
        <w:keepNext/>
        <w:spacing w:line="276" w:lineRule="auto" w:before="200" w:after="80"/>
        <w:ind w:left="0"/>
      </w:pPr>
      <w:r>
        <w:rPr>
          <w:rFonts w:ascii="Times New Roman" w:hAnsi="Times New Roman"/>
          <w:b/>
          <w:color w:val="000000"/>
          <w:sz w:val="22"/>
        </w:rPr>
        <w:t>Section 11.3 — Termination for Cause</w:t>
      </w:r>
    </w:p>
    <w:p>
      <w:pPr>
        <w:spacing w:line="276" w:lineRule="auto" w:before="0" w:after="120"/>
        <w:jc w:val="both"/>
      </w:pPr>
      <w:r>
        <w:rPr>
          <w:rFonts w:ascii="Times New Roman" w:hAnsi="Times New Roman"/>
          <w:color w:val="000000"/>
          <w:sz w:val="22"/>
        </w:rPr>
        <w:t>Either Party (the "</w:t>
      </w:r>
      <w:r>
        <w:rPr>
          <w:rFonts w:ascii="Times New Roman" w:hAnsi="Times New Roman"/>
          <w:b/>
          <w:color w:val="000000"/>
          <w:sz w:val="22"/>
        </w:rPr>
        <w:t>Terminating Party</w:t>
      </w:r>
      <w:r>
        <w:rPr>
          <w:rFonts w:ascii="Times New Roman" w:hAnsi="Times New Roman"/>
          <w:color w:val="000000"/>
          <w:sz w:val="22"/>
        </w:rPr>
        <w:t>") may terminate this Agreement immediately upon written notice to the other Party (the "</w:t>
      </w:r>
      <w:r>
        <w:rPr>
          <w:rFonts w:ascii="Times New Roman" w:hAnsi="Times New Roman"/>
          <w:b/>
          <w:color w:val="000000"/>
          <w:sz w:val="22"/>
        </w:rPr>
        <w:t>Breaching Party</w:t>
      </w:r>
      <w:r>
        <w:rPr>
          <w:rFonts w:ascii="Times New Roman" w:hAnsi="Times New Roman"/>
          <w:color w:val="000000"/>
          <w:sz w:val="22"/>
        </w:rPr>
        <w:t>") if the Breaching Party:</w:t>
      </w:r>
    </w:p>
    <w:p>
      <w:pPr>
        <w:spacing w:line="276" w:lineRule="auto" w:before="0" w:after="120"/>
        <w:ind w:left="432"/>
        <w:jc w:val="both"/>
      </w:pPr>
      <w:r>
        <w:rPr>
          <w:rFonts w:ascii="Times New Roman" w:hAnsi="Times New Roman"/>
          <w:color w:val="000000"/>
          <w:sz w:val="22"/>
        </w:rPr>
        <w:t>(a) materially breaches any provision of this Agreement and fails to cure such breach within thirty (30) calendar days after receipt of written notice from the Terminating Party specifying the nature of the breach in reasonable detail and demanding cure (the "</w:t>
      </w:r>
      <w:r>
        <w:rPr>
          <w:rFonts w:ascii="Times New Roman" w:hAnsi="Times New Roman"/>
          <w:b/>
          <w:color w:val="000000"/>
          <w:sz w:val="22"/>
        </w:rPr>
        <w:t>Cure Period</w:t>
      </w:r>
      <w:r>
        <w:rPr>
          <w:rFonts w:ascii="Times New Roman" w:hAnsi="Times New Roman"/>
          <w:color w:val="000000"/>
          <w:sz w:val="22"/>
        </w:rPr>
        <w:t>"); provided that if the breach is of a nature that cannot reasonably be cured within thirty (30) calendar days, the Cure Period shall be extended to a maximum of sixty (60) calendar days, provided that the Breaching Party has commenced cure within the initial thirty-day period and is diligently pursuing cure; or</w:t>
      </w:r>
    </w:p>
    <w:p>
      <w:pPr>
        <w:spacing w:line="276" w:lineRule="auto" w:before="0" w:after="120"/>
        <w:ind w:left="432"/>
        <w:jc w:val="both"/>
      </w:pPr>
      <w:r>
        <w:rPr>
          <w:rFonts w:ascii="Times New Roman" w:hAnsi="Times New Roman"/>
          <w:color w:val="000000"/>
          <w:sz w:val="22"/>
        </w:rPr>
        <w:t>(b) becomes insolvent, admits in writing its inability to pay its debts as they become due, files a voluntary petition in bankruptcy, is adjudicated as bankrupt, makes a general assignment for the benefit of creditors, has a receiver, trustee, or liquidator appointed for all or a substantial part of its assets, or commences or has commenced against it any proceeding under any bankruptcy, insolvency, reorganization, or similar law, and such proceeding (if involuntary) is not dismissed within sixty (60) calendar days of its commencement.</w:t>
      </w:r>
    </w:p>
    <w:p>
      <w:pPr>
        <w:keepNext/>
        <w:spacing w:line="276" w:lineRule="auto" w:before="200" w:after="80"/>
        <w:ind w:left="0"/>
      </w:pPr>
      <w:r>
        <w:rPr>
          <w:rFonts w:ascii="Times New Roman" w:hAnsi="Times New Roman"/>
          <w:b/>
          <w:color w:val="000000"/>
          <w:sz w:val="22"/>
        </w:rPr>
        <w:t>Section 11.4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Obligations.</w:t>
      </w:r>
      <w:r>
        <w:rPr>
          <w:rFonts w:ascii="Times New Roman" w:hAnsi="Times New Roman"/>
          <w:color w:val="000000"/>
          <w:sz w:val="22"/>
        </w:rPr>
        <w:t xml:space="preserve"> Each Party's payment obligations for Development Work performed and costs incurred through the effective date of termination shall survive and shall be settled in accordance with Article 4, including the quarterly reconciliation provisions of Section 4.3.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 xml:space="preserve">Foreground IP.</w:t>
      </w:r>
      <w:r>
        <w:rPr>
          <w:rFonts w:ascii="Times New Roman" w:hAnsi="Times New Roman"/>
          <w:color w:val="000000"/>
          <w:sz w:val="22"/>
        </w:rPr>
        <w:t xml:space="preserve"> </w:t>
      </w:r>
      <w:ins w:id="5399" w:author="Whitfield Corr &amp; Loewe LLP" w:date="2025-04-03T09:00:00Z">
        <w:r>
          <w:rPr>
            <w:rFonts w:ascii="Times New Roman" w:hAnsi="Times New Roman"/>
            <w:color w:val="000000"/>
            <w:sz w:val="22"/>
          </w:rPr>
          <w:t xml:space="preserve">[ALTERNATIVE A: </w:t>
        </w:r>
      </w:ins>
      <w:r>
        <w:rPr>
          <w:rFonts w:ascii="Times New Roman" w:hAnsi="Times New Roman"/>
          <w:color w:val="000000"/>
          <w:sz w:val="22"/>
        </w:rPr>
        <w:t xml:space="preserve">All Foreground IP shall</w:t>
      </w:r>
      <w:del w:id="5400" w:author="Whitfield Corr &amp; Loewe LLP" w:date="2025-04-03T09:00:00Z">
        <w:r>
          <w:rPr>
            <w:rFonts w:ascii="Times New Roman" w:hAnsi="Times New Roman"/>
            <w:color w:val="000000"/>
            <w:sz w:val="22"/>
          </w:rPr>
          <w:delText xml:space="preserve">  </w:delText>
        </w:r>
      </w:del>
      <w:ins w:id="5401" w:author="Whitfield Corr &amp; Loewe LLP" w:date="2025-04-03T09:00:00Z">
        <w:r>
          <w:rPr>
            <w:rFonts w:ascii="Times New Roman" w:hAnsi="Times New Roman"/>
            <w:color w:val="000000"/>
            <w:sz w:val="22"/>
          </w:rPr>
          <w:t xml:space="preserve"> </w:t>
        </w:r>
      </w:ins>
      <w:r>
        <w:rPr>
          <w:rFonts w:ascii="Times New Roman" w:hAnsi="Times New Roman" w:cs="Times New Roman"/>
          <w:sz w:val="22"/>
          <w:szCs w:val="22"/>
          <w:color w:val="000000"/>
        </w:rPr>
        <w:t xml:space="preserve">remain solely owned by TerraCore in accordance with Section 6.3, and Axial's license under Section 6.4 shall survive termination.</w:t>
      </w:r>
      <w:ins w:id="5402" w:author="Whitfield Corr &amp; Loewe LLP" w:date="2025-04-03T09:00:00Z">
        <w:r>
          <w:rPr>
            <w:rFonts w:ascii="Times New Roman" w:hAnsi="Times New Roman"/>
            <w:color w:val="000000"/>
            <w:sz w:val="22"/>
          </w:rPr>
          <w:t xml:space="preserve">] [ALTERNATIVE B: All Foreground IP shall remain jointly owned by the Parties in accordance with Section 6.3, and the mutual field-of-use restriction under Section 6.3(b) shall survive termination.]</w:t>
        </w:r>
      </w:ins>
    </w:p>
    <w:p>
      <w:pPr>
        <w:spacing w:line="276" w:lineRule="auto" w:before="0" w:after="120"/>
        <w:ind w:left="432"/>
        <w:jc w:val="both"/>
      </w:pPr>
      <w:r>
        <w:rPr>
          <w:rFonts w:ascii="Times New Roman" w:hAnsi="Times New Roman" w:cs="Times New Roman"/>
          <w:sz w:val="22"/>
          <w:szCs w:val="22"/>
          <w:color w:val="000000"/>
        </w:rPr>
        <w:t xml:space="preserve">(b-1) </w:t>
      </w:r>
      <w:r>
        <w:rPr>
          <w:rFonts w:ascii="Times New Roman" w:hAnsi="Times New Roman" w:cs="Times New Roman"/>
          <w:sz w:val="22"/>
          <w:szCs w:val="22"/>
          <w:color w:val="000000"/>
          <w:b/>
        </w:rPr>
        <w:t xml:space="preserve">Improvement IP.</w:t>
      </w:r>
      <w:r>
        <w:rPr>
          <w:rFonts w:ascii="Times New Roman" w:hAnsi="Times New Roman" w:cs="Times New Roman"/>
          <w:sz w:val="22"/>
          <w:szCs w:val="22"/>
          <w:color w:val="000000"/>
        </w:rPr>
        <w:t xml:space="preserve"> Improvement IP ownership shall remain with the respective owning Party per Section 6.5; licenses under Section 6.5 </w:t>
      </w:r>
      <w:ins w:id="5403" w:author="Whitfield Corr &amp; Loewe LLP" w:date="2025-04-03T09:00:00Z">
        <w:r>
          <w:rPr>
            <w:rFonts w:ascii="Times New Roman" w:hAnsi="Times New Roman" w:cs="Times New Roman"/>
            <w:sz w:val="22"/>
            <w:szCs w:val="22"/>
            <w:color w:val="000000"/>
          </w:rPr>
          <w:t xml:space="preserve">(and the corresponding royalty obligations) </w:t>
        </w:r>
      </w:ins>
      <w:r>
        <w:rPr>
          <w:rFonts w:ascii="Times New Roman" w:hAnsi="Times New Roman" w:cs="Times New Roman"/>
          <w:sz w:val="22"/>
          <w:szCs w:val="22"/>
          <w:color w:val="000000"/>
        </w:rPr>
        <w:t xml:space="preserve">shall survive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Background IP Licenses.</w:t>
      </w:r>
      <w:r>
        <w:rPr>
          <w:rFonts w:ascii="Times New Roman" w:hAnsi="Times New Roman"/>
          <w:color w:val="000000"/>
          <w:sz w:val="22"/>
        </w:rPr>
        <w:t xml:space="preserve"> The licenses granted under Section 6.2 with respect to Background IP shall terminate, except to the extent that any such license is necessary for the continued commercialization of products or services incorporating Foreground IP, in which case the Parties shall negotiate in good faith to establish a continuing license on commercially reasonable terms as described in Section 6.2.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 Information.</w:t>
      </w:r>
      <w:r>
        <w:rPr>
          <w:rFonts w:ascii="Times New Roman" w:hAnsi="Times New Roman"/>
          <w:color w:val="000000"/>
          <w:sz w:val="22"/>
        </w:rPr>
        <w:t xml:space="preserve"> Each Party shall return or destroy all Confidential Information of the other Party in accordance with Section 9.4.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Ongoing Obligations.</w:t>
      </w:r>
      <w:r>
        <w:rPr>
          <w:rFonts w:ascii="Times New Roman" w:hAnsi="Times New Roman"/>
          <w:color w:val="000000"/>
          <w:sz w:val="22"/>
        </w:rPr>
        <w:t xml:space="preserve"> Each Party's obligations under any surviving provisions of this Agreement (as specified in Section 11.5) shall continue in full force and effect.</w:t>
      </w:r>
    </w:p>
    <w:p>
      <w:pPr>
        <w:keepNext/>
        <w:spacing w:line="276" w:lineRule="auto" w:before="200" w:after="80"/>
        <w:ind w:left="0"/>
      </w:pPr>
      <w:r>
        <w:rPr>
          <w:rFonts w:ascii="Times New Roman" w:hAnsi="Times New Roman"/>
          <w:b/>
          <w:color w:val="000000"/>
          <w:sz w:val="22"/>
        </w:rPr>
        <w:t>Section 11.5 — Survival</w:t>
      </w:r>
    </w:p>
    <w:p>
      <w:pPr>
        <w:spacing w:line="276" w:lineRule="auto" w:before="0" w:after="120"/>
        <w:jc w:val="both"/>
      </w:pPr>
      <w:r>
        <w:rPr>
          <w:rFonts w:ascii="Times New Roman" w:hAnsi="Times New Roman"/>
          <w:color w:val="000000"/>
          <w:sz w:val="22"/>
        </w:rPr>
        <w:t xml:space="preserve">The following provisions of this Agreement shall survive the termination or expiration of this Agreement for any reason and shall continue in full force and effect in accordance with their respective terms: Article 1 (Definitions), Sections 4.3 and 4.4 (to the extent necessary for the reconciliation of costs incurred prior to termination), Article 6 (Intellectual Property Ownership</w:t>
      </w:r>
      <w:r>
        <w:rPr>
          <w:rFonts w:ascii="Times New Roman" w:hAnsi="Times New Roman" w:cs="Times New Roman"/>
          <w:sz w:val="22"/>
          <w:szCs w:val="22"/>
          <w:color w:val="000000"/>
        </w:rPr>
        <w:t xml:space="preserve">, including Sections 6.3, 6.4</w:t>
      </w:r>
      <w:ins w:id="5404" w:author="Whitfield Corr &amp; Loewe LLP" w:date="2025-04-03T09:00:00Z">
        <w:r>
          <w:rPr>
            <w:rFonts w:ascii="Times New Roman" w:hAnsi="Times New Roman"/>
            <w:color w:val="000000"/>
            <w:sz w:val="22"/>
          </w:rPr>
          <w:t xml:space="preserve"> [Alternative A]</w:t>
        </w:r>
      </w:ins>
      <w:r>
        <w:rPr>
          <w:rFonts w:ascii="Times New Roman" w:hAnsi="Times New Roman" w:cs="Times New Roman"/>
          <w:sz w:val="22"/>
          <w:szCs w:val="22"/>
          <w:color w:val="000000"/>
        </w:rPr>
        <w:t xml:space="preserve">, 6.5, and 6.6</w:t>
      </w:r>
      <w:r>
        <w:rPr>
          <w:rFonts w:ascii="Times New Roman" w:hAnsi="Times New Roman"/>
          <w:color w:val="000000"/>
          <w:sz w:val="22"/>
        </w:rPr>
        <w:t xml:space="preserve">), Article 7 (Commercialization and Revenue Sharing, to the extent that either Party continues to derive Net Revenue from the commercial exploitation of products or services incorporating Foreground IP), Article 8 (Exclusivity, for the remainder of the Exclusivity Period), Article 9 (Confidentiality, for the duration specified in Section 9.3</w:t>
      </w:r>
      <w:ins w:id="5405" w:author="Whitfield Corr &amp; Loewe LLP" w:date="2025-04-03T09:00:00Z">
        <w:r>
          <w:rPr>
            <w:rFonts w:ascii="Times New Roman" w:hAnsi="Times New Roman"/>
            <w:color w:val="000000"/>
            <w:sz w:val="22"/>
          </w:rPr>
          <w:t xml:space="preserve">, including the indefinite survival of obligations with respect to trade secrets</w:t>
        </w:r>
      </w:ins>
      <w:r>
        <w:rPr>
          <w:rFonts w:ascii="Times New Roman" w:hAnsi="Times New Roman"/>
          <w:color w:val="000000"/>
          <w:sz w:val="22"/>
        </w:rPr>
        <w:t xml:space="preserve">), Article 10 (Representations and Warranties), </w:t>
      </w:r>
      <w:r>
        <w:rPr>
          <w:rFonts w:ascii="Times New Roman" w:hAnsi="Times New Roman" w:cs="Times New Roman"/>
          <w:sz w:val="22"/>
          <w:szCs w:val="22"/>
          <w:color w:val="000000"/>
        </w:rPr>
        <w:t xml:space="preserve">Section 11.2(b)–(c) (Break Fee),</w:t>
      </w:r>
      <w:r>
        <w:rPr>
          <w:rFonts w:ascii="Times New Roman" w:hAnsi="Times New Roman"/>
          <w:color w:val="000000"/>
          <w:sz w:val="22"/>
        </w:rPr>
        <w:t xml:space="preserve"> Section 11.4 (Effect of Termination), this Section 11.5 (Survival), Article 12 (Indemnification), Article 13 (Limitation of Liability), Article 14 (Dispute Resolution), and Article 15 (General Provisions). Any other provision of this Agreement that, by its nature or express terms, is intended to survive termination shall also survive.</w:t>
      </w:r>
    </w:p>
    <w:p>
      <w:pPr>
        <w:keepNext/>
        <w:spacing w:line="276" w:lineRule="auto" w:before="360" w:after="120"/>
        <w:jc w:val="left"/>
      </w:pPr>
      <w:r>
        <w:rPr>
          <w:rFonts w:ascii="Times New Roman" w:hAnsi="Times New Roman"/>
          <w:b/>
          <w:color w:val="000000"/>
          <w:sz w:val="22"/>
          <w:u w:val="single"/>
        </w:rPr>
        <w:t>ARTICLE 12 — INDEMNIFICATION</w:t>
      </w:r>
    </w:p>
    <w:p>
      <w:pPr>
        <w:keepNext/>
        <w:spacing w:line="276" w:lineRule="auto" w:before="200" w:after="80"/>
        <w:ind w:left="0"/>
      </w:pPr>
      <w:r>
        <w:rPr>
          <w:rFonts w:ascii="Times New Roman" w:hAnsi="Times New Roman"/>
          <w:b/>
          <w:color w:val="000000"/>
          <w:sz w:val="22"/>
        </w:rPr>
        <w:t>Section 12.1 — Indemnification by Each Party</w:t>
      </w:r>
    </w:p>
    <w:p>
      <w:pPr>
        <w:spacing w:line="276" w:lineRule="auto" w:before="0" w:after="120"/>
        <w:jc w:val="both"/>
      </w:pPr>
      <w:r>
        <w:rPr>
          <w:rFonts w:ascii="Times New Roman" w:hAnsi="Times New Roman"/>
          <w:color w:val="000000"/>
          <w:sz w:val="22"/>
        </w:rPr>
        <w:t>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officers, directors, employees, agents, successors, and permitted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liabilities, damages, costs, and expenses (including reasonable attorneys' fees and court costs) arising out of or relating to any third-party claim, action, suit, or proceeding (each, a "</w:t>
      </w:r>
      <w:r>
        <w:rPr>
          <w:rFonts w:ascii="Times New Roman" w:hAnsi="Times New Roman"/>
          <w:b/>
          <w:color w:val="000000"/>
          <w:sz w:val="22"/>
        </w:rPr>
        <w:t>Third-Party Claim</w:t>
      </w:r>
      <w:r>
        <w:rPr>
          <w:rFonts w:ascii="Times New Roman" w:hAnsi="Times New Roman"/>
          <w:color w:val="000000"/>
          <w:sz w:val="22"/>
        </w:rPr>
        <w:t>") to the extent arising from:</w:t>
      </w:r>
    </w:p>
    <w:p>
      <w:pPr>
        <w:spacing w:line="276" w:lineRule="auto" w:before="0" w:after="120"/>
        <w:ind w:left="432"/>
        <w:jc w:val="both"/>
      </w:pPr>
      <w:r>
        <w:rPr>
          <w:rFonts w:ascii="Times New Roman" w:hAnsi="Times New Roman"/>
          <w:color w:val="000000"/>
          <w:sz w:val="22"/>
        </w:rPr>
        <w:t>(a) the Indemnifying Party's breach of any of its representations, warranties, or covenants under this Agreement;</w:t>
      </w:r>
    </w:p>
    <w:p>
      <w:pPr>
        <w:spacing w:line="276" w:lineRule="auto" w:before="0" w:after="120"/>
        <w:ind w:left="432"/>
        <w:jc w:val="both"/>
      </w:pPr>
      <w:r>
        <w:rPr>
          <w:rFonts w:ascii="Times New Roman" w:hAnsi="Times New Roman"/>
          <w:color w:val="000000"/>
          <w:sz w:val="22"/>
        </w:rPr>
        <w:t>(b) the Indemnifying Party's gross negligence or willful misconduct in connection with the performance of its obligations under this Agreement; or</w:t>
      </w:r>
    </w:p>
    <w:p>
      <w:pPr>
        <w:spacing w:line="276" w:lineRule="auto" w:before="0" w:after="120"/>
        <w:ind w:left="432"/>
        <w:jc w:val="both"/>
      </w:pPr>
      <w:r>
        <w:rPr>
          <w:rFonts w:ascii="Times New Roman" w:hAnsi="Times New Roman"/>
          <w:color w:val="000000"/>
          <w:sz w:val="22"/>
        </w:rPr>
        <w:t>(c) the alleged or actual infringement, misappropriation, or other violation of any third party's Intellectual Property rights by the Indemnifying Party's Background IP, to the extent such Background IP is used in connection with the Development Work or the commercialization of Foreground IP as contemplated by this Agreement.</w:t>
      </w:r>
    </w:p>
    <w:p>
      <w:pPr>
        <w:keepNext/>
        <w:spacing w:line="276" w:lineRule="auto" w:before="200" w:after="80"/>
        <w:ind w:left="0"/>
      </w:pPr>
      <w:r>
        <w:rPr>
          <w:rFonts w:ascii="Times New Roman" w:hAnsi="Times New Roman"/>
          <w:b/>
          <w:color w:val="000000"/>
          <w:sz w:val="22"/>
        </w:rPr>
        <w:t>Section 12.2 — Indemnification Procedures</w:t>
      </w:r>
    </w:p>
    <w:p>
      <w:pPr>
        <w:spacing w:line="276" w:lineRule="auto" w:before="0" w:after="120"/>
        <w:jc w:val="both"/>
      </w:pPr>
      <w:r>
        <w:rPr>
          <w:rFonts w:ascii="Times New Roman" w:hAnsi="Times New Roman"/>
          <w:color w:val="000000"/>
          <w:sz w:val="22"/>
        </w:rPr>
        <w:t>An Indemnified Party seeking indemnification under this Article 12 shall:</w:t>
      </w:r>
    </w:p>
    <w:p>
      <w:pPr>
        <w:spacing w:line="276" w:lineRule="auto" w:before="0" w:after="120"/>
        <w:ind w:left="432"/>
        <w:jc w:val="both"/>
      </w:pPr>
      <w:r>
        <w:rPr>
          <w:rFonts w:ascii="Times New Roman" w:hAnsi="Times New Roman"/>
          <w:color w:val="000000"/>
          <w:sz w:val="22"/>
        </w:rPr>
        <w:t>(a) provide the Indemnifying Party with prompt written notice of any Third-Party Claim for which indemnification is sought, including a reasonable description of the facts and circumstances giving rise to such claim; provided that the failure to provide timely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(b) grant the Indemnifying Party sole control of the defense and settlement of such Third-Party Claim, at the Indemnifying Party's expense; provided that the Indemnifying Party shall not settle any Third-Party Claim in a manner that imposes any liability, obligation, or restriction on any Indemnified Party without the prior written consent of such Indemnified Party, such consent not to be unreasonably withheld, conditioned, or delayed; and</w:t>
      </w:r>
    </w:p>
    <w:p>
      <w:pPr>
        <w:spacing w:line="276" w:lineRule="auto" w:before="0" w:after="120"/>
        <w:ind w:left="432"/>
        <w:jc w:val="both"/>
      </w:pPr>
      <w:r>
        <w:rPr>
          <w:rFonts w:ascii="Times New Roman" w:hAnsi="Times New Roman"/>
          <w:color w:val="000000"/>
          <w:sz w:val="22"/>
        </w:rPr>
        <w:t>(c) cooperate with the Indemnifying Party in the defense and settlement of such Third-Party Claim, at the Indemnifying Party's reasonable expense, including by providing access to relevant documents, records, and personnel as reasonably requested.</w:t>
      </w:r>
    </w:p>
    <w:p>
      <w:pPr>
        <w:spacing w:line="276" w:lineRule="auto" w:before="0" w:after="120"/>
        <w:jc w:val="both"/>
      </w:pPr>
      <w:r>
        <w:rPr>
          <w:rFonts w:ascii="Times New Roman" w:hAnsi="Times New Roman"/>
          <w:color w:val="000000"/>
          <w:sz w:val="22"/>
        </w:rPr>
        <w:t>The Indemnified Party shall have the right, at its own expense, to participate in the defense of any Third-Party Claim with counsel of its own choosing, provided that the Indemnifying Party shall retain sole control of the defense as set forth above.</w:t>
      </w:r>
    </w:p>
    <w:p>
      <w:pPr>
        <w:keepNext/>
        <w:spacing w:line="276" w:lineRule="auto" w:before="360" w:after="120"/>
        <w:jc w:val="left"/>
      </w:pPr>
      <w:r>
        <w:rPr>
          <w:rFonts w:ascii="Times New Roman" w:hAnsi="Times New Roman"/>
          <w:b/>
          <w:color w:val="000000"/>
          <w:sz w:val="22"/>
          <w:u w:val="single"/>
        </w:rPr>
        <w:t>ARTICLE 13 — LIMITATION OF LIABILITY</w:t>
      </w:r>
    </w:p>
    <w:p>
      <w:pPr>
        <w:keepNext/>
        <w:spacing w:line="276" w:lineRule="auto" w:before="200" w:after="80"/>
        <w:ind w:left="0"/>
      </w:pPr>
      <w:r>
        <w:rPr>
          <w:rFonts w:ascii="Times New Roman" w:hAnsi="Times New Roman"/>
          <w:b/>
          <w:color w:val="000000"/>
          <w:sz w:val="22"/>
        </w:rPr>
        <w:t>Section 13.1 — Consequential Damages Waiver</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EXEMPLARY, OR PUNITIVE DAMAGES ARISING OUT OF OR RELATED TO THIS AGREEMENT, WHETHER BASED ON CONTRACT, TORT (INCLUDING NEGLIGENCE), STRICT LIABILITY, OR ANY OTHER THEORY OF LIABILITY, AND REGARDLESS OF WHETHER SUCH PARTY HAS BEEN ADVISED OF THE POSSIBILITY OF SUCH DAMAGES. THIS LIMITATION SHALL APPLY TO, WITHOUT LIMITATION, LOSS OF PROFITS, LOSS OF REVENUE, LOSS OF DATA, LOSS OF BUSINESS OPPORTUNITY, COST OF SUBSTITUTE GOODS OR SERVICES, AND INTERRUPTION OF BUSINESS.</w:t>
      </w:r>
    </w:p>
    <w:p>
      <w:pPr>
        <w:keepNext/>
        <w:spacing w:line="276" w:lineRule="auto" w:before="200" w:after="80"/>
        <w:ind w:left="0"/>
      </w:pPr>
      <w:r>
        <w:rPr>
          <w:rFonts w:ascii="Times New Roman" w:hAnsi="Times New Roman"/>
          <w:b/>
          <w:color w:val="000000"/>
          <w:sz w:val="22"/>
        </w:rPr>
        <w:t>Section 13.2 — Aggregate Cap</w:t>
      </w:r>
    </w:p>
    <w:p>
      <w:pPr>
        <w:spacing w:line="276" w:lineRule="auto" w:before="0" w:after="120"/>
        <w:jc w:val="both"/>
      </w:pPr>
      <w:r>
        <w:rPr>
          <w:rFonts w:ascii="Times New Roman" w:hAnsi="Times New Roman"/>
          <w:color w:val="000000"/>
          <w:sz w:val="22"/>
        </w:rPr>
        <w:t>EXCEPT AS SET FORTH IN SECTION 13.3, EACH PARTY'S TOTAL AGGREGATE LIABILITY TO THE OTHER PARTY UNDER THIS AGREEMENT, WHETHER ARISING IN CONTRACT, TORT (INCLUDING NEGLIGENCE), STRICT LIABILITY, OR OTHERWISE, SHALL NOT EXCEED THE AMOUNT OF SUCH PARTY'S TOTAL COST-SHARE OBLIGATION UNDER SECTION 4.2 (I.E., THREE MILLION FIVE HUNDRED TWENTY THOUSAND DOLLARS ($3,520,000) FOR TERRACORE; TWO MILLION EIGHT HUNDRED EIGHTY THOUSAND DOLLARS ($2,880,000) FOR AXIAL).</w:t>
      </w:r>
    </w:p>
    <w:p>
      <w:pPr>
        <w:keepNext/>
        <w:spacing w:line="276" w:lineRule="auto" w:before="200" w:after="80"/>
        <w:ind w:left="0"/>
      </w:pPr>
      <w:r>
        <w:rPr>
          <w:rFonts w:ascii="Times New Roman" w:hAnsi="Times New Roman"/>
          <w:b/>
          <w:color w:val="000000"/>
          <w:sz w:val="22"/>
        </w:rPr>
        <w:t>Section 13.3 — Exceptions</w:t>
      </w:r>
    </w:p>
    <w:p>
      <w:pPr>
        <w:spacing w:line="276" w:lineRule="auto" w:before="0" w:after="120"/>
        <w:jc w:val="both"/>
      </w:pPr>
      <w:r>
        <w:rPr>
          <w:rFonts w:ascii="Times New Roman" w:hAnsi="Times New Roman"/>
          <w:color w:val="000000"/>
          <w:sz w:val="22"/>
        </w:rPr>
        <w:t>The limitations set forth in Sections 13.1 and 13.2 shall not apply to:</w:t>
      </w:r>
    </w:p>
    <w:p>
      <w:pPr>
        <w:spacing w:line="276" w:lineRule="auto" w:before="0" w:after="120"/>
        <w:ind w:left="432"/>
        <w:jc w:val="both"/>
      </w:pPr>
      <w:r>
        <w:rPr>
          <w:rFonts w:ascii="Times New Roman" w:hAnsi="Times New Roman"/>
          <w:color w:val="000000"/>
          <w:sz w:val="22"/>
        </w:rPr>
        <w:t>(a) a Party's breach of Article 9 (Confidentiality);</w:t>
      </w:r>
    </w:p>
    <w:p>
      <w:pPr>
        <w:spacing w:line="276" w:lineRule="auto" w:before="0" w:after="120"/>
        <w:ind w:left="432"/>
        <w:jc w:val="both"/>
      </w:pPr>
      <w:r>
        <w:rPr>
          <w:rFonts w:ascii="Times New Roman" w:hAnsi="Times New Roman"/>
          <w:color w:val="000000"/>
          <w:sz w:val="22"/>
        </w:rPr>
        <w:t>(b) a Party's indemnification obligations under Article 12; or</w:t>
      </w:r>
    </w:p>
    <w:p>
      <w:pPr>
        <w:spacing w:line="276" w:lineRule="auto" w:before="0" w:after="120"/>
        <w:ind w:left="432"/>
        <w:jc w:val="both"/>
      </w:pPr>
      <w:r>
        <w:rPr>
          <w:rFonts w:ascii="Times New Roman" w:hAnsi="Times New Roman"/>
          <w:color w:val="000000"/>
          <w:sz w:val="22"/>
        </w:rPr>
        <w:t>(c) damages arising from a Party's gross negligence or willful misconduct.</w:t>
      </w:r>
    </w:p>
    <w:p>
      <w:pPr>
        <w:spacing w:line="276" w:lineRule="auto" w:before="0" w:after="120"/>
        <w:jc w:val="both"/>
      </w:pPr>
      <w:r>
        <w:rPr>
          <w:rFonts w:ascii="Times New Roman" w:hAnsi="Times New Roman"/>
          <w:color w:val="000000"/>
          <w:sz w:val="22"/>
        </w:rPr>
        <w:t>The Parties acknowledge and agree that the limitations of liability set forth in this Article 13 represent a fair and reasonable allocation of risk between the Parties in light of the nature and scope of this Agreement, and that each Party has relied upon such limitations in entering into this Agreement.</w:t>
      </w:r>
    </w:p>
    <w:p>
      <w:pPr>
        <w:keepNext/>
        <w:spacing w:line="276" w:lineRule="auto" w:before="360" w:after="120"/>
        <w:jc w:val="left"/>
      </w:pPr>
      <w:r>
        <w:rPr>
          <w:rFonts w:ascii="Times New Roman" w:hAnsi="Times New Roman"/>
          <w:b/>
          <w:color w:val="000000"/>
          <w:sz w:val="22"/>
          <w:u w:val="single"/>
        </w:rPr>
        <w:t>ARTICLE 14 — DISPUTE RESOLUTION</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commentRangeStart w:id="22"/>
      <w:r>
        <w:rPr>
          <w:rFonts w:ascii="Times New Roman" w:hAnsi="Times New Roman"/>
          <w:color w:val="000000"/>
          <w:sz w:val="22"/>
        </w:rPr>
        <w:t xml:space="preserve">This Agreement shall be governed by, and construed and interpreted in accordance with, the laws of the </w:t>
      </w:r>
      <w:r>
        <w:rPr>
          <w:rFonts w:ascii="Times New Roman" w:hAnsi="Times New Roman"/>
          <w:color w:val="000000"/>
          <w:sz w:val="22"/>
        </w:rPr>
        <w:t xml:space="preserve"> </w:t>
      </w:r>
      <w:r>
        <w:rPr>
          <w:rFonts w:ascii="Times New Roman" w:hAnsi="Times New Roman" w:cs="Times New Roman"/>
          <w:sz w:val="22"/>
          <w:szCs w:val="22"/>
          <w:color w:val="000000"/>
        </w:rPr>
        <w:t xml:space="preserve">State of Delaware,</w:t>
      </w:r>
      <w:r>
        <w:rPr>
          <w:rFonts w:ascii="Times New Roman" w:hAnsi="Times New Roman"/>
          <w:color w:val="000000"/>
          <w:sz w:val="22"/>
        </w:rPr>
        <w:t xml:space="preserve"> without regard to its conflict-of-laws principles that would require or permit the application of the laws of any other jurisdiction. The Parties expressly agree that the United Nations Convention on Contracts for the International Sale of Goods shall not apply to this Agreement.</w:t>
      </w:r>
      <w:commentRangeEnd w:id="22"/>
      <w:r>
        <w:rPr>
          <w:rStyle w:val="CommentReference"/>
        </w:rPr>
        <w:commentReference w:id="22"/>
      </w:r>
    </w:p>
    <w:p>
      <w:pPr>
        <w:keepNext/>
        <w:spacing w:line="276" w:lineRule="auto" w:before="200" w:after="80"/>
        <w:ind w:left="0"/>
      </w:pPr>
      <w:r>
        <w:rPr>
          <w:rFonts w:ascii="Times New Roman" w:hAnsi="Times New Roman"/>
          <w:b/>
          <w:color w:val="000000"/>
          <w:sz w:val="22"/>
        </w:rPr>
        <w:t>Section 14.2 — Arbitration</w:t>
      </w:r>
    </w:p>
    <w:p>
      <w:pPr>
        <w:spacing w:line="276" w:lineRule="auto" w:before="0" w:after="120"/>
        <w:jc w:val="both"/>
      </w:pPr>
      <w:del w:id="5406" w:author="Whitfield Corr &amp; Loewe LLP" w:date="2025-04-03T09:00:00Z">
        <w:r>
          <w:rPr>
            <w:rFonts w:ascii="Times New Roman" w:hAnsi="Times New Roman"/>
            <w:color w:val="000000"/>
            <w:sz w:val="22"/>
          </w:rPr>
          <w:delText xml:space="preserve">Any</w:delText>
        </w:r>
      </w:del>
      <w:ins w:id="5407" w:author="Whitfield Corr &amp; Loewe LLP" w:date="2025-04-03T09:00:00Z">
        <w:r>
          <w:rPr>
            <w:rFonts w:ascii="Times New Roman" w:hAnsi="Times New Roman"/>
            <w:color w:val="000000"/>
            <w:sz w:val="22"/>
          </w:rPr>
          <w:t xml:space="preserve">Except for Deadlocks, which are subject to the Governance Escalation Procedure set forth in Section 5.5, any</w:t>
        </w:r>
      </w:ins>
      <w:r>
        <w:rPr>
          <w:rFonts w:ascii="Times New Roman" w:hAnsi="Times New Roman"/>
          <w:color w:val="000000"/>
          <w:sz w:val="22"/>
        </w:rPr>
        <w:t xml:space="preserve"> dispute, controversy, or claim arising out of or relating to this Agreement, including the breach, termination, or validity thereof</w:t>
      </w:r>
      <w:ins w:id="5408" w:author="Whitfield Corr &amp; Loewe LLP" w:date="2025-04-03T09:00:00Z">
        <w:r>
          <w:rPr>
            <w:rFonts w:ascii="Times New Roman" w:hAnsi="Times New Roman"/>
            <w:color w:val="000000"/>
            <w:sz w:val="22"/>
          </w:rPr>
          <w:t xml:space="preserve"> (each, a "</w:t>
        </w:r>
      </w:ins>
      <w:ins w:id="5409" w:author="Whitfield Corr &amp; Loewe LLP" w:date="2025-04-03T09:00:00Z">
        <w:r>
          <w:rPr>
            <w:rFonts w:ascii="Times New Roman" w:hAnsi="Times New Roman"/>
            <w:b/>
            <w:color w:val="000000"/>
            <w:sz w:val="22"/>
          </w:rPr>
          <w:t xml:space="preserve">Contract Dispute</w:t>
        </w:r>
      </w:ins>
      <w:ins w:id="5410" w:author="Whitfield Corr &amp; Loewe LLP" w:date="2025-04-03T09:00:00Z">
        <w:r>
          <w:rPr>
            <w:rFonts w:ascii="Times New Roman" w:hAnsi="Times New Roman"/>
            <w:color w:val="000000"/>
            <w:sz w:val="22"/>
          </w:rPr>
          <w:t xml:space="preserve">")</w:t>
        </w:r>
      </w:ins>
      <w:r>
        <w:rPr>
          <w:rFonts w:ascii="Times New Roman" w:hAnsi="Times New Roman"/>
          <w:color w:val="000000"/>
          <w:sz w:val="22"/>
        </w:rPr>
        <w:t xml:space="preserve">, that cannot be resolved through good-faith negotiation between the Parties within thirty (30) calendar days after one Party provides written notice of the dispute to the other Party (or such shorter period as the circumstances may require), shall be submitted to final and binding arbitration administered by</w:t>
      </w:r>
      <w:del w:id="5411" w:author="Whitfield Corr &amp; Loewe LLP" w:date="2025-04-03T09:00:00Z">
        <w:r>
          <w:rPr>
            <w:rFonts w:ascii="Times New Roman" w:hAnsi="Times New Roman"/>
            <w:color w:val="000000"/>
            <w:sz w:val="22"/>
          </w:rPr>
          <w:delText xml:space="preserve">  </w:delText>
        </w:r>
      </w:del>
      <w:ins w:id="5412" w:author="Whitfield Corr &amp; Loewe LLP" w:date="2025-04-03T09:00:00Z">
        <w:r>
          <w:rPr>
            <w:rFonts w:ascii="Times New Roman" w:hAnsi="Times New Roman"/>
            <w:color w:val="000000"/>
            <w:sz w:val="22"/>
          </w:rPr>
          <w:t xml:space="preserve"> </w:t>
        </w:r>
      </w:ins>
      <w:r>
        <w:rPr>
          <w:rFonts w:ascii="Times New Roman" w:hAnsi="Times New Roman" w:cs="Times New Roman"/>
          <w:sz w:val="22"/>
          <w:szCs w:val="22"/>
          <w:color w:val="000000"/>
        </w:rPr>
        <w:t xml:space="preserve">JAMS in accordance with the JAMS Comprehensive Arbitration Rules and Procedures then in effect,</w:t>
      </w:r>
      <w:r>
        <w:rPr>
          <w:rFonts w:ascii="Times New Roman" w:hAnsi="Times New Roman"/>
          <w:color w:val="000000"/>
          <w:sz w:val="22"/>
        </w:rPr>
        <w:t xml:space="preserve"> as modified by this Section 14.2.</w:t>
      </w:r>
    </w:p>
    <w:p>
      <w:pPr>
        <w:spacing w:line="276" w:lineRule="auto" w:before="0" w:after="120"/>
        <w:jc w:val="both"/>
      </w:pPr>
      <w:commentRangeStart w:id="23"/>
      <w:r>
        <w:rPr>
          <w:rFonts w:ascii="Times New Roman" w:hAnsi="Times New Roman"/>
          <w:color w:val="000000"/>
          <w:sz w:val="22"/>
        </w:rPr>
        <w:t xml:space="preserve">The seat of arbitration shall be</w:t>
      </w:r>
      <w:del w:id="5413" w:author="Whitfield Corr &amp; Loewe LLP" w:date="2025-04-03T09:00:00Z">
        <w:r>
          <w:rPr>
            <w:rFonts w:ascii="Times New Roman" w:hAnsi="Times New Roman"/>
            <w:color w:val="000000"/>
            <w:sz w:val="22"/>
          </w:rPr>
          <w:delText xml:space="preserve">  </w:delText>
        </w:r>
      </w:del>
      <w:del w:id="5414" w:author="Whitfield Corr &amp; Loewe LLP" w:date="2025-04-03T09:00:00Z">
        <w:r>
          <w:rPr>
            <w:rFonts w:ascii="Times New Roman" w:hAnsi="Times New Roman" w:cs="Times New Roman"/>
            <w:sz w:val="22"/>
            <w:szCs w:val="22"/>
            <w:color w:val="000000"/>
          </w:rPr>
          <w:delText xml:space="preserve">Wilmington</w:delText>
        </w:r>
      </w:del>
      <w:ins w:id="5415" w:author="Whitfield Corr &amp; Loewe LLP" w:date="2025-04-03T09:00:00Z">
        <w:r>
          <w:rPr>
            <w:rFonts w:ascii="Times New Roman" w:hAnsi="Times New Roman"/>
            <w:color w:val="000000"/>
            <w:sz w:val="22"/>
          </w:rPr>
          <w:t xml:space="preserve"> Washington</w:t>
        </w:r>
      </w:ins>
      <w:r>
        <w:rPr>
          <w:rFonts w:ascii="Times New Roman" w:hAnsi="Times New Roman" w:cs="Times New Roman"/>
          <w:sz w:val="22"/>
          <w:szCs w:val="22"/>
          <w:color w:val="000000"/>
        </w:rPr>
        <w:t xml:space="preserve">, </w:t>
      </w:r>
      <w:del w:id="5416" w:author="Whitfield Corr &amp; Loewe LLP" w:date="2025-04-03T09:00:00Z">
        <w:r>
          <w:rPr>
            <w:rFonts w:ascii="Times New Roman" w:hAnsi="Times New Roman" w:cs="Times New Roman"/>
            <w:sz w:val="22"/>
            <w:szCs w:val="22"/>
            <w:color w:val="000000"/>
          </w:rPr>
          <w:delText xml:space="preserve">Delaware</w:delText>
        </w:r>
      </w:del>
      <w:ins w:id="5417" w:author="Whitfield Corr &amp; Loewe LLP" w:date="2025-04-03T09:00:00Z">
        <w:r>
          <w:rPr>
            <w:rFonts w:ascii="Times New Roman" w:hAnsi="Times New Roman"/>
            <w:color w:val="000000"/>
            <w:sz w:val="22"/>
          </w:rPr>
          <w:t xml:space="preserve">D.C</w:t>
        </w:r>
      </w:ins>
      <w:r>
        <w:rPr>
          <w:rFonts w:ascii="Times New Roman" w:hAnsi="Times New Roman" w:cs="Times New Roman"/>
          <w:sz w:val="22"/>
          <w:szCs w:val="22"/>
          <w:color w:val="000000"/>
        </w:rPr>
        <w:t xml:space="preserve">.</w:t>
      </w:r>
      <w:r>
        <w:rPr>
          <w:rFonts w:ascii="Times New Roman" w:hAnsi="Times New Roman"/>
          <w:color w:val="000000"/>
          <w:sz w:val="22"/>
        </w:rPr>
        <w:t xml:space="preserve"> The arbitration shall be conducted by</w:t>
      </w:r>
      <w:del w:id="5418" w:author="Whitfield Corr &amp; Loewe LLP" w:date="2025-04-03T09:00:00Z">
        <w:r>
          <w:rPr>
            <w:rFonts w:ascii="Times New Roman" w:hAnsi="Times New Roman"/>
            <w:color w:val="000000"/>
            <w:sz w:val="22"/>
          </w:rPr>
          <w:delText xml:space="preserve">  </w:delText>
        </w:r>
      </w:del>
      <w:ins w:id="5419" w:author="Whitfield Corr &amp; Loewe LLP" w:date="2025-04-03T09:00:00Z">
        <w:r>
          <w:rPr>
            <w:rFonts w:ascii="Times New Roman" w:hAnsi="Times New Roman"/>
            <w:color w:val="000000"/>
            <w:sz w:val="22"/>
          </w:rPr>
          <w:t xml:space="preserve"> a panel of </w:t>
        </w:r>
      </w:ins>
      <w:r>
        <w:rPr>
          <w:rFonts w:ascii="Times New Roman" w:hAnsi="Times New Roman" w:cs="Times New Roman"/>
          <w:sz w:val="22"/>
          <w:szCs w:val="22"/>
          <w:color w:val="000000"/>
        </w:rPr>
        <w:t xml:space="preserve">three (3) arbitrators selected in accordance with the </w:t>
      </w:r>
      <w:del w:id="5420" w:author="Whitfield Corr &amp; Loewe LLP" w:date="2025-04-03T09:00:00Z">
        <w:r>
          <w:rPr>
            <w:rFonts w:ascii="Times New Roman" w:hAnsi="Times New Roman" w:cs="Times New Roman"/>
            <w:sz w:val="22"/>
            <w:szCs w:val="22"/>
            <w:color w:val="000000"/>
          </w:rPr>
          <w:delText xml:space="preserve">applicable </w:delText>
        </w:r>
      </w:del>
      <w:r>
        <w:rPr>
          <w:rFonts w:ascii="Times New Roman" w:hAnsi="Times New Roman" w:cs="Times New Roman"/>
          <w:sz w:val="22"/>
          <w:szCs w:val="22"/>
          <w:color w:val="000000"/>
        </w:rPr>
        <w:t xml:space="preserve">JAMS </w:t>
      </w:r>
      <w:del w:id="5421" w:author="Whitfield Corr &amp; Loewe LLP" w:date="2025-04-03T09:00:00Z">
        <w:r>
          <w:rPr>
            <w:rFonts w:ascii="Times New Roman" w:hAnsi="Times New Roman" w:cs="Times New Roman"/>
            <w:sz w:val="22"/>
            <w:szCs w:val="22"/>
            <w:color w:val="000000"/>
          </w:rPr>
          <w:delText xml:space="preserve">rules</w:delText>
        </w:r>
      </w:del>
      <w:ins w:id="5422" w:author="Whitfield Corr &amp; Loewe LLP" w:date="2025-04-03T09:00:00Z">
        <w:r>
          <w:rPr>
            <w:rFonts w:ascii="Times New Roman" w:hAnsi="Times New Roman"/>
            <w:color w:val="000000"/>
            <w:sz w:val="22"/>
          </w:rPr>
          <w:t xml:space="preserve">Comprehensive Arbitration Rules and Procedures</w:t>
        </w:r>
      </w:ins>
      <w:r>
        <w:rPr>
          <w:rFonts w:ascii="Times New Roman" w:hAnsi="Times New Roman" w:cs="Times New Roman"/>
          <w:sz w:val="22"/>
          <w:szCs w:val="22"/>
          <w:color w:val="000000"/>
        </w:rPr>
        <w:t xml:space="preserve">.</w:t>
      </w:r>
      <w:r>
        <w:rPr>
          <w:rFonts w:ascii="Times New Roman" w:hAnsi="Times New Roman"/>
          <w:color w:val="000000"/>
          <w:sz w:val="22"/>
        </w:rPr>
        <w:t xml:space="preserve"> The</w:t>
      </w:r>
      <w:del w:id="5423" w:author="Whitfield Corr &amp; Loewe LLP" w:date="2025-04-03T09:00:00Z">
        <w:r>
          <w:rPr>
            <w:rFonts w:ascii="Times New Roman" w:hAnsi="Times New Roman"/>
            <w:color w:val="000000"/>
            <w:sz w:val="22"/>
          </w:rPr>
          <w:delText xml:space="preserve">  </w:delText>
        </w:r>
      </w:del>
      <w:ins w:id="5424" w:author="Whitfield Corr &amp; Loewe LLP" w:date="2025-04-03T09:00:00Z">
        <w:r>
          <w:rPr>
            <w:rFonts w:ascii="Times New Roman" w:hAnsi="Times New Roman"/>
            <w:color w:val="000000"/>
            <w:sz w:val="22"/>
          </w:rPr>
          <w:t xml:space="preserve"> </w:t>
        </w:r>
      </w:ins>
      <w:r>
        <w:rPr>
          <w:rFonts w:ascii="Times New Roman" w:hAnsi="Times New Roman" w:cs="Times New Roman"/>
          <w:sz w:val="22"/>
          <w:szCs w:val="22"/>
          <w:color w:val="000000"/>
        </w:rPr>
        <w:t xml:space="preserve">arbitrators</w:t>
      </w:r>
      <w:r>
        <w:rPr>
          <w:rFonts w:ascii="Times New Roman" w:hAnsi="Times New Roman"/>
          <w:color w:val="000000"/>
          <w:sz w:val="22"/>
        </w:rPr>
        <w:t xml:space="preserve"> shall have significant experience in technology licensing and intellectual property matters.</w:t>
      </w:r>
      <w:commentRangeEnd w:id="23"/>
      <w:r>
        <w:rPr>
          <w:rStyle w:val="CommentReference"/>
        </w:rPr>
        <w:commentReference w:id="23"/>
      </w:r>
    </w:p>
    <w:p>
      <w:pPr>
        <w:spacing w:line="276" w:lineRule="auto" w:before="0" w:after="120"/>
        <w:jc w:val="both"/>
      </w:pPr>
      <w:r>
        <w:rPr>
          <w:rFonts w:ascii="Times New Roman" w:hAnsi="Times New Roman"/>
          <w:color w:val="000000"/>
          <w:sz w:val="22"/>
        </w:rPr>
        <w:t xml:space="preserve">The arbitration proceedings shall be conducted in the English language. The </w:t>
      </w:r>
      <w:r>
        <w:rPr>
          <w:rFonts w:ascii="Times New Roman" w:hAnsi="Times New Roman"/>
          <w:color w:val="000000"/>
          <w:sz w:val="22"/>
        </w:rPr>
        <w:t xml:space="preserve"> </w:t>
      </w:r>
      <w:r>
        <w:rPr>
          <w:rFonts w:ascii="Times New Roman" w:hAnsi="Times New Roman" w:cs="Times New Roman"/>
          <w:sz w:val="22"/>
          <w:szCs w:val="22"/>
          <w:color w:val="000000"/>
        </w:rPr>
        <w:t xml:space="preserve">arbitral tribunal</w:t>
      </w:r>
      <w:r>
        <w:rPr>
          <w:rFonts w:ascii="Times New Roman" w:hAnsi="Times New Roman"/>
          <w:color w:val="000000"/>
          <w:sz w:val="22"/>
        </w:rPr>
        <w:t xml:space="preserve"> shall render a reasoned written award within sixty (60) calendar days of the close of the arbitration hearing (or such later date as the Parties may agree). The arbitral award shall be final, binding, and non-appealable (except on the limited grounds provided by applicable law), and judgment upon the award may be entered in any court of competent jurisdiction, including any court having jurisdiction over the relevant Party or its assets.</w:t>
      </w:r>
    </w:p>
    <w:p>
      <w:pPr>
        <w:spacing w:line="276" w:lineRule="auto" w:before="0" w:after="120"/>
        <w:jc w:val="both"/>
      </w:pPr>
      <w:r>
        <w:rPr>
          <w:rFonts w:ascii="Times New Roman" w:hAnsi="Times New Roman"/>
          <w:color w:val="000000"/>
          <w:sz w:val="22"/>
        </w:rPr>
        <w:t xml:space="preserve">Each Party shall bear its own costs and attorneys' fees incurred in connection with the arbitration, and the costs of the </w:t>
      </w:r>
      <w:r>
        <w:rPr>
          <w:rFonts w:ascii="Times New Roman" w:hAnsi="Times New Roman"/>
          <w:color w:val="000000"/>
          <w:sz w:val="22"/>
        </w:rPr>
        <w:t xml:space="preserve"> </w:t>
      </w:r>
      <w:r>
        <w:rPr>
          <w:rFonts w:ascii="Times New Roman" w:hAnsi="Times New Roman" w:cs="Times New Roman"/>
          <w:sz w:val="22"/>
          <w:szCs w:val="22"/>
          <w:color w:val="000000"/>
        </w:rPr>
        <w:t xml:space="preserve">arbitrators and JAMS's</w:t>
      </w:r>
      <w:r>
        <w:rPr>
          <w:rFonts w:ascii="Times New Roman" w:hAnsi="Times New Roman"/>
          <w:color w:val="000000"/>
          <w:sz w:val="22"/>
        </w:rPr>
        <w:t xml:space="preserve"> administrative fees shall be borne equally by the Parties, unless the </w:t>
      </w:r>
      <w:r>
        <w:rPr>
          <w:rFonts w:ascii="Times New Roman" w:hAnsi="Times New Roman"/>
          <w:color w:val="000000"/>
          <w:sz w:val="22"/>
        </w:rPr>
        <w:t xml:space="preserve"> </w:t>
      </w:r>
      <w:r>
        <w:rPr>
          <w:rFonts w:ascii="Times New Roman" w:hAnsi="Times New Roman" w:cs="Times New Roman"/>
          <w:sz w:val="22"/>
          <w:szCs w:val="22"/>
          <w:color w:val="000000"/>
        </w:rPr>
        <w:t xml:space="preserve">arbitral tribunal</w:t>
      </w:r>
      <w:r>
        <w:rPr>
          <w:rFonts w:ascii="Times New Roman" w:hAnsi="Times New Roman"/>
          <w:color w:val="000000"/>
          <w:sz w:val="22"/>
        </w:rPr>
        <w:t xml:space="preserve"> determines that a different allocation is appropriate in light of the circumstances.</w:t>
      </w:r>
    </w:p>
    <w:p>
      <w:pPr>
        <w:spacing w:line="276" w:lineRule="auto" w:before="0" w:after="120"/>
        <w:jc w:val="both"/>
      </w:pPr>
      <w:r>
        <w:rPr>
          <w:rFonts w:ascii="Times New Roman" w:hAnsi="Times New Roman"/>
          <w:color w:val="000000"/>
          <w:sz w:val="22"/>
        </w:rPr>
        <w:t>The Parties agree that the arbitration proceedings and all materials submitted in connection therewith shall be treated as Confidential Information of both Parties and shall be subject to the confidentiality obligations of Article 9.</w:t>
      </w:r>
    </w:p>
    <w:p>
      <w:pPr>
        <w:spacing w:line="276" w:lineRule="auto" w:before="0" w:after="120"/>
        <w:jc w:val="both"/>
        <w:rPr>
          <w:ins w:id="5425" w:author="Whitfield Corr &amp; Loewe LLP" w:date="2025-04-03T09:00:00Z"/>
        </w:rPr>
      </w:pPr>
      <w:ins w:id="5426" w:author="Whitfield Corr &amp; Loewe LLP" w:date="2025-04-03T09:00:00Z">
        <w:r>
          <w:rPr>
            <w:rFonts w:ascii="Times New Roman" w:hAnsi="Times New Roman"/>
            <w:b/>
            <w:color w:val="000000"/>
            <w:sz w:val="22"/>
          </w:rPr>
          <w:t xml:space="preserve">Relationship to Steering Committee Governance Escalation.</w:t>
        </w:r>
        <w:r>
          <w:rPr>
            <w:rFonts w:ascii="Times New Roman" w:hAnsi="Times New Roman"/>
            <w:color w:val="000000"/>
            <w:sz w:val="22"/>
          </w:rPr>
          <w:t xml:space="preserve"> The arbitration of Contract Disputes administered by JAMS under this Section 14.2 and the Governance Escalation Procedure (including the Deadlock Mediation administered by CPR) under Section 5.5 are separate and distinct mechanisms, administered by different providers and applicable to different categories of disputes. Section 5.5 applies solely to Deadlocks of the Steering Committee, and this Section 14.2 applies to all Contract Disputes. Neither mechanism is a condition precedent to the other, and no statement, offer, or outcome in the Deadlock Mediation shall be binding on, or admissible before, the arbitral tribunal.</w:t>
        </w:r>
      </w:ins>
    </w:p>
    <w:p>
      <w:pPr>
        <w:keepNext/>
        <w:spacing w:line="276" w:lineRule="auto" w:before="200" w:after="80"/>
        <w:ind w:left="0"/>
      </w:pPr>
      <w:r>
        <w:rPr>
          <w:rFonts w:ascii="Times New Roman" w:hAnsi="Times New Roman"/>
          <w:b/>
          <w:color w:val="000000"/>
          <w:sz w:val="22"/>
        </w:rPr>
        <w:t>Section 14.3 — Injunctive Relief</w:t>
      </w:r>
    </w:p>
    <w:p>
      <w:pPr>
        <w:spacing w:line="276" w:lineRule="auto" w:before="0" w:after="120"/>
        <w:jc w:val="both"/>
      </w:pPr>
      <w:r>
        <w:rPr>
          <w:rFonts w:ascii="Times New Roman" w:hAnsi="Times New Roman"/>
          <w:color w:val="000000"/>
          <w:sz w:val="22"/>
        </w:rPr>
        <w:t>Notwithstanding Section 14.2, either Party may, at any time, seek temporary, preliminary, or permanent injunctive relief or other equitable relief from any court of competent jurisdiction to prevent irreparable harm, including harm arising from actual or threatened breaches of Article 9 (Confidentiality), Article 6 (Intellectual Property Ownership), or Article 8 (Exclusivity). The Parties acknowledge that a breach of any of the foregoing provisions would cause irreparable injury for which monetary damages alone would be an inadequate remedy, and each Party agrees that the other Party shall be entitled to seek equitable relief without the requirement of posting a bond or other security, to the extent permitted by applicable law. The pursuit of injunctive or equitable relief under this Section 14.3 shall not constitute a waiver of a Party's right to pursue any other remedies available under this Agreement or at law.</w:t>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by hand, (b) sent by nationally recognized overnight courier service (with tracking confirmation), or (c) sent by United States certified mail, return receipt requested, postage prepaid, addressed as follows:</w:t>
      </w:r>
    </w:p>
    <w:p>
      <w:pPr>
        <w:spacing w:line="276" w:lineRule="auto" w:before="0" w:after="120"/>
        <w:jc w:val="both"/>
      </w:pPr>
      <w:r>
        <w:rPr>
          <w:rFonts w:ascii="Times New Roman" w:hAnsi="Times New Roman"/>
          <w:color w:val="000000"/>
          <w:sz w:val="22"/>
        </w:rPr>
        <w:t>If to TerraCore:</w:t>
      </w:r>
    </w:p>
    <w:p>
      <w:pPr>
        <w:spacing w:line="276" w:lineRule="auto" w:before="0" w:after="120"/>
        <w:ind w:left="432"/>
        <w:jc w:val="both"/>
      </w:pPr>
      <w:r>
        <w:rPr>
          <w:rFonts w:ascii="Times New Roman" w:hAnsi="Times New Roman"/>
          <w:color w:val="000000"/>
          <w:sz w:val="22"/>
        </w:rPr>
        <w:t>TerraCore Systems, Inc. 4200 Ridgeline Parkway, Suite 800 Wilmington, DE 19801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Corr &amp; Loewe LLP 600 Lexington Avenue, 32nd Floor New York, NY 10022</w:t>
      </w:r>
    </w:p>
    <w:p>
      <w:pPr>
        <w:spacing w:line="240" w:lineRule="auto" w:before="20" w:after="20"/>
        <w:ind w:left="432"/>
        <w:jc w:val="left"/>
      </w:pPr>
      <w:r>
        <w:rPr>
          <w:rFonts w:ascii="Times New Roman" w:hAnsi="Times New Roman"/>
          <w:color w:val="000000"/>
          <w:sz w:val="22"/>
        </w:rPr>
        <w:t>Attention: Regan Holt</w:t>
      </w:r>
    </w:p>
    <w:p>
      <w:pPr>
        <w:spacing w:line="276" w:lineRule="auto" w:before="0" w:after="120"/>
        <w:jc w:val="both"/>
      </w:pPr>
      <w:r>
        <w:rPr>
          <w:rFonts w:ascii="Times New Roman" w:hAnsi="Times New Roman"/>
          <w:color w:val="000000"/>
          <w:sz w:val="22"/>
        </w:rPr>
        <w:t>If to Axial:</w:t>
      </w:r>
    </w:p>
    <w:p>
      <w:pPr>
        <w:spacing w:line="276" w:lineRule="auto" w:before="0" w:after="120"/>
        <w:ind w:left="432"/>
        <w:jc w:val="both"/>
      </w:pPr>
      <w:r>
        <w:rPr>
          <w:rFonts w:ascii="Times New Roman" w:hAnsi="Times New Roman"/>
          <w:color w:val="000000"/>
          <w:sz w:val="22"/>
        </w:rPr>
        <w:t>Axial Biometrics, LLC 770 Dominion Tower Drive, 14th Floor Arlington, VA 22203</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Kerwick Strauss LLP 1750 Tysons Boulevard, Suite 500 McLean, VA 22102</w:t>
      </w:r>
    </w:p>
    <w:p>
      <w:pPr>
        <w:spacing w:line="240" w:lineRule="auto" w:before="20" w:after="20"/>
        <w:ind w:left="432"/>
        <w:jc w:val="left"/>
      </w:pPr>
      <w:r>
        <w:rPr>
          <w:rFonts w:ascii="Times New Roman" w:hAnsi="Times New Roman"/>
          <w:color w:val="000000"/>
          <w:sz w:val="22"/>
        </w:rPr>
        <w:t>Attention: Dana Yun</w:t>
      </w:r>
    </w:p>
    <w:p>
      <w:pPr>
        <w:spacing w:line="276" w:lineRule="auto" w:before="0" w:after="120"/>
        <w:jc w:val="both"/>
        <w:rPr>
          <w:ins w:id="5427" w:author="Whitfield Corr &amp; Loewe LLP" w:date="2025-04-03T09:00:00Z"/>
        </w:rPr>
      </w:pPr>
      <w:commentRangeStart w:id="24"/>
      <w:ins w:id="5428" w:author="Whitfield Corr &amp; Loewe LLP" w:date="2025-04-03T09:00:00Z">
        <w:r>
          <w:rPr>
            <w:rFonts w:ascii="Times New Roman" w:hAnsi="Times New Roman"/>
            <w:color w:val="000000"/>
            <w:sz w:val="22"/>
          </w:rPr>
          <w:t xml:space="preserve">[and with a copy (which shall not constitute notice) to Axial's registered agent:]</w:t>
        </w:r>
      </w:ins>
      <w:commentRangeEnd w:id="24"/>
      <w:r>
        <w:rPr>
          <w:rStyle w:val="CommentReference"/>
        </w:rPr>
        <w:commentReference w:id="24"/>
      </w:r>
    </w:p>
    <w:p>
      <w:pPr>
        <w:spacing w:line="276" w:lineRule="auto" w:before="0" w:after="120"/>
        <w:ind w:left="432"/>
        <w:jc w:val="both"/>
        <w:rPr>
          <w:ins w:id="5429" w:author="Whitfield Corr &amp; Loewe LLP" w:date="2025-04-03T09:00:00Z"/>
        </w:rPr>
      </w:pPr>
      <w:ins w:id="5430" w:author="Whitfield Corr &amp; Loewe LLP" w:date="2025-04-03T09:00:00Z">
        <w:r>
          <w:rPr>
            <w:rFonts w:ascii="Times New Roman" w:hAnsi="Times New Roman"/>
            <w:color w:val="000000"/>
            <w:sz w:val="22"/>
          </w:rPr>
          <w:t xml:space="preserve">[Capitol Registered Agents, LLC 1021 E. Cary Street Richmond, VA 23219]</w:t>
        </w:r>
      </w:ins>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15.1. Notice shall be deemed received (i) on the date of delivery, if delivered by hand; (ii) on the first business day following the date of dispatch, if sent by nationally recognized overnight courier; or (iii) on the third business day following the date of mailing, if sent by certified mail.</w:t>
      </w:r>
    </w:p>
    <w:p>
      <w:pPr>
        <w:keepNext/>
        <w:spacing w:line="276" w:lineRule="auto" w:before="200" w:after="80"/>
        <w:ind w:left="0"/>
      </w:pPr>
      <w:r>
        <w:rPr>
          <w:rFonts w:ascii="Times New Roman" w:hAnsi="Times New Roman"/>
          <w:b/>
          <w:color w:val="000000"/>
          <w:sz w:val="22"/>
        </w:rPr>
        <w:t>Section 15.2 — Entire Agreement</w:t>
      </w:r>
    </w:p>
    <w:p>
      <w:pPr>
        <w:spacing w:line="276" w:lineRule="auto" w:before="0" w:after="120"/>
        <w:jc w:val="both"/>
      </w:pPr>
      <w:r>
        <w:rPr>
          <w:rFonts w:ascii="Times New Roman" w:hAnsi="Times New Roman"/>
          <w:color w:val="000000"/>
          <w:sz w:val="22"/>
        </w:rPr>
        <w:t>This Agreement, together with all Exhibits and Schedules attached hereto (which are incorporated herein by reference), constitutes the entire agreement between the Parties with respect to the subject matter hereof and supersedes all prior and contemporaneous negotiations, discussions, representations, understandings, and agreements, whether written or oral, between the Parties relating to the subject matter of this Agreement. Each Party acknowledges that it has not relied on any representation, warranty, promise, or statement of the other Party that is not expressly set forth in this Agreement.</w:t>
      </w:r>
    </w:p>
    <w:p>
      <w:pPr>
        <w:keepNext/>
        <w:spacing w:line="276" w:lineRule="auto" w:before="200" w:after="80"/>
        <w:ind w:left="0"/>
      </w:pPr>
      <w:r>
        <w:rPr>
          <w:rFonts w:ascii="Times New Roman" w:hAnsi="Times New Roman"/>
          <w:b/>
          <w:color w:val="000000"/>
          <w:sz w:val="22"/>
        </w:rPr>
        <w:t>Section 15.3 — Amendments</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an authorized representative of each Party. No course of dealing or usage of trade shall be used to modify the terms and conditions of this Agreement.</w:t>
      </w:r>
    </w:p>
    <w:p>
      <w:pPr>
        <w:keepNext/>
        <w:spacing w:line="276" w:lineRule="auto" w:before="200" w:after="80"/>
        <w:ind w:left="0"/>
      </w:pPr>
      <w:r>
        <w:rPr>
          <w:rFonts w:ascii="Times New Roman" w:hAnsi="Times New Roman"/>
          <w:b/>
          <w:color w:val="000000"/>
          <w:sz w:val="22"/>
        </w:rPr>
        <w:t>Section 15.4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in whole or in part, without the prior written consent of the other Party, which consent shall not be unreasonably withheld, conditioned, or delayed. Notwithstanding the foregoing, either Party may, without the consent of the other Party, assign this Agreement in its entirety (including all rights and obligations hereunder) in connection with a merger, consolidation, reorganization, or sale of all or substantially all of such Party's assets or equity interests, provided that (a) the assignee assumes all of the assigning Party's obligations under this Agreement in writing, and (b) the assigning Party provides written notice of such assignment to the other Party promptly following the closing of the applicable transaction. Any purported assignment in violation of this Section 15.4 shall be null and void.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15.5 — Waiver</w:t>
      </w:r>
    </w:p>
    <w:p>
      <w:pPr>
        <w:spacing w:line="276" w:lineRule="auto" w:before="0" w:after="120"/>
        <w:jc w:val="both"/>
      </w:pPr>
      <w:r>
        <w:rPr>
          <w:rFonts w:ascii="Times New Roman" w:hAnsi="Times New Roman"/>
          <w:color w:val="000000"/>
          <w:sz w:val="22"/>
        </w:rPr>
        <w:t>No waiver of any provision of this Agreement, and no consent to any departure therefrom, shall be effective unless in writing and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The rights and remedies provided in this Agreement are cumulative and not exclusive of any rights or remedies provided by law.</w:t>
      </w:r>
    </w:p>
    <w:p>
      <w:pPr>
        <w:keepNext/>
        <w:spacing w:line="276" w:lineRule="auto" w:before="200" w:after="80"/>
        <w:ind w:left="0"/>
      </w:pPr>
      <w:r>
        <w:rPr>
          <w:rFonts w:ascii="Times New Roman" w:hAnsi="Times New Roman"/>
          <w:b/>
          <w:color w:val="000000"/>
          <w:sz w:val="22"/>
        </w:rPr>
        <w:t>Section 15.6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arbitrator to be invalid, illegal, or unenforceable in any respect, such invalidity, illegality, or unenforceability shall not affect any other provision of this Agreement, and this Agreement shall be construed as if such invalid, illegal, or unenforceable provision had never been included herein. The Parties shall negotiate in good faith to replace any such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15.7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Execution and delivery of this Agreement by facsimile, electronic mail (including PDF), or other electronic transmission shall be deemed to be, and shall have the same legal effect as, execution and delivery of an original signed copy of this Agreement.</w:t>
      </w:r>
    </w:p>
    <w:p>
      <w:pPr>
        <w:keepNext/>
        <w:spacing w:line="276" w:lineRule="auto" w:before="200" w:after="80"/>
        <w:ind w:left="0"/>
      </w:pPr>
      <w:r>
        <w:rPr>
          <w:rFonts w:ascii="Times New Roman" w:hAnsi="Times New Roman"/>
          <w:b/>
          <w:color w:val="000000"/>
          <w:sz w:val="22"/>
        </w:rPr>
        <w:t>Section 15.8 — Force Majeure</w:t>
      </w:r>
    </w:p>
    <w:p>
      <w:pPr>
        <w:spacing w:line="276" w:lineRule="auto" w:before="0" w:after="120"/>
        <w:jc w:val="both"/>
      </w:pPr>
      <w:r>
        <w:rPr>
          <w:rFonts w:ascii="Times New Roman" w:hAnsi="Times New Roman"/>
          <w:color w:val="000000"/>
          <w:sz w:val="22"/>
        </w:rPr>
        <w:t>Neither Party shall be liable for any delay in or failure of performance of its obligations under this Agreement (other than payment obligations) to the extent that such delay or failure results from events, circumstances, or causes beyond the reasonable control of the affected Party, including natural disasters, earthquakes, floods, hurricanes, fire, epidemic, pandemic, war, terrorism, civil unrest, strikes, labor disputes, government actions, embargoes, sanctions, power failures, internet or telecommunications outages, or acts of God (each, a "</w:t>
      </w:r>
      <w:r>
        <w:rPr>
          <w:rFonts w:ascii="Times New Roman" w:hAnsi="Times New Roman"/>
          <w:b/>
          <w:color w:val="000000"/>
          <w:sz w:val="22"/>
        </w:rPr>
        <w:t>Force Majeure Event</w:t>
      </w:r>
      <w:r>
        <w:rPr>
          <w:rFonts w:ascii="Times New Roman" w:hAnsi="Times New Roman"/>
          <w:color w:val="000000"/>
          <w:sz w:val="22"/>
        </w:rPr>
        <w:t>"). The affected Party shall provide prompt written notice to the other Party of the occurrence of a Force Majeure Event, specifying the nature and expected duration thereof, and shall use commercially reasonable efforts to mitigate the effects of such event and resume performance as soon as practicable. If a Force Majeure Event continues for a period of ninety (90) consecutive calendar days or more, either Party may terminate this Agreement upon thirty (30) calendar days' prior written notice to the other Party, and such termination shall be treated as a termination without fault for purposes of Section 11.4.</w:t>
      </w:r>
    </w:p>
    <w:p>
      <w:pPr>
        <w:keepNext/>
        <w:spacing w:line="276" w:lineRule="auto" w:before="200" w:after="80"/>
        <w:ind w:left="0"/>
      </w:pPr>
      <w:r>
        <w:rPr>
          <w:rFonts w:ascii="Times New Roman" w:hAnsi="Times New Roman"/>
          <w:b/>
          <w:color w:val="000000"/>
          <w:sz w:val="22"/>
        </w:rPr>
        <w:t>Section 15.9 — Relationship of the Parties</w:t>
      </w:r>
    </w:p>
    <w:p>
      <w:pPr>
        <w:spacing w:line="276" w:lineRule="auto" w:before="0" w:after="120"/>
        <w:jc w:val="both"/>
      </w:pPr>
      <w:r>
        <w:rPr>
          <w:rFonts w:ascii="Times New Roman" w:hAnsi="Times New Roman"/>
          <w:color w:val="000000"/>
          <w:sz w:val="22"/>
        </w:rPr>
        <w:t>The Parties are independent contractors, and nothing in this Agreement shall be construed to create a partnership, joint venture, agency, employment, or fiduciary relationship between the Parties. Neither Party shall have the authority to bind the other Party or to create any obligation on behalf of the other Party without the prior written consent of such other Party. Each Party shall be solely responsible for the compensation, benefits, and working conditions of its own employees and contractors, and for all applicable withholding and employment taxes.</w:t>
      </w:r>
    </w:p>
    <w:p>
      <w:pPr>
        <w:keepNext/>
        <w:spacing w:line="276" w:lineRule="auto" w:before="200" w:after="80"/>
        <w:ind w:left="0"/>
      </w:pPr>
      <w:r>
        <w:rPr>
          <w:rFonts w:ascii="Times New Roman" w:hAnsi="Times New Roman"/>
          <w:b/>
          <w:color w:val="000000"/>
          <w:sz w:val="22"/>
        </w:rPr>
        <w:t>Section 15.10 — Publicity</w:t>
      </w:r>
    </w:p>
    <w:p>
      <w:pPr>
        <w:spacing w:line="276" w:lineRule="auto" w:before="0" w:after="120"/>
        <w:jc w:val="both"/>
      </w:pPr>
      <w:r>
        <w:rPr>
          <w:rFonts w:ascii="Times New Roman" w:hAnsi="Times New Roman"/>
          <w:color w:val="000000"/>
          <w:sz w:val="22"/>
        </w:rPr>
        <w:t>Neither Party shall issue any press release, public announcement, marketing material, or other public communication regarding this Agreement, the Project, or the relationship between the Parties without the prior written consent of the other Party. Notwithstanding the foregoing, either Party may disclose the existence and general terms of this Agreement to the extent required by applicable law, regulation, or stock exchange rule, provided that such Party provides the other Party with reasonable prior notice and an opportunity to review and comment on the proposed disclosure. Nothing in this Section 15.10 shall restrict either Party from making internal communications regarding this Agreement to its employees, officers, directors, and advisors who have a need to know, subject to the confidentiality obligations of Article 9.</w:t>
      </w:r>
    </w:p>
    <w:p>
      <w:pPr>
        <w:keepNext/>
        <w:spacing w:line="276" w:lineRule="auto" w:before="200" w:after="80"/>
        <w:ind w:left="0"/>
      </w:pPr>
      <w:r>
        <w:rPr>
          <w:rFonts w:ascii="Times New Roman" w:hAnsi="Times New Roman"/>
          <w:b/>
          <w:color w:val="000000"/>
          <w:sz w:val="22"/>
        </w:rPr>
        <w:t>Section 15.11 — Data Privacy and Security</w:t>
      </w:r>
    </w:p>
    <w:p>
      <w:pPr>
        <w:spacing w:line="276" w:lineRule="auto" w:before="0" w:after="120"/>
        <w:jc w:val="both"/>
      </w:pPr>
      <w:r>
        <w:rPr>
          <w:rFonts w:ascii="Times New Roman" w:hAnsi="Times New Roman"/>
          <w:color w:val="000000"/>
          <w:sz w:val="22"/>
        </w:rPr>
        <w:t xml:space="preserve">The Parties acknowledge that the Development Work may involve the use, processing, storage, and transfer of biometric training data and other sensitive information, including personal data that may be subject to applicable federal and state data privacy and biometric data privacy statutes. The Parties shall comply with the Data Privacy </w:t>
      </w:r>
      <w:del w:id="5431" w:author="Whitfield Corr &amp; Loewe LLP" w:date="2025-04-03T09:00:00Z">
        <w:r>
          <w:rPr>
            <w:rFonts w:ascii="Times New Roman" w:hAnsi="Times New Roman"/>
            <w:color w:val="000000"/>
            <w:sz w:val="22"/>
          </w:rPr>
          <w:delText xml:space="preserve">and</w:delText>
        </w:r>
      </w:del>
      <w:ins w:id="5432" w:author="Whitfield Corr &amp; Loewe LLP" w:date="2025-04-03T09:00:00Z">
        <w:r>
          <w:rPr>
            <w:rFonts w:ascii="Times New Roman" w:hAnsi="Times New Roman"/>
            <w:color w:val="000000"/>
            <w:sz w:val="22"/>
          </w:rPr>
          <w:t xml:space="preserve">&amp;</w:t>
        </w:r>
      </w:ins>
      <w:r>
        <w:rPr>
          <w:rFonts w:ascii="Times New Roman" w:hAnsi="Times New Roman"/>
          <w:color w:val="000000"/>
          <w:sz w:val="22"/>
        </w:rPr>
        <w:t xml:space="preserve"> Security Addendum attached as Exhibit C hereto</w:t>
      </w:r>
      <w:ins w:id="5433" w:author="Whitfield Corr &amp; Loewe LLP" w:date="2025-04-03T09:00:00Z">
        <w:r>
          <w:rPr>
            <w:rFonts w:ascii="Times New Roman" w:hAnsi="Times New Roman"/>
            <w:color w:val="000000"/>
            <w:sz w:val="22"/>
          </w:rPr>
          <w:t xml:space="preserve"> (the "</w:t>
        </w:r>
      </w:ins>
      <w:ins w:id="5434" w:author="Whitfield Corr &amp; Loewe LLP" w:date="2025-04-03T09:00:00Z">
        <w:r>
          <w:rPr>
            <w:rFonts w:ascii="Times New Roman" w:hAnsi="Times New Roman"/>
            <w:b/>
            <w:color w:val="000000"/>
            <w:sz w:val="22"/>
          </w:rPr>
          <w:t xml:space="preserve">Data Privacy &amp; Security Addendum</w:t>
        </w:r>
      </w:ins>
      <w:ins w:id="5435" w:author="Whitfield Corr &amp; Loewe LLP" w:date="2025-04-03T09:00:00Z">
        <w:r>
          <w:rPr>
            <w:rFonts w:ascii="Times New Roman" w:hAnsi="Times New Roman"/>
            <w:color w:val="000000"/>
            <w:sz w:val="22"/>
          </w:rPr>
          <w:t xml:space="preserve">")</w:t>
        </w:r>
      </w:ins>
      <w:r>
        <w:rPr>
          <w:rFonts w:ascii="Times New Roman" w:hAnsi="Times New Roman"/>
          <w:color w:val="000000"/>
          <w:sz w:val="22"/>
        </w:rPr>
        <w:t xml:space="preserve">,</w:t>
      </w:r>
      <w:ins w:id="5436" w:author="Whitfield Corr &amp; Loewe LLP" w:date="2025-04-03T09:00:00Z">
        <w:r>
          <w:rPr>
            <w:rFonts w:ascii="Times New Roman" w:hAnsi="Times New Roman"/>
            <w:color w:val="000000"/>
            <w:sz w:val="22"/>
          </w:rPr>
          <w:t xml:space="preserve"> which shall include, among other things, SOC 2 Type II compliance requirements applicable to shared infrastructure, and</w:t>
        </w:r>
      </w:ins>
      <w:r>
        <w:rPr>
          <w:rFonts w:ascii="Times New Roman" w:hAnsi="Times New Roman"/>
          <w:color w:val="000000"/>
          <w:sz w:val="22"/>
        </w:rPr>
        <w:t xml:space="preserve"> which shall govern the handling, protection, and use of Axial's biometric training data and any other personal data processed in connection with the Development Work.</w:t>
      </w:r>
    </w:p>
    <w:p>
      <w:pPr>
        <w:spacing w:line="276" w:lineRule="auto" w:before="0" w:after="120"/>
        <w:jc w:val="both"/>
      </w:pPr>
      <w:r>
        <w:rPr>
          <w:rFonts w:ascii="Times New Roman" w:hAnsi="Times New Roman" w:cs="Times New Roman"/>
          <w:sz w:val="22"/>
          <w:szCs w:val="22"/>
          <w:color w:val="000000"/>
        </w:rPr>
        <w:t xml:space="preserve">Axial shall ensure that all biometric training data provided for use in the Project complies with applicable federal and state biometric data privacy statutes.</w:t>
      </w:r>
    </w:p>
    <w:p>
      <w:pPr>
        <w:spacing w:line="276" w:lineRule="auto" w:before="0" w:after="120"/>
        <w:jc w:val="both"/>
      </w:pPr>
      <w:r>
        <w:rPr>
          <w:rFonts w:ascii="Times New Roman" w:hAnsi="Times New Roman"/>
          <w:color w:val="000000"/>
          <w:sz w:val="22"/>
        </w:rPr>
        <w:t xml:space="preserve">Without limiting the provisions of </w:t>
      </w:r>
      <w:ins w:id="5437" w:author="Whitfield Corr &amp; Loewe LLP" w:date="2025-04-03T09:00:00Z">
        <w:r>
          <w:rPr>
            <w:rFonts w:ascii="Times New Roman" w:hAnsi="Times New Roman"/>
            <w:color w:val="000000"/>
            <w:sz w:val="22"/>
          </w:rPr>
          <w:t xml:space="preserve">the Data Privacy &amp; Security Addendum (</w:t>
        </w:r>
      </w:ins>
      <w:r>
        <w:rPr>
          <w:rFonts w:ascii="Times New Roman" w:hAnsi="Times New Roman"/>
          <w:color w:val="000000"/>
          <w:sz w:val="22"/>
        </w:rPr>
        <w:t xml:space="preserve">Exhibit C</w:t>
      </w:r>
      <w:ins w:id="5438" w:author="Whitfield Corr &amp; Loewe LLP" w:date="2025-04-03T09:00:00Z">
        <w:r>
          <w:rPr>
            <w:rFonts w:ascii="Times New Roman" w:hAnsi="Times New Roman"/>
            <w:color w:val="000000"/>
            <w:sz w:val="22"/>
          </w:rPr>
          <w:t xml:space="preserve">), which will set forth the applicable SOC 2 Type II compliance requirements in detail</w:t>
        </w:r>
      </w:ins>
      <w:r>
        <w:rPr>
          <w:rFonts w:ascii="Times New Roman" w:hAnsi="Times New Roman"/>
          <w:color w:val="000000"/>
          <w:sz w:val="22"/>
        </w:rPr>
        <w:t xml:space="preserve">, each Party agrees that all shared infrastructure used in connection with the Project shall comply with the SOC 2 Type II framework, and each Party shall maintain SOC 2 Type II certification (or equivalent) for such infrastructure throughout the Development Term. Each Party shall provide the other Party with a copy of its most recent SOC 2 Type II audit report upon request.</w:t>
      </w:r>
    </w:p>
    <w:p>
      <w:pPr>
        <w:spacing w:line="276" w:lineRule="auto" w:before="0" w:after="120"/>
        <w:jc w:val="both"/>
      </w:pPr>
      <w:commentRangeStart w:id="26"/>
      <w:commentRangeStart w:id="25"/>
      <w:del w:id="5439" w:author="Whitfield Corr &amp; Loewe LLP" w:date="2025-04-03T09:00:00Z">
        <w:r>
          <w:rPr>
            <w:rFonts w:ascii="Times New Roman" w:hAnsi="Times New Roman" w:cs="Times New Roman"/>
            <w:sz w:val="22"/>
            <w:szCs w:val="22"/>
            <w:color w:val="000000"/>
          </w:rPr>
          <w:delText xml:space="preserve">Exhibit C</w:delText>
        </w:r>
      </w:del>
      <w:ins w:id="5440" w:author="Whitfield Corr &amp; Loewe LLP" w:date="2025-04-03T09:00:00Z">
        <w:r>
          <w:rPr>
            <w:rFonts w:ascii="Times New Roman" w:hAnsi="Times New Roman" w:cs="Times New Roman"/>
            <w:sz w:val="22"/>
            <w:szCs w:val="22"/>
            <w:color w:val="000000"/>
          </w:rPr>
          <w:t xml:space="preserve">Axial</w:t>
        </w:r>
      </w:ins>
      <w:r>
        <w:rPr>
          <w:rFonts w:ascii="Times New Roman" w:hAnsi="Times New Roman" w:cs="Times New Roman"/>
          <w:sz w:val="22"/>
          <w:szCs w:val="22"/>
          <w:color w:val="000000"/>
        </w:rPr>
        <w:t xml:space="preserve"> shall </w:t>
      </w:r>
      <w:del w:id="5441" w:author="Whitfield Corr &amp; Loewe LLP" w:date="2025-04-03T09:00:00Z">
        <w:r>
          <w:rPr>
            <w:rFonts w:ascii="Times New Roman" w:hAnsi="Times New Roman" w:cs="Times New Roman"/>
            <w:sz w:val="22"/>
            <w:szCs w:val="22"/>
            <w:color w:val="000000"/>
          </w:rPr>
          <w:delText xml:space="preserve">be drafted by Axial</w:delText>
        </w:r>
      </w:del>
      <w:ins w:id="5442" w:author="Whitfield Corr &amp; Loewe LLP" w:date="2025-04-03T09:00:00Z">
        <w:r>
          <w:rPr>
            <w:rFonts w:ascii="Times New Roman" w:hAnsi="Times New Roman" w:cs="Times New Roman"/>
            <w:sz w:val="22"/>
            <w:szCs w:val="22"/>
            <w:color w:val="000000"/>
          </w:rPr>
          <w:t xml:space="preserve">prepare</w:t>
        </w:r>
      </w:ins>
      <w:r>
        <w:rPr>
          <w:rFonts w:ascii="Times New Roman" w:hAnsi="Times New Roman" w:cs="Times New Roman"/>
          <w:sz w:val="22"/>
          <w:szCs w:val="22"/>
          <w:color w:val="000000"/>
        </w:rPr>
        <w:t xml:space="preserve"> and </w:t>
      </w:r>
      <w:del w:id="5443" w:author="Whitfield Corr &amp; Loewe LLP" w:date="2025-04-03T09:00:00Z">
        <w:r>
          <w:rPr>
            <w:rFonts w:ascii="Times New Roman" w:hAnsi="Times New Roman" w:cs="Times New Roman"/>
            <w:sz w:val="22"/>
            <w:szCs w:val="22"/>
            <w:color w:val="000000"/>
          </w:rPr>
          <w:delText xml:space="preserve">delivered</w:delText>
        </w:r>
      </w:del>
      <w:ins w:id="5444" w:author="Whitfield Corr &amp; Loewe LLP" w:date="2025-04-03T09:00:00Z">
        <w:r>
          <w:rPr>
            <w:rFonts w:ascii="Times New Roman" w:hAnsi="Times New Roman" w:cs="Times New Roman"/>
            <w:sz w:val="22"/>
            <w:szCs w:val="22"/>
            <w:color w:val="000000"/>
          </w:rPr>
          <w:t xml:space="preserve">deliver</w:t>
        </w:r>
      </w:ins>
      <w:r>
        <w:rPr>
          <w:rFonts w:ascii="Times New Roman" w:hAnsi="Times New Roman" w:cs="Times New Roman"/>
          <w:sz w:val="22"/>
          <w:szCs w:val="22"/>
          <w:color w:val="000000"/>
        </w:rPr>
        <w:t xml:space="preserve"> to TerraCore </w:t>
      </w:r>
      <w:ins w:id="5445" w:author="Whitfield Corr &amp; Loewe LLP" w:date="2025-04-03T09:00:00Z">
        <w:r>
          <w:rPr>
            <w:rFonts w:ascii="Times New Roman" w:hAnsi="Times New Roman" w:cs="Times New Roman"/>
            <w:sz w:val="22"/>
            <w:szCs w:val="22"/>
            <w:color w:val="000000"/>
          </w:rPr>
          <w:t xml:space="preserve">draft language </w:t>
        </w:r>
      </w:ins>
      <w:r>
        <w:rPr>
          <w:rFonts w:ascii="Times New Roman" w:hAnsi="Times New Roman" w:cs="Times New Roman"/>
          <w:sz w:val="22"/>
          <w:szCs w:val="22"/>
          <w:color w:val="000000"/>
        </w:rPr>
        <w:t xml:space="preserve">for</w:t>
      </w:r>
      <w:del w:id="5446" w:author="Whitfield Corr &amp; Loewe LLP" w:date="2025-04-03T09:00:00Z">
        <w:r>
          <w:rPr>
            <w:rFonts w:ascii="Times New Roman" w:hAnsi="Times New Roman" w:cs="Times New Roman"/>
            <w:sz w:val="22"/>
            <w:szCs w:val="22"/>
            <w:color w:val="000000"/>
          </w:rPr>
          <w:delText xml:space="preserve"> review no later than [●] days after</w:delText>
        </w:r>
      </w:del>
      <w:r>
        <w:rPr>
          <w:rFonts w:ascii="Times New Roman" w:hAnsi="Times New Roman" w:cs="Times New Roman"/>
          <w:sz w:val="22"/>
          <w:szCs w:val="22"/>
          <w:color w:val="000000"/>
        </w:rPr>
        <w:t xml:space="preserve"> the </w:t>
      </w:r>
      <w:del w:id="5447" w:author="Whitfield Corr &amp; Loewe LLP" w:date="2025-04-03T09:00:00Z">
        <w:r>
          <w:rPr>
            <w:rFonts w:ascii="Times New Roman" w:hAnsi="Times New Roman" w:cs="Times New Roman"/>
            <w:sz w:val="22"/>
            <w:szCs w:val="22"/>
            <w:color w:val="000000"/>
          </w:rPr>
          <w:delText xml:space="preserve">Effective</w:delText>
        </w:r>
      </w:del>
      <w:ins w:id="5448" w:author="Whitfield Corr &amp; Loewe LLP" w:date="2025-04-03T09:00:00Z">
        <w:r>
          <w:rPr>
            <w:rFonts w:ascii="Times New Roman" w:hAnsi="Times New Roman" w:cs="Times New Roman"/>
            <w:sz w:val="22"/>
            <w:szCs w:val="22"/>
            <w:color w:val="000000"/>
          </w:rPr>
          <w:t xml:space="preserve">Data</w:t>
        </w:r>
      </w:ins>
      <w:r>
        <w:rPr>
          <w:rFonts w:ascii="Times New Roman" w:hAnsi="Times New Roman" w:cs="Times New Roman"/>
          <w:sz w:val="22"/>
          <w:szCs w:val="22"/>
          <w:color w:val="000000"/>
        </w:rPr>
        <w:t xml:space="preserve"> </w:t>
      </w:r>
      <w:del w:id="5449" w:author="Whitfield Corr &amp; Loewe LLP" w:date="2025-04-03T09:00:00Z">
        <w:r>
          <w:rPr>
            <w:rFonts w:ascii="Times New Roman" w:hAnsi="Times New Roman" w:cs="Times New Roman"/>
            <w:sz w:val="22"/>
            <w:szCs w:val="22"/>
            <w:color w:val="000000"/>
          </w:rPr>
          <w:delText xml:space="preserve">Date.</w:delText>
        </w:r>
      </w:del>
      <w:ins w:id="5450" w:author="Whitfield Corr &amp; Loewe LLP" w:date="2025-04-03T09:00:00Z">
        <w:r>
          <w:rPr>
            <w:rFonts w:ascii="Times New Roman" w:hAnsi="Times New Roman" w:cs="Times New Roman"/>
            <w:sz w:val="22"/>
            <w:szCs w:val="22"/>
            <w:color w:val="000000"/>
          </w:rPr>
          <w:t xml:space="preserve">Privacy</w:t>
        </w:r>
      </w:ins>
      <w:r>
        <w:rPr>
          <w:rFonts w:ascii="Times New Roman" w:hAnsi="Times New Roman" w:cs="Times New Roman"/>
          <w:sz w:val="22"/>
          <w:szCs w:val="22"/>
          <w:color w:val="000000"/>
        </w:rPr>
        <w:t xml:space="preserve"> </w:t>
      </w:r>
      <w:del w:id="5451" w:author="Whitfield Corr &amp; Loewe LLP" w:date="2025-04-03T09:00:00Z">
        <w:r>
          <w:rPr>
            <w:rFonts w:ascii="Times New Roman" w:hAnsi="Times New Roman" w:cs="Times New Roman"/>
            <w:sz w:val="22"/>
            <w:szCs w:val="22"/>
            <w:color w:val="000000"/>
          </w:rPr>
          <w:delText xml:space="preserve">The</w:delText>
        </w:r>
      </w:del>
      <w:ins w:id="5452" w:author="Whitfield Corr &amp; Loewe LLP" w:date="2025-04-03T09:00:00Z">
        <w:r>
          <w:rPr>
            <w:rFonts w:ascii="Times New Roman" w:hAnsi="Times New Roman" w:cs="Times New Roman"/>
            <w:sz w:val="22"/>
            <w:szCs w:val="22"/>
            <w:color w:val="000000"/>
          </w:rPr>
          <w:t xml:space="preserve">&amp; Security Addendum (Exhibit C), and the</w:t>
        </w:r>
      </w:ins>
      <w:r>
        <w:rPr>
          <w:rFonts w:ascii="Times New Roman" w:hAnsi="Times New Roman" w:cs="Times New Roman"/>
          <w:sz w:val="22"/>
          <w:szCs w:val="22"/>
          <w:color w:val="000000"/>
        </w:rPr>
        <w:t xml:space="preserve"> Parties shall cooperate in good faith to finalize Exhibit C </w:t>
      </w:r>
      <w:del w:id="5453" w:author="Whitfield Corr &amp; Loewe LLP" w:date="2025-04-03T09:00:00Z">
        <w:r>
          <w:rPr>
            <w:rFonts w:ascii="Times New Roman" w:hAnsi="Times New Roman" w:cs="Times New Roman"/>
            <w:sz w:val="22"/>
            <w:szCs w:val="22"/>
            <w:color w:val="000000"/>
          </w:rPr>
          <w:delText xml:space="preserve">promptly</w:delText>
        </w:r>
      </w:del>
      <w:ins w:id="5454" w:author="Whitfield Corr &amp; Loewe LLP" w:date="2025-04-03T09:00:00Z">
        <w:r>
          <w:rPr>
            <w:rFonts w:ascii="Times New Roman" w:hAnsi="Times New Roman" w:cs="Times New Roman"/>
            <w:sz w:val="22"/>
            <w:szCs w:val="22"/>
            <w:color w:val="000000"/>
          </w:rPr>
          <w:t xml:space="preserve">[prior</w:t>
        </w:r>
      </w:ins>
      <w:r>
        <w:rPr>
          <w:rFonts w:ascii="Times New Roman" w:hAnsi="Times New Roman" w:cs="Times New Roman"/>
          <w:sz w:val="22"/>
          <w:szCs w:val="22"/>
          <w:color w:val="000000"/>
        </w:rPr>
        <w:t xml:space="preserve"> </w:t>
      </w:r>
      <w:del w:id="5455" w:author="Whitfield Corr &amp; Loewe LLP" w:date="2025-04-03T09:00:00Z">
        <w:r>
          <w:rPr>
            <w:rFonts w:ascii="Times New Roman" w:hAnsi="Times New Roman" w:cs="Times New Roman"/>
            <w:sz w:val="22"/>
            <w:szCs w:val="22"/>
            <w:color w:val="000000"/>
          </w:rPr>
          <w:delText xml:space="preserve">following</w:delText>
        </w:r>
      </w:del>
      <w:ins w:id="5456" w:author="Whitfield Corr &amp; Loewe LLP" w:date="2025-04-03T09:00:00Z">
        <w:r>
          <w:rPr>
            <w:rFonts w:ascii="Times New Roman" w:hAnsi="Times New Roman" w:cs="Times New Roman"/>
            <w:sz w:val="22"/>
            <w:szCs w:val="22"/>
            <w:color w:val="000000"/>
          </w:rPr>
          <w:t xml:space="preserve">to</w:t>
        </w:r>
      </w:ins>
      <w:r>
        <w:rPr>
          <w:rFonts w:ascii="Times New Roman" w:hAnsi="Times New Roman" w:cs="Times New Roman"/>
          <w:sz w:val="22"/>
          <w:szCs w:val="22"/>
          <w:color w:val="000000"/>
        </w:rPr>
        <w:t xml:space="preserve"> </w:t>
      </w:r>
      <w:del w:id="5457" w:author="Whitfield Corr &amp; Loewe LLP" w:date="2025-04-03T09:00:00Z">
        <w:r>
          <w:rPr>
            <w:rFonts w:ascii="Times New Roman" w:hAnsi="Times New Roman" w:cs="Times New Roman"/>
            <w:sz w:val="22"/>
            <w:szCs w:val="22"/>
            <w:color w:val="000000"/>
          </w:rPr>
          <w:delText xml:space="preserve">such</w:delText>
        </w:r>
      </w:del>
      <w:ins w:id="5458" w:author="Whitfield Corr &amp; Loewe LLP" w:date="2025-04-03T09:00:00Z">
        <w:r>
          <w:rPr>
            <w:rFonts w:ascii="Times New Roman" w:hAnsi="Times New Roman" w:cs="Times New Roman"/>
            <w:sz w:val="22"/>
            <w:szCs w:val="22"/>
            <w:color w:val="000000"/>
          </w:rPr>
          <w:t xml:space="preserve">the</w:t>
        </w:r>
      </w:ins>
      <w:r>
        <w:rPr>
          <w:rFonts w:ascii="Times New Roman" w:hAnsi="Times New Roman" w:cs="Times New Roman"/>
          <w:sz w:val="22"/>
          <w:szCs w:val="22"/>
          <w:color w:val="000000"/>
        </w:rPr>
        <w:t xml:space="preserve"> </w:t>
      </w:r>
      <w:del w:id="5459" w:author="Whitfield Corr &amp; Loewe LLP" w:date="2025-04-03T09:00:00Z">
        <w:r>
          <w:rPr>
            <w:rFonts w:ascii="Times New Roman" w:hAnsi="Times New Roman" w:cs="Times New Roman"/>
            <w:sz w:val="22"/>
            <w:szCs w:val="22"/>
            <w:color w:val="000000"/>
          </w:rPr>
          <w:delText xml:space="preserve">delivery</w:delText>
        </w:r>
      </w:del>
      <w:ins w:id="5460" w:author="Whitfield Corr &amp; Loewe LLP" w:date="2025-04-03T09:00:00Z">
        <w:r>
          <w:rPr>
            <w:rFonts w:ascii="Times New Roman" w:hAnsi="Times New Roman" w:cs="Times New Roman"/>
            <w:sz w:val="22"/>
            <w:szCs w:val="22"/>
            <w:color w:val="000000"/>
          </w:rPr>
          <w:t xml:space="preserve">execution of this Agreement]</w:t>
        </w:r>
      </w:ins>
      <w:r>
        <w:rPr>
          <w:rFonts w:ascii="Times New Roman" w:hAnsi="Times New Roman" w:cs="Times New Roman"/>
          <w:sz w:val="22"/>
          <w:szCs w:val="22"/>
          <w:color w:val="000000"/>
        </w:rPr>
        <w:t xml:space="preserve">. Pending the finalization of Exhibit C, each Party shall handle all biometric training data and personal data in accordance with applicable law and with industry-standard security measures.</w:t>
      </w:r>
      <w:commentRangeEnd w:id="25"/>
      <w:r>
        <w:rPr>
          <w:rStyle w:val="CommentReference"/>
        </w:rPr>
        <w:commentReference w:id="25"/>
      </w:r>
      <w:commentRangeEnd w:id="26"/>
      <w:r>
        <w:rPr>
          <w:rStyle w:val="CommentReference"/>
        </w:rPr>
        <w:commentReference w:id="26"/>
      </w:r>
    </w:p>
    <w:p>
      <w:pPr>
        <w:spacing w:line="276" w:lineRule="auto" w:before="0" w:after="120"/>
        <w:jc w:val="both"/>
      </w:pPr>
      <w:r>
        <w:rPr>
          <w:rFonts w:ascii="Times New Roman" w:hAnsi="Times New Roman"/>
          <w:i/>
          <w:color w:val="000000"/>
          <w:sz w:val="22"/>
        </w:rPr>
        <w:t>[Remainder of this page intentionally left blank.]</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Co-Development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TERRACORE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AXIAL BIOMETRICS,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DEVELOPMENT PLAN (PROJECT LUMEN)</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Development Plan</w:t>
      </w:r>
    </w:p>
    <w:p>
      <w:pPr>
        <w:spacing w:line="276" w:lineRule="auto" w:before="0" w:after="120"/>
        <w:jc w:val="center"/>
      </w:pPr>
      <w:r>
        <w:rPr>
          <w:rFonts w:ascii="Times New Roman" w:hAnsi="Times New Roman"/>
          <w:b/>
          <w:color w:val="000000"/>
          <w:sz w:val="22"/>
        </w:rPr>
        <w:t>Project Lumen — Sensor-Fusion Authentication Platform</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This Exhibit A sets forth the Development Plan for Project Lumen, the joint development of a sensor-fusion authentication platform by TerraCore Systems, Inc. ("TerraCore") and Axial Biometrics, LLC ("Axial"). The platform is designed to integrate TerraCore's TC Modules — proprietary embedded industrial computing hardware and associated firmware — with Axial's AB Algorithms — proprietary biometric identity verification algorithms and related training datasets — to create a unified, commercially viable solution for secure identity authentication in industrial, enterprise, and high-security environments.</w:t>
      </w:r>
    </w:p>
    <w:p>
      <w:pPr>
        <w:spacing w:line="276" w:lineRule="auto" w:before="0" w:after="120"/>
        <w:jc w:val="both"/>
      </w:pPr>
      <w:r>
        <w:rPr>
          <w:rFonts w:ascii="Times New Roman" w:hAnsi="Times New Roman"/>
          <w:color w:val="000000"/>
          <w:sz w:val="22"/>
        </w:rPr>
        <w:t>The sensor-fusion authentication platform will leverage multiple biometric modalities (including, without limitation, fingerprint, iris, and facial recognition) processed through Axial's AB Algorithms and executed on TerraCore's TC Modules, enabling real-time, high-confidence identity verification at the edge, without dependence on cloud connectivity.</w:t>
      </w:r>
    </w:p>
    <w:p>
      <w:pPr>
        <w:keepNext/>
        <w:spacing w:line="276" w:lineRule="auto" w:before="200" w:after="80"/>
        <w:ind w:left="0"/>
      </w:pPr>
      <w:r>
        <w:rPr>
          <w:rFonts w:ascii="Times New Roman" w:hAnsi="Times New Roman"/>
          <w:b/>
          <w:color w:val="000000"/>
          <w:sz w:val="22"/>
        </w:rPr>
        <w:t>2. Development Phases and Milestones</w:t>
      </w:r>
    </w:p>
    <w:p>
      <w:pPr>
        <w:spacing w:line="276" w:lineRule="auto" w:before="0" w:after="120"/>
        <w:jc w:val="both"/>
      </w:pPr>
      <w:r>
        <w:rPr>
          <w:rFonts w:ascii="Times New Roman" w:hAnsi="Times New Roman"/>
          <w:color w:val="000000"/>
          <w:sz w:val="22"/>
        </w:rPr>
        <w:t>The Development Work shall be organized into the following four (4) phases, each with corresponding milestones, deliverables, acceptance criteria, and responsible Party designations:</w:t>
      </w:r>
    </w:p>
    <w:p>
      <w:pPr>
        <w:spacing w:line="276" w:lineRule="auto" w:before="0" w:after="120"/>
        <w:jc w:val="both"/>
      </w:pPr>
      <w:r>
        <w:rPr>
          <w:rFonts w:ascii="Times New Roman" w:hAnsi="Times New Roman"/>
          <w:b/>
          <w:color w:val="000000"/>
          <w:sz w:val="22"/>
        </w:rPr>
        <w:t>Phase 1: Requirements Definition and Architecture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Months 1–3 from the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Activities</w:t>
      </w:r>
      <w:r>
        <w:rPr>
          <w:rFonts w:ascii="Times New Roman" w:hAnsi="Times New Roman"/>
          <w:color w:val="000000"/>
          <w:sz w:val="22"/>
        </w:rPr>
        <w:t>: Requirements gathering and analysis; system architecture design; interface specification between TC Modules and AB Algorithms; security architecture design; data flow mapping; preparation of detailed technical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System Requirements Document (SRD); Architecture Design Document (ADD); Interface Control Document (ICD); Security Architecture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Acceptance Criteria</w:t>
      </w:r>
      <w:r>
        <w:rPr>
          <w:rFonts w:ascii="Times New Roman" w:hAnsi="Times New Roman"/>
          <w:color w:val="000000"/>
          <w:sz w:val="22"/>
        </w:rPr>
        <w:t>: Deliverables reviewed and approved by the Steering Committee; all critical requirements identified and prioritized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Responsibility</w:t>
      </w:r>
      <w:r>
        <w:rPr>
          <w:rFonts w:ascii="Times New Roman" w:hAnsi="Times New Roman"/>
          <w:color w:val="000000"/>
          <w:sz w:val="22"/>
        </w:rPr>
        <w:t>: TerraCore (hardware and firmware architecture); Axial (algorithm architecture and data pipeline design); joint responsibility for system-level architecture and interface specification</w:t>
      </w:r>
    </w:p>
    <w:p>
      <w:pPr>
        <w:spacing w:line="276" w:lineRule="auto" w:before="0" w:after="120"/>
        <w:jc w:val="both"/>
      </w:pPr>
      <w:r>
        <w:rPr>
          <w:rFonts w:ascii="Times New Roman" w:hAnsi="Times New Roman"/>
          <w:b/>
          <w:color w:val="000000"/>
          <w:sz w:val="22"/>
        </w:rPr>
        <w:t>Phase 2: Prototype Development and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Months 4–9 from the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Activities</w:t>
      </w:r>
      <w:r>
        <w:rPr>
          <w:rFonts w:ascii="Times New Roman" w:hAnsi="Times New Roman"/>
          <w:color w:val="000000"/>
          <w:sz w:val="22"/>
        </w:rPr>
        <w:t>: Hardware prototype fabrication and firmware development (TerraCore); algorithm optimization and model training for target hardware (Axial); integration of TC Modules with AB Algorithms; initial functional testing; iterative design refinement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Functional prototype hardware units; integrated firmware and algorithm software package; integration test report; preliminary performance benchmarks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Acceptance Criteria</w:t>
      </w:r>
      <w:r>
        <w:rPr>
          <w:rFonts w:ascii="Times New Roman" w:hAnsi="Times New Roman"/>
          <w:color w:val="000000"/>
          <w:sz w:val="22"/>
        </w:rPr>
        <w:t>: Prototype demonstrates end-to-end sensor-fusion authentication workflow; functional testing completed with documented results; performance benchmarks meet minimum thresholds defined in the SRD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Responsibility</w:t>
      </w:r>
      <w:r>
        <w:rPr>
          <w:rFonts w:ascii="Times New Roman" w:hAnsi="Times New Roman"/>
          <w:color w:val="000000"/>
          <w:sz w:val="22"/>
        </w:rPr>
        <w:t>: TerraCore (hardware prototype and firmware); Axial (algorithm development and model training); joint responsibility for integration and testing</w:t>
      </w:r>
    </w:p>
    <w:p>
      <w:pPr>
        <w:spacing w:line="276" w:lineRule="auto" w:before="0" w:after="120"/>
        <w:jc w:val="both"/>
      </w:pPr>
      <w:r>
        <w:rPr>
          <w:rFonts w:ascii="Times New Roman" w:hAnsi="Times New Roman"/>
          <w:b/>
          <w:color w:val="000000"/>
          <w:sz w:val="22"/>
        </w:rPr>
        <w:t>Phase 3: Testing, Validation, and Optimization</w:t>
      </w:r>
    </w:p>
    <w:p>
      <w:pPr>
        <w:spacing w:line="276" w:lineRule="auto" w:before="20" w:after="20"/>
        <w:ind w:left="432" w:hanging="360"/>
        <w:jc w:val="both"/>
      </w:pPr>
      <w:commentRangeStart w:id="27"/>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Months 10–15 from the Effective Date (target MVP completion: Q4 2025)</w:t>
      </w:r>
      <w:commentRangeEnd w:id="27"/>
      <w:r>
        <w:rPr>
          <w:rStyle w:val="CommentReference"/>
        </w:rPr>
        <w:commentReference w:id="27"/>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Activities</w:t>
      </w:r>
      <w:r>
        <w:rPr>
          <w:rFonts w:ascii="Times New Roman" w:hAnsi="Times New Roman"/>
          <w:color w:val="000000"/>
          <w:sz w:val="22"/>
        </w:rPr>
        <w:t>: Comprehensive system testing (functional, performance, security, environmental); algorithm accuracy validation against benchmark datasets; optimization of latency, power consumption, and form factor; regulatory and compliance assessment; user experience testing; preparation of MVP release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MVP release candidate; comprehensive test report; validation report; optimization report; regulatory compliance assessment; MVP release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Acceptance Criteria</w:t>
      </w:r>
      <w:r>
        <w:rPr>
          <w:rFonts w:ascii="Times New Roman" w:hAnsi="Times New Roman"/>
          <w:color w:val="000000"/>
          <w:sz w:val="22"/>
        </w:rPr>
        <w:t>: MVP meets all critical acceptance criteria defined in the SRD; biometric authentication accuracy meets or exceeds agreed-upon thresholds; system meets applicable security and regulatory standards; MVP approved for pilot deployment by the Steering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Responsibility</w:t>
      </w:r>
      <w:r>
        <w:rPr>
          <w:rFonts w:ascii="Times New Roman" w:hAnsi="Times New Roman"/>
          <w:color w:val="000000"/>
          <w:sz w:val="22"/>
        </w:rPr>
        <w:t>: Joint responsibility for testing and validation; TerraCore (hardware optimization and environmental testing); Axial (algorithm accuracy validation and optimization)</w:t>
      </w:r>
    </w:p>
    <w:p>
      <w:pPr>
        <w:spacing w:line="276" w:lineRule="auto" w:before="0" w:after="120"/>
        <w:jc w:val="both"/>
      </w:pPr>
      <w:r>
        <w:rPr>
          <w:rFonts w:ascii="Times New Roman" w:hAnsi="Times New Roman"/>
          <w:b/>
          <w:color w:val="000000"/>
          <w:sz w:val="22"/>
        </w:rPr>
        <w:t>Phase 4: Pre-Commercial Pilot and Launch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Months 16–18 from the Effective Date (and, if applicable, any Extension Period); target commercial launch: Q2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Activities</w:t>
      </w:r>
      <w:r>
        <w:rPr>
          <w:rFonts w:ascii="Times New Roman" w:hAnsi="Times New Roman"/>
          <w:color w:val="000000"/>
          <w:sz w:val="22"/>
        </w:rPr>
        <w:t>: Pilot deployment at selected customer sites; collection and analysis of pilot feedback; final product refinements; preparation of production-ready hardware and software packages; development of sales and marketing materials; regulatory filings and certifications; manufacturing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Pilot deployment report; final product release package; production readiness assessment; go-to-market plan; regulatory certifications (if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Acceptance Criteria</w:t>
      </w:r>
      <w:r>
        <w:rPr>
          <w:rFonts w:ascii="Times New Roman" w:hAnsi="Times New Roman"/>
          <w:color w:val="000000"/>
          <w:sz w:val="22"/>
        </w:rPr>
        <w:t>: Successful completion of pilot deployment at a minimum of two (2) customer sites; pilot feedback incorporated into final product; production readiness confirmed by the Steering Committee; commercial launch approved by the Steering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Responsibility</w:t>
      </w:r>
      <w:r>
        <w:rPr>
          <w:rFonts w:ascii="Times New Roman" w:hAnsi="Times New Roman"/>
          <w:color w:val="000000"/>
          <w:sz w:val="22"/>
        </w:rPr>
        <w:t>: Joint responsibility for pilot deployment and launch preparation; TerraCore (manufacturing readiness and production planning); Axial (algorithm finalization and data governance)</w:t>
      </w:r>
    </w:p>
    <w:p>
      <w:pPr>
        <w:keepNext/>
        <w:spacing w:line="276" w:lineRule="auto" w:before="200" w:after="80"/>
        <w:ind w:left="0"/>
      </w:pPr>
      <w:r>
        <w:rPr>
          <w:rFonts w:ascii="Times New Roman" w:hAnsi="Times New Roman"/>
          <w:b/>
          <w:color w:val="000000"/>
          <w:sz w:val="22"/>
        </w:rPr>
        <w:t>3. Personnel and Resource Allocation</w:t>
      </w:r>
    </w:p>
    <w:p>
      <w:pPr>
        <w:spacing w:line="276" w:lineRule="auto" w:before="0" w:after="120"/>
        <w:jc w:val="both"/>
      </w:pPr>
      <w:r>
        <w:rPr>
          <w:rFonts w:ascii="Times New Roman" w:hAnsi="Times New Roman"/>
          <w:color w:val="000000"/>
          <w:sz w:val="22"/>
        </w:rPr>
        <w:t>Each Party shall assign dedicated project teams to the Development Work,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TerraCore</w:t>
      </w:r>
      <w:r>
        <w:rPr>
          <w:rFonts w:ascii="Times New Roman" w:hAnsi="Times New Roman"/>
          <w:color w:val="000000"/>
          <w:sz w:val="22"/>
        </w:rPr>
        <w:t>: A minimum of eight (8) full-time equivalent engineers, including hardware engineers, firmware engineers, systems engineers, and quality assurance personnel, under the direction of TerraCore's designated Project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Axial</w:t>
      </w:r>
      <w:r>
        <w:rPr>
          <w:rFonts w:ascii="Times New Roman" w:hAnsi="Times New Roman"/>
          <w:color w:val="000000"/>
          <w:sz w:val="22"/>
        </w:rPr>
        <w:t>: A minimum of six (6) full-time equivalent engineers and data scientists, including algorithm engineers, machine learning engineers, data engineers, and quality assurance personnel, under the direction of Axial's designated Project Manager.</w:t>
      </w:r>
    </w:p>
    <w:p>
      <w:pPr>
        <w:spacing w:line="276" w:lineRule="auto" w:before="0" w:after="120"/>
        <w:jc w:val="both"/>
      </w:pPr>
      <w:r>
        <w:rPr>
          <w:rFonts w:ascii="Times New Roman" w:hAnsi="Times New Roman"/>
          <w:color w:val="000000"/>
          <w:sz w:val="22"/>
        </w:rPr>
        <w:t>The Steering Committee may adjust resource allocation levels based on the needs of the Project, subject to the Development Budget constraints and the approval requirements set forth in Article 4 of the Agreement.</w:t>
      </w:r>
    </w:p>
    <w:p>
      <w:pPr>
        <w:keepNext/>
        <w:spacing w:line="276" w:lineRule="auto" w:before="200" w:after="80"/>
        <w:ind w:left="0"/>
      </w:pPr>
      <w:r>
        <w:rPr>
          <w:rFonts w:ascii="Times New Roman" w:hAnsi="Times New Roman"/>
          <w:b/>
          <w:color w:val="000000"/>
          <w:sz w:val="22"/>
        </w:rPr>
        <w:t>4. Primary Development Site</w:t>
      </w:r>
    </w:p>
    <w:p>
      <w:pPr>
        <w:spacing w:line="276" w:lineRule="auto" w:before="0" w:after="120"/>
        <w:jc w:val="both"/>
      </w:pPr>
      <w:r>
        <w:rPr>
          <w:rFonts w:ascii="Times New Roman" w:hAnsi="Times New Roman"/>
          <w:color w:val="000000"/>
          <w:sz w:val="22"/>
        </w:rPr>
        <w:t>TerraCore's primary development site for its contributions to the Project shall be the TerraCore R&amp;D Lab located at 1515 Circuit Boulevard, Building C, Austin, TX 78759. Axial's primary development site shall be its principal office at 770 Dominion Tower Drive, 14th Floor, Arlington, VA 22203, or such other facilities as the Steering Committee may approve.</w:t>
      </w:r>
    </w:p>
    <w:p>
      <w:pPr>
        <w:keepNext/>
        <w:spacing w:line="276" w:lineRule="auto" w:before="200" w:after="80"/>
        <w:ind w:left="0"/>
      </w:pPr>
      <w:r>
        <w:rPr>
          <w:rFonts w:ascii="Times New Roman" w:hAnsi="Times New Roman"/>
          <w:b/>
          <w:color w:val="000000"/>
          <w:sz w:val="22"/>
        </w:rPr>
        <w:t>5. Change-Control Procedures</w:t>
      </w:r>
    </w:p>
    <w:p>
      <w:pPr>
        <w:spacing w:line="276" w:lineRule="auto" w:before="0" w:after="120"/>
        <w:jc w:val="both"/>
      </w:pPr>
      <w:r>
        <w:rPr>
          <w:rFonts w:ascii="Times New Roman" w:hAnsi="Times New Roman"/>
          <w:color w:val="000000"/>
          <w:sz w:val="22"/>
        </w:rPr>
        <w:t xml:space="preserve">Any proposed amendment, modification, or change to this Development Plan — including changes to milestones, deliverables, acceptance criteria, resource allocations, or technical specifications — must be submitted in writing to the Steering Committee for review and approval. No change to the Development Plan shall be effective unless approved by the</w:t>
      </w:r>
      <w:del w:id="5461" w:author="Whitfield Corr &amp; Loewe LLP" w:date="2025-04-03T09:00:00Z">
        <w:r>
          <w:rPr>
            <w:rFonts w:ascii="Times New Roman" w:hAnsi="Times New Roman"/>
            <w:color w:val="000000"/>
            <w:sz w:val="22"/>
          </w:rPr>
          <w:delText xml:space="preserve">  </w:delText>
        </w:r>
      </w:del>
      <w:ins w:id="5462" w:author="Whitfield Corr &amp; Loewe LLP" w:date="2025-04-03T09:00:00Z">
        <w:r>
          <w:rPr>
            <w:rFonts w:ascii="Times New Roman" w:hAnsi="Times New Roman"/>
            <w:color w:val="000000"/>
            <w:sz w:val="22"/>
          </w:rPr>
          <w:t xml:space="preserve"> unanimous </w:t>
        </w:r>
      </w:ins>
      <w:r>
        <w:rPr>
          <w:rFonts w:ascii="Times New Roman" w:hAnsi="Times New Roman" w:cs="Times New Roman"/>
          <w:sz w:val="22"/>
          <w:szCs w:val="22"/>
          <w:color w:val="000000"/>
        </w:rPr>
        <w:t xml:space="preserve">vote</w:t>
      </w:r>
      <w:r>
        <w:rPr>
          <w:rFonts w:ascii="Times New Roman" w:hAnsi="Times New Roman"/>
          <w:color w:val="000000"/>
          <w:sz w:val="22"/>
        </w:rPr>
        <w:t xml:space="preserve"> of the Steering Committee in accordance with Section 5.4 of the Agreement. The Steering Committee shall document all approved changes in a written change order, which shall be appended to this Exhibit A and shall constitute an amendment to the Development Plan.</w:t>
      </w:r>
    </w:p>
    <w:p>
      <w:r>
        <w:br w:type="page"/>
      </w:r>
    </w:p>
    <w:p>
      <w:pPr>
        <w:keepNext/>
        <w:spacing w:line="276" w:lineRule="auto" w:before="360" w:after="120"/>
        <w:jc w:val="left"/>
      </w:pPr>
      <w:r>
        <w:rPr>
          <w:rFonts w:ascii="Times New Roman" w:hAnsi="Times New Roman"/>
          <w:b/>
          <w:color w:val="000000"/>
          <w:sz w:val="22"/>
          <w:u w:val="single"/>
        </w:rPr>
        <w:t>EXHIBIT B — DEVELOPMENT BUDGET AND PAYMENT SCHEDULE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Development Budget and Payment Schedule</w:t>
      </w:r>
    </w:p>
    <w:p>
      <w:pPr>
        <w:spacing w:line="276" w:lineRule="auto" w:before="0" w:after="120"/>
        <w:jc w:val="center"/>
      </w:pPr>
      <w:r>
        <w:rPr>
          <w:rFonts w:ascii="Times New Roman" w:hAnsi="Times New Roman"/>
          <w:b/>
          <w:color w:val="000000"/>
          <w:sz w:val="22"/>
        </w:rPr>
        <w:t>Project Lumen — Sensor-Fusion Authentication Platform</w:t>
      </w:r>
    </w:p>
    <w:p>
      <w:pPr>
        <w:keepNext/>
        <w:spacing w:line="276" w:lineRule="auto" w:before="200" w:after="80"/>
        <w:ind w:left="0"/>
      </w:pPr>
      <w:r>
        <w:rPr>
          <w:rFonts w:ascii="Times New Roman" w:hAnsi="Times New Roman"/>
          <w:b/>
          <w:color w:val="000000"/>
          <w:sz w:val="22"/>
        </w:rPr>
        <w:t>1. Total Estimated Development Budget</w:t>
      </w:r>
    </w:p>
    <w:p>
      <w:pPr>
        <w:spacing w:line="276" w:lineRule="auto" w:before="0" w:after="120"/>
        <w:jc w:val="both"/>
      </w:pPr>
      <w:r>
        <w:rPr>
          <w:rFonts w:ascii="Times New Roman" w:hAnsi="Times New Roman"/>
          <w:color w:val="000000"/>
          <w:sz w:val="22"/>
        </w:rPr>
        <w:t>The total estimated Development Budget for the Development Work is Six Million Four Hundred Thousand Dollars ($6,400,000). All amounts are denominated in United States Dollars (USD). The Development Budget includes all personnel costs, materials, equipment, third-party services, facility costs, travel, and other direct and indirect expenses anticipated in connection with the Development Work.</w:t>
      </w:r>
    </w:p>
    <w:p>
      <w:pPr>
        <w:keepNext/>
        <w:spacing w:line="276" w:lineRule="auto" w:before="200" w:after="80"/>
        <w:ind w:left="0"/>
      </w:pPr>
      <w:r>
        <w:rPr>
          <w:rFonts w:ascii="Times New Roman" w:hAnsi="Times New Roman"/>
          <w:b/>
          <w:color w:val="000000"/>
          <w:sz w:val="22"/>
        </w:rPr>
        <w:t>2. Cost Allocation</w:t>
      </w:r>
    </w:p>
    <w:p>
      <w:pPr>
        <w:spacing w:line="276" w:lineRule="auto" w:before="0" w:after="120"/>
        <w:jc w:val="both"/>
      </w:pPr>
      <w:r>
        <w:rPr>
          <w:rFonts w:ascii="Times New Roman" w:hAnsi="Times New Roman"/>
          <w:color w:val="000000"/>
          <w:sz w:val="22"/>
        </w:rPr>
        <w:t>The Development Budget shall be allocated between the Parties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Cost-Share Percentage</w:t>
            </w:r>
          </w:p>
        </w:tc>
        <w:tc>
          <w:tcPr>
            <w:tcW w:type="dxa" w:w="2880"/>
          </w:tcPr>
          <w:p>
            <w:pPr>
              <w:spacing w:line="276" w:lineRule="auto" w:before="20" w:after="20"/>
            </w:pPr>
            <w:r>
              <w:rPr>
                <w:b/>
              </w:rPr>
            </w:r>
            <w:r>
              <w:rPr>
                <w:rFonts w:ascii="Times New Roman" w:hAnsi="Times New Roman"/>
                <w:b/>
                <w:color w:val="000000"/>
                <w:sz w:val="18"/>
              </w:rPr>
              <w:t>Cost-Share Amount (USD)</w:t>
            </w:r>
          </w:p>
        </w:tc>
      </w:tr>
      <w:tr>
        <w:tc>
          <w:tcPr>
            <w:tcW w:type="dxa" w:w="2880"/>
          </w:tcPr>
          <w:p>
            <w:pPr>
              <w:spacing w:line="276" w:lineRule="auto" w:before="20" w:after="20"/>
            </w:pPr>
            <w:r/>
            <w:r>
              <w:rPr>
                <w:rFonts w:ascii="Times New Roman" w:hAnsi="Times New Roman"/>
                <w:color w:val="000000"/>
                <w:sz w:val="18"/>
              </w:rPr>
              <w:t>TerraCore Systems, Inc.</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$3,520,000</w:t>
            </w:r>
          </w:p>
        </w:tc>
      </w:tr>
      <w:tr>
        <w:tc>
          <w:tcPr>
            <w:tcW w:type="dxa" w:w="2880"/>
          </w:tcPr>
          <w:p>
            <w:pPr>
              <w:spacing w:line="276" w:lineRule="auto" w:before="20" w:after="20"/>
            </w:pPr>
            <w:r/>
            <w:r>
              <w:rPr>
                <w:rFonts w:ascii="Times New Roman" w:hAnsi="Times New Roman"/>
                <w:color w:val="000000"/>
                <w:sz w:val="18"/>
              </w:rPr>
              <w:t>Axial Biometrics, LLC</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$2,880,000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$6,400,000</w:t>
            </w:r>
          </w:p>
        </w:tc>
      </w:tr>
    </w:tbl>
    <w:p/>
    <w:p>
      <w:r>
        <w:br w:type="page"/>
      </w:r>
    </w:p>
    <w:p>
      <w:pPr>
        <w:keepNext/>
        <w:spacing w:line="276" w:lineRule="auto" w:before="200" w:after="80"/>
        <w:ind w:left="0"/>
      </w:pPr>
      <w:r>
        <w:rPr>
          <w:rFonts w:ascii="Times New Roman" w:hAnsi="Times New Roman"/>
          <w:b/>
          <w:color w:val="000000"/>
          <w:sz w:val="22"/>
        </w:rPr>
        <w:t>3. Payment Schedule</w:t>
      </w:r>
    </w:p>
    <w:p>
      <w:pPr>
        <w:spacing w:line="276" w:lineRule="auto" w:before="0" w:after="120"/>
        <w:jc w:val="both"/>
      </w:pPr>
      <w:r>
        <w:rPr>
          <w:rFonts w:ascii="Times New Roman" w:hAnsi="Times New Roman"/>
          <w:color w:val="000000"/>
          <w:sz w:val="22"/>
        </w:rPr>
        <w:t>Payments of each Party's cost-share obligation shall be made in quarterly installments tied to the milestone completion schedule set forth in Exhibit A,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Estimated Phase Budget (USD)</w:t>
            </w:r>
          </w:p>
        </w:tc>
        <w:tc>
          <w:tcPr>
            <w:tcW w:type="dxa" w:w="1728"/>
          </w:tcPr>
          <w:p>
            <w:pPr>
              <w:spacing w:line="276" w:lineRule="auto" w:before="20" w:after="20"/>
            </w:pPr>
            <w:r>
              <w:rPr>
                <w:b/>
              </w:rPr>
            </w:r>
            <w:r>
              <w:rPr>
                <w:rFonts w:ascii="Times New Roman" w:hAnsi="Times New Roman"/>
                <w:b/>
                <w:color w:val="000000"/>
                <w:sz w:val="18"/>
              </w:rPr>
              <w:t>TerraCore Share (55%)</w:t>
            </w:r>
          </w:p>
        </w:tc>
        <w:tc>
          <w:tcPr>
            <w:tcW w:type="dxa" w:w="1728"/>
          </w:tcPr>
          <w:p>
            <w:pPr>
              <w:spacing w:line="276" w:lineRule="auto" w:before="20" w:after="20"/>
            </w:pPr>
            <w:r>
              <w:rPr>
                <w:b/>
              </w:rPr>
            </w:r>
            <w:r>
              <w:rPr>
                <w:rFonts w:ascii="Times New Roman" w:hAnsi="Times New Roman"/>
                <w:b/>
                <w:color w:val="000000"/>
                <w:sz w:val="18"/>
              </w:rPr>
              <w:t>Axial Share (45%)</w:t>
            </w:r>
          </w:p>
        </w:tc>
        <w:tc>
          <w:tcPr>
            <w:tcW w:type="dxa" w:w="1728"/>
          </w:tcPr>
          <w:p>
            <w:pPr>
              <w:spacing w:line="276" w:lineRule="auto" w:before="20" w:after="20"/>
            </w:pPr>
            <w:r>
              <w:rPr>
                <w:b/>
              </w:rPr>
            </w:r>
            <w:r>
              <w:rPr>
                <w:rFonts w:ascii="Times New Roman" w:hAnsi="Times New Roman"/>
                <w:b/>
                <w:color w:val="000000"/>
                <w:sz w:val="18"/>
              </w:rPr>
              <w:t>Estimated Timing</w:t>
            </w:r>
          </w:p>
        </w:tc>
      </w:tr>
      <w:tr>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$960,000</w:t>
            </w:r>
          </w:p>
        </w:tc>
        <w:tc>
          <w:tcPr>
            <w:tcW w:type="dxa" w:w="1728"/>
          </w:tcPr>
          <w:p>
            <w:pPr>
              <w:spacing w:line="276" w:lineRule="auto" w:before="20" w:after="20"/>
            </w:pPr>
            <w:r/>
            <w:r>
              <w:rPr>
                <w:rFonts w:ascii="Times New Roman" w:hAnsi="Times New Roman"/>
                <w:color w:val="000000"/>
                <w:sz w:val="18"/>
              </w:rPr>
              <w:t>$528,000</w:t>
            </w:r>
          </w:p>
        </w:tc>
        <w:tc>
          <w:tcPr>
            <w:tcW w:type="dxa" w:w="1728"/>
          </w:tcPr>
          <w:p>
            <w:pPr>
              <w:spacing w:line="276" w:lineRule="auto" w:before="20" w:after="20"/>
            </w:pPr>
            <w:r/>
            <w:r>
              <w:rPr>
                <w:rFonts w:ascii="Times New Roman" w:hAnsi="Times New Roman"/>
                <w:color w:val="000000"/>
                <w:sz w:val="18"/>
              </w:rPr>
              <w:t>$432,000</w:t>
            </w:r>
          </w:p>
        </w:tc>
        <w:tc>
          <w:tcPr>
            <w:tcW w:type="dxa" w:w="1728"/>
          </w:tcPr>
          <w:p>
            <w:pPr>
              <w:spacing w:line="276" w:lineRule="auto" w:before="20" w:after="20"/>
            </w:pPr>
            <w:r/>
            <w:r>
              <w:rPr>
                <w:rFonts w:ascii="Times New Roman" w:hAnsi="Times New Roman"/>
                <w:color w:val="000000"/>
                <w:sz w:val="18"/>
              </w:rPr>
              <w:t>Months 1–3</w:t>
            </w:r>
          </w:p>
        </w:tc>
      </w:tr>
      <w:tr>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$2,560,000</w:t>
            </w:r>
          </w:p>
        </w:tc>
        <w:tc>
          <w:tcPr>
            <w:tcW w:type="dxa" w:w="1728"/>
          </w:tcPr>
          <w:p>
            <w:pPr>
              <w:spacing w:line="276" w:lineRule="auto" w:before="20" w:after="20"/>
            </w:pPr>
            <w:r/>
            <w:r>
              <w:rPr>
                <w:rFonts w:ascii="Times New Roman" w:hAnsi="Times New Roman"/>
                <w:color w:val="000000"/>
                <w:sz w:val="18"/>
              </w:rPr>
              <w:t>$1,408,000</w:t>
            </w:r>
          </w:p>
        </w:tc>
        <w:tc>
          <w:tcPr>
            <w:tcW w:type="dxa" w:w="1728"/>
          </w:tcPr>
          <w:p>
            <w:pPr>
              <w:spacing w:line="276" w:lineRule="auto" w:before="20" w:after="20"/>
            </w:pPr>
            <w:r/>
            <w:r>
              <w:rPr>
                <w:rFonts w:ascii="Times New Roman" w:hAnsi="Times New Roman"/>
                <w:color w:val="000000"/>
                <w:sz w:val="18"/>
              </w:rPr>
              <w:t>$1,152,000</w:t>
            </w:r>
          </w:p>
        </w:tc>
        <w:tc>
          <w:tcPr>
            <w:tcW w:type="dxa" w:w="1728"/>
          </w:tcPr>
          <w:p>
            <w:pPr>
              <w:spacing w:line="276" w:lineRule="auto" w:before="20" w:after="20"/>
            </w:pPr>
            <w:r/>
            <w:r>
              <w:rPr>
                <w:rFonts w:ascii="Times New Roman" w:hAnsi="Times New Roman"/>
                <w:color w:val="000000"/>
                <w:sz w:val="18"/>
              </w:rPr>
              <w:t>Months 4–9</w:t>
            </w:r>
          </w:p>
        </w:tc>
      </w:tr>
      <w:tr>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$1,920,000</w:t>
            </w:r>
          </w:p>
        </w:tc>
        <w:tc>
          <w:tcPr>
            <w:tcW w:type="dxa" w:w="1728"/>
          </w:tcPr>
          <w:p>
            <w:pPr>
              <w:spacing w:line="276" w:lineRule="auto" w:before="20" w:after="20"/>
            </w:pPr>
            <w:r/>
            <w:r>
              <w:rPr>
                <w:rFonts w:ascii="Times New Roman" w:hAnsi="Times New Roman"/>
                <w:color w:val="000000"/>
                <w:sz w:val="18"/>
              </w:rPr>
              <w:t>$1,056,000</w:t>
            </w:r>
          </w:p>
        </w:tc>
        <w:tc>
          <w:tcPr>
            <w:tcW w:type="dxa" w:w="1728"/>
          </w:tcPr>
          <w:p>
            <w:pPr>
              <w:spacing w:line="276" w:lineRule="auto" w:before="20" w:after="20"/>
            </w:pPr>
            <w:r/>
            <w:r>
              <w:rPr>
                <w:rFonts w:ascii="Times New Roman" w:hAnsi="Times New Roman"/>
                <w:color w:val="000000"/>
                <w:sz w:val="18"/>
              </w:rPr>
              <w:t>$864,000</w:t>
            </w:r>
          </w:p>
        </w:tc>
        <w:tc>
          <w:tcPr>
            <w:tcW w:type="dxa" w:w="1728"/>
          </w:tcPr>
          <w:p>
            <w:pPr>
              <w:spacing w:line="276" w:lineRule="auto" w:before="20" w:after="20"/>
            </w:pPr>
            <w:r/>
            <w:r>
              <w:rPr>
                <w:rFonts w:ascii="Times New Roman" w:hAnsi="Times New Roman"/>
                <w:color w:val="000000"/>
                <w:sz w:val="18"/>
              </w:rPr>
              <w:t>Months 10–15</w:t>
            </w:r>
          </w:p>
        </w:tc>
      </w:tr>
      <w:tr>
        <w:tc>
          <w:tcPr>
            <w:tcW w:type="dxa" w:w="1728"/>
          </w:tcPr>
          <w:p>
            <w:pPr>
              <w:spacing w:line="276" w:lineRule="auto" w:before="20" w:after="20"/>
            </w:pPr>
            <w:r/>
            <w:r>
              <w:rPr>
                <w:rFonts w:ascii="Times New Roman" w:hAnsi="Times New Roman"/>
                <w:color w:val="000000"/>
                <w:sz w:val="18"/>
              </w:rPr>
              <w:t>Phase 4</w:t>
            </w:r>
          </w:p>
        </w:tc>
        <w:tc>
          <w:tcPr>
            <w:tcW w:type="dxa" w:w="1728"/>
          </w:tcPr>
          <w:p>
            <w:pPr>
              <w:spacing w:line="276" w:lineRule="auto" w:before="20" w:after="20"/>
            </w:pPr>
            <w:r/>
            <w:r>
              <w:rPr>
                <w:rFonts w:ascii="Times New Roman" w:hAnsi="Times New Roman"/>
                <w:color w:val="000000"/>
                <w:sz w:val="18"/>
              </w:rPr>
              <w:t>$960,000</w:t>
            </w:r>
          </w:p>
        </w:tc>
        <w:tc>
          <w:tcPr>
            <w:tcW w:type="dxa" w:w="1728"/>
          </w:tcPr>
          <w:p>
            <w:pPr>
              <w:spacing w:line="276" w:lineRule="auto" w:before="20" w:after="20"/>
            </w:pPr>
            <w:r/>
            <w:r>
              <w:rPr>
                <w:rFonts w:ascii="Times New Roman" w:hAnsi="Times New Roman"/>
                <w:color w:val="000000"/>
                <w:sz w:val="18"/>
              </w:rPr>
              <w:t>$528,000</w:t>
            </w:r>
          </w:p>
        </w:tc>
        <w:tc>
          <w:tcPr>
            <w:tcW w:type="dxa" w:w="1728"/>
          </w:tcPr>
          <w:p>
            <w:pPr>
              <w:spacing w:line="276" w:lineRule="auto" w:before="20" w:after="20"/>
            </w:pPr>
            <w:r/>
            <w:r>
              <w:rPr>
                <w:rFonts w:ascii="Times New Roman" w:hAnsi="Times New Roman"/>
                <w:color w:val="000000"/>
                <w:sz w:val="18"/>
              </w:rPr>
              <w:t>$432,000</w:t>
            </w:r>
          </w:p>
        </w:tc>
        <w:tc>
          <w:tcPr>
            <w:tcW w:type="dxa" w:w="1728"/>
          </w:tcPr>
          <w:p>
            <w:pPr>
              <w:spacing w:line="276" w:lineRule="auto" w:before="20" w:after="20"/>
            </w:pPr>
            <w:r/>
            <w:r>
              <w:rPr>
                <w:rFonts w:ascii="Times New Roman" w:hAnsi="Times New Roman"/>
                <w:color w:val="000000"/>
                <w:sz w:val="18"/>
              </w:rPr>
              <w:t>Months 16–18+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$6,400,000</w:t>
            </w:r>
          </w:p>
        </w:tc>
        <w:tc>
          <w:tcPr>
            <w:tcW w:type="dxa" w:w="1728"/>
          </w:tcPr>
          <w:p>
            <w:pPr>
              <w:spacing w:line="276" w:lineRule="auto" w:before="20" w:after="20"/>
            </w:pPr>
            <w:r/>
            <w:r>
              <w:rPr>
                <w:rFonts w:ascii="Times New Roman" w:hAnsi="Times New Roman"/>
                <w:b/>
                <w:color w:val="000000"/>
                <w:sz w:val="18"/>
              </w:rPr>
              <w:t>$3,520,000</w:t>
            </w:r>
          </w:p>
        </w:tc>
        <w:tc>
          <w:tcPr>
            <w:tcW w:type="dxa" w:w="1728"/>
          </w:tcPr>
          <w:p>
            <w:pPr>
              <w:spacing w:line="276" w:lineRule="auto" w:before="20" w:after="20"/>
            </w:pPr>
            <w:r/>
            <w:r>
              <w:rPr>
                <w:rFonts w:ascii="Times New Roman" w:hAnsi="Times New Roman"/>
                <w:b/>
                <w:color w:val="000000"/>
                <w:sz w:val="18"/>
              </w:rPr>
              <w:t>$2,880,000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Quarterly installments within each phase shall be invoiced in equal amounts, unless the Parties agree to a different allocation within a phase based on the anticipated timing of expenditures.</w:t>
      </w:r>
    </w:p>
    <w:p>
      <w:pPr>
        <w:keepNext/>
        <w:spacing w:line="276" w:lineRule="auto" w:before="200" w:after="80"/>
        <w:ind w:left="0"/>
      </w:pPr>
      <w:r>
        <w:rPr>
          <w:rFonts w:ascii="Times New Roman" w:hAnsi="Times New Roman"/>
          <w:b/>
          <w:color w:val="000000"/>
          <w:sz w:val="22"/>
        </w:rPr>
        <w:t>4. Invoicing Procedures</w:t>
      </w:r>
    </w:p>
    <w:p>
      <w:pPr>
        <w:spacing w:line="276" w:lineRule="auto" w:before="0" w:after="120"/>
        <w:jc w:val="both"/>
      </w:pPr>
      <w:r>
        <w:rPr>
          <w:rFonts w:ascii="Times New Roman" w:hAnsi="Times New Roman"/>
          <w:color w:val="000000"/>
          <w:sz w:val="22"/>
        </w:rPr>
        <w:t>Each Party shall submit invoices for reimbursable costs incurred in connection with the Development Work within thirty (30) calendar days following the end of each calendar quarter. Each invoice shall include a reasonable level of detail, including a description of the work performed, the categories of costs incurred, and supporting documentation as reasonably requested by the other Party. Payment of each properly submitted invoice shall be due within thirty (30) calendar days of receipt of the invoice by the paying Party. Payments shall be made by wire transfer to the bank account designated by the invoicing Party in writing.</w:t>
      </w:r>
    </w:p>
    <w:p>
      <w:pPr>
        <w:keepNext/>
        <w:spacing w:line="276" w:lineRule="auto" w:before="200" w:after="80"/>
        <w:ind w:left="0"/>
      </w:pPr>
      <w:r>
        <w:rPr>
          <w:rFonts w:ascii="Times New Roman" w:hAnsi="Times New Roman"/>
          <w:b/>
          <w:color w:val="000000"/>
          <w:sz w:val="22"/>
        </w:rPr>
        <w:t>5. Quarterly Reconciliation</w:t>
      </w:r>
    </w:p>
    <w:p>
      <w:pPr>
        <w:spacing w:line="276" w:lineRule="auto" w:before="0" w:after="120"/>
        <w:jc w:val="both"/>
      </w:pPr>
      <w:r>
        <w:rPr>
          <w:rFonts w:ascii="Times New Roman" w:hAnsi="Times New Roman"/>
          <w:color w:val="000000"/>
          <w:sz w:val="22"/>
        </w:rPr>
        <w:t>The quarterly reconciliation of actual costs against the Development Budget shall be conducted in accordance with Section 4.3 of the Agreement. Each Party shall provide the other Party with a detailed accounting of all costs incurred during the applicable quarter, and any variance shall be allocated in accordance with the cost-sharing percentages set forth in Section 2 of this Exhibit B.</w:t>
      </w:r>
    </w:p>
    <w:p>
      <w:pPr>
        <w:keepNext/>
        <w:spacing w:line="276" w:lineRule="auto" w:before="200" w:after="80"/>
        <w:ind w:left="0"/>
      </w:pPr>
      <w:r>
        <w:rPr>
          <w:rFonts w:ascii="Times New Roman" w:hAnsi="Times New Roman"/>
          <w:b/>
          <w:color w:val="000000"/>
          <w:sz w:val="22"/>
        </w:rPr>
        <w:t>6. Overrun Threshold</w:t>
      </w:r>
    </w:p>
    <w:p>
      <w:pPr>
        <w:spacing w:line="276" w:lineRule="auto" w:before="0" w:after="120"/>
        <w:jc w:val="both"/>
      </w:pPr>
      <w:r>
        <w:rPr>
          <w:rFonts w:ascii="Times New Roman" w:hAnsi="Times New Roman"/>
          <w:color w:val="000000"/>
          <w:sz w:val="22"/>
        </w:rPr>
        <w:t>The Overrun Threshold is Six Hundred Forty Thousand Dollars ($640,000), representing ten percent (10%) of the total Development Budget of $6,400,000. Expenditures exceeding the Overrun Threshold require the prior written approval of the Steering Committee, as provided in Section 4.4 of the Agreement.</w:t>
      </w:r>
    </w:p>
    <w:p>
      <w:pPr>
        <w:keepNext/>
        <w:spacing w:line="276" w:lineRule="auto" w:before="200" w:after="80"/>
        <w:ind w:left="0"/>
      </w:pPr>
      <w:r>
        <w:rPr>
          <w:rFonts w:ascii="Times New Roman" w:hAnsi="Times New Roman"/>
          <w:b/>
          <w:color w:val="000000"/>
          <w:sz w:val="22"/>
        </w:rPr>
        <w:t>7. Treatment of Cost Savings</w:t>
      </w:r>
    </w:p>
    <w:p>
      <w:pPr>
        <w:spacing w:line="276" w:lineRule="auto" w:before="0" w:after="120"/>
        <w:jc w:val="both"/>
      </w:pPr>
      <w:r>
        <w:rPr>
          <w:rFonts w:ascii="Times New Roman" w:hAnsi="Times New Roman"/>
          <w:color w:val="000000"/>
          <w:sz w:val="22"/>
        </w:rPr>
        <w:t>In the event that the actual total costs of the Development Work are less than the Development Budget, the resulting cost savings shall be allocated pro rata between the Parties in accordance with their respective cost-sharing percentages (55% to TerraCore and 45% to Axial). Cost savings shall be reflected in the final quarterly reconciliation conducted following the completion of the Development Work or the termination of the Agreement, whichever occurs first.</w:t>
      </w:r>
    </w:p>
    <w:p>
      <w:pPr>
        <w:spacing w:line="276" w:lineRule="auto" w:before="200" w:after="80"/>
        <w:ind w:left="0"/>
        <w:jc w:val="both"/>
      </w:pPr>
      <w:r>
        <w:rPr>
          <w:rFonts w:ascii="Times New Roman" w:hAnsi="Times New Roman"/>
          <w:b/>
          <w:color w:val="000000"/>
          <w:sz w:val="22"/>
        </w:rPr>
        <w:t xml:space="preserve">8. Currency.  </w:t>
      </w:r>
      <w:r>
        <w:rPr>
          <w:rFonts w:ascii="Times New Roman" w:hAnsi="Times New Roman"/>
          <w:color w:val="000000"/>
          <w:sz w:val="22"/>
        </w:rPr>
        <w:t>All amounts set forth in this Exhibit B, and all payments made pursuant to this Exhibit B, shall be denominated and made in United States Dollars (USD).</w:t>
      </w:r>
    </w:p>
    <w:p>
      <w:r>
        <w:br w:type="page"/>
      </w:r>
    </w:p>
    <w:p>
      <w:pPr>
        <w:keepNext/>
        <w:spacing w:line="276" w:lineRule="auto" w:before="360" w:after="120"/>
        <w:jc w:val="left"/>
      </w:pPr>
      <w:r>
        <w:rPr>
          <w:rFonts w:ascii="Times New Roman" w:hAnsi="Times New Roman"/>
          <w:b/>
          <w:color w:val="000000"/>
          <w:sz w:val="22"/>
          <w:u w:val="single"/>
        </w:rPr>
        <w:t xml:space="preserve">EXHIBIT C — DATA PRIVACY </w:t>
      </w:r>
      <w:del w:id="5463" w:author="Whitfield Corr &amp; Loewe LLP" w:date="2025-04-03T09:00:00Z">
        <w:r>
          <w:rPr>
            <w:rFonts w:ascii="Times New Roman" w:hAnsi="Times New Roman"/>
            <w:b/>
            <w:color w:val="000000"/>
            <w:sz w:val="22"/>
            <w:u w:val="single"/>
          </w:rPr>
          <w:delText xml:space="preserve">AND</w:delText>
        </w:r>
      </w:del>
      <w:ins w:id="5464" w:author="Whitfield Corr &amp; Loewe LLP" w:date="2025-04-03T09:00:00Z">
        <w:r>
          <w:rPr>
            <w:rFonts w:ascii="Times New Roman" w:hAnsi="Times New Roman"/>
            <w:b/>
            <w:color w:val="000000"/>
            <w:sz w:val="22"/>
            <w:u w:val="single"/>
          </w:rPr>
          <w:t xml:space="preserve">&amp;</w:t>
        </w:r>
      </w:ins>
      <w:r>
        <w:rPr>
          <w:rFonts w:ascii="Times New Roman" w:hAnsi="Times New Roman"/>
          <w:b/>
          <w:color w:val="000000"/>
          <w:sz w:val="22"/>
          <w:u w:val="single"/>
        </w:rPr>
        <w:t xml:space="preserve"> SECURITY ADDENDUM</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 xml:space="preserve">Data Privacy </w:t>
      </w:r>
      <w:del w:id="5465" w:author="Whitfield Corr &amp; Loewe LLP" w:date="2025-04-03T09:00:00Z">
        <w:r>
          <w:rPr>
            <w:rFonts w:ascii="Times New Roman" w:hAnsi="Times New Roman"/>
            <w:b/>
            <w:color w:val="000000"/>
            <w:sz w:val="22"/>
          </w:rPr>
          <w:delText xml:space="preserve">and</w:delText>
        </w:r>
      </w:del>
      <w:ins w:id="5466" w:author="Whitfield Corr &amp; Loewe LLP" w:date="2025-04-03T09:00:00Z">
        <w:r>
          <w:rPr>
            <w:rFonts w:ascii="Times New Roman" w:hAnsi="Times New Roman"/>
            <w:b/>
            <w:color w:val="000000"/>
            <w:sz w:val="22"/>
          </w:rPr>
          <w:t xml:space="preserve">&amp;</w:t>
        </w:r>
      </w:ins>
      <w:r>
        <w:rPr>
          <w:rFonts w:ascii="Times New Roman" w:hAnsi="Times New Roman"/>
          <w:b/>
          <w:color w:val="000000"/>
          <w:sz w:val="22"/>
        </w:rPr>
        <w:t xml:space="preserve"> Security Addendum</w:t>
      </w:r>
    </w:p>
    <w:p>
      <w:pPr>
        <w:spacing w:line="276" w:lineRule="auto" w:before="0" w:after="120"/>
        <w:jc w:val="center"/>
      </w:pPr>
      <w:r>
        <w:rPr>
          <w:rFonts w:ascii="Times New Roman" w:hAnsi="Times New Roman"/>
          <w:b/>
          <w:color w:val="000000"/>
          <w:sz w:val="22"/>
        </w:rPr>
        <w:t>Project Lumen — Sensor-Fusion Authentication Platform</w:t>
      </w:r>
    </w:p>
    <w:p>
      <w:pPr>
        <w:spacing w:line="276" w:lineRule="auto" w:before="0" w:after="120"/>
        <w:jc w:val="both"/>
      </w:pPr>
      <w:ins w:id="5467" w:author="Whitfield Corr &amp; Loewe LLP" w:date="2025-04-03T09:00:00Z">
        <w:r>
          <w:rPr>
            <w:rFonts w:ascii="Times New Roman" w:hAnsi="Times New Roman"/>
            <w:i/>
            <w:color w:val="000000"/>
            <w:sz w:val="22"/>
          </w:rPr>
          <w:t xml:space="preserve">[PLACEHOLDER</w:t>
        </w:r>
      </w:ins>
      <w:r>
        <w:rPr>
          <w:rFonts w:ascii="Times New Roman" w:hAnsi="Times New Roman"/>
          <w:color w:val="000000"/>
          <w:sz w:val="22"/>
        </w:rPr>
        <w:t xml:space="preserve"> </w:t>
      </w:r>
      <w:del w:id="5468" w:author="Whitfield Corr &amp; Loewe LLP" w:date="2025-04-03T09:00:00Z">
        <w:r>
          <w:rPr>
            <w:rFonts w:ascii="Times New Roman" w:hAnsi="Times New Roman" w:cs="Times New Roman"/>
            <w:sz w:val="22"/>
            <w:szCs w:val="22"/>
            <w:color w:val="000000"/>
            <w:i/>
          </w:rPr>
          <w:delText xml:space="preserve">[To</w:delText>
        </w:r>
      </w:del>
      <w:ins w:id="5469" w:author="Whitfield Corr &amp; Loewe LLP" w:date="2025-04-03T09:00:00Z">
        <w:r>
          <w:rPr>
            <w:rFonts w:ascii="Times New Roman" w:hAnsi="Times New Roman"/>
            <w:i/>
            <w:color w:val="000000"/>
            <w:sz w:val="22"/>
          </w:rPr>
          <w:t xml:space="preserve">—</w:t>
        </w:r>
      </w:ins>
      <w:r>
        <w:rPr>
          <w:rFonts w:ascii="Times New Roman" w:hAnsi="Times New Roman" w:cs="Times New Roman"/>
          <w:sz w:val="22"/>
          <w:szCs w:val="22"/>
          <w:color w:val="000000"/>
          <w:i/>
        </w:rPr>
        <w:t xml:space="preserve"> </w:t>
      </w:r>
      <w:del w:id="5470" w:author="Whitfield Corr &amp; Loewe LLP" w:date="2025-04-03T09:00:00Z">
        <w:r>
          <w:rPr>
            <w:rFonts w:ascii="Times New Roman" w:hAnsi="Times New Roman" w:cs="Times New Roman"/>
            <w:sz w:val="22"/>
            <w:szCs w:val="22"/>
            <w:color w:val="000000"/>
            <w:i/>
          </w:rPr>
          <w:delText xml:space="preserve">be</w:delText>
        </w:r>
      </w:del>
      <w:ins w:id="5471" w:author="Whitfield Corr &amp; Loewe LLP" w:date="2025-04-03T09:00:00Z">
        <w:r>
          <w:rPr>
            <w:rFonts w:ascii="Times New Roman" w:hAnsi="Times New Roman"/>
            <w:i/>
            <w:color w:val="000000"/>
            <w:sz w:val="22"/>
          </w:rPr>
          <w:t xml:space="preserve">EXHIBIT</w:t>
        </w:r>
      </w:ins>
      <w:r>
        <w:rPr>
          <w:rFonts w:ascii="Times New Roman" w:hAnsi="Times New Roman" w:cs="Times New Roman"/>
          <w:sz w:val="22"/>
          <w:szCs w:val="22"/>
          <w:color w:val="000000"/>
          <w:i/>
        </w:rPr>
        <w:t xml:space="preserve"> </w:t>
      </w:r>
      <w:del w:id="5472" w:author="Whitfield Corr &amp; Loewe LLP" w:date="2025-04-03T09:00:00Z">
        <w:r>
          <w:rPr>
            <w:rFonts w:ascii="Times New Roman" w:hAnsi="Times New Roman" w:cs="Times New Roman"/>
            <w:sz w:val="22"/>
            <w:szCs w:val="22"/>
            <w:color w:val="000000"/>
            <w:i/>
          </w:rPr>
          <w:delText xml:space="preserve">drafted</w:delText>
        </w:r>
      </w:del>
      <w:ins w:id="5473" w:author="Whitfield Corr &amp; Loewe LLP" w:date="2025-04-03T09:00:00Z">
        <w:r>
          <w:rPr>
            <w:rFonts w:ascii="Times New Roman" w:hAnsi="Times New Roman"/>
            <w:i/>
            <w:color w:val="000000"/>
            <w:sz w:val="22"/>
          </w:rPr>
          <w:t xml:space="preserve">C</w:t>
        </w:r>
      </w:ins>
      <w:r>
        <w:rPr>
          <w:rFonts w:ascii="Times New Roman" w:hAnsi="Times New Roman" w:cs="Times New Roman"/>
          <w:sz w:val="22"/>
          <w:szCs w:val="22"/>
          <w:color w:val="000000"/>
          <w:i/>
        </w:rPr>
        <w:t xml:space="preserve"> </w:t>
      </w:r>
      <w:del w:id="5474" w:author="Whitfield Corr &amp; Loewe LLP" w:date="2025-04-03T09:00:00Z">
        <w:r>
          <w:rPr>
            <w:rFonts w:ascii="Times New Roman" w:hAnsi="Times New Roman" w:cs="Times New Roman"/>
            <w:sz w:val="22"/>
            <w:szCs w:val="22"/>
            <w:color w:val="000000"/>
            <w:i/>
          </w:rPr>
          <w:delText xml:space="preserve">by</w:delText>
        </w:r>
      </w:del>
      <w:ins w:id="5475" w:author="Whitfield Corr &amp; Loewe LLP" w:date="2025-04-03T09:00:00Z">
        <w:r>
          <w:rPr>
            <w:rFonts w:ascii="Times New Roman" w:hAnsi="Times New Roman"/>
            <w:i/>
            <w:color w:val="000000"/>
            <w:sz w:val="22"/>
          </w:rPr>
          <w:t xml:space="preserve">RESERVED</w:t>
        </w:r>
      </w:ins>
      <w:r>
        <w:rPr>
          <w:rFonts w:ascii="Times New Roman" w:hAnsi="Times New Roman" w:cs="Times New Roman"/>
          <w:sz w:val="22"/>
          <w:szCs w:val="22"/>
          <w:color w:val="000000"/>
          <w:i/>
        </w:rPr>
        <w:t xml:space="preserve"> </w:t>
      </w:r>
      <w:del w:id="5476" w:author="Whitfield Corr &amp; Loewe LLP" w:date="2025-04-03T09:00:00Z">
        <w:r>
          <w:rPr>
            <w:rFonts w:ascii="Times New Roman" w:hAnsi="Times New Roman" w:cs="Times New Roman"/>
            <w:sz w:val="22"/>
            <w:szCs w:val="22"/>
            <w:color w:val="000000"/>
            <w:i/>
          </w:rPr>
          <w:delText xml:space="preserve">Axial</w:delText>
        </w:r>
      </w:del>
      <w:ins w:id="5477" w:author="Whitfield Corr &amp; Loewe LLP" w:date="2025-04-03T09:00:00Z">
        <w:r>
          <w:rPr>
            <w:rFonts w:ascii="Times New Roman" w:hAnsi="Times New Roman"/>
            <w:i/>
            <w:color w:val="000000"/>
            <w:sz w:val="22"/>
          </w:rPr>
          <w:t xml:space="preserve">PENDING</w:t>
        </w:r>
      </w:ins>
      <w:r>
        <w:rPr>
          <w:rFonts w:ascii="Times New Roman" w:hAnsi="Times New Roman" w:cs="Times New Roman"/>
          <w:sz w:val="22"/>
          <w:szCs w:val="22"/>
          <w:color w:val="000000"/>
          <w:i/>
        </w:rPr>
        <w:t xml:space="preserve"> </w:t>
      </w:r>
      <w:del w:id="5478" w:author="Whitfield Corr &amp; Loewe LLP" w:date="2025-04-03T09:00:00Z">
        <w:r>
          <w:rPr>
            <w:rFonts w:ascii="Times New Roman" w:hAnsi="Times New Roman" w:cs="Times New Roman"/>
            <w:sz w:val="22"/>
            <w:szCs w:val="22"/>
            <w:color w:val="000000"/>
            <w:i/>
          </w:rPr>
          <w:delText xml:space="preserve">and</w:delText>
        </w:r>
      </w:del>
      <w:ins w:id="5479" w:author="Whitfield Corr &amp; Loewe LLP" w:date="2025-04-03T09:00:00Z">
        <w:r>
          <w:rPr>
            <w:rFonts w:ascii="Times New Roman" w:hAnsi="Times New Roman"/>
            <w:i/>
            <w:color w:val="000000"/>
            <w:sz w:val="22"/>
          </w:rPr>
          <w:t xml:space="preserve">DELIVERY</w:t>
        </w:r>
      </w:ins>
      <w:r>
        <w:rPr>
          <w:rFonts w:ascii="Times New Roman" w:hAnsi="Times New Roman" w:cs="Times New Roman"/>
          <w:sz w:val="22"/>
          <w:szCs w:val="22"/>
          <w:color w:val="000000"/>
          <w:i/>
        </w:rPr>
        <w:t xml:space="preserve"> </w:t>
      </w:r>
      <w:del w:id="5480" w:author="Whitfield Corr &amp; Loewe LLP" w:date="2025-04-03T09:00:00Z">
        <w:r>
          <w:rPr>
            <w:rFonts w:ascii="Times New Roman" w:hAnsi="Times New Roman" w:cs="Times New Roman"/>
            <w:sz w:val="22"/>
            <w:szCs w:val="22"/>
            <w:color w:val="000000"/>
            <w:i/>
          </w:rPr>
          <w:delText xml:space="preserve">delivered</w:delText>
        </w:r>
      </w:del>
      <w:ins w:id="5481" w:author="Whitfield Corr &amp; Loewe LLP" w:date="2025-04-03T09:00:00Z">
        <w:r>
          <w:rPr>
            <w:rFonts w:ascii="Times New Roman" w:hAnsi="Times New Roman"/>
            <w:i/>
            <w:color w:val="000000"/>
            <w:sz w:val="22"/>
          </w:rPr>
          <w:t xml:space="preserve">OF</w:t>
        </w:r>
      </w:ins>
      <w:r>
        <w:rPr>
          <w:rFonts w:ascii="Times New Roman" w:hAnsi="Times New Roman" w:cs="Times New Roman"/>
          <w:sz w:val="22"/>
          <w:szCs w:val="22"/>
          <w:color w:val="000000"/>
          <w:i/>
        </w:rPr>
        <w:t xml:space="preserve"> </w:t>
      </w:r>
      <w:del w:id="5482" w:author="Whitfield Corr &amp; Loewe LLP" w:date="2025-04-03T09:00:00Z">
        <w:r>
          <w:rPr>
            <w:rFonts w:ascii="Times New Roman" w:hAnsi="Times New Roman" w:cs="Times New Roman"/>
            <w:sz w:val="22"/>
            <w:szCs w:val="22"/>
            <w:color w:val="000000"/>
            <w:i/>
          </w:rPr>
          <w:delText xml:space="preserve">to</w:delText>
        </w:r>
      </w:del>
      <w:ins w:id="5483" w:author="Whitfield Corr &amp; Loewe LLP" w:date="2025-04-03T09:00:00Z">
        <w:r>
          <w:rPr>
            <w:rFonts w:ascii="Times New Roman" w:hAnsi="Times New Roman"/>
            <w:i/>
            <w:color w:val="000000"/>
            <w:sz w:val="22"/>
          </w:rPr>
          <w:t xml:space="preserve">DRAFT</w:t>
        </w:r>
      </w:ins>
      <w:r>
        <w:rPr>
          <w:rFonts w:ascii="Times New Roman" w:hAnsi="Times New Roman" w:cs="Times New Roman"/>
          <w:sz w:val="22"/>
          <w:szCs w:val="22"/>
          <w:color w:val="000000"/>
          <w:i/>
        </w:rPr>
        <w:t xml:space="preserve"> </w:t>
      </w:r>
      <w:del w:id="5484" w:author="Whitfield Corr &amp; Loewe LLP" w:date="2025-04-03T09:00:00Z">
        <w:r>
          <w:rPr>
            <w:rFonts w:ascii="Times New Roman" w:hAnsi="Times New Roman" w:cs="Times New Roman"/>
            <w:sz w:val="22"/>
            <w:szCs w:val="22"/>
            <w:color w:val="000000"/>
            <w:i/>
          </w:rPr>
          <w:delText xml:space="preserve">TerraCore.</w:delText>
        </w:r>
      </w:del>
      <w:ins w:id="5485" w:author="Whitfield Corr &amp; Loewe LLP" w:date="2025-04-03T09:00:00Z">
        <w:r>
          <w:rPr>
            <w:rFonts w:ascii="Times New Roman" w:hAnsi="Times New Roman"/>
            <w:i/>
            <w:color w:val="000000"/>
            <w:sz w:val="22"/>
          </w:rPr>
          <w:t xml:space="preserve">LANGUAGE BY AXIAL COUNSEL</w:t>
        </w:r>
      </w:ins>
      <w:r>
        <w:rPr>
          <w:rFonts w:ascii="Times New Roman" w:hAnsi="Times New Roman" w:cs="Times New Roman"/>
          <w:sz w:val="22"/>
          <w:szCs w:val="22"/>
          <w:color w:val="000000"/>
          <w:i/>
        </w:rPr>
        <w:t xml:space="preserve">]</w:t>
      </w:r>
    </w:p>
    <w:p>
      <w:pPr>
        <w:spacing w:line="276" w:lineRule="auto" w:before="0" w:after="120"/>
        <w:jc w:val="both"/>
        <w:rPr>
          <w:ins w:id="5517" w:author="Whitfield Corr &amp; Loewe LLP" w:date="2025-04-03T09:00:00Z"/>
        </w:rPr>
      </w:pPr>
      <w:ins w:id="5518" w:author="Whitfield Corr &amp; Loewe LLP" w:date="2025-04-03T09:00:00Z">
        <w:r>
          <w:rPr>
            <w:rFonts w:ascii="Times New Roman" w:hAnsi="Times New Roman"/>
            <w:color w:val="000000"/>
            <w:sz w:val="22"/>
          </w:rPr>
          <w:t xml:space="preserve">This Exhibit C will set forth the Data Privacy &amp; Security Addendum governing the use, processing, storage, transfer, and protection of Axial's biometric training data contributed to Project Lumen, including SOC 2 Type II compliance requirements applicable to shared infrastructure. The substantive terms of this Exhibit C have not been drafted and are reserved pending receipt of Axial's draft.</w:t>
        </w:r>
      </w:ins>
    </w:p>
    <w:p>
      <w:pPr>
        <w:spacing w:line="276" w:lineRule="auto" w:before="0" w:after="120"/>
        <w:jc w:val="both"/>
        <w:rPr>
          <w:ins w:id="5519" w:author="Whitfield Corr &amp; Loewe LLP" w:date="2025-04-03T09:00:00Z"/>
        </w:rPr>
      </w:pPr>
      <w:commentRangeStart w:id="28"/>
      <w:ins w:id="5520" w:author="Whitfield Corr &amp; Loewe LLP" w:date="2025-04-03T09:00:00Z">
        <w:r>
          <w:rPr>
            <w:rFonts w:ascii="Times New Roman" w:hAnsi="Times New Roman"/>
            <w:i/>
            <w:color w:val="000000"/>
            <w:sz w:val="22"/>
          </w:rPr>
          <w:t xml:space="preserve">Drafting Note: Axial counsel (Dana Yun, Kerwick Strauss LLP) will deliver draft language for Exhibit C by April 11, 2025.</w:t>
        </w:r>
      </w:ins>
      <w:commentRangeEnd w:id="28"/>
      <w:r>
        <w:rPr>
          <w:rStyle w:val="CommentReference"/>
        </w:rPr>
        <w:commentReference w:id="28"/>
      </w:r>
    </w:p>
    <w:p>
      <w:pPr>
        <w:spacing w:line="276" w:lineRule="auto" w:before="200" w:after="80"/>
        <w:ind w:left="0"/>
        <w:jc w:val="both"/>
        <w:rPr>
          <w:del w:id="5486" w:author="Whitfield Corr &amp; Loewe LLP" w:date="2025-04-03T09:00:00Z"/>
        </w:rPr>
      </w:pPr>
      <w:commentRangeStart w:id="29"/>
      <w:del w:id="5487" w:author="Whitfield Corr &amp; Loewe LLP" w:date="2025-04-03T09:00:00Z">
        <w:r>
          <w:rPr>
            <w:rFonts w:ascii="Times New Roman" w:hAnsi="Times New Roman"/>
            <w:b/>
            <w:color w:val="000000"/>
            <w:sz w:val="22"/>
          </w:rPr>
          <w:delText xml:space="preserve">Intended Scope.  </w:delText>
        </w:r>
      </w:del>
      <w:del w:id="5488" w:author="Whitfield Corr &amp; Loewe LLP" w:date="2025-04-03T09:00:00Z">
        <w:r>
          <w:rPr>
            <w:rFonts w:ascii="Times New Roman" w:hAnsi="Times New Roman"/>
            <w:color w:val="000000"/>
            <w:sz w:val="22"/>
          </w:rPr>
          <w:delText>Upon finalization, this Data Privacy and Security Addendum is intended to address the following:</w:delText>
        </w:r>
      </w:del>
    </w:p>
    <w:p>
      <w:pPr>
        <w:spacing w:line="276" w:lineRule="auto" w:before="20" w:after="20"/>
        <w:ind w:left="432" w:hanging="432"/>
        <w:jc w:val="both"/>
        <w:rPr>
          <w:del w:id="5489" w:author="Whitfield Corr &amp; Loewe LLP" w:date="2025-04-03T09:00:00Z"/>
        </w:rPr>
      </w:pPr>
      <w:del w:id="5490" w:author="Whitfield Corr &amp; Loewe LLP" w:date="2025-04-03T09:00:00Z">
        <w:r>
          <w:rPr>
            <w:rFonts w:ascii="Times New Roman" w:hAnsi="Times New Roman"/>
            <w:color w:val="000000"/>
            <w:sz w:val="22"/>
          </w:rPr>
          <w:delText xml:space="preserve">1.  </w:delText>
        </w:r>
      </w:del>
      <w:del w:id="5491" w:author="Whitfield Corr &amp; Loewe LLP" w:date="2025-04-03T09:00:00Z">
        <w:r>
          <w:rPr>
            <w:rFonts w:ascii="Times New Roman" w:hAnsi="Times New Roman"/>
            <w:b/>
            <w:color w:val="000000"/>
            <w:sz w:val="22"/>
          </w:rPr>
          <w:delText>Governance of Biometric Training Data.</w:delText>
        </w:r>
      </w:del>
      <w:del w:id="5492" w:author="Whitfield Corr &amp; Loewe LLP" w:date="2025-04-03T09:00:00Z">
        <w:r>
          <w:rPr>
            <w:rFonts w:ascii="Times New Roman" w:hAnsi="Times New Roman"/>
            <w:color w:val="000000"/>
            <w:sz w:val="22"/>
          </w:rPr>
          <w:delText xml:space="preserve"> This Addendum shall establish the terms and conditions governing the use, processing, storage, transfer, and destruction of Axial's biometric training datasets used in connection with the Development Work, including data classification standards, access controls, encryption requirements, and data retention and destruction policies.</w:delText>
        </w:r>
      </w:del>
    </w:p>
    <w:p>
      <w:pPr>
        <w:spacing w:line="276" w:lineRule="auto" w:before="20" w:after="20"/>
        <w:ind w:left="432" w:hanging="432"/>
        <w:jc w:val="both"/>
        <w:rPr>
          <w:del w:id="5493" w:author="Whitfield Corr &amp; Loewe LLP" w:date="2025-04-03T09:00:00Z"/>
        </w:rPr>
      </w:pPr>
      <w:del w:id="5494" w:author="Whitfield Corr &amp; Loewe LLP" w:date="2025-04-03T09:00:00Z">
        <w:r>
          <w:rPr>
            <w:rFonts w:ascii="Times New Roman" w:hAnsi="Times New Roman"/>
            <w:color w:val="000000"/>
            <w:sz w:val="22"/>
          </w:rPr>
          <w:delText xml:space="preserve">2.  </w:delText>
        </w:r>
      </w:del>
      <w:del w:id="5495" w:author="Whitfield Corr &amp; Loewe LLP" w:date="2025-04-03T09:00:00Z">
        <w:r>
          <w:rPr>
            <w:rFonts w:ascii="Times New Roman" w:hAnsi="Times New Roman"/>
            <w:b/>
            <w:color w:val="000000"/>
            <w:sz w:val="22"/>
          </w:rPr>
          <w:delText>Security Requirements.</w:delText>
        </w:r>
      </w:del>
      <w:del w:id="5496" w:author="Whitfield Corr &amp; Loewe LLP" w:date="2025-04-03T09:00:00Z">
        <w:r>
          <w:rPr>
            <w:rFonts w:ascii="Times New Roman" w:hAnsi="Times New Roman"/>
            <w:color w:val="000000"/>
            <w:sz w:val="22"/>
          </w:rPr>
          <w:delText xml:space="preserve"> This Addendum shall require that all shared infrastructure used in connection with the Project comply with the SOC 2 Type II framework (Trust Services Criteria: Security, Availability, Processing Integrity, Confidentiality, and Privacy). Each Party shall maintain SOC 2 Type II certification (or equivalent) for its shared infrastructure throughout the Development Term and shall provide the other Party with copies of audit reports upon request.</w:delText>
        </w:r>
      </w:del>
    </w:p>
    <w:p>
      <w:pPr>
        <w:spacing w:line="276" w:lineRule="auto" w:before="20" w:after="20"/>
        <w:ind w:left="432" w:hanging="432"/>
        <w:jc w:val="both"/>
        <w:rPr>
          <w:del w:id="5497" w:author="Whitfield Corr &amp; Loewe LLP" w:date="2025-04-03T09:00:00Z"/>
        </w:rPr>
      </w:pPr>
      <w:del w:id="5498" w:author="Whitfield Corr &amp; Loewe LLP" w:date="2025-04-03T09:00:00Z">
        <w:r>
          <w:rPr>
            <w:rFonts w:ascii="Times New Roman" w:hAnsi="Times New Roman"/>
            <w:color w:val="000000"/>
            <w:sz w:val="22"/>
          </w:rPr>
          <w:delText xml:space="preserve">3.  </w:delText>
        </w:r>
      </w:del>
      <w:del w:id="5499" w:author="Whitfield Corr &amp; Loewe LLP" w:date="2025-04-03T09:00:00Z">
        <w:r>
          <w:rPr>
            <w:rFonts w:ascii="Times New Roman" w:hAnsi="Times New Roman"/>
            <w:b/>
            <w:color w:val="000000"/>
            <w:sz w:val="22"/>
          </w:rPr>
          <w:delText>Applicable Privacy Laws.</w:delText>
        </w:r>
      </w:del>
      <w:del w:id="5500" w:author="Whitfield Corr &amp; Loewe LLP" w:date="2025-04-03T09:00:00Z">
        <w:r>
          <w:rPr>
            <w:rFonts w:ascii="Times New Roman" w:hAnsi="Times New Roman"/>
            <w:color w:val="000000"/>
            <w:sz w:val="22"/>
          </w:rPr>
          <w:delText xml:space="preserve"> This Addendum shall address compliance with applicable federal and state biometric data privacy statutes, including the Illinois Biometric Information Privacy Act (740 ILCS 14), the Texas Capture or Use of Biometric Identifier Act (Tex. Bus. &amp; Com. Code Ann. § 503.001 et seq.), the Washington Biometric Identifiers statute (Wash. Rev. Code § 19.375 et seq.), and such other federal and state privacy laws as may be applicable to the collection, use, and processing of biometric data in connection with the Project.</w:delText>
        </w:r>
      </w:del>
    </w:p>
    <w:p>
      <w:pPr>
        <w:spacing w:line="276" w:lineRule="auto" w:before="20" w:after="20"/>
        <w:ind w:left="432" w:hanging="432"/>
        <w:jc w:val="both"/>
        <w:rPr>
          <w:del w:id="5501" w:author="Whitfield Corr &amp; Loewe LLP" w:date="2025-04-03T09:00:00Z"/>
        </w:rPr>
      </w:pPr>
      <w:del w:id="5502" w:author="Whitfield Corr &amp; Loewe LLP" w:date="2025-04-03T09:00:00Z">
        <w:r>
          <w:rPr>
            <w:rFonts w:ascii="Times New Roman" w:hAnsi="Times New Roman"/>
            <w:color w:val="000000"/>
            <w:sz w:val="22"/>
          </w:rPr>
          <w:delText xml:space="preserve">4.  </w:delText>
        </w:r>
      </w:del>
      <w:del w:id="5503" w:author="Whitfield Corr &amp; Loewe LLP" w:date="2025-04-03T09:00:00Z">
        <w:r>
          <w:rPr>
            <w:rFonts w:ascii="Times New Roman" w:hAnsi="Times New Roman"/>
            <w:b/>
            <w:color w:val="000000"/>
            <w:sz w:val="22"/>
          </w:rPr>
          <w:delText>Incident Response.</w:delText>
        </w:r>
      </w:del>
      <w:del w:id="5504" w:author="Whitfield Corr &amp; Loewe LLP" w:date="2025-04-03T09:00:00Z">
        <w:r>
          <w:rPr>
            <w:rFonts w:ascii="Times New Roman" w:hAnsi="Times New Roman"/>
            <w:color w:val="000000"/>
            <w:sz w:val="22"/>
          </w:rPr>
          <w:delText xml:space="preserve"> This Addendum shall establish procedures for the identification, reporting, and remediation of data security incidents, including data breaches involving biometric training data or other personal data processed in connection with the Development Work.</w:delText>
        </w:r>
      </w:del>
    </w:p>
    <w:p>
      <w:pPr>
        <w:spacing w:line="276" w:lineRule="auto" w:before="20" w:after="20"/>
        <w:ind w:left="432" w:hanging="432"/>
        <w:jc w:val="both"/>
        <w:rPr>
          <w:del w:id="5505" w:author="Whitfield Corr &amp; Loewe LLP" w:date="2025-04-03T09:00:00Z"/>
        </w:rPr>
      </w:pPr>
      <w:del w:id="5506" w:author="Whitfield Corr &amp; Loewe LLP" w:date="2025-04-03T09:00:00Z">
        <w:r>
          <w:rPr>
            <w:rFonts w:ascii="Times New Roman" w:hAnsi="Times New Roman"/>
            <w:color w:val="000000"/>
            <w:sz w:val="22"/>
          </w:rPr>
          <w:delText xml:space="preserve">5.  </w:delText>
        </w:r>
      </w:del>
      <w:del w:id="5507" w:author="Whitfield Corr &amp; Loewe LLP" w:date="2025-04-03T09:00:00Z">
        <w:r>
          <w:rPr>
            <w:rFonts w:ascii="Times New Roman" w:hAnsi="Times New Roman"/>
            <w:b/>
            <w:color w:val="000000"/>
            <w:sz w:val="22"/>
          </w:rPr>
          <w:delText>Data Subject Rights.</w:delText>
        </w:r>
      </w:del>
      <w:del w:id="5508" w:author="Whitfield Corr &amp; Loewe LLP" w:date="2025-04-03T09:00:00Z">
        <w:r>
          <w:rPr>
            <w:rFonts w:ascii="Times New Roman" w:hAnsi="Times New Roman"/>
            <w:color w:val="000000"/>
            <w:sz w:val="22"/>
          </w:rPr>
          <w:delText xml:space="preserve"> This Addendum shall address the Parties' respective obligations with respect to data subject rights, including rights of access, correction, deletion, and portability, to the extent required by applicable law.</w:delText>
        </w:r>
      </w:del>
    </w:p>
    <w:p>
      <w:pPr>
        <w:spacing w:line="276" w:lineRule="auto" w:before="20" w:after="20"/>
        <w:ind w:left="432" w:hanging="432"/>
        <w:jc w:val="both"/>
        <w:rPr>
          <w:del w:id="5509" w:author="Whitfield Corr &amp; Loewe LLP" w:date="2025-04-03T09:00:00Z"/>
        </w:rPr>
      </w:pPr>
      <w:del w:id="5510" w:author="Whitfield Corr &amp; Loewe LLP" w:date="2025-04-03T09:00:00Z">
        <w:r>
          <w:rPr>
            <w:rFonts w:ascii="Times New Roman" w:hAnsi="Times New Roman"/>
            <w:color w:val="000000"/>
            <w:sz w:val="22"/>
          </w:rPr>
          <w:delText xml:space="preserve">6.  </w:delText>
        </w:r>
      </w:del>
      <w:del w:id="5511" w:author="Whitfield Corr &amp; Loewe LLP" w:date="2025-04-03T09:00:00Z">
        <w:r>
          <w:rPr>
            <w:rFonts w:ascii="Times New Roman" w:hAnsi="Times New Roman"/>
            <w:b/>
            <w:color w:val="000000"/>
            <w:sz w:val="22"/>
          </w:rPr>
          <w:delText>Cross-Border Data Transfers.</w:delText>
        </w:r>
      </w:del>
      <w:del w:id="5512" w:author="Whitfield Corr &amp; Loewe LLP" w:date="2025-04-03T09:00:00Z">
        <w:r>
          <w:rPr>
            <w:rFonts w:ascii="Times New Roman" w:hAnsi="Times New Roman"/>
            <w:color w:val="000000"/>
            <w:sz w:val="22"/>
          </w:rPr>
          <w:delText xml:space="preserve"> This Addendum shall address any restrictions or requirements applicable to the cross-border transfer of biometric training data or personal data, including the use of standard contractual clauses or other transfer mechanisms as required by applicable law.</w:delText>
        </w:r>
      </w:del>
    </w:p>
    <w:p>
      <w:pPr>
        <w:spacing w:line="276" w:lineRule="auto" w:before="0" w:after="120"/>
        <w:jc w:val="both"/>
        <w:rPr>
          <w:del w:id="5513" w:author="Whitfield Corr &amp; Loewe LLP" w:date="2025-04-03T09:00:00Z"/>
        </w:rPr>
      </w:pPr>
      <w:del w:id="5514" w:author="Whitfield Corr &amp; Loewe LLP" w:date="2025-04-03T09:00:00Z">
        <w:r>
          <w:rPr>
            <w:rFonts w:ascii="Times New Roman" w:hAnsi="Times New Roman" w:cs="Times New Roman"/>
            <w:sz w:val="22"/>
            <w:szCs w:val="22"/>
            <w:color w:val="000000"/>
          </w:rPr>
          <w:delText xml:space="preserve">Exhibit C shall be drafted by Axial and delivered to TerraCore for review no later than [●] days after the Effective Date. The Parties shall cooperate in good faith to finalize Exhibit C promptly following such delivery. Pending finalization of this Exhibit C, each Party shall handle all biometric training data and personal data in accordance with applicable law and with industry-standard security measures.</w:delText>
        </w:r>
      </w:del>
    </w:p>
    <w:p>
      <w:pPr>
        <w:spacing w:line="276" w:lineRule="auto" w:before="0" w:after="120"/>
        <w:jc w:val="both"/>
        <w:rPr>
          <w:del w:id="5515" w:author="Whitfield Corr &amp; Loewe LLP" w:date="2025-04-03T09:00:00Z"/>
        </w:rPr>
      </w:pPr>
      <w:del w:id="5516" w:author="Whitfield Corr &amp; Loewe LLP" w:date="2025-04-03T09:00:00Z">
        <w:r>
          <w:rPr>
            <w:rFonts w:ascii="Times New Roman" w:hAnsi="Times New Roman"/>
            <w:i/>
            <w:color w:val="000000"/>
            <w:sz w:val="18"/>
          </w:rPr>
          <w:delText>End of Exhibit C placeholder.</w:delText>
        </w:r>
      </w:del>
      <w:commentRangeEnd w:id="29"/>
      <w:r>
        <w:rPr>
          <w:rStyle w:val="CommentReference"/>
        </w:rPr>
        <w:commentReference w:id="29"/>
      </w:r>
    </w:p>
    <w:p>
      <w:pPr>
        <w:spacing w:line="276" w:lineRule="auto" w:before="0" w:after="120"/>
        <w:jc w:val="both"/>
      </w:pPr>
      <w:r>
        <w:rPr>
          <w:rFonts w:ascii="Times New Roman" w:hAnsi="Times New Roman"/>
          <w:i/>
          <w:color w:val="000000"/>
          <w:sz w:val="22"/>
        </w:rPr>
        <w:t>[Remainder of this page intentionally left blank.]</w:t>
      </w:r>
    </w:p>
    <w:p>
      <w:pPr>
        <w:pageBreakBefore/>
        <w:keepNext/>
        <w:spacing w:line="276" w:lineRule="auto" w:before="360" w:after="120"/>
        <w:jc w:val="left"/>
        <w:rPr>
          <w:ins w:id="5521" w:author="Whitfield Corr &amp; Loewe LLP" w:date="2025-04-03T09:00:00Z"/>
        </w:rPr>
      </w:pPr>
      <w:commentRangeStart w:id="31"/>
      <w:commentRangeStart w:id="30"/>
      <w:ins w:id="5522" w:author="Whitfield Corr &amp; Loewe LLP" w:date="2025-04-03T09:00:00Z">
        <w:r>
          <w:rPr>
            <w:rFonts w:ascii="Times New Roman" w:hAnsi="Times New Roman"/>
            <w:b/>
            <w:color w:val="000000"/>
            <w:sz w:val="22"/>
            <w:u w:val="single"/>
          </w:rPr>
          <w:t xml:space="preserve">SCHEDULE 4 — PRE-EXISTING THIRD-PARTY CONTRACTS</w:t>
        </w:r>
      </w:ins>
      <w:commentRangeEnd w:id="30"/>
      <w:r>
        <w:rPr>
          <w:rStyle w:val="CommentReference"/>
        </w:rPr>
        <w:commentReference w:id="30"/>
      </w:r>
      <w:commentRangeEnd w:id="31"/>
      <w:r>
        <w:rPr>
          <w:rStyle w:val="CommentReference"/>
        </w:rPr>
        <w:commentReference w:id="31"/>
      </w:r>
    </w:p>
    <w:p>
      <w:pPr>
        <w:spacing w:line="276" w:lineRule="auto" w:before="0" w:after="120"/>
        <w:jc w:val="center"/>
        <w:rPr>
          <w:ins w:id="5523" w:author="Whitfield Corr &amp; Loewe LLP" w:date="2025-04-03T09:00:00Z"/>
        </w:rPr>
      </w:pPr>
      <w:ins w:id="5524" w:author="Whitfield Corr &amp; Loewe LLP" w:date="2025-04-03T09:00:00Z">
        <w:r>
          <w:rPr>
            <w:rFonts w:ascii="Times New Roman" w:hAnsi="Times New Roman"/>
            <w:b/>
            <w:color w:val="000000"/>
            <w:sz w:val="22"/>
          </w:rPr>
          <w:t xml:space="preserve">Schedule 4</w:t>
        </w:r>
      </w:ins>
    </w:p>
    <w:p>
      <w:pPr>
        <w:spacing w:line="276" w:lineRule="auto" w:before="0" w:after="120"/>
        <w:jc w:val="center"/>
        <w:rPr>
          <w:ins w:id="5525" w:author="Whitfield Corr &amp; Loewe LLP" w:date="2025-04-03T09:00:00Z"/>
        </w:rPr>
      </w:pPr>
      <w:ins w:id="5526" w:author="Whitfield Corr &amp; Loewe LLP" w:date="2025-04-03T09:00:00Z">
        <w:r>
          <w:rPr>
            <w:rFonts w:ascii="Times New Roman" w:hAnsi="Times New Roman"/>
            <w:b/>
            <w:color w:val="000000"/>
            <w:sz w:val="22"/>
          </w:rPr>
          <w:t xml:space="preserve">Pre-Existing Third-Party Contracts (Exclusivity Carve-Outs under Section 8.2)</w:t>
        </w:r>
      </w:ins>
    </w:p>
    <w:p>
      <w:pPr>
        <w:spacing w:line="276" w:lineRule="auto" w:before="0" w:after="120"/>
        <w:jc w:val="center"/>
        <w:rPr>
          <w:ins w:id="5527" w:author="Whitfield Corr &amp; Loewe LLP" w:date="2025-04-03T09:00:00Z"/>
        </w:rPr>
      </w:pPr>
      <w:ins w:id="5528" w:author="Whitfield Corr &amp; Loewe LLP" w:date="2025-04-03T09:00:00Z">
        <w:r>
          <w:rPr>
            <w:rFonts w:ascii="Times New Roman" w:hAnsi="Times New Roman"/>
            <w:b/>
            <w:color w:val="000000"/>
            <w:sz w:val="22"/>
          </w:rPr>
          <w:t xml:space="preserve">Project Lumen — Sensor-Fusion Authentication Platform</w:t>
        </w:r>
      </w:ins>
    </w:p>
    <w:p>
      <w:pPr>
        <w:spacing w:line="276" w:lineRule="auto" w:before="0" w:after="120"/>
        <w:jc w:val="both"/>
        <w:rPr>
          <w:ins w:id="5529" w:author="Whitfield Corr &amp; Loewe LLP" w:date="2025-04-03T09:00:00Z"/>
        </w:rPr>
      </w:pPr>
      <w:ins w:id="5530" w:author="Whitfield Corr &amp; Loewe LLP" w:date="2025-04-03T09:00:00Z">
        <w:r>
          <w:rPr>
            <w:rFonts w:ascii="Times New Roman" w:hAnsi="Times New Roman"/>
            <w:color w:val="000000"/>
            <w:sz w:val="22"/>
          </w:rPr>
          <w:t xml:space="preserve">[BLANK TEMPLATE — TO BE POPULATED BY EACH PARTY PRIOR TO EXECUTION]</w:t>
        </w:r>
      </w:ins>
    </w:p>
    <w:p>
      <w:pPr>
        <w:spacing w:line="276" w:lineRule="auto" w:before="0" w:after="120"/>
        <w:jc w:val="both"/>
        <w:rPr>
          <w:ins w:id="5531" w:author="Whitfield Corr &amp; Loewe LLP" w:date="2025-04-03T09:00:00Z"/>
        </w:rPr>
      </w:pPr>
      <w:ins w:id="5532" w:author="Whitfield Corr &amp; Loewe LLP" w:date="2025-04-03T09:00:00Z">
        <w:r>
          <w:rPr>
            <w:rFonts w:ascii="Times New Roman" w:hAnsi="Times New Roman"/>
            <w:b/>
            <w:color w:val="000000"/>
            <w:sz w:val="22"/>
          </w:rPr>
          <w:t xml:space="preserve">Purpose.</w:t>
        </w:r>
        <w:r>
          <w:rPr>
            <w:rFonts w:ascii="Times New Roman" w:hAnsi="Times New Roman"/>
            <w:color w:val="000000"/>
            <w:sz w:val="22"/>
          </w:rPr>
          <w:t xml:space="preserve"> This Schedule 4 is referenced in Section 8.2 of the Co-Development Agreement and must be completed by each Party to identify all pre-existing third-party contracts in effect as of the Effective Date that are carved out from the exclusivity obligations set forth in Article 8. The carve-out applies equally to both Parties. A contract that is not listed on this Schedule 4 prior to execution shall not be recognized as a Pre-Existing Contract.</w:t>
        </w:r>
      </w:ins>
    </w:p>
    <w:p>
      <w:pPr>
        <w:spacing w:line="276" w:lineRule="auto" w:before="0" w:after="120"/>
        <w:jc w:val="both"/>
        <w:rPr>
          <w:ins w:id="5533" w:author="Whitfield Corr &amp; Loewe LLP" w:date="2025-04-03T09:00:00Z"/>
        </w:rPr>
      </w:pPr>
      <w:ins w:id="5534" w:author="Whitfield Corr &amp; Loewe LLP" w:date="2025-04-03T09:00:00Z">
        <w:r>
          <w:rPr>
            <w:rFonts w:ascii="Times New Roman" w:hAnsi="Times New Roman"/>
            <w:b/>
            <w:color w:val="000000"/>
            <w:sz w:val="22"/>
          </w:rPr>
          <w:t xml:space="preserve">Completion Deadline.</w:t>
        </w:r>
        <w:r>
          <w:rPr>
            <w:rFonts w:ascii="Times New Roman" w:hAnsi="Times New Roman"/>
            <w:color w:val="000000"/>
            <w:sz w:val="22"/>
          </w:rPr>
          <w:t xml:space="preserve"> Each Party must complete its respective Part and deliver the populated Schedule 4 to the other Party no later than five (5) business days prior to the anticipated execution date of the Co-Development Agreement.</w:t>
        </w:r>
      </w:ins>
    </w:p>
    <w:p>
      <w:pPr>
        <w:spacing w:line="276" w:lineRule="auto" w:before="0" w:after="120"/>
        <w:jc w:val="both"/>
        <w:rPr>
          <w:ins w:id="5535" w:author="Whitfield Corr &amp; Loewe LLP" w:date="2025-04-03T09:00:00Z"/>
        </w:rPr>
      </w:pPr>
      <w:ins w:id="5536" w:author="Whitfield Corr &amp; Loewe LLP" w:date="2025-04-03T09:00:00Z">
        <w:r>
          <w:rPr>
            <w:rFonts w:ascii="Times New Roman" w:hAnsi="Times New Roman"/>
            <w:b/>
            <w:color w:val="000000"/>
            <w:sz w:val="22"/>
          </w:rPr>
          <w:t xml:space="preserve">Column Guidance.</w:t>
        </w:r>
        <w:r>
          <w:rPr>
            <w:rFonts w:ascii="Times New Roman" w:hAnsi="Times New Roman"/>
            <w:color w:val="000000"/>
            <w:sz w:val="22"/>
          </w:rPr>
          <w:t xml:space="preserve"> Item No.: sequential numbering. Party Name: full legal name of the disclosing Party. Counterparty Name: full legal name of the third-party counterparty. Contract Title / Description: formal title or, if untitled, a brief identifying description. Date of Contract: original effective date (MM/DD/YYYY); note amendment dates under Notes. Expiration Date: MM/DD/YYYY, or "Perpetual" (describe any termination-for-convenience rights under Notes). Brief Description of Scope: subject matter, territory, field of use, and material obligations relevant to the exclusivity analysis, in sufficient detail to permit the other Party to assess overlap with Project Lumen. Notes: amendment history, auto-renewal terms, assignment or change-of-control provisions, or pending disputes.</w:t>
        </w:r>
      </w:ins>
    </w:p>
    <w:p>
      <w:pPr>
        <w:keepNext/>
        <w:spacing w:line="276" w:lineRule="auto" w:before="200" w:after="80"/>
        <w:ind w:left="0"/>
        <w:rPr>
          <w:ins w:id="5537" w:author="Whitfield Corr &amp; Loewe LLP" w:date="2025-04-03T09:00:00Z"/>
        </w:rPr>
      </w:pPr>
      <w:ins w:id="5538" w:author="Whitfield Corr &amp; Loewe LLP" w:date="2025-04-03T09:00:00Z">
        <w:r>
          <w:rPr>
            <w:rFonts w:ascii="Times New Roman" w:hAnsi="Times New Roman"/>
            <w:b/>
            <w:color w:val="000000"/>
            <w:sz w:val="22"/>
          </w:rPr>
          <w:t xml:space="preserve">Part A — TerraCore Systems, Inc. Pre-Existing Contracts</w:t>
        </w:r>
      </w:ins>
    </w:p>
    <w:tbl>
      <w:tblPr>
        <w:tblW w:type="dxa" w:w="864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560"/>
        <w:gridCol w:w="1100"/>
        <w:gridCol w:w="1100"/>
        <w:gridCol w:w="1250"/>
        <w:gridCol w:w="950"/>
        <w:gridCol w:w="950"/>
        <w:gridCol w:w="1450"/>
        <w:gridCol w:w="1280"/>
      </w:tblGrid>
      <w:tr>
        <w:trPr>
          <w:ins w:id="5539" w:author="Whitfield Corr &amp; Loewe LLP" w:date="2025-04-03T09:00:00Z"/>
          <w:tblHeader/>
        </w:trPr>
        <w:tc>
          <w:tcPr>
            <w:tcW w:type="dxa" w:w="560"/>
            <w:shd w:val="clear" w:color="auto" w:fill="D9D9D9"/>
          </w:tcPr>
          <w:p>
            <w:pPr>
              <w:spacing w:before="20" w:after="20" w:line="240" w:lineRule="auto"/>
              <w:rPr>
                <w:ins w:id="5540" w:author="Whitfield Corr &amp; Loewe LLP" w:date="2025-04-03T09:00:00Z"/>
              </w:rPr>
            </w:pPr>
            <w:ins w:id="5541" w:author="Whitfield Corr &amp; Loewe LLP" w:date="2025-04-03T09:00:00Z">
              <w:r>
                <w:rPr>
                  <w:rFonts w:ascii="Times New Roman" w:hAnsi="Times New Roman"/>
                  <w:b/>
                  <w:color w:val="000000"/>
                  <w:sz w:val="16"/>
                </w:rPr>
                <w:t xml:space="preserve">Item No.</w:t>
              </w:r>
            </w:ins>
          </w:p>
        </w:tc>
        <w:tc>
          <w:tcPr>
            <w:tcW w:type="dxa" w:w="1100"/>
            <w:shd w:val="clear" w:color="auto" w:fill="D9D9D9"/>
          </w:tcPr>
          <w:p>
            <w:pPr>
              <w:spacing w:before="20" w:after="20" w:line="240" w:lineRule="auto"/>
              <w:rPr>
                <w:ins w:id="5542" w:author="Whitfield Corr &amp; Loewe LLP" w:date="2025-04-03T09:00:00Z"/>
              </w:rPr>
            </w:pPr>
            <w:ins w:id="5543" w:author="Whitfield Corr &amp; Loewe LLP" w:date="2025-04-03T09:00:00Z">
              <w:r>
                <w:rPr>
                  <w:rFonts w:ascii="Times New Roman" w:hAnsi="Times New Roman"/>
                  <w:b/>
                  <w:color w:val="000000"/>
                  <w:sz w:val="16"/>
                </w:rPr>
                <w:t xml:space="preserve">Party Name</w:t>
              </w:r>
            </w:ins>
          </w:p>
        </w:tc>
        <w:tc>
          <w:tcPr>
            <w:tcW w:type="dxa" w:w="1100"/>
            <w:shd w:val="clear" w:color="auto" w:fill="D9D9D9"/>
          </w:tcPr>
          <w:p>
            <w:pPr>
              <w:spacing w:before="20" w:after="20" w:line="240" w:lineRule="auto"/>
              <w:rPr>
                <w:ins w:id="5544" w:author="Whitfield Corr &amp; Loewe LLP" w:date="2025-04-03T09:00:00Z"/>
              </w:rPr>
            </w:pPr>
            <w:ins w:id="5545" w:author="Whitfield Corr &amp; Loewe LLP" w:date="2025-04-03T09:00:00Z">
              <w:r>
                <w:rPr>
                  <w:rFonts w:ascii="Times New Roman" w:hAnsi="Times New Roman"/>
                  <w:b/>
                  <w:color w:val="000000"/>
                  <w:sz w:val="16"/>
                </w:rPr>
                <w:t xml:space="preserve">Counterparty Name</w:t>
              </w:r>
            </w:ins>
          </w:p>
        </w:tc>
        <w:tc>
          <w:tcPr>
            <w:tcW w:type="dxa" w:w="1250"/>
            <w:shd w:val="clear" w:color="auto" w:fill="D9D9D9"/>
          </w:tcPr>
          <w:p>
            <w:pPr>
              <w:spacing w:before="20" w:after="20" w:line="240" w:lineRule="auto"/>
              <w:rPr>
                <w:ins w:id="5546" w:author="Whitfield Corr &amp; Loewe LLP" w:date="2025-04-03T09:00:00Z"/>
              </w:rPr>
            </w:pPr>
            <w:ins w:id="5547" w:author="Whitfield Corr &amp; Loewe LLP" w:date="2025-04-03T09:00:00Z">
              <w:r>
                <w:rPr>
                  <w:rFonts w:ascii="Times New Roman" w:hAnsi="Times New Roman"/>
                  <w:b/>
                  <w:color w:val="000000"/>
                  <w:sz w:val="16"/>
                </w:rPr>
                <w:t xml:space="preserve">Contract Title / Description</w:t>
              </w:r>
            </w:ins>
          </w:p>
        </w:tc>
        <w:tc>
          <w:tcPr>
            <w:tcW w:type="dxa" w:w="950"/>
            <w:shd w:val="clear" w:color="auto" w:fill="D9D9D9"/>
          </w:tcPr>
          <w:p>
            <w:pPr>
              <w:spacing w:before="20" w:after="20" w:line="240" w:lineRule="auto"/>
              <w:rPr>
                <w:ins w:id="5548" w:author="Whitfield Corr &amp; Loewe LLP" w:date="2025-04-03T09:00:00Z"/>
              </w:rPr>
            </w:pPr>
            <w:ins w:id="5549" w:author="Whitfield Corr &amp; Loewe LLP" w:date="2025-04-03T09:00:00Z">
              <w:r>
                <w:rPr>
                  <w:rFonts w:ascii="Times New Roman" w:hAnsi="Times New Roman"/>
                  <w:b/>
                  <w:color w:val="000000"/>
                  <w:sz w:val="16"/>
                </w:rPr>
                <w:t xml:space="preserve">Date of Contract</w:t>
              </w:r>
            </w:ins>
          </w:p>
        </w:tc>
        <w:tc>
          <w:tcPr>
            <w:tcW w:type="dxa" w:w="950"/>
            <w:shd w:val="clear" w:color="auto" w:fill="D9D9D9"/>
          </w:tcPr>
          <w:p>
            <w:pPr>
              <w:spacing w:before="20" w:after="20" w:line="240" w:lineRule="auto"/>
              <w:rPr>
                <w:ins w:id="5550" w:author="Whitfield Corr &amp; Loewe LLP" w:date="2025-04-03T09:00:00Z"/>
              </w:rPr>
            </w:pPr>
            <w:ins w:id="5551" w:author="Whitfield Corr &amp; Loewe LLP" w:date="2025-04-03T09:00:00Z">
              <w:r>
                <w:rPr>
                  <w:rFonts w:ascii="Times New Roman" w:hAnsi="Times New Roman"/>
                  <w:b/>
                  <w:color w:val="000000"/>
                  <w:sz w:val="16"/>
                </w:rPr>
                <w:t xml:space="preserve">Expiration Date</w:t>
              </w:r>
            </w:ins>
          </w:p>
        </w:tc>
        <w:tc>
          <w:tcPr>
            <w:tcW w:type="dxa" w:w="1450"/>
            <w:shd w:val="clear" w:color="auto" w:fill="D9D9D9"/>
          </w:tcPr>
          <w:p>
            <w:pPr>
              <w:spacing w:before="20" w:after="20" w:line="240" w:lineRule="auto"/>
              <w:rPr>
                <w:ins w:id="5552" w:author="Whitfield Corr &amp; Loewe LLP" w:date="2025-04-03T09:00:00Z"/>
              </w:rPr>
            </w:pPr>
            <w:ins w:id="5553" w:author="Whitfield Corr &amp; Loewe LLP" w:date="2025-04-03T09:00:00Z">
              <w:r>
                <w:rPr>
                  <w:rFonts w:ascii="Times New Roman" w:hAnsi="Times New Roman"/>
                  <w:b/>
                  <w:color w:val="000000"/>
                  <w:sz w:val="16"/>
                </w:rPr>
                <w:t xml:space="preserve">Brief Description of Scope</w:t>
              </w:r>
            </w:ins>
          </w:p>
        </w:tc>
        <w:tc>
          <w:tcPr>
            <w:tcW w:type="dxa" w:w="1280"/>
            <w:shd w:val="clear" w:color="auto" w:fill="D9D9D9"/>
          </w:tcPr>
          <w:p>
            <w:pPr>
              <w:spacing w:before="20" w:after="20" w:line="240" w:lineRule="auto"/>
              <w:rPr>
                <w:ins w:id="5554" w:author="Whitfield Corr &amp; Loewe LLP" w:date="2025-04-03T09:00:00Z"/>
              </w:rPr>
            </w:pPr>
            <w:ins w:id="5555" w:author="Whitfield Corr &amp; Loewe LLP" w:date="2025-04-03T09:00:00Z">
              <w:r>
                <w:rPr>
                  <w:rFonts w:ascii="Times New Roman" w:hAnsi="Times New Roman"/>
                  <w:b/>
                  <w:color w:val="000000"/>
                  <w:sz w:val="16"/>
                </w:rPr>
                <w:t xml:space="preserve">Notes</w:t>
              </w:r>
            </w:ins>
          </w:p>
        </w:tc>
      </w:tr>
      <w:tr>
        <w:trPr>
          <w:ins w:id="5556" w:author="Whitfield Corr &amp; Loewe LLP" w:date="2025-04-03T09:00:00Z"/>
        </w:trPr>
        <w:tc>
          <w:tcPr>
            <w:tcW w:type="dxa" w:w="560"/>
          </w:tcPr>
          <w:p>
            <w:pPr>
              <w:spacing w:before="20" w:after="20" w:line="240" w:lineRule="auto"/>
              <w:rPr>
                <w:ins w:id="5557" w:author="Whitfield Corr &amp; Loewe LLP" w:date="2025-04-03T09:00:00Z"/>
              </w:rPr>
            </w:pPr>
            <w:ins w:id="5558" w:author="Whitfield Corr &amp; Loewe LLP" w:date="2025-04-03T09:00:00Z">
              <w:r>
                <w:rPr>
                  <w:rFonts w:ascii="Times New Roman" w:hAnsi="Times New Roman"/>
                  <w:color w:val="000000"/>
                  <w:sz w:val="16"/>
                </w:rPr>
                <w:t xml:space="preserve">1</w:t>
              </w:r>
            </w:ins>
          </w:p>
        </w:tc>
        <w:tc>
          <w:tcPr>
            <w:tcW w:type="dxa" w:w="1100"/>
          </w:tcPr>
          <w:p>
            <w:pPr>
              <w:spacing w:before="20" w:after="20" w:line="240" w:lineRule="auto"/>
              <w:rPr>
                <w:ins w:id="5559" w:author="Whitfield Corr &amp; Loewe LLP" w:date="2025-04-03T09:00:00Z"/>
              </w:rPr>
            </w:pPr>
            <w:ins w:id="5675" w:author="Whitfield Corr &amp; Loewe LLP" w:date="2025-04-03T09:00:00Z">
              <w:r>
                <w:rPr>
                  <w:rFonts w:ascii="Times New Roman" w:hAnsi="Times New Roman"/>
                  <w:color w:val="000000"/>
                  <w:sz w:val="16"/>
                </w:rPr>
                <w:t xml:space="preserve">TerraCore Systems, Inc.</w:t>
              </w:r>
            </w:ins>
          </w:p>
        </w:tc>
        <w:tc>
          <w:tcPr>
            <w:tcW w:type="dxa" w:w="1100"/>
          </w:tcPr>
          <w:p>
            <w:pPr>
              <w:spacing w:before="20" w:after="20" w:line="240" w:lineRule="auto"/>
              <w:rPr>
                <w:ins w:id="5560" w:author="Whitfield Corr &amp; Loewe LLP" w:date="2025-04-03T09:00:00Z"/>
              </w:rPr>
            </w:pPr>
          </w:p>
        </w:tc>
        <w:tc>
          <w:tcPr>
            <w:tcW w:type="dxa" w:w="1250"/>
          </w:tcPr>
          <w:p>
            <w:pPr>
              <w:spacing w:before="20" w:after="20" w:line="240" w:lineRule="auto"/>
              <w:rPr>
                <w:ins w:id="5561" w:author="Whitfield Corr &amp; Loewe LLP" w:date="2025-04-03T09:00:00Z"/>
              </w:rPr>
            </w:pPr>
          </w:p>
        </w:tc>
        <w:tc>
          <w:tcPr>
            <w:tcW w:type="dxa" w:w="950"/>
          </w:tcPr>
          <w:p>
            <w:pPr>
              <w:spacing w:before="20" w:after="20" w:line="240" w:lineRule="auto"/>
              <w:rPr>
                <w:ins w:id="5562" w:author="Whitfield Corr &amp; Loewe LLP" w:date="2025-04-03T09:00:00Z"/>
              </w:rPr>
            </w:pPr>
          </w:p>
        </w:tc>
        <w:tc>
          <w:tcPr>
            <w:tcW w:type="dxa" w:w="950"/>
          </w:tcPr>
          <w:p>
            <w:pPr>
              <w:spacing w:before="20" w:after="20" w:line="240" w:lineRule="auto"/>
              <w:rPr>
                <w:ins w:id="5563" w:author="Whitfield Corr &amp; Loewe LLP" w:date="2025-04-03T09:00:00Z"/>
              </w:rPr>
            </w:pPr>
          </w:p>
        </w:tc>
        <w:tc>
          <w:tcPr>
            <w:tcW w:type="dxa" w:w="1450"/>
          </w:tcPr>
          <w:p>
            <w:pPr>
              <w:spacing w:before="20" w:after="20" w:line="240" w:lineRule="auto"/>
              <w:rPr>
                <w:ins w:id="5564" w:author="Whitfield Corr &amp; Loewe LLP" w:date="2025-04-03T09:00:00Z"/>
              </w:rPr>
            </w:pPr>
          </w:p>
        </w:tc>
        <w:tc>
          <w:tcPr>
            <w:tcW w:type="dxa" w:w="1280"/>
          </w:tcPr>
          <w:p>
            <w:pPr>
              <w:spacing w:before="20" w:after="20" w:line="240" w:lineRule="auto"/>
              <w:rPr>
                <w:ins w:id="5565" w:author="Whitfield Corr &amp; Loewe LLP" w:date="2025-04-03T09:00:00Z"/>
              </w:rPr>
            </w:pPr>
          </w:p>
        </w:tc>
      </w:tr>
      <w:tr>
        <w:trPr>
          <w:ins w:id="5566" w:author="Whitfield Corr &amp; Loewe LLP" w:date="2025-04-03T09:00:00Z"/>
        </w:trPr>
        <w:tc>
          <w:tcPr>
            <w:tcW w:type="dxa" w:w="560"/>
          </w:tcPr>
          <w:p>
            <w:pPr>
              <w:spacing w:before="20" w:after="20" w:line="240" w:lineRule="auto"/>
              <w:rPr>
                <w:ins w:id="5567" w:author="Whitfield Corr &amp; Loewe LLP" w:date="2025-04-03T09:00:00Z"/>
              </w:rPr>
            </w:pPr>
            <w:ins w:id="5568" w:author="Whitfield Corr &amp; Loewe LLP" w:date="2025-04-03T09:00:00Z">
              <w:r>
                <w:rPr>
                  <w:rFonts w:ascii="Times New Roman" w:hAnsi="Times New Roman"/>
                  <w:color w:val="000000"/>
                  <w:sz w:val="16"/>
                </w:rPr>
                <w:t xml:space="preserve">2</w:t>
              </w:r>
            </w:ins>
          </w:p>
        </w:tc>
        <w:tc>
          <w:tcPr>
            <w:tcW w:type="dxa" w:w="1100"/>
          </w:tcPr>
          <w:p>
            <w:pPr>
              <w:spacing w:before="20" w:after="20" w:line="240" w:lineRule="auto"/>
              <w:rPr>
                <w:ins w:id="5569" w:author="Whitfield Corr &amp; Loewe LLP" w:date="2025-04-03T09:00:00Z"/>
              </w:rPr>
            </w:pPr>
            <w:ins w:id="5676" w:author="Whitfield Corr &amp; Loewe LLP" w:date="2025-04-03T09:00:00Z">
              <w:r>
                <w:rPr>
                  <w:rFonts w:ascii="Times New Roman" w:hAnsi="Times New Roman"/>
                  <w:color w:val="000000"/>
                  <w:sz w:val="16"/>
                </w:rPr>
                <w:t xml:space="preserve">TerraCore Systems, Inc.</w:t>
              </w:r>
            </w:ins>
          </w:p>
        </w:tc>
        <w:tc>
          <w:tcPr>
            <w:tcW w:type="dxa" w:w="1100"/>
          </w:tcPr>
          <w:p>
            <w:pPr>
              <w:spacing w:before="20" w:after="20" w:line="240" w:lineRule="auto"/>
              <w:rPr>
                <w:ins w:id="5570" w:author="Whitfield Corr &amp; Loewe LLP" w:date="2025-04-03T09:00:00Z"/>
              </w:rPr>
            </w:pPr>
          </w:p>
        </w:tc>
        <w:tc>
          <w:tcPr>
            <w:tcW w:type="dxa" w:w="1250"/>
          </w:tcPr>
          <w:p>
            <w:pPr>
              <w:spacing w:before="20" w:after="20" w:line="240" w:lineRule="auto"/>
              <w:rPr>
                <w:ins w:id="5571" w:author="Whitfield Corr &amp; Loewe LLP" w:date="2025-04-03T09:00:00Z"/>
              </w:rPr>
            </w:pPr>
          </w:p>
        </w:tc>
        <w:tc>
          <w:tcPr>
            <w:tcW w:type="dxa" w:w="950"/>
          </w:tcPr>
          <w:p>
            <w:pPr>
              <w:spacing w:before="20" w:after="20" w:line="240" w:lineRule="auto"/>
              <w:rPr>
                <w:ins w:id="5572" w:author="Whitfield Corr &amp; Loewe LLP" w:date="2025-04-03T09:00:00Z"/>
              </w:rPr>
            </w:pPr>
          </w:p>
        </w:tc>
        <w:tc>
          <w:tcPr>
            <w:tcW w:type="dxa" w:w="950"/>
          </w:tcPr>
          <w:p>
            <w:pPr>
              <w:spacing w:before="20" w:after="20" w:line="240" w:lineRule="auto"/>
              <w:rPr>
                <w:ins w:id="5573" w:author="Whitfield Corr &amp; Loewe LLP" w:date="2025-04-03T09:00:00Z"/>
              </w:rPr>
            </w:pPr>
          </w:p>
        </w:tc>
        <w:tc>
          <w:tcPr>
            <w:tcW w:type="dxa" w:w="1450"/>
          </w:tcPr>
          <w:p>
            <w:pPr>
              <w:spacing w:before="20" w:after="20" w:line="240" w:lineRule="auto"/>
              <w:rPr>
                <w:ins w:id="5574" w:author="Whitfield Corr &amp; Loewe LLP" w:date="2025-04-03T09:00:00Z"/>
              </w:rPr>
            </w:pPr>
          </w:p>
        </w:tc>
        <w:tc>
          <w:tcPr>
            <w:tcW w:type="dxa" w:w="1280"/>
          </w:tcPr>
          <w:p>
            <w:pPr>
              <w:spacing w:before="20" w:after="20" w:line="240" w:lineRule="auto"/>
              <w:rPr>
                <w:ins w:id="5575" w:author="Whitfield Corr &amp; Loewe LLP" w:date="2025-04-03T09:00:00Z"/>
              </w:rPr>
            </w:pPr>
          </w:p>
        </w:tc>
      </w:tr>
      <w:tr>
        <w:trPr>
          <w:ins w:id="5576" w:author="Whitfield Corr &amp; Loewe LLP" w:date="2025-04-03T09:00:00Z"/>
        </w:trPr>
        <w:tc>
          <w:tcPr>
            <w:tcW w:type="dxa" w:w="560"/>
          </w:tcPr>
          <w:p>
            <w:pPr>
              <w:spacing w:before="20" w:after="20" w:line="240" w:lineRule="auto"/>
              <w:rPr>
                <w:ins w:id="5577" w:author="Whitfield Corr &amp; Loewe LLP" w:date="2025-04-03T09:00:00Z"/>
              </w:rPr>
            </w:pPr>
            <w:ins w:id="5578" w:author="Whitfield Corr &amp; Loewe LLP" w:date="2025-04-03T09:00:00Z">
              <w:r>
                <w:rPr>
                  <w:rFonts w:ascii="Times New Roman" w:hAnsi="Times New Roman"/>
                  <w:color w:val="000000"/>
                  <w:sz w:val="16"/>
                </w:rPr>
                <w:t xml:space="preserve">3</w:t>
              </w:r>
            </w:ins>
          </w:p>
        </w:tc>
        <w:tc>
          <w:tcPr>
            <w:tcW w:type="dxa" w:w="1100"/>
          </w:tcPr>
          <w:p>
            <w:pPr>
              <w:spacing w:before="20" w:after="20" w:line="240" w:lineRule="auto"/>
              <w:rPr>
                <w:ins w:id="5579" w:author="Whitfield Corr &amp; Loewe LLP" w:date="2025-04-03T09:00:00Z"/>
              </w:rPr>
            </w:pPr>
            <w:ins w:id="5677" w:author="Whitfield Corr &amp; Loewe LLP" w:date="2025-04-03T09:00:00Z">
              <w:r>
                <w:rPr>
                  <w:rFonts w:ascii="Times New Roman" w:hAnsi="Times New Roman"/>
                  <w:color w:val="000000"/>
                  <w:sz w:val="16"/>
                </w:rPr>
                <w:t xml:space="preserve">TerraCore Systems, Inc.</w:t>
              </w:r>
            </w:ins>
          </w:p>
        </w:tc>
        <w:tc>
          <w:tcPr>
            <w:tcW w:type="dxa" w:w="1100"/>
          </w:tcPr>
          <w:p>
            <w:pPr>
              <w:spacing w:before="20" w:after="20" w:line="240" w:lineRule="auto"/>
              <w:rPr>
                <w:ins w:id="5580" w:author="Whitfield Corr &amp; Loewe LLP" w:date="2025-04-03T09:00:00Z"/>
              </w:rPr>
            </w:pPr>
          </w:p>
        </w:tc>
        <w:tc>
          <w:tcPr>
            <w:tcW w:type="dxa" w:w="1250"/>
          </w:tcPr>
          <w:p>
            <w:pPr>
              <w:spacing w:before="20" w:after="20" w:line="240" w:lineRule="auto"/>
              <w:rPr>
                <w:ins w:id="5581" w:author="Whitfield Corr &amp; Loewe LLP" w:date="2025-04-03T09:00:00Z"/>
              </w:rPr>
            </w:pPr>
          </w:p>
        </w:tc>
        <w:tc>
          <w:tcPr>
            <w:tcW w:type="dxa" w:w="950"/>
          </w:tcPr>
          <w:p>
            <w:pPr>
              <w:spacing w:before="20" w:after="20" w:line="240" w:lineRule="auto"/>
              <w:rPr>
                <w:ins w:id="5582" w:author="Whitfield Corr &amp; Loewe LLP" w:date="2025-04-03T09:00:00Z"/>
              </w:rPr>
            </w:pPr>
          </w:p>
        </w:tc>
        <w:tc>
          <w:tcPr>
            <w:tcW w:type="dxa" w:w="950"/>
          </w:tcPr>
          <w:p>
            <w:pPr>
              <w:spacing w:before="20" w:after="20" w:line="240" w:lineRule="auto"/>
              <w:rPr>
                <w:ins w:id="5583" w:author="Whitfield Corr &amp; Loewe LLP" w:date="2025-04-03T09:00:00Z"/>
              </w:rPr>
            </w:pPr>
          </w:p>
        </w:tc>
        <w:tc>
          <w:tcPr>
            <w:tcW w:type="dxa" w:w="1450"/>
          </w:tcPr>
          <w:p>
            <w:pPr>
              <w:spacing w:before="20" w:after="20" w:line="240" w:lineRule="auto"/>
              <w:rPr>
                <w:ins w:id="5584" w:author="Whitfield Corr &amp; Loewe LLP" w:date="2025-04-03T09:00:00Z"/>
              </w:rPr>
            </w:pPr>
          </w:p>
        </w:tc>
        <w:tc>
          <w:tcPr>
            <w:tcW w:type="dxa" w:w="1280"/>
          </w:tcPr>
          <w:p>
            <w:pPr>
              <w:spacing w:before="20" w:after="20" w:line="240" w:lineRule="auto"/>
              <w:rPr>
                <w:ins w:id="5585" w:author="Whitfield Corr &amp; Loewe LLP" w:date="2025-04-03T09:00:00Z"/>
              </w:rPr>
            </w:pPr>
          </w:p>
        </w:tc>
      </w:tr>
      <w:tr>
        <w:trPr>
          <w:ins w:id="5586" w:author="Whitfield Corr &amp; Loewe LLP" w:date="2025-04-03T09:00:00Z"/>
        </w:trPr>
        <w:tc>
          <w:tcPr>
            <w:tcW w:type="dxa" w:w="560"/>
          </w:tcPr>
          <w:p>
            <w:pPr>
              <w:spacing w:before="20" w:after="20" w:line="240" w:lineRule="auto"/>
              <w:rPr>
                <w:ins w:id="5587" w:author="Whitfield Corr &amp; Loewe LLP" w:date="2025-04-03T09:00:00Z"/>
              </w:rPr>
            </w:pPr>
            <w:ins w:id="5588" w:author="Whitfield Corr &amp; Loewe LLP" w:date="2025-04-03T09:00:00Z">
              <w:r>
                <w:rPr>
                  <w:rFonts w:ascii="Times New Roman" w:hAnsi="Times New Roman"/>
                  <w:color w:val="000000"/>
                  <w:sz w:val="16"/>
                </w:rPr>
                <w:t xml:space="preserve">4</w:t>
              </w:r>
            </w:ins>
          </w:p>
        </w:tc>
        <w:tc>
          <w:tcPr>
            <w:tcW w:type="dxa" w:w="1100"/>
          </w:tcPr>
          <w:p>
            <w:pPr>
              <w:spacing w:before="20" w:after="20" w:line="240" w:lineRule="auto"/>
              <w:rPr>
                <w:ins w:id="5589" w:author="Whitfield Corr &amp; Loewe LLP" w:date="2025-04-03T09:00:00Z"/>
              </w:rPr>
            </w:pPr>
            <w:ins w:id="5678" w:author="Whitfield Corr &amp; Loewe LLP" w:date="2025-04-03T09:00:00Z">
              <w:r>
                <w:rPr>
                  <w:rFonts w:ascii="Times New Roman" w:hAnsi="Times New Roman"/>
                  <w:color w:val="000000"/>
                  <w:sz w:val="16"/>
                </w:rPr>
                <w:t xml:space="preserve">TerraCore Systems, Inc.</w:t>
              </w:r>
            </w:ins>
          </w:p>
        </w:tc>
        <w:tc>
          <w:tcPr>
            <w:tcW w:type="dxa" w:w="1100"/>
          </w:tcPr>
          <w:p>
            <w:pPr>
              <w:spacing w:before="20" w:after="20" w:line="240" w:lineRule="auto"/>
              <w:rPr>
                <w:ins w:id="5590" w:author="Whitfield Corr &amp; Loewe LLP" w:date="2025-04-03T09:00:00Z"/>
              </w:rPr>
            </w:pPr>
          </w:p>
        </w:tc>
        <w:tc>
          <w:tcPr>
            <w:tcW w:type="dxa" w:w="1250"/>
          </w:tcPr>
          <w:p>
            <w:pPr>
              <w:spacing w:before="20" w:after="20" w:line="240" w:lineRule="auto"/>
              <w:rPr>
                <w:ins w:id="5591" w:author="Whitfield Corr &amp; Loewe LLP" w:date="2025-04-03T09:00:00Z"/>
              </w:rPr>
            </w:pPr>
          </w:p>
        </w:tc>
        <w:tc>
          <w:tcPr>
            <w:tcW w:type="dxa" w:w="950"/>
          </w:tcPr>
          <w:p>
            <w:pPr>
              <w:spacing w:before="20" w:after="20" w:line="240" w:lineRule="auto"/>
              <w:rPr>
                <w:ins w:id="5592" w:author="Whitfield Corr &amp; Loewe LLP" w:date="2025-04-03T09:00:00Z"/>
              </w:rPr>
            </w:pPr>
          </w:p>
        </w:tc>
        <w:tc>
          <w:tcPr>
            <w:tcW w:type="dxa" w:w="950"/>
          </w:tcPr>
          <w:p>
            <w:pPr>
              <w:spacing w:before="20" w:after="20" w:line="240" w:lineRule="auto"/>
              <w:rPr>
                <w:ins w:id="5593" w:author="Whitfield Corr &amp; Loewe LLP" w:date="2025-04-03T09:00:00Z"/>
              </w:rPr>
            </w:pPr>
          </w:p>
        </w:tc>
        <w:tc>
          <w:tcPr>
            <w:tcW w:type="dxa" w:w="1450"/>
          </w:tcPr>
          <w:p>
            <w:pPr>
              <w:spacing w:before="20" w:after="20" w:line="240" w:lineRule="auto"/>
              <w:rPr>
                <w:ins w:id="5594" w:author="Whitfield Corr &amp; Loewe LLP" w:date="2025-04-03T09:00:00Z"/>
              </w:rPr>
            </w:pPr>
          </w:p>
        </w:tc>
        <w:tc>
          <w:tcPr>
            <w:tcW w:type="dxa" w:w="1280"/>
          </w:tcPr>
          <w:p>
            <w:pPr>
              <w:spacing w:before="20" w:after="20" w:line="240" w:lineRule="auto"/>
              <w:rPr>
                <w:ins w:id="5595" w:author="Whitfield Corr &amp; Loewe LLP" w:date="2025-04-03T09:00:00Z"/>
              </w:rPr>
            </w:pPr>
          </w:p>
        </w:tc>
      </w:tr>
      <w:tr>
        <w:trPr>
          <w:ins w:id="5596" w:author="Whitfield Corr &amp; Loewe LLP" w:date="2025-04-03T09:00:00Z"/>
        </w:trPr>
        <w:tc>
          <w:tcPr>
            <w:tcW w:type="dxa" w:w="560"/>
          </w:tcPr>
          <w:p>
            <w:pPr>
              <w:spacing w:before="20" w:after="20" w:line="240" w:lineRule="auto"/>
              <w:rPr>
                <w:ins w:id="5597" w:author="Whitfield Corr &amp; Loewe LLP" w:date="2025-04-03T09:00:00Z"/>
              </w:rPr>
            </w:pPr>
            <w:ins w:id="5598" w:author="Whitfield Corr &amp; Loewe LLP" w:date="2025-04-03T09:00:00Z">
              <w:r>
                <w:rPr>
                  <w:rFonts w:ascii="Times New Roman" w:hAnsi="Times New Roman"/>
                  <w:color w:val="000000"/>
                  <w:sz w:val="16"/>
                </w:rPr>
                <w:t xml:space="preserve">5</w:t>
              </w:r>
            </w:ins>
          </w:p>
        </w:tc>
        <w:tc>
          <w:tcPr>
            <w:tcW w:type="dxa" w:w="1100"/>
          </w:tcPr>
          <w:p>
            <w:pPr>
              <w:spacing w:before="20" w:after="20" w:line="240" w:lineRule="auto"/>
              <w:rPr>
                <w:ins w:id="5599" w:author="Whitfield Corr &amp; Loewe LLP" w:date="2025-04-03T09:00:00Z"/>
              </w:rPr>
            </w:pPr>
            <w:ins w:id="5679" w:author="Whitfield Corr &amp; Loewe LLP" w:date="2025-04-03T09:00:00Z">
              <w:r>
                <w:rPr>
                  <w:rFonts w:ascii="Times New Roman" w:hAnsi="Times New Roman"/>
                  <w:color w:val="000000"/>
                  <w:sz w:val="16"/>
                </w:rPr>
                <w:t xml:space="preserve">TerraCore Systems, Inc.</w:t>
              </w:r>
            </w:ins>
          </w:p>
        </w:tc>
        <w:tc>
          <w:tcPr>
            <w:tcW w:type="dxa" w:w="1100"/>
          </w:tcPr>
          <w:p>
            <w:pPr>
              <w:spacing w:before="20" w:after="20" w:line="240" w:lineRule="auto"/>
              <w:rPr>
                <w:ins w:id="5600" w:author="Whitfield Corr &amp; Loewe LLP" w:date="2025-04-03T09:00:00Z"/>
              </w:rPr>
            </w:pPr>
          </w:p>
        </w:tc>
        <w:tc>
          <w:tcPr>
            <w:tcW w:type="dxa" w:w="1250"/>
          </w:tcPr>
          <w:p>
            <w:pPr>
              <w:spacing w:before="20" w:after="20" w:line="240" w:lineRule="auto"/>
              <w:rPr>
                <w:ins w:id="5601" w:author="Whitfield Corr &amp; Loewe LLP" w:date="2025-04-03T09:00:00Z"/>
              </w:rPr>
            </w:pPr>
          </w:p>
        </w:tc>
        <w:tc>
          <w:tcPr>
            <w:tcW w:type="dxa" w:w="950"/>
          </w:tcPr>
          <w:p>
            <w:pPr>
              <w:spacing w:before="20" w:after="20" w:line="240" w:lineRule="auto"/>
              <w:rPr>
                <w:ins w:id="5602" w:author="Whitfield Corr &amp; Loewe LLP" w:date="2025-04-03T09:00:00Z"/>
              </w:rPr>
            </w:pPr>
          </w:p>
        </w:tc>
        <w:tc>
          <w:tcPr>
            <w:tcW w:type="dxa" w:w="950"/>
          </w:tcPr>
          <w:p>
            <w:pPr>
              <w:spacing w:before="20" w:after="20" w:line="240" w:lineRule="auto"/>
              <w:rPr>
                <w:ins w:id="5603" w:author="Whitfield Corr &amp; Loewe LLP" w:date="2025-04-03T09:00:00Z"/>
              </w:rPr>
            </w:pPr>
          </w:p>
        </w:tc>
        <w:tc>
          <w:tcPr>
            <w:tcW w:type="dxa" w:w="1450"/>
          </w:tcPr>
          <w:p>
            <w:pPr>
              <w:spacing w:before="20" w:after="20" w:line="240" w:lineRule="auto"/>
              <w:rPr>
                <w:ins w:id="5604" w:author="Whitfield Corr &amp; Loewe LLP" w:date="2025-04-03T09:00:00Z"/>
              </w:rPr>
            </w:pPr>
          </w:p>
        </w:tc>
        <w:tc>
          <w:tcPr>
            <w:tcW w:type="dxa" w:w="1280"/>
          </w:tcPr>
          <w:p>
            <w:pPr>
              <w:spacing w:before="20" w:after="20" w:line="240" w:lineRule="auto"/>
              <w:rPr>
                <w:ins w:id="5605" w:author="Whitfield Corr &amp; Loewe LLP" w:date="2025-04-03T09:00:00Z"/>
              </w:rPr>
            </w:pPr>
          </w:p>
        </w:tc>
      </w:tr>
    </w:tbl>
    <w:p>
      <w:pPr>
        <w:keepNext/>
        <w:spacing w:line="276" w:lineRule="auto" w:before="200" w:after="80"/>
        <w:ind w:left="0"/>
        <w:rPr>
          <w:ins w:id="5606" w:author="Whitfield Corr &amp; Loewe LLP" w:date="2025-04-03T09:00:00Z"/>
        </w:rPr>
      </w:pPr>
      <w:ins w:id="5607" w:author="Whitfield Corr &amp; Loewe LLP" w:date="2025-04-03T09:00:00Z">
        <w:r>
          <w:rPr>
            <w:rFonts w:ascii="Times New Roman" w:hAnsi="Times New Roman"/>
            <w:b/>
            <w:color w:val="000000"/>
            <w:sz w:val="22"/>
          </w:rPr>
          <w:t xml:space="preserve">Part B — Axial Biometrics, LLC Pre-Existing Contracts</w:t>
        </w:r>
      </w:ins>
    </w:p>
    <w:tbl>
      <w:tblPr>
        <w:tblW w:type="dxa" w:w="864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560"/>
        <w:gridCol w:w="1100"/>
        <w:gridCol w:w="1100"/>
        <w:gridCol w:w="1250"/>
        <w:gridCol w:w="950"/>
        <w:gridCol w:w="950"/>
        <w:gridCol w:w="1450"/>
        <w:gridCol w:w="1280"/>
      </w:tblGrid>
      <w:tr>
        <w:trPr>
          <w:ins w:id="5608" w:author="Whitfield Corr &amp; Loewe LLP" w:date="2025-04-03T09:00:00Z"/>
          <w:tblHeader/>
        </w:trPr>
        <w:tc>
          <w:tcPr>
            <w:tcW w:type="dxa" w:w="560"/>
            <w:shd w:val="clear" w:color="auto" w:fill="D9D9D9"/>
          </w:tcPr>
          <w:p>
            <w:pPr>
              <w:spacing w:before="20" w:after="20" w:line="240" w:lineRule="auto"/>
              <w:rPr>
                <w:ins w:id="5609" w:author="Whitfield Corr &amp; Loewe LLP" w:date="2025-04-03T09:00:00Z"/>
              </w:rPr>
            </w:pPr>
            <w:ins w:id="5610" w:author="Whitfield Corr &amp; Loewe LLP" w:date="2025-04-03T09:00:00Z">
              <w:r>
                <w:rPr>
                  <w:rFonts w:ascii="Times New Roman" w:hAnsi="Times New Roman"/>
                  <w:b/>
                  <w:color w:val="000000"/>
                  <w:sz w:val="16"/>
                </w:rPr>
                <w:t xml:space="preserve">Item No.</w:t>
              </w:r>
            </w:ins>
          </w:p>
        </w:tc>
        <w:tc>
          <w:tcPr>
            <w:tcW w:type="dxa" w:w="1100"/>
            <w:shd w:val="clear" w:color="auto" w:fill="D9D9D9"/>
          </w:tcPr>
          <w:p>
            <w:pPr>
              <w:spacing w:before="20" w:after="20" w:line="240" w:lineRule="auto"/>
              <w:rPr>
                <w:ins w:id="5611" w:author="Whitfield Corr &amp; Loewe LLP" w:date="2025-04-03T09:00:00Z"/>
              </w:rPr>
            </w:pPr>
            <w:ins w:id="5612" w:author="Whitfield Corr &amp; Loewe LLP" w:date="2025-04-03T09:00:00Z">
              <w:r>
                <w:rPr>
                  <w:rFonts w:ascii="Times New Roman" w:hAnsi="Times New Roman"/>
                  <w:b/>
                  <w:color w:val="000000"/>
                  <w:sz w:val="16"/>
                </w:rPr>
                <w:t xml:space="preserve">Party Name</w:t>
              </w:r>
            </w:ins>
          </w:p>
        </w:tc>
        <w:tc>
          <w:tcPr>
            <w:tcW w:type="dxa" w:w="1100"/>
            <w:shd w:val="clear" w:color="auto" w:fill="D9D9D9"/>
          </w:tcPr>
          <w:p>
            <w:pPr>
              <w:spacing w:before="20" w:after="20" w:line="240" w:lineRule="auto"/>
              <w:rPr>
                <w:ins w:id="5613" w:author="Whitfield Corr &amp; Loewe LLP" w:date="2025-04-03T09:00:00Z"/>
              </w:rPr>
            </w:pPr>
            <w:ins w:id="5614" w:author="Whitfield Corr &amp; Loewe LLP" w:date="2025-04-03T09:00:00Z">
              <w:r>
                <w:rPr>
                  <w:rFonts w:ascii="Times New Roman" w:hAnsi="Times New Roman"/>
                  <w:b/>
                  <w:color w:val="000000"/>
                  <w:sz w:val="16"/>
                </w:rPr>
                <w:t xml:space="preserve">Counterparty Name</w:t>
              </w:r>
            </w:ins>
          </w:p>
        </w:tc>
        <w:tc>
          <w:tcPr>
            <w:tcW w:type="dxa" w:w="1250"/>
            <w:shd w:val="clear" w:color="auto" w:fill="D9D9D9"/>
          </w:tcPr>
          <w:p>
            <w:pPr>
              <w:spacing w:before="20" w:after="20" w:line="240" w:lineRule="auto"/>
              <w:rPr>
                <w:ins w:id="5615" w:author="Whitfield Corr &amp; Loewe LLP" w:date="2025-04-03T09:00:00Z"/>
              </w:rPr>
            </w:pPr>
            <w:ins w:id="5616" w:author="Whitfield Corr &amp; Loewe LLP" w:date="2025-04-03T09:00:00Z">
              <w:r>
                <w:rPr>
                  <w:rFonts w:ascii="Times New Roman" w:hAnsi="Times New Roman"/>
                  <w:b/>
                  <w:color w:val="000000"/>
                  <w:sz w:val="16"/>
                </w:rPr>
                <w:t xml:space="preserve">Contract Title / Description</w:t>
              </w:r>
            </w:ins>
          </w:p>
        </w:tc>
        <w:tc>
          <w:tcPr>
            <w:tcW w:type="dxa" w:w="950"/>
            <w:shd w:val="clear" w:color="auto" w:fill="D9D9D9"/>
          </w:tcPr>
          <w:p>
            <w:pPr>
              <w:spacing w:before="20" w:after="20" w:line="240" w:lineRule="auto"/>
              <w:rPr>
                <w:ins w:id="5617" w:author="Whitfield Corr &amp; Loewe LLP" w:date="2025-04-03T09:00:00Z"/>
              </w:rPr>
            </w:pPr>
            <w:ins w:id="5618" w:author="Whitfield Corr &amp; Loewe LLP" w:date="2025-04-03T09:00:00Z">
              <w:r>
                <w:rPr>
                  <w:rFonts w:ascii="Times New Roman" w:hAnsi="Times New Roman"/>
                  <w:b/>
                  <w:color w:val="000000"/>
                  <w:sz w:val="16"/>
                </w:rPr>
                <w:t xml:space="preserve">Date of Contract</w:t>
              </w:r>
            </w:ins>
          </w:p>
        </w:tc>
        <w:tc>
          <w:tcPr>
            <w:tcW w:type="dxa" w:w="950"/>
            <w:shd w:val="clear" w:color="auto" w:fill="D9D9D9"/>
          </w:tcPr>
          <w:p>
            <w:pPr>
              <w:spacing w:before="20" w:after="20" w:line="240" w:lineRule="auto"/>
              <w:rPr>
                <w:ins w:id="5619" w:author="Whitfield Corr &amp; Loewe LLP" w:date="2025-04-03T09:00:00Z"/>
              </w:rPr>
            </w:pPr>
            <w:ins w:id="5620" w:author="Whitfield Corr &amp; Loewe LLP" w:date="2025-04-03T09:00:00Z">
              <w:r>
                <w:rPr>
                  <w:rFonts w:ascii="Times New Roman" w:hAnsi="Times New Roman"/>
                  <w:b/>
                  <w:color w:val="000000"/>
                  <w:sz w:val="16"/>
                </w:rPr>
                <w:t xml:space="preserve">Expiration Date</w:t>
              </w:r>
            </w:ins>
          </w:p>
        </w:tc>
        <w:tc>
          <w:tcPr>
            <w:tcW w:type="dxa" w:w="1450"/>
            <w:shd w:val="clear" w:color="auto" w:fill="D9D9D9"/>
          </w:tcPr>
          <w:p>
            <w:pPr>
              <w:spacing w:before="20" w:after="20" w:line="240" w:lineRule="auto"/>
              <w:rPr>
                <w:ins w:id="5621" w:author="Whitfield Corr &amp; Loewe LLP" w:date="2025-04-03T09:00:00Z"/>
              </w:rPr>
            </w:pPr>
            <w:ins w:id="5622" w:author="Whitfield Corr &amp; Loewe LLP" w:date="2025-04-03T09:00:00Z">
              <w:r>
                <w:rPr>
                  <w:rFonts w:ascii="Times New Roman" w:hAnsi="Times New Roman"/>
                  <w:b/>
                  <w:color w:val="000000"/>
                  <w:sz w:val="16"/>
                </w:rPr>
                <w:t xml:space="preserve">Brief Description of Scope</w:t>
              </w:r>
            </w:ins>
          </w:p>
        </w:tc>
        <w:tc>
          <w:tcPr>
            <w:tcW w:type="dxa" w:w="1280"/>
            <w:shd w:val="clear" w:color="auto" w:fill="D9D9D9"/>
          </w:tcPr>
          <w:p>
            <w:pPr>
              <w:spacing w:before="20" w:after="20" w:line="240" w:lineRule="auto"/>
              <w:rPr>
                <w:ins w:id="5623" w:author="Whitfield Corr &amp; Loewe LLP" w:date="2025-04-03T09:00:00Z"/>
              </w:rPr>
            </w:pPr>
            <w:ins w:id="5624" w:author="Whitfield Corr &amp; Loewe LLP" w:date="2025-04-03T09:00:00Z">
              <w:r>
                <w:rPr>
                  <w:rFonts w:ascii="Times New Roman" w:hAnsi="Times New Roman"/>
                  <w:b/>
                  <w:color w:val="000000"/>
                  <w:sz w:val="16"/>
                </w:rPr>
                <w:t xml:space="preserve">Notes</w:t>
              </w:r>
            </w:ins>
          </w:p>
        </w:tc>
      </w:tr>
      <w:tr>
        <w:trPr>
          <w:ins w:id="5625" w:author="Whitfield Corr &amp; Loewe LLP" w:date="2025-04-03T09:00:00Z"/>
        </w:trPr>
        <w:tc>
          <w:tcPr>
            <w:tcW w:type="dxa" w:w="560"/>
          </w:tcPr>
          <w:p>
            <w:pPr>
              <w:spacing w:before="20" w:after="20" w:line="240" w:lineRule="auto"/>
              <w:rPr>
                <w:ins w:id="5626" w:author="Whitfield Corr &amp; Loewe LLP" w:date="2025-04-03T09:00:00Z"/>
              </w:rPr>
            </w:pPr>
            <w:ins w:id="5627" w:author="Whitfield Corr &amp; Loewe LLP" w:date="2025-04-03T09:00:00Z">
              <w:r>
                <w:rPr>
                  <w:rFonts w:ascii="Times New Roman" w:hAnsi="Times New Roman"/>
                  <w:color w:val="000000"/>
                  <w:sz w:val="16"/>
                </w:rPr>
                <w:t xml:space="preserve">1</w:t>
              </w:r>
            </w:ins>
          </w:p>
        </w:tc>
        <w:tc>
          <w:tcPr>
            <w:tcW w:type="dxa" w:w="1100"/>
          </w:tcPr>
          <w:p>
            <w:pPr>
              <w:spacing w:before="20" w:after="20" w:line="240" w:lineRule="auto"/>
              <w:rPr>
                <w:ins w:id="5628" w:author="Whitfield Corr &amp; Loewe LLP" w:date="2025-04-03T09:00:00Z"/>
              </w:rPr>
            </w:pPr>
            <w:ins w:id="5680" w:author="Whitfield Corr &amp; Loewe LLP" w:date="2025-04-03T09:00:00Z">
              <w:r>
                <w:rPr>
                  <w:rFonts w:ascii="Times New Roman" w:hAnsi="Times New Roman"/>
                  <w:color w:val="000000"/>
                  <w:sz w:val="16"/>
                </w:rPr>
                <w:t xml:space="preserve">Axial Biometrics, LLC</w:t>
              </w:r>
            </w:ins>
          </w:p>
        </w:tc>
        <w:tc>
          <w:tcPr>
            <w:tcW w:type="dxa" w:w="1100"/>
          </w:tcPr>
          <w:p>
            <w:pPr>
              <w:spacing w:before="20" w:after="20" w:line="240" w:lineRule="auto"/>
              <w:rPr>
                <w:ins w:id="5629" w:author="Whitfield Corr &amp; Loewe LLP" w:date="2025-04-03T09:00:00Z"/>
              </w:rPr>
            </w:pPr>
          </w:p>
        </w:tc>
        <w:tc>
          <w:tcPr>
            <w:tcW w:type="dxa" w:w="1250"/>
          </w:tcPr>
          <w:p>
            <w:pPr>
              <w:spacing w:before="20" w:after="20" w:line="240" w:lineRule="auto"/>
              <w:rPr>
                <w:ins w:id="5630" w:author="Whitfield Corr &amp; Loewe LLP" w:date="2025-04-03T09:00:00Z"/>
              </w:rPr>
            </w:pPr>
          </w:p>
        </w:tc>
        <w:tc>
          <w:tcPr>
            <w:tcW w:type="dxa" w:w="950"/>
          </w:tcPr>
          <w:p>
            <w:pPr>
              <w:spacing w:before="20" w:after="20" w:line="240" w:lineRule="auto"/>
              <w:rPr>
                <w:ins w:id="5631" w:author="Whitfield Corr &amp; Loewe LLP" w:date="2025-04-03T09:00:00Z"/>
              </w:rPr>
            </w:pPr>
          </w:p>
        </w:tc>
        <w:tc>
          <w:tcPr>
            <w:tcW w:type="dxa" w:w="950"/>
          </w:tcPr>
          <w:p>
            <w:pPr>
              <w:spacing w:before="20" w:after="20" w:line="240" w:lineRule="auto"/>
              <w:rPr>
                <w:ins w:id="5632" w:author="Whitfield Corr &amp; Loewe LLP" w:date="2025-04-03T09:00:00Z"/>
              </w:rPr>
            </w:pPr>
          </w:p>
        </w:tc>
        <w:tc>
          <w:tcPr>
            <w:tcW w:type="dxa" w:w="1450"/>
          </w:tcPr>
          <w:p>
            <w:pPr>
              <w:spacing w:before="20" w:after="20" w:line="240" w:lineRule="auto"/>
              <w:rPr>
                <w:ins w:id="5633" w:author="Whitfield Corr &amp; Loewe LLP" w:date="2025-04-03T09:00:00Z"/>
              </w:rPr>
            </w:pPr>
          </w:p>
        </w:tc>
        <w:tc>
          <w:tcPr>
            <w:tcW w:type="dxa" w:w="1280"/>
          </w:tcPr>
          <w:p>
            <w:pPr>
              <w:spacing w:before="20" w:after="20" w:line="240" w:lineRule="auto"/>
              <w:rPr>
                <w:ins w:id="5634" w:author="Whitfield Corr &amp; Loewe LLP" w:date="2025-04-03T09:00:00Z"/>
              </w:rPr>
            </w:pPr>
          </w:p>
        </w:tc>
      </w:tr>
      <w:tr>
        <w:trPr>
          <w:ins w:id="5635" w:author="Whitfield Corr &amp; Loewe LLP" w:date="2025-04-03T09:00:00Z"/>
        </w:trPr>
        <w:tc>
          <w:tcPr>
            <w:tcW w:type="dxa" w:w="560"/>
          </w:tcPr>
          <w:p>
            <w:pPr>
              <w:spacing w:before="20" w:after="20" w:line="240" w:lineRule="auto"/>
              <w:rPr>
                <w:ins w:id="5636" w:author="Whitfield Corr &amp; Loewe LLP" w:date="2025-04-03T09:00:00Z"/>
              </w:rPr>
            </w:pPr>
            <w:ins w:id="5637" w:author="Whitfield Corr &amp; Loewe LLP" w:date="2025-04-03T09:00:00Z">
              <w:r>
                <w:rPr>
                  <w:rFonts w:ascii="Times New Roman" w:hAnsi="Times New Roman"/>
                  <w:color w:val="000000"/>
                  <w:sz w:val="16"/>
                </w:rPr>
                <w:t xml:space="preserve">2</w:t>
              </w:r>
            </w:ins>
          </w:p>
        </w:tc>
        <w:tc>
          <w:tcPr>
            <w:tcW w:type="dxa" w:w="1100"/>
          </w:tcPr>
          <w:p>
            <w:pPr>
              <w:spacing w:before="20" w:after="20" w:line="240" w:lineRule="auto"/>
              <w:rPr>
                <w:ins w:id="5638" w:author="Whitfield Corr &amp; Loewe LLP" w:date="2025-04-03T09:00:00Z"/>
              </w:rPr>
            </w:pPr>
            <w:ins w:id="5681" w:author="Whitfield Corr &amp; Loewe LLP" w:date="2025-04-03T09:00:00Z">
              <w:r>
                <w:rPr>
                  <w:rFonts w:ascii="Times New Roman" w:hAnsi="Times New Roman"/>
                  <w:color w:val="000000"/>
                  <w:sz w:val="16"/>
                </w:rPr>
                <w:t xml:space="preserve">Axial Biometrics, LLC</w:t>
              </w:r>
            </w:ins>
          </w:p>
        </w:tc>
        <w:tc>
          <w:tcPr>
            <w:tcW w:type="dxa" w:w="1100"/>
          </w:tcPr>
          <w:p>
            <w:pPr>
              <w:spacing w:before="20" w:after="20" w:line="240" w:lineRule="auto"/>
              <w:rPr>
                <w:ins w:id="5639" w:author="Whitfield Corr &amp; Loewe LLP" w:date="2025-04-03T09:00:00Z"/>
              </w:rPr>
            </w:pPr>
          </w:p>
        </w:tc>
        <w:tc>
          <w:tcPr>
            <w:tcW w:type="dxa" w:w="1250"/>
          </w:tcPr>
          <w:p>
            <w:pPr>
              <w:spacing w:before="20" w:after="20" w:line="240" w:lineRule="auto"/>
              <w:rPr>
                <w:ins w:id="5640" w:author="Whitfield Corr &amp; Loewe LLP" w:date="2025-04-03T09:00:00Z"/>
              </w:rPr>
            </w:pPr>
          </w:p>
        </w:tc>
        <w:tc>
          <w:tcPr>
            <w:tcW w:type="dxa" w:w="950"/>
          </w:tcPr>
          <w:p>
            <w:pPr>
              <w:spacing w:before="20" w:after="20" w:line="240" w:lineRule="auto"/>
              <w:rPr>
                <w:ins w:id="5641" w:author="Whitfield Corr &amp; Loewe LLP" w:date="2025-04-03T09:00:00Z"/>
              </w:rPr>
            </w:pPr>
          </w:p>
        </w:tc>
        <w:tc>
          <w:tcPr>
            <w:tcW w:type="dxa" w:w="950"/>
          </w:tcPr>
          <w:p>
            <w:pPr>
              <w:spacing w:before="20" w:after="20" w:line="240" w:lineRule="auto"/>
              <w:rPr>
                <w:ins w:id="5642" w:author="Whitfield Corr &amp; Loewe LLP" w:date="2025-04-03T09:00:00Z"/>
              </w:rPr>
            </w:pPr>
          </w:p>
        </w:tc>
        <w:tc>
          <w:tcPr>
            <w:tcW w:type="dxa" w:w="1450"/>
          </w:tcPr>
          <w:p>
            <w:pPr>
              <w:spacing w:before="20" w:after="20" w:line="240" w:lineRule="auto"/>
              <w:rPr>
                <w:ins w:id="5643" w:author="Whitfield Corr &amp; Loewe LLP" w:date="2025-04-03T09:00:00Z"/>
              </w:rPr>
            </w:pPr>
          </w:p>
        </w:tc>
        <w:tc>
          <w:tcPr>
            <w:tcW w:type="dxa" w:w="1280"/>
          </w:tcPr>
          <w:p>
            <w:pPr>
              <w:spacing w:before="20" w:after="20" w:line="240" w:lineRule="auto"/>
              <w:rPr>
                <w:ins w:id="5644" w:author="Whitfield Corr &amp; Loewe LLP" w:date="2025-04-03T09:00:00Z"/>
              </w:rPr>
            </w:pPr>
          </w:p>
        </w:tc>
      </w:tr>
      <w:tr>
        <w:trPr>
          <w:ins w:id="5645" w:author="Whitfield Corr &amp; Loewe LLP" w:date="2025-04-03T09:00:00Z"/>
        </w:trPr>
        <w:tc>
          <w:tcPr>
            <w:tcW w:type="dxa" w:w="560"/>
          </w:tcPr>
          <w:p>
            <w:pPr>
              <w:spacing w:before="20" w:after="20" w:line="240" w:lineRule="auto"/>
              <w:rPr>
                <w:ins w:id="5646" w:author="Whitfield Corr &amp; Loewe LLP" w:date="2025-04-03T09:00:00Z"/>
              </w:rPr>
            </w:pPr>
            <w:ins w:id="5647" w:author="Whitfield Corr &amp; Loewe LLP" w:date="2025-04-03T09:00:00Z">
              <w:r>
                <w:rPr>
                  <w:rFonts w:ascii="Times New Roman" w:hAnsi="Times New Roman"/>
                  <w:color w:val="000000"/>
                  <w:sz w:val="16"/>
                </w:rPr>
                <w:t xml:space="preserve">3</w:t>
              </w:r>
            </w:ins>
          </w:p>
        </w:tc>
        <w:tc>
          <w:tcPr>
            <w:tcW w:type="dxa" w:w="1100"/>
          </w:tcPr>
          <w:p>
            <w:pPr>
              <w:spacing w:before="20" w:after="20" w:line="240" w:lineRule="auto"/>
              <w:rPr>
                <w:ins w:id="5648" w:author="Whitfield Corr &amp; Loewe LLP" w:date="2025-04-03T09:00:00Z"/>
              </w:rPr>
            </w:pPr>
            <w:ins w:id="5682" w:author="Whitfield Corr &amp; Loewe LLP" w:date="2025-04-03T09:00:00Z">
              <w:r>
                <w:rPr>
                  <w:rFonts w:ascii="Times New Roman" w:hAnsi="Times New Roman"/>
                  <w:color w:val="000000"/>
                  <w:sz w:val="16"/>
                </w:rPr>
                <w:t xml:space="preserve">Axial Biometrics, LLC</w:t>
              </w:r>
            </w:ins>
          </w:p>
        </w:tc>
        <w:tc>
          <w:tcPr>
            <w:tcW w:type="dxa" w:w="1100"/>
          </w:tcPr>
          <w:p>
            <w:pPr>
              <w:spacing w:before="20" w:after="20" w:line="240" w:lineRule="auto"/>
              <w:rPr>
                <w:ins w:id="5649" w:author="Whitfield Corr &amp; Loewe LLP" w:date="2025-04-03T09:00:00Z"/>
              </w:rPr>
            </w:pPr>
          </w:p>
        </w:tc>
        <w:tc>
          <w:tcPr>
            <w:tcW w:type="dxa" w:w="1250"/>
          </w:tcPr>
          <w:p>
            <w:pPr>
              <w:spacing w:before="20" w:after="20" w:line="240" w:lineRule="auto"/>
              <w:rPr>
                <w:ins w:id="5650" w:author="Whitfield Corr &amp; Loewe LLP" w:date="2025-04-03T09:00:00Z"/>
              </w:rPr>
            </w:pPr>
          </w:p>
        </w:tc>
        <w:tc>
          <w:tcPr>
            <w:tcW w:type="dxa" w:w="950"/>
          </w:tcPr>
          <w:p>
            <w:pPr>
              <w:spacing w:before="20" w:after="20" w:line="240" w:lineRule="auto"/>
              <w:rPr>
                <w:ins w:id="5651" w:author="Whitfield Corr &amp; Loewe LLP" w:date="2025-04-03T09:00:00Z"/>
              </w:rPr>
            </w:pPr>
          </w:p>
        </w:tc>
        <w:tc>
          <w:tcPr>
            <w:tcW w:type="dxa" w:w="950"/>
          </w:tcPr>
          <w:p>
            <w:pPr>
              <w:spacing w:before="20" w:after="20" w:line="240" w:lineRule="auto"/>
              <w:rPr>
                <w:ins w:id="5652" w:author="Whitfield Corr &amp; Loewe LLP" w:date="2025-04-03T09:00:00Z"/>
              </w:rPr>
            </w:pPr>
          </w:p>
        </w:tc>
        <w:tc>
          <w:tcPr>
            <w:tcW w:type="dxa" w:w="1450"/>
          </w:tcPr>
          <w:p>
            <w:pPr>
              <w:spacing w:before="20" w:after="20" w:line="240" w:lineRule="auto"/>
              <w:rPr>
                <w:ins w:id="5653" w:author="Whitfield Corr &amp; Loewe LLP" w:date="2025-04-03T09:00:00Z"/>
              </w:rPr>
            </w:pPr>
          </w:p>
        </w:tc>
        <w:tc>
          <w:tcPr>
            <w:tcW w:type="dxa" w:w="1280"/>
          </w:tcPr>
          <w:p>
            <w:pPr>
              <w:spacing w:before="20" w:after="20" w:line="240" w:lineRule="auto"/>
              <w:rPr>
                <w:ins w:id="5654" w:author="Whitfield Corr &amp; Loewe LLP" w:date="2025-04-03T09:00:00Z"/>
              </w:rPr>
            </w:pPr>
          </w:p>
        </w:tc>
      </w:tr>
      <w:tr>
        <w:trPr>
          <w:ins w:id="5655" w:author="Whitfield Corr &amp; Loewe LLP" w:date="2025-04-03T09:00:00Z"/>
        </w:trPr>
        <w:tc>
          <w:tcPr>
            <w:tcW w:type="dxa" w:w="560"/>
          </w:tcPr>
          <w:p>
            <w:pPr>
              <w:spacing w:before="20" w:after="20" w:line="240" w:lineRule="auto"/>
              <w:rPr>
                <w:ins w:id="5656" w:author="Whitfield Corr &amp; Loewe LLP" w:date="2025-04-03T09:00:00Z"/>
              </w:rPr>
            </w:pPr>
            <w:ins w:id="5657" w:author="Whitfield Corr &amp; Loewe LLP" w:date="2025-04-03T09:00:00Z">
              <w:r>
                <w:rPr>
                  <w:rFonts w:ascii="Times New Roman" w:hAnsi="Times New Roman"/>
                  <w:color w:val="000000"/>
                  <w:sz w:val="16"/>
                </w:rPr>
                <w:t xml:space="preserve">4</w:t>
              </w:r>
            </w:ins>
          </w:p>
        </w:tc>
        <w:tc>
          <w:tcPr>
            <w:tcW w:type="dxa" w:w="1100"/>
          </w:tcPr>
          <w:p>
            <w:pPr>
              <w:spacing w:before="20" w:after="20" w:line="240" w:lineRule="auto"/>
              <w:rPr>
                <w:ins w:id="5658" w:author="Whitfield Corr &amp; Loewe LLP" w:date="2025-04-03T09:00:00Z"/>
              </w:rPr>
            </w:pPr>
            <w:ins w:id="5683" w:author="Whitfield Corr &amp; Loewe LLP" w:date="2025-04-03T09:00:00Z">
              <w:r>
                <w:rPr>
                  <w:rFonts w:ascii="Times New Roman" w:hAnsi="Times New Roman"/>
                  <w:color w:val="000000"/>
                  <w:sz w:val="16"/>
                </w:rPr>
                <w:t xml:space="preserve">Axial Biometrics, LLC</w:t>
              </w:r>
            </w:ins>
          </w:p>
        </w:tc>
        <w:tc>
          <w:tcPr>
            <w:tcW w:type="dxa" w:w="1100"/>
          </w:tcPr>
          <w:p>
            <w:pPr>
              <w:spacing w:before="20" w:after="20" w:line="240" w:lineRule="auto"/>
              <w:rPr>
                <w:ins w:id="5659" w:author="Whitfield Corr &amp; Loewe LLP" w:date="2025-04-03T09:00:00Z"/>
              </w:rPr>
            </w:pPr>
          </w:p>
        </w:tc>
        <w:tc>
          <w:tcPr>
            <w:tcW w:type="dxa" w:w="1250"/>
          </w:tcPr>
          <w:p>
            <w:pPr>
              <w:spacing w:before="20" w:after="20" w:line="240" w:lineRule="auto"/>
              <w:rPr>
                <w:ins w:id="5660" w:author="Whitfield Corr &amp; Loewe LLP" w:date="2025-04-03T09:00:00Z"/>
              </w:rPr>
            </w:pPr>
          </w:p>
        </w:tc>
        <w:tc>
          <w:tcPr>
            <w:tcW w:type="dxa" w:w="950"/>
          </w:tcPr>
          <w:p>
            <w:pPr>
              <w:spacing w:before="20" w:after="20" w:line="240" w:lineRule="auto"/>
              <w:rPr>
                <w:ins w:id="5661" w:author="Whitfield Corr &amp; Loewe LLP" w:date="2025-04-03T09:00:00Z"/>
              </w:rPr>
            </w:pPr>
          </w:p>
        </w:tc>
        <w:tc>
          <w:tcPr>
            <w:tcW w:type="dxa" w:w="950"/>
          </w:tcPr>
          <w:p>
            <w:pPr>
              <w:spacing w:before="20" w:after="20" w:line="240" w:lineRule="auto"/>
              <w:rPr>
                <w:ins w:id="5662" w:author="Whitfield Corr &amp; Loewe LLP" w:date="2025-04-03T09:00:00Z"/>
              </w:rPr>
            </w:pPr>
          </w:p>
        </w:tc>
        <w:tc>
          <w:tcPr>
            <w:tcW w:type="dxa" w:w="1450"/>
          </w:tcPr>
          <w:p>
            <w:pPr>
              <w:spacing w:before="20" w:after="20" w:line="240" w:lineRule="auto"/>
              <w:rPr>
                <w:ins w:id="5663" w:author="Whitfield Corr &amp; Loewe LLP" w:date="2025-04-03T09:00:00Z"/>
              </w:rPr>
            </w:pPr>
          </w:p>
        </w:tc>
        <w:tc>
          <w:tcPr>
            <w:tcW w:type="dxa" w:w="1280"/>
          </w:tcPr>
          <w:p>
            <w:pPr>
              <w:spacing w:before="20" w:after="20" w:line="240" w:lineRule="auto"/>
              <w:rPr>
                <w:ins w:id="5664" w:author="Whitfield Corr &amp; Loewe LLP" w:date="2025-04-03T09:00:00Z"/>
              </w:rPr>
            </w:pPr>
          </w:p>
        </w:tc>
      </w:tr>
      <w:tr>
        <w:trPr>
          <w:ins w:id="5665" w:author="Whitfield Corr &amp; Loewe LLP" w:date="2025-04-03T09:00:00Z"/>
        </w:trPr>
        <w:tc>
          <w:tcPr>
            <w:tcW w:type="dxa" w:w="560"/>
          </w:tcPr>
          <w:p>
            <w:pPr>
              <w:spacing w:before="20" w:after="20" w:line="240" w:lineRule="auto"/>
              <w:rPr>
                <w:ins w:id="5666" w:author="Whitfield Corr &amp; Loewe LLP" w:date="2025-04-03T09:00:00Z"/>
              </w:rPr>
            </w:pPr>
            <w:ins w:id="5667" w:author="Whitfield Corr &amp; Loewe LLP" w:date="2025-04-03T09:00:00Z">
              <w:r>
                <w:rPr>
                  <w:rFonts w:ascii="Times New Roman" w:hAnsi="Times New Roman"/>
                  <w:color w:val="000000"/>
                  <w:sz w:val="16"/>
                </w:rPr>
                <w:t xml:space="preserve">5</w:t>
              </w:r>
            </w:ins>
          </w:p>
        </w:tc>
        <w:tc>
          <w:tcPr>
            <w:tcW w:type="dxa" w:w="1100"/>
          </w:tcPr>
          <w:p>
            <w:pPr>
              <w:spacing w:before="20" w:after="20" w:line="240" w:lineRule="auto"/>
              <w:rPr>
                <w:ins w:id="5668" w:author="Whitfield Corr &amp; Loewe LLP" w:date="2025-04-03T09:00:00Z"/>
              </w:rPr>
            </w:pPr>
            <w:ins w:id="5684" w:author="Whitfield Corr &amp; Loewe LLP" w:date="2025-04-03T09:00:00Z">
              <w:r>
                <w:rPr>
                  <w:rFonts w:ascii="Times New Roman" w:hAnsi="Times New Roman"/>
                  <w:color w:val="000000"/>
                  <w:sz w:val="16"/>
                </w:rPr>
                <w:t xml:space="preserve">Axial Biometrics, LLC</w:t>
              </w:r>
            </w:ins>
          </w:p>
        </w:tc>
        <w:tc>
          <w:tcPr>
            <w:tcW w:type="dxa" w:w="1100"/>
          </w:tcPr>
          <w:p>
            <w:pPr>
              <w:spacing w:before="20" w:after="20" w:line="240" w:lineRule="auto"/>
              <w:rPr>
                <w:ins w:id="5669" w:author="Whitfield Corr &amp; Loewe LLP" w:date="2025-04-03T09:00:00Z"/>
              </w:rPr>
            </w:pPr>
          </w:p>
        </w:tc>
        <w:tc>
          <w:tcPr>
            <w:tcW w:type="dxa" w:w="1250"/>
          </w:tcPr>
          <w:p>
            <w:pPr>
              <w:spacing w:before="20" w:after="20" w:line="240" w:lineRule="auto"/>
              <w:rPr>
                <w:ins w:id="5670" w:author="Whitfield Corr &amp; Loewe LLP" w:date="2025-04-03T09:00:00Z"/>
              </w:rPr>
            </w:pPr>
          </w:p>
        </w:tc>
        <w:tc>
          <w:tcPr>
            <w:tcW w:type="dxa" w:w="950"/>
          </w:tcPr>
          <w:p>
            <w:pPr>
              <w:spacing w:before="20" w:after="20" w:line="240" w:lineRule="auto"/>
              <w:rPr>
                <w:ins w:id="5671" w:author="Whitfield Corr &amp; Loewe LLP" w:date="2025-04-03T09:00:00Z"/>
              </w:rPr>
            </w:pPr>
          </w:p>
        </w:tc>
        <w:tc>
          <w:tcPr>
            <w:tcW w:type="dxa" w:w="950"/>
          </w:tcPr>
          <w:p>
            <w:pPr>
              <w:spacing w:before="20" w:after="20" w:line="240" w:lineRule="auto"/>
              <w:rPr>
                <w:ins w:id="5672" w:author="Whitfield Corr &amp; Loewe LLP" w:date="2025-04-03T09:00:00Z"/>
              </w:rPr>
            </w:pPr>
          </w:p>
        </w:tc>
        <w:tc>
          <w:tcPr>
            <w:tcW w:type="dxa" w:w="1450"/>
          </w:tcPr>
          <w:p>
            <w:pPr>
              <w:spacing w:before="20" w:after="20" w:line="240" w:lineRule="auto"/>
              <w:rPr>
                <w:ins w:id="5673" w:author="Whitfield Corr &amp; Loewe LLP" w:date="2025-04-03T09:00:00Z"/>
              </w:rPr>
            </w:pPr>
          </w:p>
        </w:tc>
        <w:tc>
          <w:tcPr>
            <w:tcW w:type="dxa" w:w="1280"/>
          </w:tcPr>
          <w:p>
            <w:pPr>
              <w:spacing w:before="20" w:after="20" w:line="240" w:lineRule="auto"/>
              <w:rPr>
                <w:ins w:id="5674" w:author="Whitfield Corr &amp; Loewe LLP" w:date="2025-04-03T09:00:00Z"/>
              </w:rPr>
            </w:pPr>
          </w:p>
        </w:tc>
      </w:tr>
    </w:tbl>
    <w:p>
      <w:pPr>
        <w:spacing w:line="276" w:lineRule="auto" w:before="0" w:after="120"/>
        <w:jc w:val="both"/>
        <w:rPr>
          <w:ins w:id="5685" w:author="Whitfield Corr &amp; Loewe LLP" w:date="2025-04-03T09:00:00Z"/>
        </w:rPr>
      </w:pPr>
      <w:ins w:id="5686" w:author="Whitfield Corr &amp; Loewe LLP" w:date="2025-04-03T09:00:00Z">
        <w:r>
          <w:rPr>
            <w:rFonts w:ascii="Times New Roman" w:hAnsi="Times New Roman"/>
            <w:color w:val="000000"/>
            <w:sz w:val="22"/>
          </w:rPr>
          <w:t xml:space="preserve">[Add rows as necessary.]</w:t>
        </w:r>
      </w:ins>
    </w:p>
    <w:p>
      <w:pPr>
        <w:spacing w:line="276" w:lineRule="auto" w:before="0" w:after="120"/>
        <w:jc w:val="both"/>
        <w:rPr>
          <w:ins w:id="5687" w:author="Whitfield Corr &amp; Loewe LLP" w:date="2025-04-03T09:00:00Z"/>
        </w:rPr>
      </w:pPr>
      <w:ins w:id="5688" w:author="Whitfield Corr &amp; Loewe LLP" w:date="2025-04-03T09:00:00Z">
        <w:r>
          <w:rPr>
            <w:rFonts w:ascii="Times New Roman" w:hAnsi="Times New Roman"/>
            <w:b/>
            <w:color w:val="000000"/>
            <w:sz w:val="22"/>
          </w:rPr>
          <w:t xml:space="preserve">Certification.</w:t>
        </w:r>
        <w:r>
          <w:rPr>
            <w:rFonts w:ascii="Times New Roman" w:hAnsi="Times New Roman"/>
            <w:color w:val="000000"/>
            <w:sz w:val="22"/>
          </w:rPr>
          <w:t xml:space="preserve"> By populating and delivering this Schedule 4, the undersigned authorized representative of the applicable Party certifies that the list of Pre-Existing Contracts set forth in such Party's Part is complete and accurate as of the date of delivery, and acknowledges that any omitted contract shall not be deemed a permitted carve-out under Section 8.2 of the Co-Development Agreement.</w:t>
        </w:r>
      </w:ins>
    </w:p>
    <w:p>
      <w:pPr>
        <w:spacing w:line="276" w:lineRule="auto" w:before="0" w:after="120"/>
        <w:jc w:val="both"/>
        <w:rPr>
          <w:ins w:id="5689" w:author="Whitfield Corr &amp; Loewe LLP" w:date="2025-04-03T09:00:00Z"/>
        </w:rPr>
      </w:pPr>
      <w:ins w:id="5690" w:author="Whitfield Corr &amp; Loewe LLP" w:date="2025-04-03T09:00:00Z">
        <w:r>
          <w:rPr>
            <w:rFonts w:ascii="Times New Roman" w:hAnsi="Times New Roman"/>
            <w:b/>
            <w:color w:val="000000"/>
            <w:sz w:val="22"/>
          </w:rPr>
          <w:t xml:space="preserve">TERRACORE SYSTEMS, INC.</w:t>
        </w:r>
        <w:r>
          <w:rPr>
            <w:rFonts w:ascii="Times New Roman" w:hAnsi="Times New Roman"/>
            <w:color w:val="000000"/>
            <w:sz w:val="22"/>
          </w:rPr>
          <w:t xml:space="preserve"> — Name: _______________ Title: _______________ Date: _______________</w:t>
        </w:r>
      </w:ins>
    </w:p>
    <w:p>
      <w:pPr>
        <w:spacing w:line="276" w:lineRule="auto" w:before="0" w:after="120"/>
        <w:jc w:val="both"/>
        <w:rPr>
          <w:ins w:id="5691" w:author="Whitfield Corr &amp; Loewe LLP" w:date="2025-04-03T09:00:00Z"/>
        </w:rPr>
      </w:pPr>
      <w:ins w:id="5692" w:author="Whitfield Corr &amp; Loewe LLP" w:date="2025-04-03T09:00:00Z">
        <w:r>
          <w:rPr>
            <w:rFonts w:ascii="Times New Roman" w:hAnsi="Times New Roman"/>
            <w:b/>
            <w:color w:val="000000"/>
            <w:sz w:val="22"/>
          </w:rPr>
          <w:t xml:space="preserve">AXIAL BIOMETRICS, LLC</w:t>
        </w:r>
        <w:r>
          <w:rPr>
            <w:rFonts w:ascii="Times New Roman" w:hAnsi="Times New Roman"/>
            <w:color w:val="000000"/>
            <w:sz w:val="22"/>
          </w:rPr>
          <w:t xml:space="preserve"> — Name: _______________ Title: _______________ Date: _______________</w:t>
        </w:r>
      </w:ins>
    </w:p>
    <w:p>
      <w:pPr>
        <w:spacing w:line="276" w:lineRule="auto" w:before="0" w:after="120"/>
        <w:jc w:val="both"/>
        <w:rPr>
          <w:ins w:id="5693" w:author="Whitfield Corr &amp; Loewe LLP" w:date="2025-04-03T09:00:00Z"/>
        </w:rPr>
      </w:pPr>
      <w:ins w:id="5694" w:author="Whitfield Corr &amp; Loewe LLP" w:date="2025-04-03T09:00:00Z">
        <w:r>
          <w:rPr>
            <w:rFonts w:ascii="Times New Roman" w:hAnsi="Times New Roman"/>
            <w:color w:val="000000"/>
            <w:sz w:val="22"/>
          </w:rPr>
          <w:t xml:space="preserve">Template Version 1.0 — For use with the Co-Development Agreement dated [●], 2025.</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0" w:author="Whitfield Corr &amp; Loewe LLP" w:date="2025-04-03T09:00:00Z" w:initials="WCL">
    <w:p>
      <w:r>
        <w:rPr>
          <w:sz w:val="18"/>
        </w:rPr>
        <w:t xml:space="preserve">Drafting Note: This Turn 3 draft is redlined against the Turn 2 counter-markup circulated March 21, 2025 (Turn 2 changes accepted as the baseline). It incorporates the points agreed in the March 14-28, 2025 correspondence among the business principals and counsel, brackets Foreground IP ownership (Section 6.3) for business-level escalation, and carries placeholders for the Improvement IP royalty rate, Exhibit C and Schedule 4. See the companion Updated Issues List circulated herewith.</w:t>
      </w:r>
    </w:p>
  </w:comment>
  <w:comment w:id="1" w:author="J. Okafor (WCL)" w:date="2025-04-03T09:00:00Z" w:initials="JO">
    <w:p>
      <w:r>
        <w:rPr>
          <w:sz w:val="18"/>
        </w:rPr>
        <w:t xml:space="preserve">[WCL INTERNAL - FOR R. HOLT REVIEW - DELETE BEFORE CIRCULATION] Party names/descriptors confirmed: "TerraCore Systems, Inc., a Delaware corporation" and "Axial Biometrics, LLC, a Virginia limited liability company"; principal office addresses match your instructions. EINs (TerraCore 84-3921057; Axial 54-6187234) do NOT appear in the recitals or anywhere else in Turn 1 or Turn 2, so none were confirmed or added. Please advise if you want EINs inserted in the preamble.</w:t>
      </w:r>
    </w:p>
  </w:comment>
  <w:comment w:id="2" w:author="Whitfield Corr &amp; Loewe LLP" w:date="2025-04-03T09:00:00Z" w:initials="WCL">
    <w:p>
      <w:r>
        <w:rPr>
          <w:sz w:val="18"/>
        </w:rPr>
        <w:t xml:space="preserve">Drafting Note: Scope of the Foreground IP definition is tied to the open Foreground IP ownership issue. Turn 2 limited the definition to the integrated firmware layer (Turn 1 covered all Development Work IP). The limitation is bracketed as part of Alternative A; under Alternative B (joint ownership of all Foreground IP) the bracketed language would be deleted.</w:t>
      </w:r>
    </w:p>
  </w:comment>
  <w:comment w:id="3" w:author="J. Okafor (WCL)" w:date="2025-04-03T09:00:00Z" w:initials="JO">
    <w:p>
      <w:r>
        <w:rPr>
          <w:sz w:val="18"/>
        </w:rPr>
        <w:t xml:space="preserve">[WCL INTERNAL - FOR R. HOLT REVIEW - DELETE BEFORE CIRCULATION] New definition per your instruction that "cumulative net revenue" be defined consistently and cross-referenced to the financial reconciliation provisions. Note that Section 4.3 / Exhibit B Sec. 5 reconcile development COSTS, while Net Revenue reporting and audit sit in Section 7.3; I tied Cumulative Net Revenue to the Section 7.3 reports/audit and to the quarterly reconciliation cadence of Section 4.3 / Exhibit B. Please confirm this is the cross-reference you intended.</w:t>
      </w:r>
    </w:p>
  </w:comment>
  <w:comment w:id="4" w:author="J. Okafor (WCL)" w:date="2025-04-03T09:00:00Z" w:initials="JO">
    <w:p>
      <w:r>
        <w:rPr>
          <w:sz w:val="18"/>
        </w:rPr>
        <w:t xml:space="preserve">[WCL INTERNAL - FOR R. HOLT REVIEW - DELETE BEFORE CIRCULATION] Timing point to confirm: your instructions say "as of the termination date"; Priya's March 28 email says "as of the termination effective date." I used the effective date of termination (end of the 120-day Convenience Notice Period), consistent with Turn 2 Section 11.2(b). Because funding continues during the notice period, measuring on the notice date instead would produce a higher fee. Also confirm that the "total cost-share obligation" is the Section 4.2 fixed amount and does not include any overrun spending later approved under Section 4.4.</w:t>
      </w:r>
    </w:p>
  </w:comment>
  <w:comment w:id="5" w:author="J. Okafor (WCL)" w:date="2025-04-03T09:00:00Z" w:initials="JO">
    <w:p>
      <w:r>
        <w:rPr>
          <w:sz w:val="18"/>
        </w:rPr>
        <w:t xml:space="preserve">[WCL INTERNAL - FOR R. HOLT REVIEW - DELETE BEFORE CIRCULATION] Milestone check: Section 2.2 correctly states the MVP target (Q4 2025) and commercial launch target (Q2 2026), and Exhibit A repeats them. However, the month-based timing does not line up. Exhibit A puts Phase 3 at Months 10-15 and Phase 4 at Months 16-18 after the Effective Date. With an Effective Date in Q2 2025, Months 10-15 fall in roughly Q1-Q3 2026 and Months 16-18 in Q3-Q4 2026, not Q4 2025 / Q2 2026. Section 3.1 also says the 18-month term covers Phases 1-3, with Phase 4 possibly running into an Extension Period, which conflicts with Exhibit A Phase 4 (Months 16-18). This is not addressed in the email thread, so I have not changed it. Please advise whether to raise it with Dana.</w:t>
      </w:r>
    </w:p>
  </w:comment>
  <w:comment w:id="6" w:author="Whitfield Corr &amp; Loewe LLP" w:date="2025-04-03T09:00:00Z" w:initials="WCL">
    <w:p>
      <w:r>
        <w:rPr>
          <w:sz w:val="18"/>
        </w:rPr>
        <w:t xml:space="preserve">Drafting Note: Restores the Turn 1 unanimous voting standard and deletes the Turn 2 casting vote for Budget Matters, as agreed (Ellison March 24 email; Chandrasekaran March 25 confirmation).</w:t>
      </w:r>
    </w:p>
  </w:comment>
  <w:comment w:id="7" w:author="Whitfield Corr &amp; Loewe LLP" w:date="2025-04-03T09:00:00Z" w:initials="WCL">
    <w:p>
      <w:r>
        <w:rPr>
          <w:sz w:val="18"/>
        </w:rPr>
        <w:t xml:space="preserve">Drafting Note: Three-step Steering Committee deadlock mechanism as agreed (Ellison March 24 email; Chandrasekaran March 25 confirmation): 15 business days at Committee level, then CEO escalation (Raj Anand / Colleen Firth) for 10 business days, then expedited CPR mediation. Per counsel's March 27 email, this governance mechanism is kept separate from the JAMS arbitration clause in Section 14.2, with cross-references in Sections 5.5(d) and 14.2.</w:t>
      </w:r>
    </w:p>
  </w:comment>
  <w:comment w:id="8" w:author="J. Okafor (WCL)" w:date="2025-04-03T09:00:00Z" w:initials="JO">
    <w:p>
      <w:r>
        <w:rPr>
          <w:sz w:val="18"/>
        </w:rPr>
        <w:t xml:space="preserve">[WCL INTERNAL - FOR R. HOLT REVIEW - DELETE BEFORE CIRCULATION] Two drafting gap-fillers are bracketed because the thread does not cover them: (i) the [30]-day outside date for the CPR mediation, and (ii) the status-quo fallback if mediation fails. The parties agreed a mediation backstop, not a binding tie-breaker, so without a fallback the agreement would not say what happens after a failed mediation. Please confirm or delete. The Section 6.5 classification disputes (Improvement IP vs. Foreground IP) continue to run through this Section 5.5 procedure, as in Turn 2.</w:t>
      </w:r>
    </w:p>
  </w:comment>
  <w:comment w:id="9" w:author="Whitfield Corr &amp; Loewe LLP" w:date="2025-04-03T09:00:00Z" w:initials="WCL">
    <w:p>
      <w:r>
        <w:rPr>
          <w:sz w:val="18"/>
        </w:rPr>
        <w:t xml:space="preserve">Drafting Note: Foreground IP ownership remains open. Bracketed for business-level escalation.</w:t>
      </w:r>
    </w:p>
    <w:p>
      <w:r>
        <w:rPr>
          <w:sz w:val="18"/>
        </w:rPr>
        <w:t xml:space="preserve">Alternative A (TerraCore position, Turn 2) and Alternative B (Axial position, Yun March 22 email) are both set out in square brackets so that neither Party waives its position. Conforming bracketed alternatives appear in Sections 1.8, 6.4, 6.6, 11.4(b) and 11.5. Escalation path: Chandrasekaran/Ellison, then, if necessary, Anand/Firth (Chandrasekaran March 28 email).</w:t>
      </w:r>
    </w:p>
  </w:comment>
  <w:comment w:id="10" w:author="J. Okafor (WCL)" w:date="2025-04-03T09:00:00Z" w:initials="JO">
    <w:p>
      <w:r>
        <w:rPr>
          <w:sz w:val="18"/>
        </w:rPr>
        <w:t xml:space="preserve">[WCL INTERNAL - FOR R. HOLT REVIEW - DELETE BEFORE CIRCULATION] Two points for you on Alternative B (no change made). (1) The "primary fields" overlap: Lumen is a biometric identity verification product for industrial and enterprise environments, so the core product may fall within BOTH primary fields. Under Alternative B, neither party could then exploit the core Lumen product alone without the other's consent. Worth raising at the business-level escalation. (2) Field terminology: your instructions describe the Alternative A license-back as limited to the "biometric-authentication field," while Turn 2 Section 6.4 (kept unchanged as TerraCore's tabled position) defines the Axial Licensed Field as "biometric identity verification," which is also Axial's Alternative B primary field. Please confirm whether you want the Turn 2 wording kept.</w:t>
      </w:r>
    </w:p>
  </w:comment>
  <w:comment w:id="11" w:author="J. Okafor (WCL)" w:date="2025-04-03T09:00:00Z" w:initials="JO">
    <w:p>
      <w:r>
        <w:rPr>
          <w:sz w:val="18"/>
        </w:rPr>
        <w:t xml:space="preserve">[WCL INTERNAL - FOR R. HOLT REVIEW - DELETE BEFORE CIRCULATION] Ownership rule follows your instructions, Turn 2 and your March 27 email: Improvement IP belongs to the party whose Background IP was improved. Priya's March 28 email calls this "improving party owns," which read literally would give ownership to whichever party made the improvement. I have treated that as shorthand and added an express assignment so the Background IP owner takes title even if the other party made the improvement. Please confirm.</w:t>
      </w:r>
    </w:p>
  </w:comment>
  <w:comment w:id="12" w:author="Whitfield Corr &amp; Loewe LLP" w:date="2025-04-03T09:00:00Z" w:initials="WCL">
    <w:p>
      <w:r>
        <w:rPr>
          <w:sz w:val="18"/>
        </w:rPr>
        <w:t xml:space="preserve">Drafting Note: The Improvement IP license rate ([●]% of Net Revenue attributable to the relevant improvement) is an UNRESOLVED PLACEHOLDER requiring commercial agreement between the business teams before execution (Holt March 27 email; Chandrasekaran March 28 email).</w:t>
      </w:r>
    </w:p>
  </w:comment>
  <w:comment w:id="13" w:author="J. Okafor (WCL)" w:date="2025-04-03T09:00:00Z" w:initials="JO">
    <w:p>
      <w:r>
        <w:rPr>
          <w:sz w:val="18"/>
        </w:rPr>
        <w:t xml:space="preserve">[WCL INTERNAL - FOR R. HOLT REVIEW - DELETE BEFORE CIRCULATION] Points to consider when the rate is negotiated: (i) the parties will need a method for deciding what Net Revenue is "attributable" to an improvement, and (ii) the interaction with the Section 7.2 revenue split. Improvement IP will usually be embedded in Lumen products whose Net Revenue is already shared, so we should guard against a double recovery on the same revenue. Not raised in the thread, so no text added.</w:t>
      </w:r>
    </w:p>
  </w:comment>
  <w:comment w:id="14" w:author="Whitfield Corr &amp; Loewe LLP" w:date="2025-04-03T09:00:00Z" w:initials="WCL">
    <w:p>
      <w:r>
        <w:rPr>
          <w:sz w:val="18"/>
        </w:rPr>
        <w:t xml:space="preserve">Drafting Note: Tiered revenue split as agreed (Ellison March 26 email; Chandrasekaran March 28 confirmation): 55% TerraCore / 45% Axial at or below $20,000,000 Cumulative Net Revenue; 50/50 above $20,000,000. Replaces the Turn 2 58/42 flat split and the Turn 1 50/50 flat split.</w:t>
      </w:r>
    </w:p>
  </w:comment>
  <w:comment w:id="15" w:author="J. Okafor (WCL)" w:date="2025-04-03T09:00:00Z" w:initials="JO">
    <w:p>
      <w:r>
        <w:rPr>
          <w:sz w:val="18"/>
        </w:rPr>
        <w:t xml:space="preserve">[WCL INTERNAL - FOR R. HOLT REVIEW - DELETE BEFORE CIRCULATION] I have drafted the tiers as incremental (marginal), so 50/50 applies only to revenue above $20M and is not applied retroactively to the first $20M. This is how I read Marcus's "once cumulative net revenue exceeds $20 million ... an equal split" and Priya's "reverting to 50/50 above that threshold," but the emails do not say so expressly. Please confirm.</w:t>
      </w:r>
    </w:p>
  </w:comment>
  <w:comment w:id="16" w:author="Whitfield Corr &amp; Loewe LLP" w:date="2025-04-03T09:00:00Z" w:initials="WCL">
    <w:p>
      <w:r>
        <w:rPr>
          <w:sz w:val="18"/>
        </w:rPr>
        <w:t xml:space="preserve">Drafting Note: Exclusivity Period of 18 months from the Effective Date, as agreed (Chandrasekaran March 25 email; Ellison March 26 confirmation). Replaces Turn 1 (24 months) and Turn 2 (12 months).</w:t>
      </w:r>
    </w:p>
  </w:comment>
  <w:comment w:id="17" w:author="Whitfield Corr &amp; Loewe LLP" w:date="2025-04-03T09:00:00Z" w:initials="WCL">
    <w:p>
      <w:r>
        <w:rPr>
          <w:sz w:val="18"/>
        </w:rPr>
        <w:t xml:space="preserve">Drafting Note: Mutual carve-out for each Party's pre-existing third-party contracts listed on Schedule 4, as agreed (Chandrasekaran March 25 email; Ellison March 26 confirmation). This replaces the one-sided Turn 2 TerraCore-only OEM carve-out, which applied only to TerraCore and has been deleted. A blank Schedule 4 template is attached for each Party to populate before execution.</w:t>
      </w:r>
    </w:p>
  </w:comment>
  <w:comment w:id="18" w:author="J. Okafor (WCL)" w:date="2025-04-03T09:00:00Z" w:initials="JO">
    <w:p>
      <w:r>
        <w:rPr>
          <w:sz w:val="18"/>
        </w:rPr>
        <w:t xml:space="preserve">[WCL INTERNAL - FOR R. HOLT REVIEW - DELETE BEFORE CIRCULATION] I kept Turn 2's anti-expansion proviso (no expanding a carved-out contract into Lumen-like functionality) and now apply it to both parties. The thread does not address it expressly, and the bracketed renewal language is new. The 5-business-day delivery deadline comes from the Schedule 4 template's Instructions tab. Please confirm.</w:t>
      </w:r>
    </w:p>
  </w:comment>
  <w:comment w:id="19" w:author="Whitfield Corr &amp; Loewe LLP" w:date="2025-04-03T09:00:00Z" w:initials="WCL">
    <w:p>
      <w:r>
        <w:rPr>
          <w:sz w:val="18"/>
        </w:rPr>
        <w:t xml:space="preserve">Drafting Note: Confidentiality tail of 4 years after termination or expiration, with indefinite protection for trade secrets for so long as they qualify as trade secrets under applicable law, as agreed (Ellison March 26 email; Chandrasekaran March 28 confirmation). Replaces Turn 1 (3 years) and Turn 2 (5 years, no trade secret carve-out).</w:t>
      </w:r>
    </w:p>
  </w:comment>
  <w:comment w:id="20" w:author="J. Okafor (WCL)" w:date="2025-04-03T09:00:00Z" w:initials="JO">
    <w:p>
      <w:r>
        <w:rPr>
          <w:sz w:val="18"/>
        </w:rPr>
        <w:t xml:space="preserve">[WCL INTERNAL - FOR R. HOLT REVIEW - DELETE BEFORE CIRCULATION] Notice period: as you asked, I checked the thread for any Axial comment on the 120-day notice period. Marcus's March 14 email lists termination for convenience as a general discussion point ("I recognize this may be a point of discussion") but does not object to 120 days. No Axial email in the thread asks to change it, and Priya's March 28 email confirms 120 days "consistent with the Turn 1 baseline." Separately, the thread contains no written Axial acceptance of Priya's March 28 convenience-termination/break-fee proposal, and your March 27 status summary still listed this item as open. I have treated it as agreed per your instructions; you may want to confirm with Dana before circulating.</w:t>
      </w:r>
    </w:p>
  </w:comment>
  <w:comment w:id="21" w:author="Whitfield Corr &amp; Loewe LLP" w:date="2025-04-03T09:00:00Z" w:initials="WCL">
    <w:p>
      <w:r>
        <w:rPr>
          <w:sz w:val="18"/>
        </w:rPr>
        <w:t xml:space="preserve">Drafting Note: Termination for convenience as agreed (Chandrasekaran March 28 email): available to either Party after Month 6 of the Development Term; 120-day notice period retained from Turn 1; Break Fee of 20% of the terminating Party's Unfunded Commitment (defined in Section 1.14A), applied symmetrically. Replaces Turn 2 (after Month 9; 25% of remaining cost share) and Turn 1 (any time; no break fee).</w:t>
      </w:r>
    </w:p>
  </w:comment>
  <w:comment w:id="22" w:author="Whitfield Corr &amp; Loewe LLP" w:date="2025-04-03T09:00:00Z" w:initials="WCL">
    <w:p>
      <w:r>
        <w:rPr>
          <w:sz w:val="18"/>
        </w:rPr>
        <w:t xml:space="preserve">Drafting Note: Delaware governing law, as agreed (Holt March 27 email; Chandrasekaran March 28 confirmation); no change from Turn 2.</w:t>
      </w:r>
    </w:p>
  </w:comment>
  <w:comment w:id="23" w:author="Whitfield Corr &amp; Loewe LLP" w:date="2025-04-03T09:00:00Z" w:initials="WCL">
    <w:p>
      <w:r>
        <w:rPr>
          <w:sz w:val="18"/>
        </w:rPr>
        <w:t xml:space="preserve">Drafting Note: General contractual dispute resolution as agreed (Holt March 27 email; Chandrasekaran March 28 confirmation): JAMS Comprehensive Arbitration Rules, seat in Washington, D.C., three-arbitrator panel. Replaces Turn 2 (Wilmington, DE) and Turn 1 (AAA, Arlington, VA, sole arbitrator).</w:t>
      </w:r>
    </w:p>
  </w:comment>
  <w:comment w:id="24" w:author="J. Okafor (WCL)" w:date="2025-04-03T09:00:00Z" w:initials="JO">
    <w:p>
      <w:r>
        <w:rPr>
          <w:sz w:val="18"/>
        </w:rPr>
        <w:t xml:space="preserve">[WCL INTERNAL - FOR R. HOLT REVIEW - DELETE BEFORE CIRCULATION] Notice addresses checked against your list: TerraCore principal office (4200 Ridgeline Parkway, Suite 800, Wilmington, DE 19801), TerraCore R&amp;D Lab (1515 Circuit Boulevard, Building C, Austin, TX 78759; Sections 2.1 and Exhibit A), and Axial principal office (770 Dominion Tower Drive, 14th Floor, Arlington, VA 22203) are all correct. Axial's registered agent (Capitol Registered Agents, LLC, 1021 E. Cary Street, Richmond, VA 23219) did not appear in Turn 1 or Turn 2. I have added it in brackets as an additional copy recipient for your decision, since Axial may prefer not to list it.</w:t>
      </w:r>
    </w:p>
  </w:comment>
  <w:comment w:id="25" w:author="Whitfield Corr &amp; Loewe LLP" w:date="2025-04-03T09:00:00Z" w:initials="WCL">
    <w:p>
      <w:r>
        <w:rPr>
          <w:sz w:val="18"/>
        </w:rPr>
        <w:t xml:space="preserve">Drafting Note: Exhibit C cross-reference confirmed as the Data Privacy &amp; Security Addendum, which will include SOC 2 Type II compliance requirements for shared infrastructure. Axial counsel (Dana Yun, Kerwick Strauss LLP) will deliver draft language for Exhibit C by April 11, 2025.</w:t>
      </w:r>
    </w:p>
  </w:comment>
  <w:comment w:id="26" w:author="J. Okafor (WCL)" w:date="2025-04-03T09:00:00Z" w:initials="JO">
    <w:p>
      <w:r>
        <w:rPr>
          <w:sz w:val="18"/>
        </w:rPr>
        <w:t xml:space="preserve">[WCL INTERNAL - FOR R. HOLT REVIEW - DELETE BEFORE CIRCULATION] Turn 2 had Axial deliver Exhibit C "[●] days after the Effective Date". The agreed April 11, 2025 delivery date for Axial's draft is a pre-signing date, so I replaced the post-Effective Date mechanic with bracketed "prior to the execution of this Agreement" finalization language. Please confirm we want Exhibit C finalized before signing. The interim "applicable law / industry-standard measures" sentence is kept.</w:t>
      </w:r>
    </w:p>
  </w:comment>
  <w:comment w:id="27" w:author="J. Okafor (WCL)" w:date="2025-04-03T09:00:00Z" w:initials="JO">
    <w:p>
      <w:r>
        <w:rPr>
          <w:sz w:val="18"/>
        </w:rPr>
        <w:t xml:space="preserve">[WCL INTERNAL - FOR R. HOLT REVIEW - DELETE BEFORE CIRCULATION] See my comment at Section 2.2(c): the Month 10-15 / Month 16-18 timing does not match the Q4 2025 MVP and Q2 2026 launch targets. Left unchanged pending your direction.</w:t>
      </w:r>
    </w:p>
  </w:comment>
  <w:comment w:id="28" w:author="Whitfield Corr &amp; Loewe LLP" w:date="2025-04-03T09:00:00Z" w:initials="WCL">
    <w:p>
      <w:r>
        <w:rPr>
          <w:sz w:val="18"/>
        </w:rPr>
        <w:t xml:space="preserve">Drafting Note: Placeholder only, per agreement of counsel (Holt March 27 email; Chandrasekaran March 28 email). No substantive privacy language has been drafted pending delivery of Axial's draft by April 11, 2025.</w:t>
      </w:r>
    </w:p>
  </w:comment>
  <w:comment w:id="29" w:author="J. Okafor (WCL)" w:date="2025-04-03T09:00:00Z" w:initials="JO">
    <w:p>
      <w:r>
        <w:rPr>
          <w:sz w:val="18"/>
        </w:rPr>
        <w:t xml:space="preserve">[WCL INTERNAL - FOR R. HOLT REVIEW - DELETE BEFORE CIRCULATION] I deleted Turn 2's "Intended Scope" outline for Exhibit C (BIPA/Texas/Washington statutes, incident response, etc.) to follow your instruction that Exhibit C be a placeholder only. If you would like TerraCore's expectations on record, we could send Dana the outline separately as a checklist for her April 11 draft.</w:t>
      </w:r>
    </w:p>
  </w:comment>
  <w:comment w:id="30" w:author="Whitfield Corr &amp; Loewe LLP" w:date="2025-04-03T09:00:00Z" w:initials="WCL">
    <w:p>
      <w:r>
        <w:rPr>
          <w:sz w:val="18"/>
        </w:rPr>
        <w:t xml:space="preserve">Drafting Note: Blank Schedule 4 template attached, adapted from the circulated Schedule 4 spreadsheet template (Party A = TerraCore; Party B = Axial). Each Party is to populate its Part before execution (Chandrasekaran March 25 and March 28 emails).</w:t>
      </w:r>
    </w:p>
  </w:comment>
  <w:comment w:id="31" w:author="J. Okafor (WCL)" w:date="2025-04-03T09:00:00Z" w:initials="JO">
    <w:p>
      <w:r>
        <w:rPr>
          <w:sz w:val="18"/>
        </w:rPr>
        <w:t xml:space="preserve">[WCL INTERNAL - FOR R. HOLT REVIEW - DELETE BEFORE CIRCULATION] Two notes on Schedule 4. (1) The agreement has no Schedules 1-3; the "Schedule 4" label comes from the thread. We could keep it, mark Schedules 1-3 as "[Reserved]", or renumber to Schedule 1. (2) The spreadsheet template's Instructions tab refers to "exclusivity and non-compete obligations", but the agreement has only an exclusivity covenant (Article 8), so I conformed the wording here to "exclusivity obligations set forth in Article 8".</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WCL-2025-04417 — Co-Development Agreement — Project Lumen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trackRevisio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9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