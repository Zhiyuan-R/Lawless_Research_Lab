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GENERAL RELEASE OF ALL CLAIMS</w:t>
      </w:r>
    </w:p>
    <w:p>
      <w:pPr>
        <w:spacing w:line="276" w:lineRule="auto" w:before="0" w:after="120"/>
        <w:jc w:val="center"/>
      </w:pPr>
      <w:r>
        <w:rPr>
          <w:rFonts w:ascii="Times New Roman" w:hAnsi="Times New Roman"/>
          <w:color w:val="000000"/>
          <w:sz w:val="22"/>
        </w:rPr>
        <w:t>Dated: May 5, 2025</w:t>
      </w:r>
    </w:p>
    <w:p>
      <w:pPr>
        <w:spacing w:line="276" w:lineRule="auto" w:before="0" w:after="120"/>
        <w:jc w:val="center"/>
      </w:pPr>
      <w:r>
        <w:rPr>
          <w:rFonts w:ascii="Times New Roman" w:hAnsi="Times New Roman"/>
          <w:color w:val="000000"/>
          <w:sz w:val="22"/>
        </w:rPr>
        <w:t>Prepared by Engel &amp; Associates, P.C. 700 SW Taylor Street, Suite 400, Portland, OR 97205</w:t>
      </w:r>
    </w:p>
    <w:p>
      <w:pPr>
        <w:spacing w:line="276" w:lineRule="auto" w:before="0" w:after="120"/>
        <w:jc w:val="both"/>
        <w:rPr>
          <w:ins w:id="1001" w:author="Greenleaf Counsel" w:date="2025-05-12T09:00:00Z"/>
        </w:rPr>
      </w:pPr>
      <w:commentRangeStart w:id="0"/>
      <w:ins w:id="1002" w:author="Greenleaf Counsel" w:date="2025-05-12T09:00:00Z">
        <w:r>
          <w:rPr>
            <w:rFonts w:ascii="Times New Roman" w:hAnsi="Times New Roman"/>
            <w:b/>
            <w:color w:val="000000"/>
            <w:sz w:val="22"/>
          </w:rPr>
          <w:t xml:space="preserve">GREENLEAF ORGANIC FOODS, INC. REVISED DRAFT - May 12, 2025 - PRIVILEGED AND CONFIDENTIAL SETTLEMENT COMMUNICATION (FRE 408 / OEC 408). Not an offer capable of acceptance; subject to Compensation Committee approval and EPLI carrier consent.</w:t>
        </w:r>
      </w:ins>
      <w:commentRangeEnd w:id="0"/>
      <w:r>
        <w:commentReference w:id="0"/>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commentRangeStart w:id="1"/>
      <w:r>
        <w:rPr>
          <w:rFonts w:ascii="Times New Roman" w:hAnsi="Times New Roman"/>
          <w:color w:val="000000"/>
          <w:sz w:val="22"/>
        </w:rPr>
        <w:t xml:space="preserve">This Settlement Agreement and General Release of All Claims ("Agreement") is entered into </w:t>
      </w:r>
      <w:del w:id="1003" w:author="Greenleaf Counsel" w:date="2025-05-12T09:00:00Z">
        <w:r>
          <w:rPr>
            <w:rFonts w:ascii="Times New Roman" w:hAnsi="Times New Roman"/>
            <w:color w:val="000000"/>
            <w:sz w:val="22"/>
          </w:rPr>
          <w:delText xml:space="preserve">as of May 5, 2025 ("Effective Date"), </w:delText>
        </w:r>
      </w:del>
      <w:r>
        <w:rPr>
          <w:rFonts w:ascii="Times New Roman" w:hAnsi="Times New Roman"/>
          <w:color w:val="000000"/>
          <w:sz w:val="22"/>
        </w:rPr>
        <w:t xml:space="preserve">by and between</w:t>
      </w:r>
      <w:ins w:id="1004" w:author="Greenleaf Counsel" w:date="2025-05-12T09:00:00Z">
        <w:r>
          <w:rPr>
            <w:rFonts w:ascii="Times New Roman" w:hAnsi="Times New Roman"/>
            <w:color w:val="000000"/>
            <w:sz w:val="22"/>
          </w:rPr>
          <w:t xml:space="preserve"> the following parties and shall become effective on the Effective Date (as defined in Section 1(b) below)</w:t>
        </w:r>
      </w:ins>
      <w:r>
        <w:rPr>
          <w:rFonts w:ascii="Times New Roman" w:hAnsi="Times New Roman"/>
          <w:color w:val="000000"/>
          <w:sz w:val="22"/>
        </w:rPr>
        <w:t xml:space="preserve">:</w:t>
      </w:r>
      <w:commentRangeEnd w:id="1"/>
      <w:r>
        <w:commentReference w:id="1"/>
      </w:r>
    </w:p>
    <w:p>
      <w:pPr>
        <w:spacing w:line="276" w:lineRule="auto" w:before="0" w:after="120"/>
        <w:jc w:val="both"/>
      </w:pPr>
      <w:r>
        <w:rPr>
          <w:rFonts w:ascii="Times New Roman" w:hAnsi="Times New Roman"/>
          <w:b/>
          <w:color w:val="000000"/>
          <w:sz w:val="22"/>
        </w:rPr>
        <w:t>Marcus R. Delano</w:t>
      </w:r>
      <w:r>
        <w:rPr>
          <w:rFonts w:ascii="Times New Roman" w:hAnsi="Times New Roman"/>
          <w:color w:val="000000"/>
          <w:sz w:val="22"/>
        </w:rPr>
        <w:t>, an individual residing at 1847 SE Hawthorne Boulevard, Portland, OR 97214 (hereinafter referred to as "Delano" or "Employee"); and</w:t>
      </w:r>
    </w:p>
    <w:p>
      <w:pPr>
        <w:spacing w:line="276" w:lineRule="auto" w:before="0" w:after="120"/>
        <w:jc w:val="both"/>
      </w:pPr>
      <w:r>
        <w:rPr>
          <w:rFonts w:ascii="Times New Roman" w:hAnsi="Times New Roman"/>
          <w:b/>
          <w:color w:val="000000"/>
          <w:sz w:val="22"/>
        </w:rPr>
        <w:t>Greenleaf Organic Foods, Inc.</w:t>
      </w:r>
      <w:r>
        <w:rPr>
          <w:rFonts w:ascii="Times New Roman" w:hAnsi="Times New Roman"/>
          <w:color w:val="000000"/>
          <w:sz w:val="22"/>
        </w:rPr>
        <w:t>, an Oregon corporation with its principal place of business at 4200 NW Yeon Avenue, Portland, OR 97210 (hereinafter referred to as "Greenleaf," "the Company," or "Employer").</w:t>
      </w:r>
    </w:p>
    <w:p>
      <w:pPr>
        <w:spacing w:line="276" w:lineRule="auto" w:before="0" w:after="120"/>
        <w:jc w:val="both"/>
      </w:pPr>
      <w:r>
        <w:rPr>
          <w:rFonts w:ascii="Times New Roman" w:hAnsi="Times New Roman"/>
          <w:color w:val="000000"/>
          <w:sz w:val="22"/>
        </w:rPr>
        <w:t>Delano and Greenleaf are collectively referred to herein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was employed by Greenleaf from June 12, 2017, through March 14, 2025, a period of approximately seven years and nine months, during which time Delano served in progressively responsible roles within the Company's operations division;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was promoted to the position of Vice President of Supply Chain Operations effective January 1, 2020, and at the time of his separation from the Company, earned a base annual salary of Two Hundred Eighteen Thousand Dollars ($218,000.00), in addition to eligibility for performance-based incentive compensation and equity awards;</w:t>
      </w:r>
    </w:p>
    <w:p>
      <w:pPr>
        <w:spacing w:line="276" w:lineRule="auto" w:before="0" w:after="120"/>
        <w:jc w:val="both"/>
      </w:pPr>
      <w:commentRangeStart w:id="2"/>
      <w:r>
        <w:rPr>
          <w:rFonts w:ascii="Times New Roman" w:hAnsi="Times New Roman"/>
          <w:b/>
          <w:color w:val="000000"/>
          <w:sz w:val="22"/>
        </w:rPr>
        <w:t>WHEREAS</w:t>
      </w:r>
      <w:r>
        <w:rPr>
          <w:rFonts w:ascii="Times New Roman" w:hAnsi="Times New Roman"/>
          <w:color w:val="000000"/>
          <w:sz w:val="22"/>
        </w:rPr>
        <w:t xml:space="preserve">, on November 8, 2024, Delano submitted </w:t>
      </w:r>
      <w:del w:id="1005" w:author="Greenleaf Counsel" w:date="2025-05-12T09:00:00Z">
        <w:r>
          <w:rPr>
            <w:rFonts w:ascii="Times New Roman" w:hAnsi="Times New Roman"/>
            <w:color w:val="000000"/>
            <w:sz w:val="22"/>
          </w:rPr>
          <w:delText xml:space="preserve">a good-faith</w:delText>
        </w:r>
      </w:del>
      <w:ins w:id="1006" w:author="Greenleaf Counsel" w:date="2025-05-12T09:00:00Z">
        <w:r>
          <w:rPr>
            <w:rFonts w:ascii="Times New Roman" w:hAnsi="Times New Roman"/>
            <w:color w:val="000000"/>
            <w:sz w:val="22"/>
          </w:rPr>
          <w:t xml:space="preserve">an</w:t>
        </w:r>
      </w:ins>
      <w:r>
        <w:rPr>
          <w:rFonts w:ascii="Times New Roman" w:hAnsi="Times New Roman"/>
          <w:color w:val="000000"/>
          <w:sz w:val="22"/>
        </w:rPr>
        <w:t xml:space="preserve"> internal complaint to Greenleaf's Human Resources Director, Leanne Foss, reporting concerns regarding cold-chain protocol failures at the Company's Bend, Oregon distribution facility that Delano </w:t>
      </w:r>
      <w:del w:id="1007" w:author="Greenleaf Counsel" w:date="2025-05-12T09:00:00Z">
        <w:r>
          <w:rPr>
            <w:rFonts w:ascii="Times New Roman" w:hAnsi="Times New Roman"/>
            <w:color w:val="000000"/>
            <w:sz w:val="22"/>
          </w:rPr>
          <w:delText xml:space="preserve">believed</w:delText>
        </w:r>
      </w:del>
      <w:ins w:id="1008" w:author="Greenleaf Counsel" w:date="2025-05-12T09:00:00Z">
        <w:r>
          <w:rPr>
            <w:rFonts w:ascii="Times New Roman" w:hAnsi="Times New Roman"/>
            <w:color w:val="000000"/>
            <w:sz w:val="22"/>
          </w:rPr>
          <w:t xml:space="preserve">asserts</w:t>
        </w:r>
      </w:ins>
      <w:r>
        <w:rPr>
          <w:rFonts w:ascii="Times New Roman" w:hAnsi="Times New Roman"/>
          <w:color w:val="000000"/>
          <w:sz w:val="22"/>
        </w:rPr>
        <w:t xml:space="preserve"> constituted potential violations of FDA food safety regulations, including but not limited to requirements under the Food Safety Modernization Act and applicable FDA guidance on temperature controls for perishable organic food products;</w:t>
      </w:r>
      <w:commentRangeEnd w:id="2"/>
      <w:r>
        <w:commentReference w:id="2"/>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December 3, 2024, Delano filed a complaint with Oregon Occupational Safety and Health Administration ("Oregon OSHA") (Complaint No. OR-OSHA-2024-11872) regarding the same cold-chain protocol failures and related food safety concerns at the Company's Bend, Oregon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22, 2025, Oregon OSHA opened a formal investigation of the Company's Bend, Oregon facility in connection with the matters raised in Complaint No. OR-OSHA-2024-11872, which investigation remains pending and unresolved as of the date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10, 2025, Greenleaf placed Delano on paid administrative leave, and on March 14, 2025, Greenleaf terminated Delano's employment, citing "elimination of position due to restructuring of supply chain division" as the basis for the termination;</w:t>
      </w:r>
    </w:p>
    <w:p>
      <w:pPr>
        <w:spacing w:line="276" w:lineRule="auto" w:before="0" w:after="120"/>
        <w:jc w:val="both"/>
      </w:pPr>
      <w:commentRangeStart w:id="3"/>
      <w:r>
        <w:rPr>
          <w:rFonts w:ascii="Times New Roman" w:hAnsi="Times New Roman"/>
          <w:b/>
          <w:color w:val="000000"/>
          <w:sz w:val="22"/>
        </w:rPr>
        <w:t>WHEREAS</w:t>
      </w:r>
      <w:r>
        <w:rPr>
          <w:rFonts w:ascii="Times New Roman" w:hAnsi="Times New Roman"/>
          <w:color w:val="000000"/>
          <w:sz w:val="22"/>
        </w:rPr>
        <w:t xml:space="preserve">, Delano </w:t>
      </w:r>
      <w:del w:id="1009" w:author="Greenleaf Counsel" w:date="2025-05-12T09:00:00Z">
        <w:r>
          <w:rPr>
            <w:rFonts w:ascii="Times New Roman" w:hAnsi="Times New Roman"/>
            <w:color w:val="000000"/>
            <w:sz w:val="22"/>
          </w:rPr>
          <w:delText xml:space="preserve">asserts</w:delText>
        </w:r>
      </w:del>
      <w:ins w:id="1010" w:author="Greenleaf Counsel" w:date="2025-05-12T09:00:00Z">
        <w:r>
          <w:rPr>
            <w:rFonts w:ascii="Times New Roman" w:hAnsi="Times New Roman"/>
            <w:color w:val="000000"/>
            <w:sz w:val="22"/>
          </w:rPr>
          <w:t xml:space="preserve">has asserted</w:t>
        </w:r>
      </w:ins>
      <w:r>
        <w:rPr>
          <w:rFonts w:ascii="Times New Roman" w:hAnsi="Times New Roman"/>
          <w:color w:val="000000"/>
          <w:sz w:val="22"/>
        </w:rPr>
        <w:t xml:space="preserve"> claims against Greenleaf including, but not limited to,</w:t>
      </w:r>
      <w:ins w:id="1011" w:author="Greenleaf Counsel" w:date="2025-05-12T09:00:00Z">
        <w:r>
          <w:rPr>
            <w:rFonts w:ascii="Times New Roman" w:hAnsi="Times New Roman"/>
            <w:color w:val="000000"/>
            <w:sz w:val="22"/>
          </w:rPr>
          <w:t xml:space="preserve"> alleged</w:t>
        </w:r>
      </w:ins>
      <w:r>
        <w:rPr>
          <w:rFonts w:ascii="Times New Roman" w:hAnsi="Times New Roman"/>
          <w:color w:val="000000"/>
          <w:sz w:val="22"/>
        </w:rPr>
        <w:t xml:space="preserve"> retaliation in violation of ORS 654.062(5) (Oregon whistleblower protection),</w:t>
      </w:r>
      <w:ins w:id="1012" w:author="Greenleaf Counsel" w:date="2025-05-12T09:00:00Z">
        <w:r>
          <w:rPr>
            <w:rFonts w:ascii="Times New Roman" w:hAnsi="Times New Roman"/>
            <w:color w:val="000000"/>
            <w:sz w:val="22"/>
          </w:rPr>
          <w:t xml:space="preserve"> ORS 659A.199, and the employee protection provisions of the FDA Food Safety Modernization Act, 21 U.S.C. § 399d ("FSMA"); alleged</w:t>
        </w:r>
      </w:ins>
      <w:r>
        <w:rPr>
          <w:rFonts w:ascii="Times New Roman" w:hAnsi="Times New Roman"/>
          <w:color w:val="000000"/>
          <w:sz w:val="22"/>
        </w:rPr>
        <w:t xml:space="preserve"> age discrimination in violation of the Age Discrimination in Employment Act of 1967 ("ADEA"), 29 U.S.C. § 621 et seq., and </w:t>
      </w:r>
      <w:del w:id="1013" w:author="Greenleaf Counsel" w:date="2025-05-12T09:00:00Z">
        <w:r>
          <w:rPr>
            <w:rFonts w:ascii="Times New Roman" w:hAnsi="Times New Roman"/>
            <w:color w:val="000000"/>
            <w:sz w:val="22"/>
          </w:rPr>
          <w:delText xml:space="preserve">employment discrimination claims under Oregon's</w:delText>
        </w:r>
      </w:del>
      <w:ins w:id="1014" w:author="Greenleaf Counsel" w:date="2025-05-12T09:00:00Z">
        <w:r>
          <w:rPr>
            <w:rFonts w:ascii="Times New Roman" w:hAnsi="Times New Roman"/>
            <w:color w:val="000000"/>
            <w:sz w:val="22"/>
          </w:rPr>
          <w:t xml:space="preserve">alleged</w:t>
        </w:r>
      </w:ins>
      <w:r>
        <w:rPr>
          <w:rFonts w:ascii="Times New Roman" w:hAnsi="Times New Roman"/>
          <w:color w:val="000000"/>
          <w:sz w:val="22"/>
        </w:rPr>
        <w:t xml:space="preserve"> employment discrimination </w:t>
      </w:r>
      <w:del w:id="1015" w:author="Greenleaf Counsel" w:date="2025-05-12T09:00:00Z">
        <w:r>
          <w:rPr>
            <w:rFonts w:ascii="Times New Roman" w:hAnsi="Times New Roman"/>
            <w:color w:val="000000"/>
            <w:sz w:val="22"/>
          </w:rPr>
          <w:delText xml:space="preserve">statutes,</w:delText>
        </w:r>
      </w:del>
      <w:ins w:id="1016" w:author="Greenleaf Counsel" w:date="2025-05-12T09:00:00Z">
        <w:r>
          <w:rPr>
            <w:rFonts w:ascii="Times New Roman" w:hAnsi="Times New Roman"/>
            <w:color w:val="000000"/>
            <w:sz w:val="22"/>
          </w:rPr>
          <w:t xml:space="preserve">in violation of</w:t>
        </w:r>
      </w:ins>
      <w:r>
        <w:rPr>
          <w:rFonts w:ascii="Times New Roman" w:hAnsi="Times New Roman"/>
          <w:color w:val="000000"/>
          <w:sz w:val="22"/>
        </w:rPr>
        <w:t xml:space="preserve"> ORS Chapter 659A, </w:t>
      </w:r>
      <w:del w:id="1017" w:author="Greenleaf Counsel" w:date="2025-05-12T09:00:00Z">
        <w:r>
          <w:rPr>
            <w:rFonts w:ascii="Times New Roman" w:hAnsi="Times New Roman"/>
            <w:color w:val="000000"/>
            <w:sz w:val="22"/>
          </w:rPr>
          <w:delText xml:space="preserve">as well as</w:delText>
        </w:r>
      </w:del>
      <w:ins w:id="1018" w:author="Greenleaf Counsel" w:date="2025-05-12T09:00:00Z">
        <w:r>
          <w:rPr>
            <w:rFonts w:ascii="Times New Roman" w:hAnsi="Times New Roman"/>
            <w:color w:val="000000"/>
            <w:sz w:val="22"/>
          </w:rPr>
          <w:t xml:space="preserve">including ORS 659A.030; alleged entitlement to unpaid incentive compensation, including an annual bonus for calendar year 2024; and</w:t>
        </w:r>
      </w:ins>
      <w:r>
        <w:rPr>
          <w:rFonts w:ascii="Times New Roman" w:hAnsi="Times New Roman"/>
          <w:color w:val="000000"/>
          <w:sz w:val="22"/>
        </w:rPr>
        <w:t xml:space="preserve"> related common law claims</w:t>
      </w:r>
      <w:ins w:id="1019" w:author="Greenleaf Counsel" w:date="2025-05-12T09:00:00Z">
        <w:r>
          <w:rPr>
            <w:rFonts w:ascii="Times New Roman" w:hAnsi="Times New Roman"/>
            <w:color w:val="000000"/>
            <w:sz w:val="22"/>
          </w:rPr>
          <w:t xml:space="preserve"> (collectively, the "Disputed Claims")</w:t>
        </w:r>
      </w:ins>
      <w:r>
        <w:rPr>
          <w:rFonts w:ascii="Times New Roman" w:hAnsi="Times New Roman"/>
          <w:color w:val="000000"/>
          <w:sz w:val="22"/>
        </w:rPr>
        <w:t xml:space="preserve">;</w:t>
      </w:r>
      <w:commentRangeEnd w:id="3"/>
      <w:r>
        <w:commentReference w:id="3"/>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denies any and all wrongdoing or liability whatsoever and contends that Delano's termination was the result of a legitimate business reorganization unrelated to any complaint or protected activity by Delano;</w:t>
      </w:r>
    </w:p>
    <w:p>
      <w:pPr>
        <w:spacing w:line="276" w:lineRule="auto" w:before="0" w:after="120"/>
        <w:jc w:val="both"/>
        <w:rPr>
          <w:ins w:id="1020" w:author="Greenleaf Counsel" w:date="2025-05-12T09:00:00Z"/>
        </w:rPr>
      </w:pPr>
      <w:commentRangeStart w:id="4"/>
      <w:ins w:id="1021" w:author="Greenleaf Counsel" w:date="2025-05-12T09:00:00Z">
        <w:r>
          <w:rPr>
            <w:rFonts w:ascii="Times New Roman" w:hAnsi="Times New Roman"/>
            <w:b/>
            <w:color w:val="000000"/>
            <w:sz w:val="22"/>
          </w:rPr>
          <w:t xml:space="preserve">WHEREAS</w:t>
        </w:r>
      </w:ins>
      <w:ins w:id="1022" w:author="Greenleaf Counsel" w:date="2025-05-12T09:00:00Z">
        <w:r>
          <w:rPr>
            <w:rFonts w:ascii="Times New Roman" w:hAnsi="Times New Roman"/>
            <w:color w:val="000000"/>
            <w:sz w:val="22"/>
          </w:rPr>
          <w:t xml:space="preserve">, Delano, through his counsel, has requested that this Agreement include the confidentiality and non-disparagement provisions set forth in Sections 6 and 7, and those provisions are included at Delano's request as permitted by ORS 659A.370, subject to the revocation right described in Section 5(h) and the protected rights described in Section 4A;</w:t>
        </w:r>
      </w:ins>
      <w:commentRangeEnd w:id="4"/>
      <w:r>
        <w:commentReference w:id="4"/>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fully and finally resolve all disputes, claims, and controversies between them, including all claims arising out of or related to Delano's employment with Greenleaf and the termination thereof, without the expense, delay, uncertainty, and burden of litigation;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AGREEMENT</w:t>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"Agreement" means this Settlement Agreement and General Release of All Claims, including all recitals, sections, and exhibits hereto.</w:t>
      </w:r>
    </w:p>
    <w:p>
      <w:pPr>
        <w:spacing w:line="276" w:lineRule="auto" w:before="0" w:after="120"/>
        <w:jc w:val="both"/>
      </w:pPr>
      <w:commentRangeStart w:id="5"/>
      <w:r>
        <w:rPr>
          <w:rFonts w:ascii="Times New Roman" w:hAnsi="Times New Roman"/>
          <w:b/>
          <w:color w:val="000000"/>
          <w:sz w:val="22"/>
        </w:rPr>
        <w:t>(b)</w:t>
      </w:r>
      <w:r>
        <w:rPr>
          <w:rFonts w:ascii="Times New Roman" w:hAnsi="Times New Roman"/>
          <w:color w:val="000000"/>
          <w:sz w:val="22"/>
        </w:rPr>
        <w:t xml:space="preserve"> "Effective Date" means </w:t>
      </w:r>
      <w:del w:id="1023" w:author="Greenleaf Counsel" w:date="2025-05-12T09:00:00Z">
        <w:r>
          <w:rPr>
            <w:rFonts w:ascii="Times New Roman" w:hAnsi="Times New Roman"/>
            <w:color w:val="000000"/>
            <w:sz w:val="22"/>
          </w:rPr>
          <w:delText xml:space="preserve">May 5, 2025,</w:delText>
        </w:r>
      </w:del>
      <w:ins w:id="1024" w:author="Greenleaf Counsel" w:date="2025-05-12T09:00:00Z">
        <w:r>
          <w:rPr>
            <w:rFonts w:ascii="Times New Roman" w:hAnsi="Times New Roman"/>
            <w:color w:val="000000"/>
            <w:sz w:val="22"/>
          </w:rPr>
          <w:t xml:space="preserve">the eighth (8th) calendar day after</w:t>
        </w:r>
      </w:ins>
      <w:r>
        <w:rPr>
          <w:rFonts w:ascii="Times New Roman" w:hAnsi="Times New Roman"/>
          <w:color w:val="000000"/>
          <w:sz w:val="22"/>
        </w:rPr>
        <w:t xml:space="preserve"> the date </w:t>
      </w:r>
      <w:del w:id="1025" w:author="Greenleaf Counsel" w:date="2025-05-12T09:00:00Z">
        <w:r>
          <w:rPr>
            <w:rFonts w:ascii="Times New Roman" w:hAnsi="Times New Roman"/>
            <w:color w:val="000000"/>
            <w:sz w:val="22"/>
          </w:rPr>
          <w:delText xml:space="preserve">first set forth above.</w:delText>
        </w:r>
      </w:del>
      <w:ins w:id="1026" w:author="Greenleaf Counsel" w:date="2025-05-12T09:00:00Z">
        <w:r>
          <w:rPr>
            <w:rFonts w:ascii="Times New Roman" w:hAnsi="Times New Roman"/>
            <w:color w:val="000000"/>
            <w:sz w:val="22"/>
          </w:rPr>
          <w:t xml:space="preserve">on which Delano signs this Agreement, provided that (i) Delano has not revoked this Agreement pursuant to Section 5(h), and (ii) Greenleaf has also signed this Agreement.</w:t>
        </w:r>
      </w:ins>
      <w:commentRangeEnd w:id="5"/>
      <w:r>
        <w:commentReference w:id="5"/>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"Separation Date" means March 14, 2025, the date on which Delano's employment with Greenleaf was terminated.</w:t>
      </w:r>
    </w:p>
    <w:p>
      <w:pPr>
        <w:spacing w:line="276" w:lineRule="auto" w:before="0" w:after="120"/>
        <w:jc w:val="both"/>
      </w:pPr>
      <w:commentRangeStart w:id="6"/>
      <w:r>
        <w:rPr>
          <w:rFonts w:ascii="Times New Roman" w:hAnsi="Times New Roman"/>
          <w:b/>
          <w:color w:val="000000"/>
          <w:sz w:val="22"/>
        </w:rPr>
        <w:t>(d)</w:t>
      </w:r>
      <w:r>
        <w:rPr>
          <w:rFonts w:ascii="Times New Roman" w:hAnsi="Times New Roman"/>
          <w:color w:val="000000"/>
          <w:sz w:val="22"/>
        </w:rPr>
        <w:t xml:space="preserve"> "Releasees" means Greenleaf Organic Foods, Inc., and each of its past, present, and future officers, directors, shareholders, members, employees, agents, attorneys,</w:t>
      </w:r>
      <w:ins w:id="1027" w:author="Greenleaf Counsel" w:date="2025-05-12T09:00:00Z">
        <w:r>
          <w:rPr>
            <w:rFonts w:ascii="Times New Roman" w:hAnsi="Times New Roman"/>
            <w:color w:val="000000"/>
            <w:sz w:val="22"/>
          </w:rPr>
          <w:t xml:space="preserve"> insurers (including Timberline Insurance Group), employee benefit plans and their administrators and fiduciaries,</w:t>
        </w:r>
      </w:ins>
      <w:r>
        <w:rPr>
          <w:rFonts w:ascii="Times New Roman" w:hAnsi="Times New Roman"/>
          <w:color w:val="000000"/>
          <w:sz w:val="22"/>
        </w:rPr>
        <w:t xml:space="preserve"> representatives, successors, assigns, parent companies, subsidiaries, and affiliates, including without limitation Sandra Wojcik (Chief Executive Officer), Tyler Huang (General Counsel), Patricia Engel (Chief Operating Officer), and Leanne Foss (Human Resources Director), each in their individual and official capacities.</w:t>
      </w:r>
      <w:commentRangeEnd w:id="6"/>
      <w:r>
        <w:commentReference w:id="6"/>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"Releasors" means Marcus R. Delano, individually and on behalf of his heirs, executors, administrators, successors, and assigns.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"RSU" means a Restricted Stock Unit as defined under the Greenleaf 2021 Equity Incentive Plan, as amended from time to time.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"Settlement Payment" means the aggregate payments and other consideration described in Section 3 of this Agreement.</w:t>
      </w:r>
    </w:p>
    <w:p>
      <w:pPr>
        <w:spacing w:line="276" w:lineRule="auto" w:before="0" w:after="120"/>
        <w:jc w:val="both"/>
        <w:rPr>
          <w:ins w:id="1028" w:author="Greenleaf Counsel" w:date="2025-05-12T09:00:00Z"/>
        </w:rPr>
      </w:pPr>
      <w:ins w:id="1029" w:author="Greenleaf Counsel" w:date="2025-05-12T09:00:00Z">
        <w:r>
          <w:rPr>
            <w:rFonts w:ascii="Times New Roman" w:hAnsi="Times New Roman"/>
            <w:b/>
            <w:color w:val="000000"/>
            <w:sz w:val="22"/>
          </w:rPr>
          <w:t xml:space="preserve">(h)</w:t>
        </w:r>
      </w:ins>
      <w:ins w:id="1030" w:author="Greenleaf Counsel" w:date="2025-05-12T09:00:00Z">
        <w:r>
          <w:rPr>
            <w:rFonts w:ascii="Times New Roman" w:hAnsi="Times New Roman"/>
            <w:color w:val="000000"/>
            <w:sz w:val="22"/>
          </w:rPr>
          <w:t xml:space="preserve"> "Government Agency" means the U.S. Equal Employment Opportunity Commission ("EEOC"), the Oregon Bureau of Labor and Industries ("BOLI"), Oregon OSHA, the federal Occupational Safety and Health Administration, the U.S. Department of Labor, the U.S. Food and Drug Administration, the National Labor Relations Board, the Securities and Exchange Commission, and any other federal, state, or local governmental, regulatory, or law enforcement agency or authority.</w:t>
        </w:r>
      </w:ins>
    </w:p>
    <w:p>
      <w:pPr>
        <w:spacing w:line="276" w:lineRule="auto" w:before="0" w:after="120"/>
        <w:jc w:val="both"/>
        <w:rPr>
          <w:ins w:id="1031" w:author="Greenleaf Counsel" w:date="2025-05-12T09:00:00Z"/>
        </w:rPr>
      </w:pPr>
      <w:ins w:id="1032" w:author="Greenleaf Counsel" w:date="2025-05-12T09:00:00Z">
        <w:r>
          <w:rPr>
            <w:rFonts w:ascii="Times New Roman" w:hAnsi="Times New Roman"/>
            <w:b/>
            <w:color w:val="000000"/>
            <w:sz w:val="22"/>
          </w:rPr>
          <w:t xml:space="preserve">(i)</w:t>
        </w:r>
      </w:ins>
      <w:ins w:id="1033" w:author="Greenleaf Counsel" w:date="2025-05-12T09:00:00Z">
        <w:r>
          <w:rPr>
            <w:rFonts w:ascii="Times New Roman" w:hAnsi="Times New Roman"/>
            <w:color w:val="000000"/>
            <w:sz w:val="22"/>
          </w:rPr>
          <w:t xml:space="preserve"> "Plan" means the Greenleaf 2021 Equity Incentive Plan, as amended, and "Committee" means the Compensation Committee of Greenleaf's Board of Directors.</w:t>
        </w:r>
      </w:ins>
    </w:p>
    <w:p>
      <w:pPr>
        <w:spacing w:line="276" w:lineRule="auto" w:before="0" w:after="120"/>
        <w:jc w:val="both"/>
        <w:rPr>
          <w:ins w:id="1034" w:author="Greenleaf Counsel" w:date="2025-05-12T09:00:00Z"/>
        </w:rPr>
      </w:pPr>
      <w:ins w:id="1035" w:author="Greenleaf Counsel" w:date="2025-05-12T09:00:00Z">
        <w:r>
          <w:rPr>
            <w:rFonts w:ascii="Times New Roman" w:hAnsi="Times New Roman"/>
            <w:b/>
            <w:color w:val="000000"/>
            <w:sz w:val="22"/>
          </w:rPr>
          <w:t xml:space="preserve">(j)</w:t>
        </w:r>
      </w:ins>
      <w:ins w:id="1036" w:author="Greenleaf Counsel" w:date="2025-05-12T09:00:00Z">
        <w:r>
          <w:rPr>
            <w:rFonts w:ascii="Times New Roman" w:hAnsi="Times New Roman"/>
            <w:color w:val="000000"/>
            <w:sz w:val="22"/>
          </w:rPr>
          <w:t xml:space="preserve"> "Released Claims" means all claims released by Delano under Sections 4 and 5 of this Agreement.</w:t>
        </w:r>
      </w:ins>
    </w:p>
    <w:p>
      <w:pPr>
        <w:keepNext/>
        <w:spacing w:line="276" w:lineRule="auto" w:before="200" w:after="80"/>
        <w:ind w:left="0"/>
      </w:pPr>
      <w:r>
        <w:rPr>
          <w:rFonts w:ascii="Times New Roman" w:hAnsi="Times New Roman"/>
          <w:b/>
          <w:color w:val="000000"/>
          <w:sz w:val="22"/>
        </w:rPr>
        <w:t>Section 2. Separation of Employment</w:t>
      </w:r>
    </w:p>
    <w:p>
      <w:pPr>
        <w:spacing w:line="276" w:lineRule="auto" w:before="0" w:after="120"/>
        <w:jc w:val="both"/>
      </w:pPr>
      <w:commentRangeStart w:id="7"/>
      <w:r>
        <w:rPr>
          <w:rFonts w:ascii="Times New Roman" w:hAnsi="Times New Roman"/>
          <w:color w:val="000000"/>
          <w:sz w:val="22"/>
        </w:rPr>
        <w:t xml:space="preserve">The Parties acknowledge and agree that Delano's employment with Greenleaf terminated effective March 14, 2025 (the "Separation Date"). Delano's last day physically present at Greenleaf's offices was February 10, 2025, the date on which Delano was placed on paid administrative leave. Delano confirms that he has received all wages, salary, and compensation earned through the Separation Date, including payment for all accrued but unused paid time off ("PTO"), and </w:t>
      </w:r>
      <w:del w:id="1037" w:author="Greenleaf Counsel" w:date="2025-05-12T09:00:00Z">
        <w:r>
          <w:rPr>
            <w:rFonts w:ascii="Times New Roman" w:hAnsi="Times New Roman"/>
            <w:color w:val="000000"/>
            <w:sz w:val="22"/>
          </w:rPr>
          <w:delText xml:space="preserve">that</w:delText>
        </w:r>
      </w:del>
      <w:ins w:id="1038" w:author="Greenleaf Counsel" w:date="2025-05-12T09:00:00Z">
        <w:r>
          <w:rPr>
            <w:rFonts w:ascii="Times New Roman" w:hAnsi="Times New Roman"/>
            <w:color w:val="000000"/>
            <w:sz w:val="22"/>
          </w:rPr>
          <w:t xml:space="preserve">that, upon receipt of the payments described in Section 3 (which include full satisfaction of any claim to a 2024 annual bonus or other incentive compensation),</w:t>
        </w:r>
      </w:ins>
      <w:r>
        <w:rPr>
          <w:rFonts w:ascii="Times New Roman" w:hAnsi="Times New Roman"/>
          <w:color w:val="000000"/>
          <w:sz w:val="22"/>
        </w:rPr>
        <w:t xml:space="preserve"> no further wages, salary, commissions, bonuses,</w:t>
      </w:r>
      <w:ins w:id="1039" w:author="Greenleaf Counsel" w:date="2025-05-12T09:00:00Z">
        <w:r>
          <w:rPr>
            <w:rFonts w:ascii="Times New Roman" w:hAnsi="Times New Roman"/>
            <w:color w:val="000000"/>
            <w:sz w:val="22"/>
          </w:rPr>
          <w:t xml:space="preserve"> incentive compensation, equity,</w:t>
        </w:r>
      </w:ins>
      <w:r>
        <w:rPr>
          <w:rFonts w:ascii="Times New Roman" w:hAnsi="Times New Roman"/>
          <w:color w:val="000000"/>
          <w:sz w:val="22"/>
        </w:rPr>
        <w:t xml:space="preserve"> or benefits of any kind are owed to Delano by </w:t>
      </w:r>
      <w:ins w:id="1040" w:author="Greenleaf Counsel" w:date="2025-05-12T09:00:00Z">
        <w:r>
          <w:rPr>
            <w:rFonts w:ascii="Times New Roman" w:hAnsi="Times New Roman"/>
            <w:color w:val="000000"/>
            <w:sz w:val="22"/>
          </w:rPr>
          <w:t xml:space="preserve">Greenleaf. Delano's vested account balance under the </w:t>
        </w:r>
      </w:ins>
      <w:r>
        <w:rPr>
          <w:rFonts w:ascii="Times New Roman" w:hAnsi="Times New Roman"/>
          <w:color w:val="000000"/>
          <w:sz w:val="22"/>
        </w:rPr>
        <w:t xml:space="preserve">Greenleaf </w:t>
      </w:r>
      <w:del w:id="1041" w:author="Greenleaf Counsel" w:date="2025-05-12T09:00:00Z">
        <w:r>
          <w:rPr>
            <w:rFonts w:ascii="Times New Roman" w:hAnsi="Times New Roman"/>
            <w:color w:val="000000"/>
            <w:sz w:val="22"/>
          </w:rPr>
          <w:delText xml:space="preserve">except as specifically provided in</w:delText>
        </w:r>
      </w:del>
      <w:ins w:id="1042" w:author="Greenleaf Counsel" w:date="2025-05-12T09:00:00Z">
        <w:r>
          <w:rPr>
            <w:rFonts w:ascii="Times New Roman" w:hAnsi="Times New Roman"/>
            <w:color w:val="000000"/>
            <w:sz w:val="22"/>
          </w:rPr>
          <w:t xml:space="preserve">401(k) plan (administered by Cascadia Benefit Administrators) is not affected by</w:t>
        </w:r>
      </w:ins>
      <w:r>
        <w:rPr>
          <w:rFonts w:ascii="Times New Roman" w:hAnsi="Times New Roman"/>
          <w:color w:val="000000"/>
          <w:sz w:val="22"/>
        </w:rPr>
        <w:t xml:space="preserve"> this </w:t>
      </w:r>
      <w:del w:id="1043" w:author="Greenleaf Counsel" w:date="2025-05-12T09:00:00Z">
        <w:r>
          <w:rPr>
            <w:rFonts w:ascii="Times New Roman" w:hAnsi="Times New Roman"/>
            <w:color w:val="000000"/>
            <w:sz w:val="22"/>
          </w:rPr>
          <w:delText xml:space="preserve">Agreement.</w:delText>
        </w:r>
      </w:del>
      <w:ins w:id="1044" w:author="Greenleaf Counsel" w:date="2025-05-12T09:00:00Z">
        <w:r>
          <w:rPr>
            <w:rFonts w:ascii="Times New Roman" w:hAnsi="Times New Roman"/>
            <w:color w:val="000000"/>
            <w:sz w:val="22"/>
          </w:rPr>
          <w:t xml:space="preserve">Agreement and shall be governed by the terms of that plan.</w:t>
        </w:r>
      </w:ins>
      <w:r>
        <w:rPr>
          <w:rFonts w:ascii="Times New Roman" w:hAnsi="Times New Roman"/>
          <w:color w:val="000000"/>
          <w:sz w:val="22"/>
        </w:rPr>
        <w:t xml:space="preserve"> Greenleaf shall provide Delano with information regarding continuation of health insurance benefits under the Consolidated Omnibus Budget Reconciliation Act ("COBRA") within the timeframes required by applicable federal and state law. </w:t>
      </w:r>
      <w:del w:id="1045" w:author="Greenleaf Counsel" w:date="2025-05-12T09:00:00Z">
        <w:r>
          <w:rPr>
            <w:rFonts w:ascii="Times New Roman" w:hAnsi="Times New Roman"/>
            <w:color w:val="000000"/>
            <w:sz w:val="22"/>
          </w:rPr>
          <w:delText xml:space="preserve">The</w:delText>
        </w:r>
      </w:del>
      <w:ins w:id="1046" w:author="Greenleaf Counsel" w:date="2025-05-12T09:00:00Z">
        <w:r>
          <w:rPr>
            <w:rFonts w:ascii="Times New Roman" w:hAnsi="Times New Roman"/>
            <w:color w:val="000000"/>
            <w:sz w:val="22"/>
          </w:rPr>
          <w:t xml:space="preserve">Except for the disputed 2024 bonus claim resolved by Section 3(b), the</w:t>
        </w:r>
      </w:ins>
      <w:r>
        <w:rPr>
          <w:rFonts w:ascii="Times New Roman" w:hAnsi="Times New Roman"/>
          <w:color w:val="000000"/>
          <w:sz w:val="22"/>
        </w:rPr>
        <w:t xml:space="preserve"> Parties acknowledge that the terms of this Section 2 are not in dispute.</w:t>
      </w:r>
      <w:commentRangeEnd w:id="7"/>
      <w:r>
        <w:commentReference w:id="7"/>
      </w:r>
    </w:p>
    <w:p>
      <w:pPr>
        <w:keepNext/>
        <w:spacing w:line="276" w:lineRule="auto" w:before="200" w:after="80"/>
        <w:ind w:left="0"/>
      </w:pPr>
      <w:r>
        <w:rPr>
          <w:rFonts w:ascii="Times New Roman" w:hAnsi="Times New Roman"/>
          <w:b/>
          <w:color w:val="000000"/>
          <w:sz w:val="22"/>
        </w:rPr>
        <w:t>Section 3. Settlement Consideration</w:t>
      </w:r>
    </w:p>
    <w:p>
      <w:pPr>
        <w:spacing w:line="276" w:lineRule="auto" w:before="0" w:after="120"/>
        <w:jc w:val="both"/>
      </w:pPr>
      <w:r>
        <w:rPr>
          <w:rFonts w:ascii="Times New Roman" w:hAnsi="Times New Roman"/>
          <w:color w:val="000000"/>
          <w:sz w:val="22"/>
        </w:rPr>
        <w:t xml:space="preserve">In consideration of the promises, covenants, releases, and agreements set forth herein, </w:t>
      </w:r>
      <w:ins w:id="1047" w:author="Greenleaf Counsel" w:date="2025-05-12T09:00:00Z">
        <w:r>
          <w:rPr>
            <w:rFonts w:ascii="Times New Roman" w:hAnsi="Times New Roman"/>
            <w:color w:val="000000"/>
            <w:sz w:val="22"/>
          </w:rPr>
          <w:t xml:space="preserve">and subject to Delano's execution and non-revocation of this Agreement and the occurrence of the Effective Date, </w:t>
        </w:r>
      </w:ins>
      <w:r>
        <w:rPr>
          <w:rFonts w:ascii="Times New Roman" w:hAnsi="Times New Roman"/>
          <w:color w:val="000000"/>
          <w:sz w:val="22"/>
        </w:rPr>
        <w:t xml:space="preserve">Greenleaf agrees to provide Delano with the following Settlement Payment:</w:t>
      </w:r>
    </w:p>
    <w:p>
      <w:pPr>
        <w:spacing w:line="276" w:lineRule="auto" w:before="0" w:after="120"/>
        <w:jc w:val="both"/>
      </w:pPr>
      <w:commentRangeStart w:id="8"/>
      <w:r>
        <w:rPr>
          <w:rFonts w:ascii="Times New Roman" w:hAnsi="Times New Roman"/>
          <w:b/>
          <w:color w:val="000000"/>
          <w:sz w:val="22"/>
        </w:rPr>
        <w:t>(a) Compensatory Damages Payment.</w:t>
      </w:r>
      <w:r>
        <w:rPr>
          <w:rFonts w:ascii="Times New Roman" w:hAnsi="Times New Roman"/>
          <w:color w:val="000000"/>
          <w:sz w:val="22"/>
        </w:rPr>
        <w:t xml:space="preserve"> Greenleaf shall pay to Delano the sum of Two Hundred Seventy-Five Thousand Dollars ($275,000.00) as compensatory damages for alleged emotional distress, reputational harm, and other </w:t>
      </w:r>
      <w:del w:id="1048" w:author="Greenleaf Counsel" w:date="2025-05-12T09:00:00Z">
        <w:r>
          <w:rPr>
            <w:rFonts w:ascii="Times New Roman" w:hAnsi="Times New Roman"/>
            <w:color w:val="000000"/>
            <w:sz w:val="22"/>
          </w:rPr>
          <w:delText xml:space="preserve">non-wage</w:delText>
        </w:r>
      </w:del>
      <w:ins w:id="1049" w:author="Greenleaf Counsel" w:date="2025-05-12T09:00:00Z">
        <w:r>
          <w:rPr>
            <w:rFonts w:ascii="Times New Roman" w:hAnsi="Times New Roman"/>
            <w:color w:val="000000"/>
            <w:sz w:val="22"/>
          </w:rPr>
          <w:t xml:space="preserve">non-wage, non-physical</w:t>
        </w:r>
      </w:ins>
      <w:r>
        <w:rPr>
          <w:rFonts w:ascii="Times New Roman" w:hAnsi="Times New Roman"/>
          <w:color w:val="000000"/>
          <w:sz w:val="22"/>
        </w:rPr>
        <w:t xml:space="preserve"> losses sustained by Delano in connection with the claims resolved by this Agreement. This amount shall be treated as non-wage income and shall be reported on IRS Form 1099-MISC</w:t>
      </w:r>
      <w:ins w:id="1050" w:author="Greenleaf Counsel" w:date="2025-05-12T09:00:00Z">
        <w:r>
          <w:rPr>
            <w:rFonts w:ascii="Times New Roman" w:hAnsi="Times New Roman"/>
            <w:color w:val="000000"/>
            <w:sz w:val="22"/>
          </w:rPr>
          <w:t xml:space="preserve"> (Box 3)</w:t>
        </w:r>
      </w:ins>
      <w:r>
        <w:rPr>
          <w:rFonts w:ascii="Times New Roman" w:hAnsi="Times New Roman"/>
          <w:color w:val="000000"/>
          <w:sz w:val="22"/>
        </w:rPr>
        <w:t xml:space="preserve"> issued to Delano. This payment shall not be subject to federal, state, or local payroll tax withholding, and Delano shall be solely responsible for the payment of any taxes due on this amount. Payment shall be made within fourteen (14) calendar days </w:t>
      </w:r>
      <w:ins w:id="1051" w:author="Greenleaf Counsel" w:date="2025-05-12T09:00:00Z">
        <w:r>
          <w:rPr>
            <w:rFonts w:ascii="Times New Roman" w:hAnsi="Times New Roman"/>
            <w:color w:val="000000"/>
            <w:sz w:val="22"/>
          </w:rPr>
          <w:t xml:space="preserve">after the later </w:t>
        </w:r>
      </w:ins>
      <w:r>
        <w:rPr>
          <w:rFonts w:ascii="Times New Roman" w:hAnsi="Times New Roman"/>
          <w:color w:val="000000"/>
          <w:sz w:val="22"/>
        </w:rPr>
        <w:t xml:space="preserve">of</w:t>
      </w:r>
      <w:ins w:id="1052" w:author="Greenleaf Counsel" w:date="2025-05-12T09:00:00Z">
        <w:r>
          <w:rPr>
            <w:rFonts w:ascii="Times New Roman" w:hAnsi="Times New Roman"/>
            <w:color w:val="000000"/>
            <w:sz w:val="22"/>
          </w:rPr>
          <w:t xml:space="preserve"> (i)</w:t>
        </w:r>
      </w:ins>
      <w:r>
        <w:rPr>
          <w:rFonts w:ascii="Times New Roman" w:hAnsi="Times New Roman"/>
          <w:color w:val="000000"/>
          <w:sz w:val="22"/>
        </w:rPr>
        <w:t xml:space="preserve"> the Effective Date</w:t>
      </w:r>
      <w:ins w:id="1053" w:author="Greenleaf Counsel" w:date="2025-05-12T09:00:00Z">
        <w:r>
          <w:rPr>
            <w:rFonts w:ascii="Times New Roman" w:hAnsi="Times New Roman"/>
            <w:color w:val="000000"/>
            <w:sz w:val="22"/>
          </w:rPr>
          <w:t xml:space="preserve"> and (ii) Greenleaf's receipt of a properly completed IRS Form W-9 from Delano and written wire instructions</w:t>
        </w:r>
      </w:ins>
      <w:r>
        <w:rPr>
          <w:rFonts w:ascii="Times New Roman" w:hAnsi="Times New Roman"/>
          <w:color w:val="000000"/>
          <w:sz w:val="22"/>
        </w:rPr>
        <w:t xml:space="preserve"> by wire transfer to an account designated by Delano in writing or, at Greenleaf's election, by company check delivered to Delano at the address set forth in the Preamble.</w:t>
      </w:r>
      <w:commentRangeEnd w:id="8"/>
      <w:r>
        <w:commentReference w:id="8"/>
      </w:r>
    </w:p>
    <w:p>
      <w:pPr>
        <w:spacing w:line="276" w:lineRule="auto" w:before="0" w:after="120"/>
        <w:jc w:val="both"/>
      </w:pPr>
      <w:commentRangeStart w:id="9"/>
      <w:r>
        <w:rPr>
          <w:rFonts w:ascii="Times New Roman" w:hAnsi="Times New Roman"/>
          <w:b/>
          <w:color w:val="000000"/>
          <w:sz w:val="22"/>
        </w:rPr>
        <w:t xml:space="preserve">(b) </w:t>
      </w:r>
      <w:del w:id="1054" w:author="Greenleaf Counsel" w:date="2025-05-12T09:00:00Z">
        <w:r>
          <w:rPr>
            <w:rFonts w:ascii="Times New Roman" w:hAnsi="Times New Roman"/>
            <w:b/>
            <w:color w:val="000000"/>
            <w:sz w:val="22"/>
          </w:rPr>
          <w:delText xml:space="preserve">Back Pay.</w:delText>
        </w:r>
      </w:del>
      <w:ins w:id="1055" w:author="Greenleaf Counsel" w:date="2025-05-12T09:00:00Z">
        <w:r>
          <w:rPr>
            <w:rFonts w:ascii="Times New Roman" w:hAnsi="Times New Roman"/>
            <w:b/>
            <w:color w:val="000000"/>
            <w:sz w:val="22"/>
          </w:rPr>
          <w:t xml:space="preserve">Lost Wages and Incentive Compensation.</w:t>
        </w:r>
      </w:ins>
      <w:r>
        <w:rPr>
          <w:rFonts w:ascii="Times New Roman" w:hAnsi="Times New Roman"/>
          <w:color w:val="000000"/>
          <w:sz w:val="22"/>
        </w:rPr>
        <w:t xml:space="preserve"> Greenleaf shall pay to Delano the sum of One Hundred Twenty-Five Thousand Dollars ($125,000.00) as </w:t>
      </w:r>
      <w:ins w:id="1056" w:author="Greenleaf Counsel" w:date="2025-05-12T09:00:00Z">
        <w:r>
          <w:rPr>
            <w:rFonts w:ascii="Times New Roman" w:hAnsi="Times New Roman"/>
            <w:color w:val="000000"/>
            <w:sz w:val="22"/>
          </w:rPr>
          <w:t xml:space="preserve">alleged </w:t>
        </w:r>
      </w:ins>
      <w:r>
        <w:rPr>
          <w:rFonts w:ascii="Times New Roman" w:hAnsi="Times New Roman"/>
          <w:color w:val="000000"/>
          <w:sz w:val="22"/>
        </w:rPr>
        <w:t xml:space="preserve">back </w:t>
      </w:r>
      <w:del w:id="1057" w:author="Greenleaf Counsel" w:date="2025-05-12T09:00:00Z">
        <w:r>
          <w:rPr>
            <w:rFonts w:ascii="Times New Roman" w:hAnsi="Times New Roman"/>
            <w:color w:val="000000"/>
            <w:sz w:val="22"/>
          </w:rPr>
          <w:delText xml:space="preserve">pay representing lost wages from the Separation Date through the Effective Date.</w:delText>
        </w:r>
      </w:del>
      <w:ins w:id="1058" w:author="Greenleaf Counsel" w:date="2025-05-12T09:00:00Z">
        <w:r>
          <w:rPr>
            <w:rFonts w:ascii="Times New Roman" w:hAnsi="Times New Roman"/>
            <w:color w:val="000000"/>
            <w:sz w:val="22"/>
          </w:rPr>
          <w:t xml:space="preserve">pay, front pay, and incentive compensation, including in full satisfaction of any claim to an annual bonus for calendar year 2024 or any other incentive compensation.</w:t>
        </w:r>
      </w:ins>
      <w:r>
        <w:rPr>
          <w:rFonts w:ascii="Times New Roman" w:hAnsi="Times New Roman"/>
          <w:color w:val="000000"/>
          <w:sz w:val="22"/>
        </w:rPr>
        <w:t xml:space="preserve"> This amount shall be treated as wage income and shall be subject to all applicable federal, state, and local payroll tax withholdings, including without limitation FICA (Social Security and Medicare), federal income tax withholding, and Oregon state income tax withholding. Greenleaf shall report this payment on IRS Form W-2 for the applicable tax </w:t>
      </w:r>
      <w:del w:id="1059" w:author="Greenleaf Counsel" w:date="2025-05-12T09:00:00Z">
        <w:r>
          <w:rPr>
            <w:rFonts w:ascii="Times New Roman" w:hAnsi="Times New Roman"/>
            <w:color w:val="000000"/>
            <w:sz w:val="22"/>
          </w:rPr>
          <w:delText xml:space="preserve">year.</w:delText>
        </w:r>
      </w:del>
      <w:ins w:id="1060" w:author="Greenleaf Counsel" w:date="2025-05-12T09:00:00Z">
        <w:r>
          <w:rPr>
            <w:rFonts w:ascii="Times New Roman" w:hAnsi="Times New Roman"/>
            <w:color w:val="000000"/>
            <w:sz w:val="22"/>
          </w:rPr>
          <w:t xml:space="preserve">year and shall pay the employer's share of applicable payroll taxes.</w:t>
        </w:r>
      </w:ins>
      <w:r>
        <w:rPr>
          <w:rFonts w:ascii="Times New Roman" w:hAnsi="Times New Roman"/>
          <w:color w:val="000000"/>
          <w:sz w:val="22"/>
        </w:rPr>
        <w:t xml:space="preserve"> Payment of the net amount (after all applicable withholdings) shall be made within fourteen (14) calendar days </w:t>
      </w:r>
      <w:ins w:id="1061" w:author="Greenleaf Counsel" w:date="2025-05-12T09:00:00Z">
        <w:r>
          <w:rPr>
            <w:rFonts w:ascii="Times New Roman" w:hAnsi="Times New Roman"/>
            <w:color w:val="000000"/>
            <w:sz w:val="22"/>
          </w:rPr>
          <w:t xml:space="preserve">after the later </w:t>
        </w:r>
      </w:ins>
      <w:r>
        <w:rPr>
          <w:rFonts w:ascii="Times New Roman" w:hAnsi="Times New Roman"/>
          <w:color w:val="000000"/>
          <w:sz w:val="22"/>
        </w:rPr>
        <w:t xml:space="preserve">of the Effective Date</w:t>
      </w:r>
      <w:ins w:id="1062" w:author="Greenleaf Counsel" w:date="2025-05-12T09:00:00Z">
        <w:r>
          <w:rPr>
            <w:rFonts w:ascii="Times New Roman" w:hAnsi="Times New Roman"/>
            <w:color w:val="000000"/>
            <w:sz w:val="22"/>
          </w:rPr>
          <w:t xml:space="preserve"> and Greenleaf's receipt of a properly completed IRS Form W-4 and Oregon Form OR-W-4 from Delano,</w:t>
        </w:r>
      </w:ins>
      <w:r>
        <w:rPr>
          <w:rFonts w:ascii="Times New Roman" w:hAnsi="Times New Roman"/>
          <w:color w:val="000000"/>
          <w:sz w:val="22"/>
        </w:rPr>
        <w:t xml:space="preserve"> by the same method described in Section 3(a).</w:t>
      </w:r>
      <w:commentRangeEnd w:id="9"/>
      <w:r>
        <w:commentReference w:id="9"/>
      </w:r>
    </w:p>
    <w:p>
      <w:pPr>
        <w:spacing w:line="276" w:lineRule="auto" w:before="0" w:after="120"/>
        <w:jc w:val="both"/>
      </w:pPr>
      <w:commentRangeStart w:id="10"/>
      <w:r>
        <w:rPr>
          <w:rFonts w:ascii="Times New Roman" w:hAnsi="Times New Roman"/>
          <w:b/>
          <w:color w:val="000000"/>
          <w:sz w:val="22"/>
        </w:rPr>
        <w:t>(c) Attorney Fees and Costs.</w:t>
      </w:r>
      <w:r>
        <w:rPr>
          <w:rFonts w:ascii="Times New Roman" w:hAnsi="Times New Roman"/>
          <w:color w:val="000000"/>
          <w:sz w:val="22"/>
        </w:rPr>
        <w:t xml:space="preserve"> Greenleaf shall pay the sum of Seventy-Five Thousand Dollars ($75,000.00) directly to Engel &amp; Associates, P.C., 700 SW Taylor Street, Suite 400, Portland, OR 97205, as and for Delano's attorney fees and costs incurred in connection with the investigation, pursuit, and resolution of the claims resolved by this Agreement. This payment shall be reported on IRS Form </w:t>
      </w:r>
      <w:del w:id="1063" w:author="Greenleaf Counsel" w:date="2025-05-12T09:00:00Z">
        <w:r>
          <w:rPr>
            <w:rFonts w:ascii="Times New Roman" w:hAnsi="Times New Roman"/>
            <w:color w:val="000000"/>
            <w:sz w:val="22"/>
          </w:rPr>
          <w:delText xml:space="preserve">1099-NEC</w:delText>
        </w:r>
      </w:del>
      <w:ins w:id="1064" w:author="Greenleaf Counsel" w:date="2025-05-12T09:00:00Z">
        <w:r>
          <w:rPr>
            <w:rFonts w:ascii="Times New Roman" w:hAnsi="Times New Roman"/>
            <w:color w:val="000000"/>
            <w:sz w:val="22"/>
          </w:rPr>
          <w:t xml:space="preserve">1099-MISC (Box 10, gross proceeds paid to an attorney)</w:t>
        </w:r>
      </w:ins>
      <w:r>
        <w:rPr>
          <w:rFonts w:ascii="Times New Roman" w:hAnsi="Times New Roman"/>
          <w:color w:val="000000"/>
          <w:sz w:val="22"/>
        </w:rPr>
        <w:t xml:space="preserve"> issued to Engel &amp; Associates, P.C., </w:t>
      </w:r>
      <w:del w:id="1065" w:author="Greenleaf Counsel" w:date="2025-05-12T09:00:00Z">
        <w:r>
          <w:rPr>
            <w:rFonts w:ascii="Times New Roman" w:hAnsi="Times New Roman"/>
            <w:color w:val="000000"/>
            <w:sz w:val="22"/>
          </w:rPr>
          <w:delText xml:space="preserve">at</w:delText>
        </w:r>
      </w:del>
      <w:ins w:id="1066" w:author="Greenleaf Counsel" w:date="2025-05-12T09:00:00Z">
        <w:r>
          <w:rPr>
            <w:rFonts w:ascii="Times New Roman" w:hAnsi="Times New Roman"/>
            <w:color w:val="000000"/>
            <w:sz w:val="22"/>
          </w:rPr>
          <w:t xml:space="preserve">and, to the extent required by applicable law, on IRS Form 1099-MISC issued to Delano. Greenleaf's obligation to make this payment is conditioned on</w:t>
        </w:r>
      </w:ins>
      <w:r>
        <w:rPr>
          <w:rFonts w:ascii="Times New Roman" w:hAnsi="Times New Roman"/>
          <w:color w:val="000000"/>
          <w:sz w:val="22"/>
        </w:rPr>
        <w:t xml:space="preserve"> its </w:t>
      </w:r>
      <w:del w:id="1067" w:author="Greenleaf Counsel" w:date="2025-05-12T09:00:00Z">
        <w:r>
          <w:rPr>
            <w:rFonts w:ascii="Times New Roman" w:hAnsi="Times New Roman"/>
            <w:color w:val="000000"/>
            <w:sz w:val="22"/>
          </w:rPr>
          <w:delText xml:space="preserve">federal Tax Identification Number.</w:delText>
        </w:r>
      </w:del>
      <w:ins w:id="1068" w:author="Greenleaf Counsel" w:date="2025-05-12T09:00:00Z">
        <w:r>
          <w:rPr>
            <w:rFonts w:ascii="Times New Roman" w:hAnsi="Times New Roman"/>
            <w:color w:val="000000"/>
            <w:sz w:val="22"/>
          </w:rPr>
          <w:t xml:space="preserve">receipt of a properly completed IRS Form W-9 from Engel &amp; Associates, P.C.</w:t>
        </w:r>
      </w:ins>
      <w:r>
        <w:rPr>
          <w:rFonts w:ascii="Times New Roman" w:hAnsi="Times New Roman"/>
          <w:color w:val="000000"/>
          <w:sz w:val="22"/>
        </w:rPr>
        <w:t xml:space="preserve"> Payment shall be made within fourteen (14) calendar days </w:t>
      </w:r>
      <w:ins w:id="1069" w:author="Greenleaf Counsel" w:date="2025-05-12T09:00:00Z">
        <w:r>
          <w:rPr>
            <w:rFonts w:ascii="Times New Roman" w:hAnsi="Times New Roman"/>
            <w:color w:val="000000"/>
            <w:sz w:val="22"/>
          </w:rPr>
          <w:t xml:space="preserve">after the later </w:t>
        </w:r>
      </w:ins>
      <w:r>
        <w:rPr>
          <w:rFonts w:ascii="Times New Roman" w:hAnsi="Times New Roman"/>
          <w:color w:val="000000"/>
          <w:sz w:val="22"/>
        </w:rPr>
        <w:t xml:space="preserve">of the Effective Date</w:t>
      </w:r>
      <w:ins w:id="1070" w:author="Greenleaf Counsel" w:date="2025-05-12T09:00:00Z">
        <w:r>
          <w:rPr>
            <w:rFonts w:ascii="Times New Roman" w:hAnsi="Times New Roman"/>
            <w:color w:val="000000"/>
            <w:sz w:val="22"/>
          </w:rPr>
          <w:t xml:space="preserve"> and Greenleaf's receipt of such Form W-9,</w:t>
        </w:r>
      </w:ins>
      <w:r>
        <w:rPr>
          <w:rFonts w:ascii="Times New Roman" w:hAnsi="Times New Roman"/>
          <w:color w:val="000000"/>
          <w:sz w:val="22"/>
        </w:rPr>
        <w:t xml:space="preserve"> by wire transfer or company check delivered to Engel &amp; Associates, P.C., at the address set forth above.</w:t>
      </w:r>
      <w:commentRangeEnd w:id="10"/>
      <w:r>
        <w:commentReference w:id="10"/>
      </w:r>
    </w:p>
    <w:p>
      <w:pPr>
        <w:spacing w:line="276" w:lineRule="auto" w:before="0" w:after="120"/>
        <w:jc w:val="both"/>
      </w:pPr>
      <w:commentRangeStart w:id="11"/>
      <w:r>
        <w:rPr>
          <w:rFonts w:ascii="Times New Roman" w:hAnsi="Times New Roman"/>
          <w:b/>
          <w:color w:val="000000"/>
          <w:sz w:val="22"/>
        </w:rPr>
        <w:t>(d) Accelerated Vesting of Restricted Stock Units.</w:t>
      </w:r>
      <w:ins w:id="1071" w:author="Greenleaf Counsel" w:date="2025-05-12T09:00:00Z">
        <w:r>
          <w:rPr>
            <w:rFonts w:ascii="Times New Roman" w:hAnsi="Times New Roman"/>
            <w:color w:val="000000"/>
            <w:sz w:val="22"/>
          </w:rPr>
          <w:t xml:space="preserve"> Subject to approval by the Committee under the Plan, which approval shall be obtained before Greenleaf signs this Agreement,</w:t>
        </w:r>
      </w:ins>
      <w:r>
        <w:rPr>
          <w:rFonts w:ascii="Times New Roman" w:hAnsi="Times New Roman"/>
          <w:color w:val="000000"/>
          <w:sz w:val="22"/>
        </w:rPr>
        <w:t xml:space="preserve"> Greenleaf shall cause </w:t>
      </w:r>
      <w:del w:id="1072" w:author="Greenleaf Counsel" w:date="2025-05-12T09:00:00Z">
        <w:r>
          <w:rPr>
            <w:rFonts w:ascii="Times New Roman" w:hAnsi="Times New Roman"/>
            <w:color w:val="000000"/>
            <w:sz w:val="22"/>
          </w:rPr>
          <w:delText xml:space="preserve">the immediate accelerated vesting of </w:delText>
        </w:r>
      </w:del>
      <w:r>
        <w:rPr>
          <w:rFonts w:ascii="Times New Roman" w:hAnsi="Times New Roman"/>
          <w:color w:val="000000"/>
          <w:sz w:val="22"/>
        </w:rPr>
        <w:t xml:space="preserve">Five Thousand (5,000) </w:t>
      </w:r>
      <w:ins w:id="1073" w:author="Greenleaf Counsel" w:date="2025-05-12T09:00:00Z">
        <w:r>
          <w:rPr>
            <w:rFonts w:ascii="Times New Roman" w:hAnsi="Times New Roman"/>
            <w:color w:val="000000"/>
            <w:sz w:val="22"/>
          </w:rPr>
          <w:t xml:space="preserve">of the Seven Thousand Five Hundred (7,500) unvested </w:t>
        </w:r>
      </w:ins>
      <w:r>
        <w:rPr>
          <w:rFonts w:ascii="Times New Roman" w:hAnsi="Times New Roman"/>
          <w:color w:val="000000"/>
          <w:sz w:val="22"/>
        </w:rPr>
        <w:t xml:space="preserve">Restricted Stock Units</w:t>
      </w:r>
      <w:del w:id="1074" w:author="Greenleaf Counsel" w:date="2025-05-12T09:00:00Z">
        <w:r>
          <w:rPr>
            <w:rFonts w:ascii="Times New Roman" w:hAnsi="Times New Roman"/>
            <w:color w:val="000000"/>
            <w:sz w:val="22"/>
          </w:rPr>
          <w:delText xml:space="preserve"> previously</w:delText>
        </w:r>
      </w:del>
      <w:r>
        <w:rPr>
          <w:rFonts w:ascii="Times New Roman" w:hAnsi="Times New Roman"/>
          <w:color w:val="000000"/>
          <w:sz w:val="22"/>
        </w:rPr>
        <w:t xml:space="preserve"> granted to Delano under the</w:t>
      </w:r>
      <w:del w:id="1075" w:author="Greenleaf Counsel" w:date="2025-05-12T09:00:00Z">
        <w:r>
          <w:rPr>
            <w:rFonts w:ascii="Times New Roman" w:hAnsi="Times New Roman"/>
            <w:color w:val="000000"/>
            <w:sz w:val="22"/>
          </w:rPr>
          <w:delText xml:space="preserve"> Greenleaf 2021 Equity Incentive</w:delText>
        </w:r>
      </w:del>
      <w:r>
        <w:rPr>
          <w:rFonts w:ascii="Times New Roman" w:hAnsi="Times New Roman"/>
          <w:color w:val="000000"/>
          <w:sz w:val="22"/>
        </w:rPr>
        <w:t xml:space="preserve"> Plan pursuant to the RSU Grant Agreement dated July 1, 2022 (the "RSU Grant"</w:t>
      </w:r>
      <w:del w:id="1076" w:author="Greenleaf Counsel" w:date="2025-05-12T09:00:00Z">
        <w:r>
          <w:rPr>
            <w:rFonts w:ascii="Times New Roman" w:hAnsi="Times New Roman"/>
            <w:color w:val="000000"/>
            <w:sz w:val="22"/>
          </w:rPr>
          <w:delText xml:space="preserve">).</w:delText>
        </w:r>
      </w:del>
      <w:ins w:id="1077" w:author="Greenleaf Counsel" w:date="2025-05-12T09:00:00Z">
        <w:r>
          <w:rPr>
            <w:rFonts w:ascii="Times New Roman" w:hAnsi="Times New Roman"/>
            <w:color w:val="000000"/>
            <w:sz w:val="22"/>
          </w:rPr>
          <w:t xml:space="preserve">), which were forfeited under the Plan on the Separation Date, to be reinstated and to vest in full as of the Effective Date (the "Accelerated RSUs"), notwithstanding the forfeiture provisions of the Plan and the RSU Grant.</w:t>
        </w:r>
      </w:ins>
      <w:r>
        <w:rPr>
          <w:rFonts w:ascii="Times New Roman" w:hAnsi="Times New Roman"/>
          <w:color w:val="000000"/>
          <w:sz w:val="22"/>
        </w:rPr>
        <w:t xml:space="preserve"> The Parties agree that for purposes of this Agreement, the fair market value of each </w:t>
      </w:r>
      <w:del w:id="1078" w:author="Greenleaf Counsel" w:date="2025-05-12T09:00:00Z">
        <w:r>
          <w:rPr>
            <w:rFonts w:ascii="Times New Roman" w:hAnsi="Times New Roman"/>
            <w:color w:val="000000"/>
            <w:sz w:val="22"/>
          </w:rPr>
          <w:delText xml:space="preserve">RSU</w:delText>
        </w:r>
      </w:del>
      <w:ins w:id="1079" w:author="Greenleaf Counsel" w:date="2025-05-12T09:00:00Z">
        <w:r>
          <w:rPr>
            <w:rFonts w:ascii="Times New Roman" w:hAnsi="Times New Roman"/>
            <w:color w:val="000000"/>
            <w:sz w:val="22"/>
          </w:rPr>
          <w:t xml:space="preserve">share underlying the Accelerated RSUs</w:t>
        </w:r>
      </w:ins>
      <w:r>
        <w:rPr>
          <w:rFonts w:ascii="Times New Roman" w:hAnsi="Times New Roman"/>
          <w:color w:val="000000"/>
          <w:sz w:val="22"/>
        </w:rPr>
        <w:t xml:space="preserve"> is </w:t>
      </w:r>
      <w:del w:id="1080" w:author="Greenleaf Counsel" w:date="2025-05-12T09:00:00Z">
        <w:r>
          <w:rPr>
            <w:rFonts w:ascii="Times New Roman" w:hAnsi="Times New Roman"/>
            <w:color w:val="000000"/>
            <w:sz w:val="22"/>
          </w:rPr>
          <w:delText xml:space="preserve">Ten</w:delText>
        </w:r>
      </w:del>
      <w:ins w:id="1081" w:author="Greenleaf Counsel" w:date="2025-05-12T09:00:00Z">
        <w:r>
          <w:rPr>
            <w:rFonts w:ascii="Times New Roman" w:hAnsi="Times New Roman"/>
            <w:color w:val="000000"/>
            <w:sz w:val="22"/>
          </w:rPr>
          <w:t xml:space="preserve">Twelve</w:t>
        </w:r>
      </w:ins>
      <w:r>
        <w:rPr>
          <w:rFonts w:ascii="Times New Roman" w:hAnsi="Times New Roman"/>
          <w:color w:val="000000"/>
          <w:sz w:val="22"/>
        </w:rPr>
        <w:t xml:space="preserve"> Dollars </w:t>
      </w:r>
      <w:del w:id="1082" w:author="Greenleaf Counsel" w:date="2025-05-12T09:00:00Z">
        <w:r>
          <w:rPr>
            <w:rFonts w:ascii="Times New Roman" w:hAnsi="Times New Roman"/>
            <w:color w:val="000000"/>
            <w:sz w:val="22"/>
          </w:rPr>
          <w:delText xml:space="preserve">($10.00)</w:delText>
        </w:r>
      </w:del>
      <w:ins w:id="1083" w:author="Greenleaf Counsel" w:date="2025-05-12T09:00:00Z">
        <w:r>
          <w:rPr>
            <w:rFonts w:ascii="Times New Roman" w:hAnsi="Times New Roman"/>
            <w:color w:val="000000"/>
            <w:sz w:val="22"/>
          </w:rPr>
          <w:t xml:space="preserve">and Fifty Cents ($12.50)</w:t>
        </w:r>
      </w:ins>
      <w:r>
        <w:rPr>
          <w:rFonts w:ascii="Times New Roman" w:hAnsi="Times New Roman"/>
          <w:color w:val="000000"/>
          <w:sz w:val="22"/>
        </w:rPr>
        <w:t xml:space="preserve"> per share, based on the most recent independent </w:t>
      </w:r>
      <w:ins w:id="1084" w:author="Greenleaf Counsel" w:date="2025-05-12T09:00:00Z">
        <w:r>
          <w:rPr>
            <w:rFonts w:ascii="Times New Roman" w:hAnsi="Times New Roman"/>
            <w:color w:val="000000"/>
            <w:sz w:val="22"/>
          </w:rPr>
          <w:t xml:space="preserve">Section 409A </w:t>
        </w:r>
      </w:ins>
      <w:r>
        <w:rPr>
          <w:rFonts w:ascii="Times New Roman" w:hAnsi="Times New Roman"/>
          <w:color w:val="000000"/>
          <w:sz w:val="22"/>
        </w:rPr>
        <w:t xml:space="preserve">valuation conducted by Ridgepoint Valuation Services, </w:t>
      </w:r>
      <w:ins w:id="1085" w:author="Greenleaf Counsel" w:date="2025-05-12T09:00:00Z">
        <w:r>
          <w:rPr>
            <w:rFonts w:ascii="Times New Roman" w:hAnsi="Times New Roman"/>
            <w:color w:val="000000"/>
            <w:sz w:val="22"/>
          </w:rPr>
          <w:t xml:space="preserve">dated January 15, 2025, </w:t>
        </w:r>
      </w:ins>
      <w:r>
        <w:rPr>
          <w:rFonts w:ascii="Times New Roman" w:hAnsi="Times New Roman"/>
          <w:color w:val="000000"/>
          <w:sz w:val="22"/>
        </w:rPr>
        <w:t xml:space="preserve">representing a total value of </w:t>
      </w:r>
      <w:del w:id="1086" w:author="Greenleaf Counsel" w:date="2025-05-12T09:00:00Z">
        <w:r>
          <w:rPr>
            <w:rFonts w:ascii="Times New Roman" w:hAnsi="Times New Roman"/>
            <w:color w:val="000000"/>
            <w:sz w:val="22"/>
          </w:rPr>
          <w:delText xml:space="preserve">Fifty</w:delText>
        </w:r>
      </w:del>
      <w:ins w:id="1087" w:author="Greenleaf Counsel" w:date="2025-05-12T09:00:00Z">
        <w:r>
          <w:rPr>
            <w:rFonts w:ascii="Times New Roman" w:hAnsi="Times New Roman"/>
            <w:color w:val="000000"/>
            <w:sz w:val="22"/>
          </w:rPr>
          <w:t xml:space="preserve">Sixty-Two</w:t>
        </w:r>
      </w:ins>
      <w:r>
        <w:rPr>
          <w:rFonts w:ascii="Times New Roman" w:hAnsi="Times New Roman"/>
          <w:color w:val="000000"/>
          <w:sz w:val="22"/>
        </w:rPr>
        <w:t xml:space="preserve"> Thousand </w:t>
      </w:r>
      <w:ins w:id="1088" w:author="Greenleaf Counsel" w:date="2025-05-12T09:00:00Z">
        <w:r>
          <w:rPr>
            <w:rFonts w:ascii="Times New Roman" w:hAnsi="Times New Roman"/>
            <w:color w:val="000000"/>
            <w:sz w:val="22"/>
          </w:rPr>
          <w:t xml:space="preserve">Five Hundred </w:t>
        </w:r>
      </w:ins>
      <w:r>
        <w:rPr>
          <w:rFonts w:ascii="Times New Roman" w:hAnsi="Times New Roman"/>
          <w:color w:val="000000"/>
          <w:sz w:val="22"/>
        </w:rPr>
        <w:t xml:space="preserve">Dollars </w:t>
      </w:r>
      <w:del w:id="1089" w:author="Greenleaf Counsel" w:date="2025-05-12T09:00:00Z">
        <w:r>
          <w:rPr>
            <w:rFonts w:ascii="Times New Roman" w:hAnsi="Times New Roman"/>
            <w:color w:val="000000"/>
            <w:sz w:val="22"/>
          </w:rPr>
          <w:delText xml:space="preserve">($50,000.00).</w:delText>
        </w:r>
      </w:del>
      <w:ins w:id="1090" w:author="Greenleaf Counsel" w:date="2025-05-12T09:00:00Z">
        <w:r>
          <w:rPr>
            <w:rFonts w:ascii="Times New Roman" w:hAnsi="Times New Roman"/>
            <w:color w:val="000000"/>
            <w:sz w:val="22"/>
          </w:rPr>
          <w:t xml:space="preserve">($62,500.00).</w:t>
        </w:r>
      </w:ins>
      <w:r>
        <w:rPr>
          <w:rFonts w:ascii="Times New Roman" w:hAnsi="Times New Roman"/>
          <w:color w:val="000000"/>
          <w:sz w:val="22"/>
        </w:rPr>
        <w:t xml:space="preserve"> The </w:t>
      </w:r>
      <w:del w:id="1091" w:author="Greenleaf Counsel" w:date="2025-05-12T09:00:00Z">
        <w:r>
          <w:rPr>
            <w:rFonts w:ascii="Times New Roman" w:hAnsi="Times New Roman"/>
            <w:color w:val="000000"/>
            <w:sz w:val="22"/>
          </w:rPr>
          <w:delText xml:space="preserve">accelerated</w:delText>
        </w:r>
      </w:del>
      <w:ins w:id="1092" w:author="Greenleaf Counsel" w:date="2025-05-12T09:00:00Z">
        <w:r>
          <w:rPr>
            <w:rFonts w:ascii="Times New Roman" w:hAnsi="Times New Roman"/>
            <w:color w:val="000000"/>
            <w:sz w:val="22"/>
          </w:rPr>
          <w:t xml:space="preserve">shares underlying the Accelerated</w:t>
        </w:r>
      </w:ins>
      <w:r>
        <w:rPr>
          <w:rFonts w:ascii="Times New Roman" w:hAnsi="Times New Roman"/>
          <w:color w:val="000000"/>
          <w:sz w:val="22"/>
        </w:rPr>
        <w:t xml:space="preserve"> RSUs shall </w:t>
      </w:r>
      <w:del w:id="1093" w:author="Greenleaf Counsel" w:date="2025-05-12T09:00:00Z">
        <w:r>
          <w:rPr>
            <w:rFonts w:ascii="Times New Roman" w:hAnsi="Times New Roman"/>
            <w:color w:val="000000"/>
            <w:sz w:val="22"/>
          </w:rPr>
          <w:delText xml:space="preserve">vest and </w:delText>
        </w:r>
      </w:del>
      <w:r>
        <w:rPr>
          <w:rFonts w:ascii="Times New Roman" w:hAnsi="Times New Roman"/>
          <w:color w:val="000000"/>
          <w:sz w:val="22"/>
        </w:rPr>
        <w:t xml:space="preserve">be </w:t>
      </w:r>
      <w:del w:id="1094" w:author="Greenleaf Counsel" w:date="2025-05-12T09:00:00Z">
        <w:r>
          <w:rPr>
            <w:rFonts w:ascii="Times New Roman" w:hAnsi="Times New Roman"/>
            <w:color w:val="000000"/>
            <w:sz w:val="22"/>
          </w:rPr>
          <w:delText xml:space="preserve">delivered</w:delText>
        </w:r>
      </w:del>
      <w:ins w:id="1095" w:author="Greenleaf Counsel" w:date="2025-05-12T09:00:00Z">
        <w:r>
          <w:rPr>
            <w:rFonts w:ascii="Times New Roman" w:hAnsi="Times New Roman"/>
            <w:color w:val="000000"/>
            <w:sz w:val="22"/>
          </w:rPr>
          <w:t xml:space="preserve">issued</w:t>
        </w:r>
      </w:ins>
      <w:r>
        <w:rPr>
          <w:rFonts w:ascii="Times New Roman" w:hAnsi="Times New Roman"/>
          <w:color w:val="000000"/>
          <w:sz w:val="22"/>
        </w:rPr>
        <w:t xml:space="preserve"> to</w:t>
      </w:r>
      <w:del w:id="1096" w:author="Greenleaf Counsel" w:date="2025-05-12T09:00:00Z">
        <w:r>
          <w:rPr>
            <w:rFonts w:ascii="Times New Roman" w:hAnsi="Times New Roman"/>
            <w:color w:val="000000"/>
            <w:sz w:val="22"/>
          </w:rPr>
          <w:delText xml:space="preserve"> Delano, or to a brokerage account designated by</w:delText>
        </w:r>
      </w:del>
      <w:r>
        <w:rPr>
          <w:rFonts w:ascii="Times New Roman" w:hAnsi="Times New Roman"/>
          <w:color w:val="000000"/>
          <w:sz w:val="22"/>
        </w:rPr>
        <w:t xml:space="preserve"> Delano in </w:t>
      </w:r>
      <w:del w:id="1097" w:author="Greenleaf Counsel" w:date="2025-05-12T09:00:00Z">
        <w:r>
          <w:rPr>
            <w:rFonts w:ascii="Times New Roman" w:hAnsi="Times New Roman"/>
            <w:color w:val="000000"/>
            <w:sz w:val="22"/>
          </w:rPr>
          <w:delText xml:space="preserve">writing,</w:delText>
        </w:r>
      </w:del>
      <w:ins w:id="1098" w:author="Greenleaf Counsel" w:date="2025-05-12T09:00:00Z">
        <w:r>
          <w:rPr>
            <w:rFonts w:ascii="Times New Roman" w:hAnsi="Times New Roman"/>
            <w:color w:val="000000"/>
            <w:sz w:val="22"/>
          </w:rPr>
          <w:t xml:space="preserve">book-entry form on Greenleaf's stock records</w:t>
        </w:r>
      </w:ins>
      <w:r>
        <w:rPr>
          <w:rFonts w:ascii="Times New Roman" w:hAnsi="Times New Roman"/>
          <w:color w:val="000000"/>
          <w:sz w:val="22"/>
        </w:rPr>
        <w:t xml:space="preserve"> within thirty (30) calendar days </w:t>
      </w:r>
      <w:del w:id="1099" w:author="Greenleaf Counsel" w:date="2025-05-12T09:00:00Z">
        <w:r>
          <w:rPr>
            <w:rFonts w:ascii="Times New Roman" w:hAnsi="Times New Roman"/>
            <w:color w:val="000000"/>
            <w:sz w:val="22"/>
          </w:rPr>
          <w:delText xml:space="preserve">of</w:delText>
        </w:r>
      </w:del>
      <w:ins w:id="1100" w:author="Greenleaf Counsel" w:date="2025-05-12T09:00:00Z">
        <w:r>
          <w:rPr>
            <w:rFonts w:ascii="Times New Roman" w:hAnsi="Times New Roman"/>
            <w:color w:val="000000"/>
            <w:sz w:val="22"/>
          </w:rPr>
          <w:t xml:space="preserve">after</w:t>
        </w:r>
      </w:ins>
      <w:r>
        <w:rPr>
          <w:rFonts w:ascii="Times New Roman" w:hAnsi="Times New Roman"/>
          <w:color w:val="000000"/>
          <w:sz w:val="22"/>
        </w:rPr>
        <w:t xml:space="preserve"> the Effective </w:t>
      </w:r>
      <w:del w:id="1101" w:author="Greenleaf Counsel" w:date="2025-05-12T09:00:00Z">
        <w:r>
          <w:rPr>
            <w:rFonts w:ascii="Times New Roman" w:hAnsi="Times New Roman"/>
            <w:color w:val="000000"/>
            <w:sz w:val="22"/>
          </w:rPr>
          <w:delText xml:space="preserve">Date. Any tax obligations arising from the accelerated vesting and delivery of the RSUs shall be governed by</w:delText>
        </w:r>
      </w:del>
      <w:ins w:id="1102" w:author="Greenleaf Counsel" w:date="2025-05-12T09:00:00Z">
        <w:r>
          <w:rPr>
            <w:rFonts w:ascii="Times New Roman" w:hAnsi="Times New Roman"/>
            <w:color w:val="000000"/>
            <w:sz w:val="22"/>
          </w:rPr>
          <w:t xml:space="preserve">Date, subject to</w:t>
        </w:r>
      </w:ins>
      <w:r>
        <w:rPr>
          <w:rFonts w:ascii="Times New Roman" w:hAnsi="Times New Roman"/>
          <w:color w:val="000000"/>
          <w:sz w:val="22"/>
        </w:rPr>
        <w:t xml:space="preserve"> the terms of the </w:t>
      </w:r>
      <w:del w:id="1103" w:author="Greenleaf Counsel" w:date="2025-05-12T09:00:00Z">
        <w:r>
          <w:rPr>
            <w:rFonts w:ascii="Times New Roman" w:hAnsi="Times New Roman"/>
            <w:color w:val="000000"/>
            <w:sz w:val="22"/>
          </w:rPr>
          <w:delText xml:space="preserve">Greenleaf 2021 Equity Incentive Plan</w:delText>
        </w:r>
      </w:del>
      <w:ins w:id="1104" w:author="Greenleaf Counsel" w:date="2025-05-12T09:00:00Z">
        <w:r>
          <w:rPr>
            <w:rFonts w:ascii="Times New Roman" w:hAnsi="Times New Roman"/>
            <w:color w:val="000000"/>
            <w:sz w:val="22"/>
          </w:rPr>
          <w:t xml:space="preserve">Plan, applicable securities laws,</w:t>
        </w:r>
      </w:ins>
      <w:r>
        <w:rPr>
          <w:rFonts w:ascii="Times New Roman" w:hAnsi="Times New Roman"/>
          <w:color w:val="000000"/>
          <w:sz w:val="22"/>
        </w:rPr>
        <w:t xml:space="preserve"> and </w:t>
      </w:r>
      <w:ins w:id="1105" w:author="Greenleaf Counsel" w:date="2025-05-12T09:00:00Z">
        <w:r>
          <w:rPr>
            <w:rFonts w:ascii="Times New Roman" w:hAnsi="Times New Roman"/>
            <w:color w:val="000000"/>
            <w:sz w:val="22"/>
          </w:rPr>
          <w:t xml:space="preserve">any stockholder or transfer-restriction agreement </w:t>
        </w:r>
      </w:ins>
      <w:r>
        <w:rPr>
          <w:rFonts w:ascii="Times New Roman" w:hAnsi="Times New Roman"/>
          <w:color w:val="000000"/>
          <w:sz w:val="22"/>
        </w:rPr>
        <w:t xml:space="preserve">applicable</w:t>
      </w:r>
      <w:ins w:id="1106" w:author="Greenleaf Counsel" w:date="2025-05-12T09:00:00Z">
        <w:r>
          <w:rPr>
            <w:rFonts w:ascii="Times New Roman" w:hAnsi="Times New Roman"/>
            <w:color w:val="000000"/>
            <w:sz w:val="22"/>
          </w:rPr>
          <w:t xml:space="preserve"> to holders of Greenleaf common stock. The Accelerated RSUs constitute supplemental wages; Greenleaf shall satisfy all required</w:t>
        </w:r>
      </w:ins>
      <w:r>
        <w:rPr>
          <w:rFonts w:ascii="Times New Roman" w:hAnsi="Times New Roman"/>
          <w:color w:val="000000"/>
          <w:sz w:val="22"/>
        </w:rPr>
        <w:t xml:space="preserve"> tax </w:t>
      </w:r>
      <w:del w:id="1107" w:author="Greenleaf Counsel" w:date="2025-05-12T09:00:00Z">
        <w:r>
          <w:rPr>
            <w:rFonts w:ascii="Times New Roman" w:hAnsi="Times New Roman"/>
            <w:color w:val="000000"/>
            <w:sz w:val="22"/>
          </w:rPr>
          <w:delText xml:space="preserve">law.</w:delText>
        </w:r>
      </w:del>
      <w:ins w:id="1108" w:author="Greenleaf Counsel" w:date="2025-05-12T09:00:00Z">
        <w:r>
          <w:rPr>
            <w:rFonts w:ascii="Times New Roman" w:hAnsi="Times New Roman"/>
            <w:color w:val="000000"/>
            <w:sz w:val="22"/>
          </w:rPr>
          <w:t xml:space="preserve">withholding by withholding shares having a fair market value equal to the required withholding (or, at Delano's election made before settlement, by Delano's remittance of cash), and shall report the income on IRS Form W-2. The remaining 2,500 unvested RSUs under the RSU Grant remain forfeited, and Delano acknowledges that, other than the 7,500 shares previously vested and delivered and the Accelerated RSUs, he holds no RSUs, options, or other equity or equity-based rights in Greenleaf.</w:t>
        </w:r>
      </w:ins>
      <w:commentRangeEnd w:id="11"/>
      <w:r>
        <w:commentReference w:id="11"/>
      </w:r>
    </w:p>
    <w:p>
      <w:pPr>
        <w:spacing w:line="276" w:lineRule="auto" w:before="0" w:after="120"/>
        <w:jc w:val="both"/>
      </w:pPr>
      <w:commentRangeStart w:id="12"/>
      <w:r>
        <w:rPr>
          <w:rFonts w:ascii="Times New Roman" w:hAnsi="Times New Roman"/>
          <w:b/>
          <w:color w:val="000000"/>
          <w:sz w:val="22"/>
        </w:rPr>
        <w:t>(e) Total Settlement Value.</w:t>
      </w:r>
      <w:r>
        <w:rPr>
          <w:rFonts w:ascii="Times New Roman" w:hAnsi="Times New Roman"/>
          <w:color w:val="000000"/>
          <w:sz w:val="22"/>
        </w:rPr>
        <w:t xml:space="preserve"> The aggregate</w:t>
      </w:r>
      <w:ins w:id="1109" w:author="Greenleaf Counsel" w:date="2025-05-12T09:00:00Z">
        <w:r>
          <w:rPr>
            <w:rFonts w:ascii="Times New Roman" w:hAnsi="Times New Roman"/>
            <w:color w:val="000000"/>
            <w:sz w:val="22"/>
          </w:rPr>
          <w:t xml:space="preserve"> value of the</w:t>
        </w:r>
      </w:ins>
      <w:r>
        <w:rPr>
          <w:rFonts w:ascii="Times New Roman" w:hAnsi="Times New Roman"/>
          <w:color w:val="000000"/>
          <w:sz w:val="22"/>
        </w:rPr>
        <w:t xml:space="preserve"> Settlement Payment under this Agreement is Five Hundred </w:t>
      </w:r>
      <w:del w:id="1110" w:author="Greenleaf Counsel" w:date="2025-05-12T09:00:00Z">
        <w:r>
          <w:rPr>
            <w:rFonts w:ascii="Times New Roman" w:hAnsi="Times New Roman"/>
            <w:color w:val="000000"/>
            <w:sz w:val="22"/>
          </w:rPr>
          <w:delText xml:space="preserve">Twenty-Five</w:delText>
        </w:r>
      </w:del>
      <w:ins w:id="1111" w:author="Greenleaf Counsel" w:date="2025-05-12T09:00:00Z">
        <w:r>
          <w:rPr>
            <w:rFonts w:ascii="Times New Roman" w:hAnsi="Times New Roman"/>
            <w:color w:val="000000"/>
            <w:sz w:val="22"/>
          </w:rPr>
          <w:t xml:space="preserve">Thirty-Seven</w:t>
        </w:r>
      </w:ins>
      <w:r>
        <w:rPr>
          <w:rFonts w:ascii="Times New Roman" w:hAnsi="Times New Roman"/>
          <w:color w:val="000000"/>
          <w:sz w:val="22"/>
        </w:rPr>
        <w:t xml:space="preserve"> Thousand </w:t>
      </w:r>
      <w:ins w:id="1112" w:author="Greenleaf Counsel" w:date="2025-05-12T09:00:00Z">
        <w:r>
          <w:rPr>
            <w:rFonts w:ascii="Times New Roman" w:hAnsi="Times New Roman"/>
            <w:color w:val="000000"/>
            <w:sz w:val="22"/>
          </w:rPr>
          <w:t xml:space="preserve">Five Hundred </w:t>
        </w:r>
      </w:ins>
      <w:r>
        <w:rPr>
          <w:rFonts w:ascii="Times New Roman" w:hAnsi="Times New Roman"/>
          <w:color w:val="000000"/>
          <w:sz w:val="22"/>
        </w:rPr>
        <w:t xml:space="preserve">Dollars </w:t>
      </w:r>
      <w:del w:id="1113" w:author="Greenleaf Counsel" w:date="2025-05-12T09:00:00Z">
        <w:r>
          <w:rPr>
            <w:rFonts w:ascii="Times New Roman" w:hAnsi="Times New Roman"/>
            <w:color w:val="000000"/>
            <w:sz w:val="22"/>
          </w:rPr>
          <w:delText xml:space="preserve">($525,000.00),</w:delText>
        </w:r>
      </w:del>
      <w:ins w:id="1114" w:author="Greenleaf Counsel" w:date="2025-05-12T09:00:00Z">
        <w:r>
          <w:rPr>
            <w:rFonts w:ascii="Times New Roman" w:hAnsi="Times New Roman"/>
            <w:color w:val="000000"/>
            <w:sz w:val="22"/>
          </w:rPr>
          <w:t xml:space="preserve">($537,500.00),</w:t>
        </w:r>
      </w:ins>
      <w:r>
        <w:rPr>
          <w:rFonts w:ascii="Times New Roman" w:hAnsi="Times New Roman"/>
          <w:color w:val="000000"/>
          <w:sz w:val="22"/>
        </w:rPr>
        <w:t xml:space="preserve"> comprised of the compensatory damages payment ($275,000.00), the </w:t>
      </w:r>
      <w:del w:id="1115" w:author="Greenleaf Counsel" w:date="2025-05-12T09:00:00Z">
        <w:r>
          <w:rPr>
            <w:rFonts w:ascii="Times New Roman" w:hAnsi="Times New Roman"/>
            <w:color w:val="000000"/>
            <w:sz w:val="22"/>
          </w:rPr>
          <w:delText xml:space="preserve">back pay</w:delText>
        </w:r>
      </w:del>
      <w:ins w:id="1116" w:author="Greenleaf Counsel" w:date="2025-05-12T09:00:00Z">
        <w:r>
          <w:rPr>
            <w:rFonts w:ascii="Times New Roman" w:hAnsi="Times New Roman"/>
            <w:color w:val="000000"/>
            <w:sz w:val="22"/>
          </w:rPr>
          <w:t xml:space="preserve">lost wages and incentive compensation</w:t>
        </w:r>
      </w:ins>
      <w:r>
        <w:rPr>
          <w:rFonts w:ascii="Times New Roman" w:hAnsi="Times New Roman"/>
          <w:color w:val="000000"/>
          <w:sz w:val="22"/>
        </w:rPr>
        <w:t xml:space="preserve"> payment ($125,000.00), the attorney fees payment ($75,000.00), and the RSU acceleration </w:t>
      </w:r>
      <w:del w:id="1117" w:author="Greenleaf Counsel" w:date="2025-05-12T09:00:00Z">
        <w:r>
          <w:rPr>
            <w:rFonts w:ascii="Times New Roman" w:hAnsi="Times New Roman"/>
            <w:color w:val="000000"/>
            <w:sz w:val="22"/>
          </w:rPr>
          <w:delText xml:space="preserve">($50,000.00).</w:delText>
        </w:r>
      </w:del>
      <w:ins w:id="1118" w:author="Greenleaf Counsel" w:date="2025-05-12T09:00:00Z">
        <w:r>
          <w:rPr>
            <w:rFonts w:ascii="Times New Roman" w:hAnsi="Times New Roman"/>
            <w:color w:val="000000"/>
            <w:sz w:val="22"/>
          </w:rPr>
          <w:t xml:space="preserve">(valued at $62,500.00 as provided in Section 3(d)). Delano acknowledges that the Settlement Payment exceeds anything of value to which he would otherwise be entitled absent this Agreement, and that no other payment, benefit, or consideration is owed to him or his counsel in connection with the Disputed Claims, including any claim for attorney fees, costs, or interest.</w:t>
        </w:r>
      </w:ins>
      <w:commentRangeEnd w:id="12"/>
      <w:r>
        <w:commentReference w:id="12"/>
      </w:r>
    </w:p>
    <w:p>
      <w:r>
        <w:br w:type="page"/>
      </w:r>
    </w:p>
    <w:p>
      <w:pPr>
        <w:keepNext/>
        <w:spacing w:line="276" w:lineRule="auto" w:before="200" w:after="80"/>
        <w:ind w:left="0"/>
      </w:pPr>
      <w:r>
        <w:rPr>
          <w:rFonts w:ascii="Times New Roman" w:hAnsi="Times New Roman"/>
          <w:b/>
          <w:color w:val="000000"/>
          <w:sz w:val="22"/>
        </w:rPr>
        <w:t>Section 4. General Release of Claims by Delano</w:t>
      </w:r>
    </w:p>
    <w:p>
      <w:pPr>
        <w:spacing w:line="276" w:lineRule="auto" w:before="0" w:after="120"/>
        <w:jc w:val="both"/>
      </w:pPr>
      <w:commentRangeStart w:id="13"/>
      <w:r>
        <w:rPr>
          <w:rFonts w:ascii="Times New Roman" w:hAnsi="Times New Roman"/>
          <w:color w:val="000000"/>
          <w:sz w:val="22"/>
        </w:rPr>
        <w:t xml:space="preserve">In consideration of the Settlement Payment and other promises set forth in this Agreement, Delano, for himself and on behalf of each of the Releasors, hereby irrevocably and unconditionally releases, acquits, and forever discharges each of the Releasees from any and all claims, demands, actions, causes of action, suits, debts, dues, sums of money, accounts, reckonings, bonds, bills, covenants, contracts, controversies, agreements, promises, variances, trespasses, damages, judgments, extents, executions, losses, expenses, liabilities, and obligations of every kind and nature whatsoever, whether known or unknown, suspected or unsuspected, accrued or unaccrued, fixed or contingent, that Delano has, has ever had, or may </w:t>
      </w:r>
      <w:del w:id="1119" w:author="Greenleaf Counsel" w:date="2025-05-12T09:00:00Z">
        <w:r>
          <w:rPr>
            <w:rFonts w:ascii="Times New Roman" w:hAnsi="Times New Roman"/>
            <w:color w:val="000000"/>
            <w:sz w:val="22"/>
          </w:rPr>
          <w:delText xml:space="preserve">hereafter </w:delText>
        </w:r>
      </w:del>
      <w:r>
        <w:rPr>
          <w:rFonts w:ascii="Times New Roman" w:hAnsi="Times New Roman"/>
          <w:color w:val="000000"/>
          <w:sz w:val="22"/>
        </w:rPr>
        <w:t xml:space="preserve">have against any of the Releasees,</w:t>
      </w:r>
      <w:ins w:id="1120" w:author="Greenleaf Counsel" w:date="2025-05-12T09:00:00Z">
        <w:r>
          <w:rPr>
            <w:rFonts w:ascii="Times New Roman" w:hAnsi="Times New Roman"/>
            <w:color w:val="000000"/>
            <w:sz w:val="22"/>
          </w:rPr>
          <w:t xml:space="preserve"> arising out of or relating to any act, omission, event, or matter occurring from the beginning of time through the date on which Delano signs this Agreement, including without limitation the Disputed Claims and any claims</w:t>
        </w:r>
      </w:ins>
      <w:r>
        <w:rPr>
          <w:rFonts w:ascii="Times New Roman" w:hAnsi="Times New Roman"/>
          <w:color w:val="000000"/>
          <w:sz w:val="22"/>
        </w:rPr>
        <w:t xml:space="preserve"> arising out of, related to, or in any way connected with Delano's employment with Greenleaf, the terms and conditions of that employment, </w:t>
      </w:r>
      <w:ins w:id="1121" w:author="Greenleaf Counsel" w:date="2025-05-12T09:00:00Z">
        <w:r>
          <w:rPr>
            <w:rFonts w:ascii="Times New Roman" w:hAnsi="Times New Roman"/>
            <w:color w:val="000000"/>
            <w:sz w:val="22"/>
          </w:rPr>
          <w:t xml:space="preserve">his compensation, benefits, or equity, </w:t>
        </w:r>
      </w:ins>
      <w:r>
        <w:rPr>
          <w:rFonts w:ascii="Times New Roman" w:hAnsi="Times New Roman"/>
          <w:color w:val="000000"/>
          <w:sz w:val="22"/>
        </w:rPr>
        <w:t xml:space="preserve">or the termination </w:t>
      </w:r>
      <w:del w:id="1122" w:author="Greenleaf Counsel" w:date="2025-05-12T09:00:00Z">
        <w:r>
          <w:rPr>
            <w:rFonts w:ascii="Times New Roman" w:hAnsi="Times New Roman"/>
            <w:color w:val="000000"/>
            <w:sz w:val="22"/>
          </w:rPr>
          <w:delText xml:space="preserve">thereof, from the beginning of time through the Effective Date.</w:delText>
        </w:r>
      </w:del>
      <w:ins w:id="1123" w:author="Greenleaf Counsel" w:date="2025-05-12T09:00:00Z">
        <w:r>
          <w:rPr>
            <w:rFonts w:ascii="Times New Roman" w:hAnsi="Times New Roman"/>
            <w:color w:val="000000"/>
            <w:sz w:val="22"/>
          </w:rPr>
          <w:t xml:space="preserve">thereof.</w:t>
        </w:r>
      </w:ins>
      <w:commentRangeEnd w:id="13"/>
      <w:r>
        <w:commentReference w:id="13"/>
      </w:r>
    </w:p>
    <w:p>
      <w:pPr>
        <w:spacing w:line="276" w:lineRule="auto" w:before="0" w:after="120"/>
        <w:jc w:val="both"/>
      </w:pPr>
      <w:r>
        <w:rPr>
          <w:rFonts w:ascii="Times New Roman" w:hAnsi="Times New Roman"/>
          <w:color w:val="000000"/>
          <w:sz w:val="22"/>
        </w:rPr>
        <w:t>Without limiting the generality of the foregoing release, Delano specifically releases and waives all claims arising under or related to any of the following federal, state, and local statutes, regulations, ordinances, and common law theories, as amended, to the fullest extent permitted by law:</w:t>
      </w:r>
    </w:p>
    <w:p>
      <w:pPr>
        <w:spacing w:line="276" w:lineRule="auto" w:before="0" w:after="120"/>
        <w:ind w:left="432"/>
        <w:jc w:val="both"/>
      </w:pPr>
      <w:r>
        <w:rPr>
          <w:rFonts w:ascii="Times New Roman" w:hAnsi="Times New Roman"/>
          <w:color w:val="000000"/>
          <w:sz w:val="22"/>
        </w:rPr>
        <w:t>(i) Title VII of the Civil Rights Act of 1964, 42 U.S.C. § 2000e et seq.;</w:t>
      </w:r>
    </w:p>
    <w:p>
      <w:pPr>
        <w:spacing w:line="276" w:lineRule="auto" w:before="0" w:after="120"/>
        <w:ind w:left="432"/>
        <w:jc w:val="both"/>
      </w:pPr>
      <w:r>
        <w:rPr>
          <w:rFonts w:ascii="Times New Roman" w:hAnsi="Times New Roman"/>
          <w:color w:val="000000"/>
          <w:sz w:val="22"/>
        </w:rPr>
        <w:t xml:space="preserve">(ii) the Age Discrimination in Employment Act of 1967 ("ADEA"), 29 U.S.C. § 621 et </w:t>
      </w:r>
      <w:del w:id="1124" w:author="Greenleaf Counsel" w:date="2025-05-12T09:00:00Z">
        <w:r>
          <w:rPr>
            <w:rFonts w:ascii="Times New Roman" w:hAnsi="Times New Roman"/>
            <w:color w:val="000000"/>
            <w:sz w:val="22"/>
          </w:rPr>
          <w:delText xml:space="preserve">seq.</w:delText>
        </w:r>
      </w:del>
      <w:ins w:id="1125" w:author="Greenleaf Counsel" w:date="2025-05-12T09:00:00Z">
        <w:r>
          <w:rPr>
            <w:rFonts w:ascii="Times New Roman" w:hAnsi="Times New Roman"/>
            <w:color w:val="000000"/>
            <w:sz w:val="22"/>
          </w:rPr>
          <w:t xml:space="preserve">seq., as amended by the Older Workers Benefit Protection Act ("OWBPA")</w:t>
        </w:r>
      </w:ins>
      <w:r>
        <w:rPr>
          <w:rFonts w:ascii="Times New Roman" w:hAnsi="Times New Roman"/>
          <w:color w:val="000000"/>
          <w:sz w:val="22"/>
        </w:rPr>
        <w:t xml:space="preserve">;</w:t>
      </w:r>
    </w:p>
    <w:p>
      <w:pPr>
        <w:spacing w:line="276" w:lineRule="auto" w:before="0" w:after="120"/>
        <w:ind w:left="432"/>
        <w:jc w:val="both"/>
      </w:pPr>
      <w:r>
        <w:rPr>
          <w:rFonts w:ascii="Times New Roman" w:hAnsi="Times New Roman"/>
          <w:color w:val="000000"/>
          <w:sz w:val="22"/>
        </w:rPr>
        <w:t>(iii) the Americans with Disabilities Act ("ADA"), 42 U.S.C. § 12101 et seq.;</w:t>
      </w:r>
    </w:p>
    <w:p>
      <w:pPr>
        <w:spacing w:line="276" w:lineRule="auto" w:before="0" w:after="120"/>
        <w:ind w:left="432"/>
        <w:jc w:val="both"/>
      </w:pPr>
      <w:r>
        <w:rPr>
          <w:rFonts w:ascii="Times New Roman" w:hAnsi="Times New Roman"/>
          <w:color w:val="000000"/>
          <w:sz w:val="22"/>
        </w:rPr>
        <w:t>(iv) the Family and Medical Leave Act ("FMLA"), 29 U.S.C. § 2601 et seq.;</w:t>
      </w:r>
    </w:p>
    <w:p>
      <w:pPr>
        <w:spacing w:line="276" w:lineRule="auto" w:before="0" w:after="120"/>
        <w:ind w:left="432"/>
        <w:jc w:val="both"/>
      </w:pPr>
      <w:r>
        <w:rPr>
          <w:rFonts w:ascii="Times New Roman" w:hAnsi="Times New Roman"/>
          <w:color w:val="000000"/>
          <w:sz w:val="22"/>
        </w:rPr>
        <w:t xml:space="preserve">(v) the Employee Retirement Income Security Act ("ERISA"), 29 U.S.C. § 1001 et seq.</w:t>
      </w:r>
      <w:ins w:id="1126" w:author="Greenleaf Counsel" w:date="2025-05-12T09:00:00Z">
        <w:r>
          <w:rPr>
            <w:rFonts w:ascii="Times New Roman" w:hAnsi="Times New Roman"/>
            <w:color w:val="000000"/>
            <w:sz w:val="22"/>
          </w:rPr>
          <w:t xml:space="preserve"> (other than claims for vested benefits)</w:t>
        </w:r>
      </w:ins>
      <w:r>
        <w:rPr>
          <w:rFonts w:ascii="Times New Roman" w:hAnsi="Times New Roman"/>
          <w:color w:val="000000"/>
          <w:sz w:val="22"/>
        </w:rPr>
        <w:t xml:space="preserve">;</w:t>
      </w:r>
    </w:p>
    <w:p>
      <w:pPr>
        <w:spacing w:line="276" w:lineRule="auto" w:before="0" w:after="120"/>
        <w:ind w:left="432"/>
        <w:jc w:val="both"/>
      </w:pPr>
      <w:r>
        <w:rPr>
          <w:rFonts w:ascii="Times New Roman" w:hAnsi="Times New Roman"/>
          <w:color w:val="000000"/>
          <w:sz w:val="22"/>
        </w:rPr>
        <w:t>(vi) the Equal Pay Act, 29 U.S.C. § 206(d);</w:t>
      </w:r>
    </w:p>
    <w:p>
      <w:pPr>
        <w:spacing w:line="276" w:lineRule="auto" w:before="0" w:after="120"/>
        <w:ind w:left="432"/>
        <w:jc w:val="both"/>
      </w:pPr>
      <w:r>
        <w:rPr>
          <w:rFonts w:ascii="Times New Roman" w:hAnsi="Times New Roman"/>
          <w:color w:val="000000"/>
          <w:sz w:val="22"/>
        </w:rPr>
        <w:t>(vii) the Genetic Information Nondiscrimination Act ("GINA"), 42 U.S.C. § 2000ff et seq.;</w:t>
      </w:r>
    </w:p>
    <w:p>
      <w:pPr>
        <w:spacing w:line="276" w:lineRule="auto" w:before="0" w:after="120"/>
        <w:ind w:left="432"/>
        <w:jc w:val="both"/>
      </w:pPr>
      <w:r>
        <w:rPr>
          <w:rFonts w:ascii="Times New Roman" w:hAnsi="Times New Roman"/>
          <w:color w:val="000000"/>
          <w:sz w:val="22"/>
        </w:rPr>
        <w:t>(viii) 42 U.S.C. §§ 1981 and 1983;</w:t>
      </w:r>
    </w:p>
    <w:p>
      <w:pPr>
        <w:spacing w:line="276" w:lineRule="auto" w:before="0" w:after="120"/>
        <w:ind w:left="432"/>
        <w:jc w:val="both"/>
        <w:rPr>
          <w:ins w:id="1127" w:author="Greenleaf Counsel" w:date="2025-05-12T09:00:00Z"/>
        </w:rPr>
      </w:pPr>
      <w:ins w:id="1128" w:author="Greenleaf Counsel" w:date="2025-05-12T09:00:00Z">
        <w:r>
          <w:rPr>
            <w:rFonts w:ascii="Times New Roman" w:hAnsi="Times New Roman"/>
            <w:color w:val="000000"/>
            <w:sz w:val="22"/>
          </w:rPr>
          <w:t xml:space="preserve">(viii-a) the whistleblower and employee protection provisions of the FDA Food Safety Modernization Act, 21 U.S.C. § 399d, and Section 11(c) of the Occupational Safety and Health Act, 29 U.S.C. § 660(c);</w:t>
        </w:r>
      </w:ins>
    </w:p>
    <w:p>
      <w:pPr>
        <w:spacing w:line="276" w:lineRule="auto" w:before="0" w:after="120"/>
        <w:ind w:left="432"/>
        <w:jc w:val="both"/>
        <w:rPr>
          <w:ins w:id="1129" w:author="Greenleaf Counsel" w:date="2025-05-12T09:00:00Z"/>
        </w:rPr>
      </w:pPr>
      <w:commentRangeStart w:id="14"/>
      <w:ins w:id="1130" w:author="Greenleaf Counsel" w:date="2025-05-12T09:00:00Z">
        <w:r>
          <w:rPr>
            <w:rFonts w:ascii="Times New Roman" w:hAnsi="Times New Roman"/>
            <w:color w:val="000000"/>
            <w:sz w:val="22"/>
          </w:rPr>
          <w:t xml:space="preserve">(viii-b) the Worker Adjustment and Retraining Notification Act, 29 U.S.C. § 2101 et seq.;</w:t>
        </w:r>
      </w:ins>
      <w:commentRangeEnd w:id="14"/>
      <w:r>
        <w:commentReference w:id="14"/>
      </w:r>
    </w:p>
    <w:p>
      <w:pPr>
        <w:spacing w:line="276" w:lineRule="auto" w:before="0" w:after="120"/>
        <w:ind w:left="432"/>
        <w:jc w:val="both"/>
      </w:pPr>
      <w:r>
        <w:rPr>
          <w:rFonts w:ascii="Times New Roman" w:hAnsi="Times New Roman"/>
          <w:color w:val="000000"/>
          <w:sz w:val="22"/>
        </w:rPr>
        <w:t xml:space="preserve">(ix) the Oregon Workplace Fairness Act and Oregon's employment discrimination statutes, ORS Chapter </w:t>
      </w:r>
      <w:del w:id="1131" w:author="Greenleaf Counsel" w:date="2025-05-12T09:00:00Z">
        <w:r>
          <w:rPr>
            <w:rFonts w:ascii="Times New Roman" w:hAnsi="Times New Roman"/>
            <w:color w:val="000000"/>
            <w:sz w:val="22"/>
          </w:rPr>
          <w:delText xml:space="preserve">659A</w:delText>
        </w:r>
      </w:del>
      <w:ins w:id="1132" w:author="Greenleaf Counsel" w:date="2025-05-12T09:00:00Z">
        <w:r>
          <w:rPr>
            <w:rFonts w:ascii="Times New Roman" w:hAnsi="Times New Roman"/>
            <w:color w:val="000000"/>
            <w:sz w:val="22"/>
          </w:rPr>
          <w:t xml:space="preserve">659A, including ORS 659A.030, the Oregon Family Leave Act (ORS 659A.150 et seq.), and ORS 659A.040</w:t>
        </w:r>
      </w:ins>
      <w:r>
        <w:rPr>
          <w:rFonts w:ascii="Times New Roman" w:hAnsi="Times New Roman"/>
          <w:color w:val="000000"/>
          <w:sz w:val="22"/>
        </w:rPr>
        <w:t xml:space="preserve">;</w:t>
      </w:r>
    </w:p>
    <w:p>
      <w:pPr>
        <w:spacing w:line="276" w:lineRule="auto" w:before="0" w:after="120"/>
        <w:ind w:left="432"/>
        <w:jc w:val="both"/>
      </w:pPr>
      <w:r>
        <w:rPr>
          <w:rFonts w:ascii="Times New Roman" w:hAnsi="Times New Roman"/>
          <w:color w:val="000000"/>
          <w:sz w:val="22"/>
        </w:rPr>
        <w:t xml:space="preserve">(x) Oregon whistleblower protection statutes, including ORS </w:t>
      </w:r>
      <w:del w:id="1133" w:author="Greenleaf Counsel" w:date="2025-05-12T09:00:00Z">
        <w:r>
          <w:rPr>
            <w:rFonts w:ascii="Times New Roman" w:hAnsi="Times New Roman"/>
            <w:color w:val="000000"/>
            <w:sz w:val="22"/>
          </w:rPr>
          <w:delText xml:space="preserve">654.062(5)</w:delText>
        </w:r>
      </w:del>
      <w:ins w:id="1134" w:author="Greenleaf Counsel" w:date="2025-05-12T09:00:00Z">
        <w:r>
          <w:rPr>
            <w:rFonts w:ascii="Times New Roman" w:hAnsi="Times New Roman"/>
            <w:color w:val="000000"/>
            <w:sz w:val="22"/>
          </w:rPr>
          <w:t xml:space="preserve">654.062(5), ORS 659A.199, and ORS 659A.230 through 659A.233</w:t>
        </w:r>
      </w:ins>
      <w:r>
        <w:rPr>
          <w:rFonts w:ascii="Times New Roman" w:hAnsi="Times New Roman"/>
          <w:color w:val="000000"/>
          <w:sz w:val="22"/>
        </w:rPr>
        <w:t xml:space="preserve">;</w:t>
      </w:r>
    </w:p>
    <w:p>
      <w:pPr>
        <w:spacing w:line="276" w:lineRule="auto" w:before="0" w:after="120"/>
        <w:ind w:left="432"/>
        <w:jc w:val="both"/>
      </w:pPr>
      <w:r>
        <w:rPr>
          <w:rFonts w:ascii="Times New Roman" w:hAnsi="Times New Roman"/>
          <w:color w:val="000000"/>
          <w:sz w:val="22"/>
        </w:rPr>
        <w:t xml:space="preserve">(xi) Oregon wage and hour laws, including ORS Chapter 652 </w:t>
      </w:r>
      <w:ins w:id="1135" w:author="Greenleaf Counsel" w:date="2025-05-12T09:00:00Z">
        <w:r>
          <w:rPr>
            <w:rFonts w:ascii="Times New Roman" w:hAnsi="Times New Roman"/>
            <w:color w:val="000000"/>
            <w:sz w:val="22"/>
          </w:rPr>
          <w:t xml:space="preserve">(including any claim for unpaid wages, bonus, or penalty wages under ORS 652.150) </w:t>
        </w:r>
      </w:ins>
      <w:r>
        <w:rPr>
          <w:rFonts w:ascii="Times New Roman" w:hAnsi="Times New Roman"/>
          <w:color w:val="000000"/>
          <w:sz w:val="22"/>
        </w:rPr>
        <w:t xml:space="preserve">and ORS Chapter 653</w:t>
      </w:r>
      <w:ins w:id="1136" w:author="Greenleaf Counsel" w:date="2025-05-12T09:00:00Z">
        <w:r>
          <w:rPr>
            <w:rFonts w:ascii="Times New Roman" w:hAnsi="Times New Roman"/>
            <w:color w:val="000000"/>
            <w:sz w:val="22"/>
          </w:rPr>
          <w:t xml:space="preserve"> (including Oregon sick time, ORS 653.601 et seq.), and the Oregon Equal Pay Act, ORS 652.210 et seq.</w:t>
        </w:r>
      </w:ins>
      <w:r>
        <w:rPr>
          <w:rFonts w:ascii="Times New Roman" w:hAnsi="Times New Roman"/>
          <w:color w:val="000000"/>
          <w:sz w:val="22"/>
        </w:rPr>
        <w:t xml:space="preserve">;</w:t>
      </w:r>
    </w:p>
    <w:p>
      <w:pPr>
        <w:spacing w:line="276" w:lineRule="auto" w:before="0" w:after="120"/>
        <w:ind w:left="432"/>
        <w:jc w:val="both"/>
      </w:pPr>
      <w:commentRangeStart w:id="15"/>
      <w:r>
        <w:rPr>
          <w:rFonts w:ascii="Times New Roman" w:hAnsi="Times New Roman"/>
          <w:color w:val="000000"/>
          <w:sz w:val="22"/>
        </w:rPr>
        <w:t xml:space="preserve">(xii)</w:t>
      </w:r>
      <w:ins w:id="1137" w:author="Greenleaf Counsel" w:date="2025-05-12T09:00:00Z">
        <w:r>
          <w:rPr>
            <w:rFonts w:ascii="Times New Roman" w:hAnsi="Times New Roman"/>
            <w:color w:val="000000"/>
            <w:sz w:val="22"/>
          </w:rPr>
          <w:t xml:space="preserve"> claims of discrimination or retaliation relating to workers' compensation, including under ORS 659A.040 (but not claims for</w:t>
        </w:r>
      </w:ins>
      <w:r>
        <w:rPr>
          <w:rFonts w:ascii="Times New Roman" w:hAnsi="Times New Roman"/>
          <w:color w:val="000000"/>
          <w:sz w:val="22"/>
        </w:rPr>
        <w:t xml:space="preserve"> workers' compensation </w:t>
      </w:r>
      <w:del w:id="1138" w:author="Greenleaf Counsel" w:date="2025-05-12T09:00:00Z">
        <w:r>
          <w:rPr>
            <w:rFonts w:ascii="Times New Roman" w:hAnsi="Times New Roman"/>
            <w:color w:val="000000"/>
            <w:sz w:val="22"/>
          </w:rPr>
          <w:delText xml:space="preserve">claims</w:delText>
        </w:r>
      </w:del>
      <w:ins w:id="1139" w:author="Greenleaf Counsel" w:date="2025-05-12T09:00:00Z">
        <w:r>
          <w:rPr>
            <w:rFonts w:ascii="Times New Roman" w:hAnsi="Times New Roman"/>
            <w:color w:val="000000"/>
            <w:sz w:val="22"/>
          </w:rPr>
          <w:t xml:space="preserve">benefits</w:t>
        </w:r>
      </w:ins>
      <w:r>
        <w:rPr>
          <w:rFonts w:ascii="Times New Roman" w:hAnsi="Times New Roman"/>
          <w:color w:val="000000"/>
          <w:sz w:val="22"/>
        </w:rPr>
        <w:t xml:space="preserve"> under ORS Chapter </w:t>
      </w:r>
      <w:del w:id="1140" w:author="Greenleaf Counsel" w:date="2025-05-12T09:00:00Z">
        <w:r>
          <w:rPr>
            <w:rFonts w:ascii="Times New Roman" w:hAnsi="Times New Roman"/>
            <w:color w:val="000000"/>
            <w:sz w:val="22"/>
          </w:rPr>
          <w:delText xml:space="preserve">656</w:delText>
        </w:r>
      </w:del>
      <w:ins w:id="1141" w:author="Greenleaf Counsel" w:date="2025-05-12T09:00:00Z">
        <w:r>
          <w:rPr>
            <w:rFonts w:ascii="Times New Roman" w:hAnsi="Times New Roman"/>
            <w:color w:val="000000"/>
            <w:sz w:val="22"/>
          </w:rPr>
          <w:t xml:space="preserve">656, which are not released by this Agreement)</w:t>
        </w:r>
      </w:ins>
      <w:r>
        <w:rPr>
          <w:rFonts w:ascii="Times New Roman" w:hAnsi="Times New Roman"/>
          <w:color w:val="000000"/>
          <w:sz w:val="22"/>
        </w:rPr>
        <w:t xml:space="preserve">;</w:t>
      </w:r>
      <w:commentRangeEnd w:id="15"/>
      <w:r>
        <w:commentReference w:id="15"/>
      </w:r>
    </w:p>
    <w:p>
      <w:pPr>
        <w:spacing w:line="276" w:lineRule="auto" w:before="0" w:after="120"/>
        <w:ind w:left="432"/>
        <w:jc w:val="both"/>
      </w:pPr>
      <w:r>
        <w:rPr>
          <w:rFonts w:ascii="Times New Roman" w:hAnsi="Times New Roman"/>
          <w:color w:val="000000"/>
          <w:sz w:val="22"/>
        </w:rPr>
        <w:t>(xiii) any other federal, state, or local statute, regulation, ordinance, executive order, or constitutional provision relating to employment, employment discrimination, retaliation, wages, benefits, or conditions of employment; and</w:t>
      </w:r>
    </w:p>
    <w:p>
      <w:pPr>
        <w:spacing w:line="276" w:lineRule="auto" w:before="0" w:after="120"/>
        <w:ind w:left="432"/>
        <w:jc w:val="both"/>
      </w:pPr>
      <w:r>
        <w:rPr>
          <w:rFonts w:ascii="Times New Roman" w:hAnsi="Times New Roman"/>
          <w:color w:val="000000"/>
          <w:sz w:val="22"/>
        </w:rPr>
        <w:t>(xiv) any and all claims arising under common law, including but not limited to breach of contract (express or implied), breach of the implied covenant of good faith and fair dealing, tortious interference, defamation, slander, libel, fraud, fraudulent inducement, negligent misrepresentation, negligence, wrongful discharge, intentional infliction of emotional distress, negligent infliction of emotional distress, invasion of privacy, and promissory estoppel.</w:t>
      </w:r>
    </w:p>
    <w:p>
      <w:pPr>
        <w:spacing w:line="276" w:lineRule="auto" w:before="0" w:after="120"/>
        <w:jc w:val="both"/>
      </w:pPr>
      <w:r>
        <w:rPr>
          <w:rFonts w:ascii="Times New Roman" w:hAnsi="Times New Roman"/>
          <w:color w:val="000000"/>
          <w:sz w:val="22"/>
        </w:rPr>
        <w:t>Delano acknowledges that he may hereafter discover facts different from or in addition to those that he currently knows or believes to be true with respect to the claims released herein, and Delano expressly agrees that this release shall remain effective in all respects notwithstanding any such discovery. Delano hereby expressly waives any and all rights he may have under any statute or common law principle that would otherwise limit the scope of this release to those claims actually known or suspected to exist at the time of execution of this Agreement.</w:t>
      </w:r>
    </w:p>
    <w:p>
      <w:pPr>
        <w:spacing w:line="276" w:lineRule="auto" w:before="0" w:after="120"/>
        <w:jc w:val="both"/>
        <w:rPr>
          <w:ins w:id="1142" w:author="Greenleaf Counsel" w:date="2025-05-12T09:00:00Z"/>
        </w:rPr>
      </w:pPr>
      <w:ins w:id="1143" w:author="Greenleaf Counsel" w:date="2025-05-12T09:00:00Z">
        <w:r>
          <w:rPr>
            <w:rFonts w:ascii="Times New Roman" w:hAnsi="Times New Roman"/>
            <w:color w:val="000000"/>
            <w:sz w:val="22"/>
          </w:rPr>
          <w:t xml:space="preserve">Notwithstanding the foregoing, the Released Claims do not include, and nothing in this Agreement waives: (A) Delano's rights under this Agreement; (B) claims for unemployment insurance benefits or workers' compensation benefits; (C) Delano's vested rights under the Greenleaf 401(k) plan or any other ERISA-governed employee benefit plan; (D) Delano's rights under COBRA; (E) claims that arise after the date on which Delano signs this Agreement; (F) Delano's right to challenge the validity of the waiver of ADEA claims under the OWBPA; or (G) any other claim that cannot be waived as a matter of law.</w:t>
        </w:r>
      </w:ins>
    </w:p>
    <w:p>
      <w:pPr>
        <w:spacing w:line="276" w:lineRule="auto" w:before="0" w:after="120"/>
        <w:jc w:val="both"/>
        <w:rPr>
          <w:ins w:id="1144" w:author="Greenleaf Counsel" w:date="2025-05-12T09:00:00Z"/>
        </w:rPr>
      </w:pPr>
      <w:ins w:id="1145" w:author="Greenleaf Counsel" w:date="2025-05-12T09:00:00Z">
        <w:r>
          <w:rPr>
            <w:rFonts w:ascii="Times New Roman" w:hAnsi="Times New Roman"/>
            <w:color w:val="000000"/>
            <w:sz w:val="22"/>
          </w:rPr>
          <w:t xml:space="preserve"/>
        </w:r>
      </w:ins>
      <w:ins w:id="1146" w:author="Greenleaf Counsel" w:date="2025-05-12T09:00:00Z">
        <w:r>
          <w:rPr>
            <w:rFonts w:ascii="Times New Roman" w:hAnsi="Times New Roman"/>
            <w:b/>
            <w:color w:val="000000"/>
            <w:sz w:val="22"/>
          </w:rPr>
          <w:t xml:space="preserve">Section 4A. Protected Rights</w:t>
        </w:r>
      </w:ins>
    </w:p>
    <w:p>
      <w:pPr>
        <w:spacing w:line="276" w:lineRule="auto" w:before="0" w:after="120"/>
        <w:jc w:val="both"/>
        <w:rPr>
          <w:ins w:id="1147" w:author="Greenleaf Counsel" w:date="2025-05-12T09:00:00Z"/>
        </w:rPr>
      </w:pPr>
      <w:commentRangeStart w:id="16"/>
      <w:ins w:id="1148" w:author="Greenleaf Counsel" w:date="2025-05-12T09:00:00Z">
        <w:r>
          <w:rPr>
            <w:rFonts w:ascii="Times New Roman" w:hAnsi="Times New Roman"/>
            <w:color w:val="000000"/>
            <w:sz w:val="22"/>
          </w:rPr>
          <w:t xml:space="preserve">Nothing in this Agreement, including Sections 4, 6, 7, 10, and 15, prohibits, prevents, or restricts Delano from: (i) filing a charge or complaint with, communicating with, providing information or documents to, or participating, cooperating, or testifying in any investigation or proceeding conducted by, any Government Agency, including the pending Oregon OSHA investigation relating to Complaint No. OR-OSHA-2024-11872, without notice to or approval from Greenleaf; (ii) testifying truthfully in any legal proceeding or responding to a lawful subpoena or court order; (iii) disclosing or discussing conduct that Delano reasonably believes constitutes unlawful discrimination, harassment, retaliation, or sexual assault, or a violation of food-safety, workplace-safety, or other law, to the extent such disclosure is protected by ORS 659A.370 or other applicable law; (iv) exercising any rights he may have under Section 7 of the National Labor Relations Act; or (v) making disclosures protected under the Defend Trade Secrets Act, 18 U.S.C. § 1833(b) (collectively, "Protected Rights"). Delano is not required to withdraw Complaint No. OR-OSHA-2024-11872. However, to the maximum extent permitted by law, Delano waives any right to recover individual monetary relief from any Releasee in any charge, complaint, or lawsuit filed by him or on his behalf asserting any Released Claim, except that nothing in this Agreement limits Delano's right to receive an award from a Government Agency for information provided to that Government Agency.</w:t>
        </w:r>
      </w:ins>
      <w:commentRangeEnd w:id="16"/>
      <w:r>
        <w:commentReference w:id="16"/>
      </w:r>
    </w:p>
    <w:p>
      <w:pPr>
        <w:keepNext/>
        <w:spacing w:line="276" w:lineRule="auto" w:before="200" w:after="80"/>
        <w:ind w:left="0"/>
      </w:pPr>
      <w:r>
        <w:rPr>
          <w:rFonts w:ascii="Times New Roman" w:hAnsi="Times New Roman"/>
          <w:b/>
          <w:color w:val="000000"/>
          <w:sz w:val="22"/>
        </w:rPr>
        <w:t>Section 5. ADEA / Age Discrimination Specific Release</w:t>
      </w:r>
    </w:p>
    <w:p>
      <w:pPr>
        <w:spacing w:line="276" w:lineRule="auto" w:before="0" w:after="120"/>
        <w:jc w:val="both"/>
      </w:pPr>
      <w:r>
        <w:rPr>
          <w:rFonts w:ascii="Times New Roman" w:hAnsi="Times New Roman"/>
          <w:color w:val="000000"/>
          <w:sz w:val="22"/>
        </w:rPr>
        <w:t xml:space="preserve">Delano acknowledges that he is knowingly and voluntarily waiving and releasing any and all rights or claims he may have under the Age Discrimination in Employment Act of 1967 ("ADEA"), as amended by the Older Workers Benefit Protection Act ("OWBPA"), 29 U.S.C. §</w:t>
      </w:r>
      <w:ins w:id="1149" w:author="Greenleaf Counsel" w:date="2025-05-12T09:00:00Z">
        <w:r>
          <w:rPr>
            <w:rFonts w:ascii="Times New Roman" w:hAnsi="Times New Roman"/>
            <w:color w:val="000000"/>
            <w:sz w:val="22"/>
          </w:rPr>
          <w:t xml:space="preserve">§</w:t>
        </w:r>
      </w:ins>
      <w:r>
        <w:rPr>
          <w:rFonts w:ascii="Times New Roman" w:hAnsi="Times New Roman"/>
          <w:color w:val="000000"/>
          <w:sz w:val="22"/>
        </w:rPr>
        <w:t xml:space="preserve"> 621 et seq.</w:t>
      </w:r>
      <w:ins w:id="1150" w:author="Greenleaf Counsel" w:date="2025-05-12T09:00:00Z">
        <w:r>
          <w:rPr>
            <w:rFonts w:ascii="Times New Roman" w:hAnsi="Times New Roman"/>
            <w:color w:val="000000"/>
            <w:sz w:val="22"/>
          </w:rPr>
          <w:t xml:space="preserve"> and 626(f).</w:t>
        </w:r>
      </w:ins>
      <w:r>
        <w:rPr>
          <w:rFonts w:ascii="Times New Roman" w:hAnsi="Times New Roman"/>
          <w:color w:val="000000"/>
          <w:sz w:val="22"/>
        </w:rPr>
        <w:t xml:space="preserve"> Delano further acknowledges and agrees as follows:</w:t>
      </w:r>
    </w:p>
    <w:p>
      <w:pPr>
        <w:spacing w:line="276" w:lineRule="auto" w:before="0" w:after="120"/>
        <w:ind w:left="432"/>
        <w:jc w:val="both"/>
      </w:pPr>
      <w:r>
        <w:rPr>
          <w:rFonts w:ascii="Times New Roman" w:hAnsi="Times New Roman"/>
          <w:color w:val="000000"/>
          <w:sz w:val="22"/>
        </w:rPr>
        <w:t>(a) Delano has read this Agreement in its entirety, understands each of its terms and provisions, and agrees to be bound hereby.</w:t>
      </w:r>
    </w:p>
    <w:p>
      <w:pPr>
        <w:spacing w:line="276" w:lineRule="auto" w:before="0" w:after="120"/>
        <w:ind w:left="432"/>
        <w:jc w:val="both"/>
      </w:pPr>
      <w:r>
        <w:rPr>
          <w:rFonts w:ascii="Times New Roman" w:hAnsi="Times New Roman"/>
          <w:color w:val="000000"/>
          <w:sz w:val="22"/>
        </w:rPr>
        <w:t>(b) The consideration provided to Delano under Section 3 of this Agreement exceeds anything of value to which Delano is already entitled and constitutes adequate and sufficient consideration for the release of ADEA claims contained herein.</w:t>
      </w:r>
    </w:p>
    <w:p>
      <w:pPr>
        <w:spacing w:line="276" w:lineRule="auto" w:before="0" w:after="120"/>
        <w:ind w:left="432"/>
        <w:jc w:val="both"/>
      </w:pPr>
      <w:commentRangeStart w:id="17"/>
      <w:r>
        <w:rPr>
          <w:rFonts w:ascii="Times New Roman" w:hAnsi="Times New Roman"/>
          <w:color w:val="000000"/>
          <w:sz w:val="22"/>
        </w:rPr>
        <w:t xml:space="preserve">(c) Delano has been given a period of </w:t>
      </w:r>
      <w:del w:id="1151" w:author="Greenleaf Counsel" w:date="2025-05-12T09:00:00Z">
        <w:r>
          <w:rPr>
            <w:rFonts w:ascii="Times New Roman" w:hAnsi="Times New Roman"/>
            <w:color w:val="000000"/>
            <w:sz w:val="22"/>
          </w:rPr>
          <w:delText xml:space="preserve">fourteen (14)</w:delText>
        </w:r>
      </w:del>
      <w:ins w:id="1152" w:author="Greenleaf Counsel" w:date="2025-05-12T09:00:00Z">
        <w:r>
          <w:rPr>
            <w:rFonts w:ascii="Times New Roman" w:hAnsi="Times New Roman"/>
            <w:color w:val="000000"/>
            <w:sz w:val="22"/>
          </w:rPr>
          <w:t xml:space="preserve">at least twenty-one (21)</w:t>
        </w:r>
      </w:ins>
      <w:r>
        <w:rPr>
          <w:rFonts w:ascii="Times New Roman" w:hAnsi="Times New Roman"/>
          <w:color w:val="000000"/>
          <w:sz w:val="22"/>
        </w:rPr>
        <w:t xml:space="preserve"> calendar days from the date of </w:t>
      </w:r>
      <w:ins w:id="1153" w:author="Greenleaf Counsel" w:date="2025-05-12T09:00:00Z">
        <w:r>
          <w:rPr>
            <w:rFonts w:ascii="Times New Roman" w:hAnsi="Times New Roman"/>
            <w:color w:val="000000"/>
            <w:sz w:val="22"/>
          </w:rPr>
          <w:t xml:space="preserve">his </w:t>
        </w:r>
      </w:ins>
      <w:r>
        <w:rPr>
          <w:rFonts w:ascii="Times New Roman" w:hAnsi="Times New Roman"/>
          <w:color w:val="000000"/>
          <w:sz w:val="22"/>
        </w:rPr>
        <w:t xml:space="preserve">receipt of this Agreement</w:t>
      </w:r>
      <w:ins w:id="1154" w:author="Greenleaf Counsel" w:date="2025-05-12T09:00:00Z">
        <w:r>
          <w:rPr>
            <w:rFonts w:ascii="Times New Roman" w:hAnsi="Times New Roman"/>
            <w:color w:val="000000"/>
            <w:sz w:val="22"/>
          </w:rPr>
          <w:t xml:space="preserve"> on [May __, 2025]</w:t>
        </w:r>
      </w:ins>
      <w:r>
        <w:rPr>
          <w:rFonts w:ascii="Times New Roman" w:hAnsi="Times New Roman"/>
          <w:color w:val="000000"/>
          <w:sz w:val="22"/>
        </w:rPr>
        <w:t xml:space="preserve"> within which to consider whether to execute </w:t>
      </w:r>
      <w:del w:id="1155" w:author="Greenleaf Counsel" w:date="2025-05-12T09:00:00Z">
        <w:r>
          <w:rPr>
            <w:rFonts w:ascii="Times New Roman" w:hAnsi="Times New Roman"/>
            <w:color w:val="000000"/>
            <w:sz w:val="22"/>
          </w:rPr>
          <w:delText xml:space="preserve">it, which</w:delText>
        </w:r>
      </w:del>
      <w:ins w:id="1156" w:author="Greenleaf Counsel" w:date="2025-05-12T09:00:00Z">
        <w:r>
          <w:rPr>
            <w:rFonts w:ascii="Times New Roman" w:hAnsi="Times New Roman"/>
            <w:color w:val="000000"/>
            <w:sz w:val="22"/>
          </w:rPr>
          <w:t xml:space="preserve">it.</w:t>
        </w:r>
      </w:ins>
      <w:r>
        <w:rPr>
          <w:rFonts w:ascii="Times New Roman" w:hAnsi="Times New Roman"/>
          <w:color w:val="000000"/>
          <w:sz w:val="22"/>
        </w:rPr>
        <w:t xml:space="preserve"> Delano </w:t>
      </w:r>
      <w:ins w:id="1157" w:author="Greenleaf Counsel" w:date="2025-05-12T09:00:00Z">
        <w:r>
          <w:rPr>
            <w:rFonts w:ascii="Times New Roman" w:hAnsi="Times New Roman"/>
            <w:color w:val="000000"/>
            <w:sz w:val="22"/>
          </w:rPr>
          <w:t xml:space="preserve">may sign this Agreement before the end of that period, but if he does so, he </w:t>
        </w:r>
      </w:ins>
      <w:r>
        <w:rPr>
          <w:rFonts w:ascii="Times New Roman" w:hAnsi="Times New Roman"/>
          <w:color w:val="000000"/>
          <w:sz w:val="22"/>
        </w:rPr>
        <w:t xml:space="preserve">acknowledges </w:t>
      </w:r>
      <w:del w:id="1158" w:author="Greenleaf Counsel" w:date="2025-05-12T09:00:00Z">
        <w:r>
          <w:rPr>
            <w:rFonts w:ascii="Times New Roman" w:hAnsi="Times New Roman"/>
            <w:color w:val="000000"/>
            <w:sz w:val="22"/>
          </w:rPr>
          <w:delText xml:space="preserve">is a sufficient</w:delText>
        </w:r>
      </w:del>
      <w:ins w:id="1159" w:author="Greenleaf Counsel" w:date="2025-05-12T09:00:00Z">
        <w:r>
          <w:rPr>
            <w:rFonts w:ascii="Times New Roman" w:hAnsi="Times New Roman"/>
            <w:color w:val="000000"/>
            <w:sz w:val="22"/>
          </w:rPr>
          <w:t xml:space="preserve">that he does so knowingly</w:t>
        </w:r>
      </w:ins>
      <w:r>
        <w:rPr>
          <w:rFonts w:ascii="Times New Roman" w:hAnsi="Times New Roman"/>
          <w:color w:val="000000"/>
          <w:sz w:val="22"/>
        </w:rPr>
        <w:t xml:space="preserve"> and </w:t>
      </w:r>
      <w:del w:id="1160" w:author="Greenleaf Counsel" w:date="2025-05-12T09:00:00Z">
        <w:r>
          <w:rPr>
            <w:rFonts w:ascii="Times New Roman" w:hAnsi="Times New Roman"/>
            <w:color w:val="000000"/>
            <w:sz w:val="22"/>
          </w:rPr>
          <w:delText xml:space="preserve">reasonable period</w:delText>
        </w:r>
      </w:del>
      <w:ins w:id="1161" w:author="Greenleaf Counsel" w:date="2025-05-12T09:00:00Z">
        <w:r>
          <w:rPr>
            <w:rFonts w:ascii="Times New Roman" w:hAnsi="Times New Roman"/>
            <w:color w:val="000000"/>
            <w:sz w:val="22"/>
          </w:rPr>
          <w:t xml:space="preserve">voluntarily and not because</w:t>
        </w:r>
      </w:ins>
      <w:r>
        <w:rPr>
          <w:rFonts w:ascii="Times New Roman" w:hAnsi="Times New Roman"/>
          <w:color w:val="000000"/>
          <w:sz w:val="22"/>
        </w:rPr>
        <w:t xml:space="preserve"> of </w:t>
      </w:r>
      <w:del w:id="1162" w:author="Greenleaf Counsel" w:date="2025-05-12T09:00:00Z">
        <w:r>
          <w:rPr>
            <w:rFonts w:ascii="Times New Roman" w:hAnsi="Times New Roman"/>
            <w:color w:val="000000"/>
            <w:sz w:val="22"/>
          </w:rPr>
          <w:delText xml:space="preserve">time.</w:delText>
        </w:r>
      </w:del>
      <w:ins w:id="1163" w:author="Greenleaf Counsel" w:date="2025-05-12T09:00:00Z">
        <w:r>
          <w:rPr>
            <w:rFonts w:ascii="Times New Roman" w:hAnsi="Times New Roman"/>
            <w:color w:val="000000"/>
            <w:sz w:val="22"/>
          </w:rPr>
          <w:t xml:space="preserve">any inducement or pressure by Greenleaf, and that Greenleaf has not asked him to shorten that period. The Parties agree that changes to this Agreement, whether material or immaterial, made after Delano first received this revised Agreement do not restart the twenty-one (21) day consideration period.</w:t>
        </w:r>
      </w:ins>
      <w:commentRangeEnd w:id="17"/>
      <w:r>
        <w:commentReference w:id="17"/>
      </w:r>
    </w:p>
    <w:p>
      <w:pPr>
        <w:spacing w:line="276" w:lineRule="auto" w:before="0" w:after="120"/>
        <w:ind w:left="432"/>
        <w:jc w:val="both"/>
      </w:pPr>
      <w:r>
        <w:rPr>
          <w:rFonts w:ascii="Times New Roman" w:hAnsi="Times New Roman"/>
          <w:color w:val="000000"/>
          <w:sz w:val="22"/>
        </w:rPr>
        <w:t>(d) Delano is entering into this Agreement of his own free will and volition, without coercion, duress, threat, or undue pressure from any person or entity, and with full knowledge of its terms, effects, and consequences.</w:t>
      </w:r>
    </w:p>
    <w:p>
      <w:pPr>
        <w:spacing w:line="276" w:lineRule="auto" w:before="0" w:after="120"/>
        <w:ind w:left="432"/>
        <w:jc w:val="both"/>
      </w:pPr>
      <w:r>
        <w:rPr>
          <w:rFonts w:ascii="Times New Roman" w:hAnsi="Times New Roman"/>
          <w:color w:val="000000"/>
          <w:sz w:val="22"/>
        </w:rPr>
        <w:t>(e) Delano acknowledges that this Agreement is written in a manner calculated to be understood by him and that he, in fact, understands the terms, conditions, and effect of this Agreement.</w:t>
      </w:r>
    </w:p>
    <w:p>
      <w:pPr>
        <w:spacing w:line="276" w:lineRule="auto" w:before="0" w:after="120"/>
        <w:ind w:left="432"/>
        <w:jc w:val="both"/>
      </w:pPr>
      <w:r>
        <w:rPr>
          <w:rFonts w:ascii="Times New Roman" w:hAnsi="Times New Roman"/>
          <w:color w:val="000000"/>
          <w:sz w:val="22"/>
        </w:rPr>
        <w:t>(f) Delano has not been coerced, threatened, or otherwise pressured into signing this Agreement, and Delano's decision to execute this Agreement has been made freely, knowingly, and voluntarily.</w:t>
      </w:r>
    </w:p>
    <w:p>
      <w:pPr>
        <w:spacing w:line="276" w:lineRule="auto" w:before="0" w:after="120"/>
        <w:ind w:left="432"/>
        <w:jc w:val="both"/>
        <w:rPr>
          <w:ins w:id="1164" w:author="Greenleaf Counsel" w:date="2025-05-12T09:00:00Z"/>
        </w:rPr>
      </w:pPr>
      <w:ins w:id="1165" w:author="Greenleaf Counsel" w:date="2025-05-12T09:00:00Z">
        <w:r>
          <w:rPr>
            <w:rFonts w:ascii="Times New Roman" w:hAnsi="Times New Roman"/>
            <w:color w:val="000000"/>
            <w:sz w:val="22"/>
          </w:rPr>
          <w:t xml:space="preserve">(g) Delano is hereby advised in writing to consult with an attorney of his choosing before signing this Agreement, and Delano acknowledges that he has consulted with Rachel Engel, Esq., of Engel &amp; Associates, P.C., who has reviewed this Agreement on his behalf.</w:t>
        </w:r>
      </w:ins>
    </w:p>
    <w:p>
      <w:pPr>
        <w:spacing w:line="276" w:lineRule="auto" w:before="0" w:after="120"/>
        <w:ind w:left="432"/>
        <w:jc w:val="both"/>
        <w:rPr>
          <w:ins w:id="1166" w:author="Greenleaf Counsel" w:date="2025-05-12T09:00:00Z"/>
        </w:rPr>
      </w:pPr>
      <w:ins w:id="1167" w:author="Greenleaf Counsel" w:date="2025-05-12T09:00:00Z">
        <w:r>
          <w:rPr>
            <w:rFonts w:ascii="Times New Roman" w:hAnsi="Times New Roman"/>
            <w:color w:val="000000"/>
            <w:sz w:val="22"/>
          </w:rPr>
          <w:t xml:space="preserve">(h) Delano may revoke this Agreement within seven (7) calendar days after the date on which he signs it, by delivering written notice of revocation to Tyler Huang, General Counsel, Greenleaf Organic Foods, Inc., 4200 NW Yeon Avenue, Portland, OR 97210, by email and overnight courier, so that it is received no later than 11:59 p.m. Pacific Time on the seventh (7th) day after Delano signs. This revocation right applies to the entire Agreement, including, for purposes of ORS 659A.370, Sections 6 and 7. This Agreement shall not become effective or enforceable, and no payment or benefit shall be provided under Section 3, until the revocation period has expired without revocation. If Delano timely revokes, this Agreement shall be null and void in its entirety.</w:t>
        </w:r>
      </w:ins>
    </w:p>
    <w:p>
      <w:pPr>
        <w:spacing w:line="276" w:lineRule="auto" w:before="0" w:after="120"/>
        <w:ind w:left="432"/>
        <w:jc w:val="both"/>
        <w:rPr>
          <w:ins w:id="1168" w:author="Greenleaf Counsel" w:date="2025-05-12T09:00:00Z"/>
        </w:rPr>
      </w:pPr>
      <w:ins w:id="1169" w:author="Greenleaf Counsel" w:date="2025-05-12T09:00:00Z">
        <w:r>
          <w:rPr>
            <w:rFonts w:ascii="Times New Roman" w:hAnsi="Times New Roman"/>
            <w:color w:val="000000"/>
            <w:sz w:val="22"/>
          </w:rPr>
          <w:t xml:space="preserve">(i) Delano is not waiving any rights or claims that may arise after the date on which he signs this Agreement.</w:t>
        </w:r>
      </w:ins>
    </w:p>
    <w:p>
      <w:pPr>
        <w:spacing w:line="276" w:lineRule="auto" w:before="0" w:after="120"/>
        <w:ind w:left="432"/>
        <w:jc w:val="both"/>
        <w:rPr>
          <w:ins w:id="1170" w:author="Greenleaf Counsel" w:date="2025-05-12T09:00:00Z"/>
        </w:rPr>
      </w:pPr>
      <w:commentRangeStart w:id="18"/>
      <w:ins w:id="1171" w:author="Greenleaf Counsel" w:date="2025-05-12T09:00:00Z">
        <w:r>
          <w:rPr>
            <w:rFonts w:ascii="Times New Roman" w:hAnsi="Times New Roman"/>
            <w:color w:val="000000"/>
            <w:sz w:val="22"/>
          </w:rPr>
          <w:t xml:space="preserve">(j) Delano acknowledges that the release of ADEA claims in this Agreement is made in connection with an individual separation and is not part of an exit incentive or other employment termination program offered to a group or class of employees. [Greenleaf to confirm before delivery.]</w:t>
        </w:r>
      </w:ins>
      <w:commentRangeEnd w:id="18"/>
      <w:r>
        <w:commentReference w:id="18"/>
      </w:r>
    </w:p>
    <w:p>
      <w:r>
        <w:br w:type="page"/>
      </w:r>
    </w:p>
    <w:p>
      <w:pPr>
        <w:keepNext/>
        <w:spacing w:line="276" w:lineRule="auto" w:before="200" w:after="80"/>
        <w:ind w:left="0"/>
      </w:pPr>
      <w:r>
        <w:rPr>
          <w:rFonts w:ascii="Times New Roman" w:hAnsi="Times New Roman"/>
          <w:b/>
          <w:color w:val="000000"/>
          <w:sz w:val="22"/>
        </w:rPr>
        <w:t>Section 6. Confidentiality</w:t>
      </w:r>
    </w:p>
    <w:p>
      <w:pPr>
        <w:spacing w:line="276" w:lineRule="auto" w:before="0" w:after="120"/>
        <w:jc w:val="both"/>
      </w:pPr>
      <w:commentRangeStart w:id="19"/>
      <w:ins w:id="1172" w:author="Greenleaf Counsel" w:date="2025-05-12T09:00:00Z">
        <w:r>
          <w:rPr>
            <w:rFonts w:ascii="Times New Roman" w:hAnsi="Times New Roman"/>
            <w:color w:val="000000"/>
            <w:sz w:val="22"/>
          </w:rPr>
          <w:t xml:space="preserve">At Delano's request, and subject to Section 4A, </w:t>
        </w:r>
      </w:ins>
      <w:r>
        <w:rPr>
          <w:rFonts w:ascii="Times New Roman" w:hAnsi="Times New Roman"/>
          <w:color w:val="000000"/>
          <w:sz w:val="22"/>
        </w:rPr>
        <w:t xml:space="preserve">Delano agrees that the </w:t>
      </w:r>
      <w:del w:id="1173" w:author="Greenleaf Counsel" w:date="2025-05-12T09:00:00Z">
        <w:r>
          <w:rPr>
            <w:rFonts w:ascii="Times New Roman" w:hAnsi="Times New Roman"/>
            <w:color w:val="000000"/>
            <w:sz w:val="22"/>
          </w:rPr>
          <w:delText xml:space="preserve">terms, amount,</w:delText>
        </w:r>
      </w:del>
      <w:ins w:id="1174" w:author="Greenleaf Counsel" w:date="2025-05-12T09:00:00Z">
        <w:r>
          <w:rPr>
            <w:rFonts w:ascii="Times New Roman" w:hAnsi="Times New Roman"/>
            <w:color w:val="000000"/>
            <w:sz w:val="22"/>
          </w:rPr>
          <w:t xml:space="preserve">terms</w:t>
        </w:r>
      </w:ins>
      <w:r>
        <w:rPr>
          <w:rFonts w:ascii="Times New Roman" w:hAnsi="Times New Roman"/>
          <w:color w:val="000000"/>
          <w:sz w:val="22"/>
        </w:rPr>
        <w:t xml:space="preserve"> and </w:t>
      </w:r>
      <w:del w:id="1175" w:author="Greenleaf Counsel" w:date="2025-05-12T09:00:00Z">
        <w:r>
          <w:rPr>
            <w:rFonts w:ascii="Times New Roman" w:hAnsi="Times New Roman"/>
            <w:color w:val="000000"/>
            <w:sz w:val="22"/>
          </w:rPr>
          <w:delText xml:space="preserve">existence</w:delText>
        </w:r>
      </w:del>
      <w:ins w:id="1176" w:author="Greenleaf Counsel" w:date="2025-05-12T09:00:00Z">
        <w:r>
          <w:rPr>
            <w:rFonts w:ascii="Times New Roman" w:hAnsi="Times New Roman"/>
            <w:color w:val="000000"/>
            <w:sz w:val="22"/>
          </w:rPr>
          <w:t xml:space="preserve">amount</w:t>
        </w:r>
      </w:ins>
      <w:r>
        <w:rPr>
          <w:rFonts w:ascii="Times New Roman" w:hAnsi="Times New Roman"/>
          <w:color w:val="000000"/>
          <w:sz w:val="22"/>
        </w:rPr>
        <w:t xml:space="preserve"> of this Agreement, including the Settlement Payment and each of its component parts, shall be kept strictly confidential. Delano shall not disclose, publish, or communicate any information regarding this Agreement, its terms, its financial components, or the negotiations leading to its execution to any person or entity, except as follows:</w:t>
      </w:r>
      <w:commentRangeEnd w:id="19"/>
      <w:r>
        <w:commentReference w:id="19"/>
      </w:r>
    </w:p>
    <w:p>
      <w:pPr>
        <w:spacing w:line="276" w:lineRule="auto" w:before="0" w:after="120"/>
        <w:ind w:left="432"/>
        <w:jc w:val="both"/>
      </w:pPr>
      <w:r>
        <w:rPr>
          <w:rFonts w:ascii="Times New Roman" w:hAnsi="Times New Roman"/>
          <w:color w:val="000000"/>
          <w:sz w:val="22"/>
        </w:rPr>
        <w:t>(i) to Delano's spouse or domestic partner, provided that such individual agrees to maintain the confidentiality of the information;</w:t>
      </w:r>
    </w:p>
    <w:p>
      <w:pPr>
        <w:spacing w:line="276" w:lineRule="auto" w:before="0" w:after="120"/>
        <w:ind w:left="432"/>
        <w:jc w:val="both"/>
      </w:pPr>
      <w:r>
        <w:rPr>
          <w:rFonts w:ascii="Times New Roman" w:hAnsi="Times New Roman"/>
          <w:color w:val="000000"/>
          <w:sz w:val="22"/>
        </w:rPr>
        <w:t>(ii) to Delano's legal counsel at Engel &amp; Associates, P.C., or any successor legal counsel retained by Delano;</w:t>
      </w:r>
    </w:p>
    <w:p>
      <w:pPr>
        <w:spacing w:line="276" w:lineRule="auto" w:before="0" w:after="120"/>
        <w:ind w:left="432"/>
        <w:jc w:val="both"/>
      </w:pPr>
      <w:r>
        <w:rPr>
          <w:rFonts w:ascii="Times New Roman" w:hAnsi="Times New Roman"/>
          <w:color w:val="000000"/>
          <w:sz w:val="22"/>
        </w:rPr>
        <w:t xml:space="preserve">(iii) to Delano's tax advisor, accountant, or financial advisor, solely for the purpose of obtaining tax, accounting, or financial advice, provided that such advisor agrees to maintain the confidentiality of the information;</w:t>
      </w:r>
      <w:del w:id="1177" w:author="Greenleaf Counsel" w:date="2025-05-12T09:00:00Z">
        <w:r>
          <w:rPr>
            <w:rFonts w:ascii="Times New Roman" w:hAnsi="Times New Roman"/>
            <w:color w:val="000000"/>
            <w:sz w:val="22"/>
          </w:rPr>
          <w:delText xml:space="preserve"> or</w:delText>
        </w:r>
      </w:del>
    </w:p>
    <w:p>
      <w:pPr>
        <w:spacing w:line="276" w:lineRule="auto" w:before="0" w:after="120"/>
        <w:ind w:left="432"/>
        <w:jc w:val="both"/>
      </w:pPr>
      <w:r>
        <w:rPr>
          <w:rFonts w:ascii="Times New Roman" w:hAnsi="Times New Roman"/>
          <w:color w:val="000000"/>
          <w:sz w:val="22"/>
        </w:rPr>
        <w:t xml:space="preserve">(iv) as required by applicable law, regulation, court order, subpoena, or other compulsory legal </w:t>
      </w:r>
      <w:del w:id="1178" w:author="Greenleaf Counsel" w:date="2025-05-12T09:00:00Z">
        <w:r>
          <w:rPr>
            <w:rFonts w:ascii="Times New Roman" w:hAnsi="Times New Roman"/>
            <w:color w:val="000000"/>
            <w:sz w:val="22"/>
          </w:rPr>
          <w:delText xml:space="preserve">process.</w:delText>
        </w:r>
      </w:del>
      <w:ins w:id="1179" w:author="Greenleaf Counsel" w:date="2025-05-12T09:00:00Z">
        <w:r>
          <w:rPr>
            <w:rFonts w:ascii="Times New Roman" w:hAnsi="Times New Roman"/>
            <w:color w:val="000000"/>
            <w:sz w:val="22"/>
          </w:rPr>
          <w:t xml:space="preserve">process;</w:t>
        </w:r>
      </w:ins>
    </w:p>
    <w:p>
      <w:pPr>
        <w:spacing w:line="276" w:lineRule="auto" w:before="0" w:after="120"/>
        <w:ind w:left="432"/>
        <w:jc w:val="both"/>
        <w:rPr>
          <w:ins w:id="1180" w:author="Greenleaf Counsel" w:date="2025-05-12T09:00:00Z"/>
        </w:rPr>
      </w:pPr>
      <w:ins w:id="1181" w:author="Greenleaf Counsel" w:date="2025-05-12T09:00:00Z">
        <w:r>
          <w:rPr>
            <w:rFonts w:ascii="Times New Roman" w:hAnsi="Times New Roman"/>
            <w:color w:val="000000"/>
            <w:sz w:val="22"/>
          </w:rPr>
          <w:t xml:space="preserve">(v) to any Government Agency, or otherwise in the exercise of Protected Rights under Section 4A; or</w:t>
        </w:r>
      </w:ins>
    </w:p>
    <w:p>
      <w:pPr>
        <w:spacing w:line="276" w:lineRule="auto" w:before="0" w:after="120"/>
        <w:ind w:left="432"/>
        <w:jc w:val="both"/>
        <w:rPr>
          <w:ins w:id="1182" w:author="Greenleaf Counsel" w:date="2025-05-12T09:00:00Z"/>
        </w:rPr>
      </w:pPr>
      <w:ins w:id="1183" w:author="Greenleaf Counsel" w:date="2025-05-12T09:00:00Z">
        <w:r>
          <w:rPr>
            <w:rFonts w:ascii="Times New Roman" w:hAnsi="Times New Roman"/>
            <w:color w:val="000000"/>
            <w:sz w:val="22"/>
          </w:rPr>
          <w:t xml:space="preserve">(vi) in any action to enforce or interpret this Agreement.</w:t>
        </w:r>
      </w:ins>
    </w:p>
    <w:p>
      <w:pPr>
        <w:spacing w:line="276" w:lineRule="auto" w:before="0" w:after="120"/>
        <w:jc w:val="both"/>
        <w:rPr>
          <w:ins w:id="1184" w:author="Greenleaf Counsel" w:date="2025-05-12T09:00:00Z"/>
        </w:rPr>
      </w:pPr>
      <w:ins w:id="1185" w:author="Greenleaf Counsel" w:date="2025-05-12T09:00:00Z">
        <w:r>
          <w:rPr>
            <w:rFonts w:ascii="Times New Roman" w:hAnsi="Times New Roman"/>
            <w:color w:val="000000"/>
            <w:sz w:val="22"/>
          </w:rPr>
          <w:t xml:space="preserve">In response to any inquiry regarding the Disputed Claims, Delano may state only that "the matter has been resolved." Greenleaf may disclose the terms of this Agreement to its officers, directors, employees, attorneys, auditors, insurers (including Timberline Insurance Group), and advisors with a business need to know, and as required by law or in connection with any legal or regulatory proceeding.</w:t>
        </w:r>
      </w:ins>
    </w:p>
    <w:p>
      <w:pPr>
        <w:spacing w:line="276" w:lineRule="auto" w:before="0" w:after="120"/>
        <w:jc w:val="both"/>
      </w:pPr>
      <w:r>
        <w:rPr>
          <w:rFonts w:ascii="Times New Roman" w:hAnsi="Times New Roman"/>
          <w:color w:val="000000"/>
          <w:sz w:val="22"/>
        </w:rPr>
        <w:t xml:space="preserve">In the event that Delano is compelled by legal process to disclose any information subject to this confidentiality provision, Delano </w:t>
      </w:r>
      <w:del w:id="1186" w:author="Greenleaf Counsel" w:date="2025-05-12T09:00:00Z">
        <w:r>
          <w:rPr>
            <w:rFonts w:ascii="Times New Roman" w:hAnsi="Times New Roman"/>
            <w:color w:val="000000"/>
            <w:sz w:val="22"/>
          </w:rPr>
          <w:delText xml:space="preserve">shall</w:delText>
        </w:r>
      </w:del>
      <w:ins w:id="1187" w:author="Greenleaf Counsel" w:date="2025-05-12T09:00:00Z">
        <w:r>
          <w:rPr>
            <w:rFonts w:ascii="Times New Roman" w:hAnsi="Times New Roman"/>
            <w:color w:val="000000"/>
            <w:sz w:val="22"/>
          </w:rPr>
          <w:t xml:space="preserve">shall, except where notice is prohibited by law or the disclosure is made to a Government Agency under Section 4A,</w:t>
        </w:r>
      </w:ins>
      <w:r>
        <w:rPr>
          <w:rFonts w:ascii="Times New Roman" w:hAnsi="Times New Roman"/>
          <w:color w:val="000000"/>
          <w:sz w:val="22"/>
        </w:rPr>
        <w:t xml:space="preserve"> provide Greenleaf with prompt written notice of such compulsion so as to permit Greenleaf to seek a protective order or other appropriate relief. In the event that Delano breaches this confidentiality provision, Greenleaf shall be entitled to seek injunctive relief, specific performance, and all other available legal and equitable remedies, including recovery of damages sustained as a result of such breach.</w:t>
      </w:r>
    </w:p>
    <w:p>
      <w:pPr>
        <w:spacing w:line="276" w:lineRule="auto" w:before="0" w:after="120"/>
        <w:jc w:val="both"/>
        <w:rPr>
          <w:ins w:id="1236" w:author="Greenleaf Counsel" w:date="2025-05-12T09:00:00Z"/>
        </w:rPr>
      </w:pPr>
      <w:ins w:id="1237" w:author="Greenleaf Counsel" w:date="2025-05-12T09:00:00Z">
        <w:r>
          <w:rPr>
            <w:rFonts w:ascii="Times New Roman" w:hAnsi="Times New Roman"/>
            <w:color w:val="000000"/>
            <w:sz w:val="22"/>
          </w:rPr>
          <w:t xml:space="preserve"/>
        </w:r>
      </w:ins>
      <w:ins w:id="1238" w:author="Greenleaf Counsel" w:date="2025-05-12T09:00:00Z">
        <w:r>
          <w:rPr>
            <w:rFonts w:ascii="Times New Roman" w:hAnsi="Times New Roman"/>
            <w:b/>
            <w:color w:val="000000"/>
            <w:sz w:val="22"/>
          </w:rPr>
          <w:t xml:space="preserve">Section 6A. Confidential Information; Return of Property</w:t>
        </w:r>
      </w:ins>
    </w:p>
    <w:p>
      <w:pPr>
        <w:spacing w:line="276" w:lineRule="auto" w:before="0" w:after="120"/>
        <w:jc w:val="both"/>
        <w:rPr>
          <w:ins w:id="1239" w:author="Greenleaf Counsel" w:date="2025-05-12T09:00:00Z"/>
        </w:rPr>
      </w:pPr>
      <w:commentRangeStart w:id="23"/>
      <w:ins w:id="1240" w:author="Greenleaf Counsel" w:date="2025-05-12T09:00:00Z">
        <w:r>
          <w:rPr>
            <w:rFonts w:ascii="Times New Roman" w:hAnsi="Times New Roman"/>
            <w:color w:val="000000"/>
            <w:sz w:val="22"/>
          </w:rPr>
          <w:t xml:space="preserve">Delano acknowledges that during his employment he had access to confidential and proprietary information of Greenleaf, including supplier, distributor, pricing, logistics, and cold-chain operations information and trade secrets ("Confidential Information"). Subject to Section 4A, Delano shall not use or disclose any Confidential Information, and his obligations under any confidentiality, invention assignment, or similar agreement with Greenleaf remain in full force and effect. Delano represents that he has returned to Greenleaf all Greenleaf property, documents, and data in his possession, custody, or control, and has not retained any copies, except that he may retain documents relating to his own compensation and benefits and documents he has provided to, or that are the subject of his communications with, any Government Agency. Pursuant to 18 U.S.C. § 1833(b), Delano shall not be held criminally or civilly liable under any federal or state trade secret law for the disclosure of a trade secret made in confidence to a government official or to an attorney solely for the purpose of reporting or investigating a suspected violation of law, or in a complaint or other document filed under seal in a lawsuit or other proceeding.</w:t>
        </w:r>
      </w:ins>
      <w:commentRangeEnd w:id="23"/>
      <w:r>
        <w:commentReference w:id="23"/>
      </w:r>
    </w:p>
    <w:p>
      <w:pPr>
        <w:keepNext/>
        <w:spacing w:line="276" w:lineRule="auto" w:before="200" w:after="80"/>
        <w:ind w:left="0"/>
      </w:pPr>
      <w:r>
        <w:rPr>
          <w:rFonts w:ascii="Times New Roman" w:hAnsi="Times New Roman"/>
          <w:b/>
          <w:color w:val="000000"/>
          <w:sz w:val="22"/>
        </w:rPr>
        <w:t>Section 7. Non-Disparagement</w:t>
      </w:r>
    </w:p>
    <w:p>
      <w:pPr>
        <w:spacing w:line="276" w:lineRule="auto" w:before="0" w:after="120"/>
        <w:jc w:val="both"/>
      </w:pPr>
      <w:commentRangeStart w:id="20"/>
      <w:del w:id="1188" w:author="Greenleaf Counsel" w:date="2025-05-12T09:00:00Z">
        <w:r>
          <w:rPr>
            <w:rFonts w:ascii="Times New Roman" w:hAnsi="Times New Roman"/>
            <w:color w:val="000000"/>
            <w:sz w:val="22"/>
          </w:rPr>
          <w:delText xml:space="preserve">Neither Party shall,</w:delText>
        </w:r>
      </w:del>
      <w:ins w:id="1189" w:author="Greenleaf Counsel" w:date="2025-05-12T09:00:00Z">
        <w:r>
          <w:rPr>
            <w:rFonts w:ascii="Times New Roman" w:hAnsi="Times New Roman"/>
            <w:color w:val="000000"/>
            <w:sz w:val="22"/>
          </w:rPr>
          <w:t xml:space="preserve">Subject to Section 4A, Delano shall not,</w:t>
        </w:r>
      </w:ins>
      <w:r>
        <w:rPr>
          <w:rFonts w:ascii="Times New Roman" w:hAnsi="Times New Roman"/>
          <w:color w:val="000000"/>
          <w:sz w:val="22"/>
        </w:rPr>
        <w:t xml:space="preserve"> at any time after the </w:t>
      </w:r>
      <w:del w:id="1190" w:author="Greenleaf Counsel" w:date="2025-05-12T09:00:00Z">
        <w:r>
          <w:rPr>
            <w:rFonts w:ascii="Times New Roman" w:hAnsi="Times New Roman"/>
            <w:color w:val="000000"/>
            <w:sz w:val="22"/>
          </w:rPr>
          <w:delText xml:space="preserve">Effective Date,</w:delText>
        </w:r>
      </w:del>
      <w:ins w:id="1191" w:author="Greenleaf Counsel" w:date="2025-05-12T09:00:00Z">
        <w:r>
          <w:rPr>
            <w:rFonts w:ascii="Times New Roman" w:hAnsi="Times New Roman"/>
            <w:color w:val="000000"/>
            <w:sz w:val="22"/>
          </w:rPr>
          <w:t xml:space="preserve">date on which he signs this Agreement,</w:t>
        </w:r>
      </w:ins>
      <w:r>
        <w:rPr>
          <w:rFonts w:ascii="Times New Roman" w:hAnsi="Times New Roman"/>
          <w:color w:val="000000"/>
          <w:sz w:val="22"/>
        </w:rPr>
        <w:t xml:space="preserve"> make, publish, or communicate, or cause or encourage any other person or entity to make, publish, or communicate, </w:t>
      </w:r>
      <w:ins w:id="1192" w:author="Greenleaf Counsel" w:date="2025-05-12T09:00:00Z">
        <w:r>
          <w:rPr>
            <w:rFonts w:ascii="Times New Roman" w:hAnsi="Times New Roman"/>
            <w:color w:val="000000"/>
            <w:sz w:val="22"/>
          </w:rPr>
          <w:t xml:space="preserve">to any person or entity or in any public forum (including social media), </w:t>
        </w:r>
      </w:ins>
      <w:r>
        <w:rPr>
          <w:rFonts w:ascii="Times New Roman" w:hAnsi="Times New Roman"/>
          <w:color w:val="000000"/>
          <w:sz w:val="22"/>
        </w:rPr>
        <w:t xml:space="preserve">any disparaging, defamatory, </w:t>
      </w:r>
      <w:del w:id="1193" w:author="Greenleaf Counsel" w:date="2025-05-12T09:00:00Z">
        <w:r>
          <w:rPr>
            <w:rFonts w:ascii="Times New Roman" w:hAnsi="Times New Roman"/>
            <w:color w:val="000000"/>
            <w:sz w:val="22"/>
          </w:rPr>
          <w:delText xml:space="preserve">derogatory, </w:delText>
        </w:r>
      </w:del>
      <w:r>
        <w:rPr>
          <w:rFonts w:ascii="Times New Roman" w:hAnsi="Times New Roman"/>
          <w:color w:val="000000"/>
          <w:sz w:val="22"/>
        </w:rPr>
        <w:t xml:space="preserve">or </w:t>
      </w:r>
      <w:del w:id="1194" w:author="Greenleaf Counsel" w:date="2025-05-12T09:00:00Z">
        <w:r>
          <w:rPr>
            <w:rFonts w:ascii="Times New Roman" w:hAnsi="Times New Roman"/>
            <w:color w:val="000000"/>
            <w:sz w:val="22"/>
          </w:rPr>
          <w:delText xml:space="preserve">negative</w:delText>
        </w:r>
      </w:del>
      <w:ins w:id="1195" w:author="Greenleaf Counsel" w:date="2025-05-12T09:00:00Z">
        <w:r>
          <w:rPr>
            <w:rFonts w:ascii="Times New Roman" w:hAnsi="Times New Roman"/>
            <w:color w:val="000000"/>
            <w:sz w:val="22"/>
          </w:rPr>
          <w:t xml:space="preserve">derogatory</w:t>
        </w:r>
      </w:ins>
      <w:r>
        <w:rPr>
          <w:rFonts w:ascii="Times New Roman" w:hAnsi="Times New Roman"/>
          <w:color w:val="000000"/>
          <w:sz w:val="22"/>
        </w:rPr>
        <w:t xml:space="preserve"> statements, whether written or oral, about </w:t>
      </w:r>
      <w:del w:id="1196" w:author="Greenleaf Counsel" w:date="2025-05-12T09:00:00Z">
        <w:r>
          <w:rPr>
            <w:rFonts w:ascii="Times New Roman" w:hAnsi="Times New Roman"/>
            <w:color w:val="000000"/>
            <w:sz w:val="22"/>
          </w:rPr>
          <w:delText xml:space="preserve">the other Party, including but not limited to statements regarding the other Party's</w:delText>
        </w:r>
      </w:del>
      <w:ins w:id="1197" w:author="Greenleaf Counsel" w:date="2025-05-12T09:00:00Z">
        <w:r>
          <w:rPr>
            <w:rFonts w:ascii="Times New Roman" w:hAnsi="Times New Roman"/>
            <w:color w:val="000000"/>
            <w:sz w:val="22"/>
          </w:rPr>
          <w:t xml:space="preserve">Greenleaf or any of its products, services,</w:t>
        </w:r>
      </w:ins>
      <w:r>
        <w:rPr>
          <w:rFonts w:ascii="Times New Roman" w:hAnsi="Times New Roman"/>
          <w:color w:val="000000"/>
          <w:sz w:val="22"/>
        </w:rPr>
        <w:t xml:space="preserve"> business practices,</w:t>
      </w:r>
      <w:del w:id="1198" w:author="Greenleaf Counsel" w:date="2025-05-12T09:00:00Z">
        <w:r>
          <w:rPr>
            <w:rFonts w:ascii="Times New Roman" w:hAnsi="Times New Roman"/>
            <w:color w:val="000000"/>
            <w:sz w:val="22"/>
          </w:rPr>
          <w:delText xml:space="preserve"> products, services,</w:delText>
        </w:r>
      </w:del>
      <w:r>
        <w:rPr>
          <w:rFonts w:ascii="Times New Roman" w:hAnsi="Times New Roman"/>
          <w:color w:val="000000"/>
          <w:sz w:val="22"/>
        </w:rPr>
        <w:t xml:space="preserve"> financial condition, management, </w:t>
      </w:r>
      <w:del w:id="1199" w:author="Greenleaf Counsel" w:date="2025-05-12T09:00:00Z">
        <w:r>
          <w:rPr>
            <w:rFonts w:ascii="Times New Roman" w:hAnsi="Times New Roman"/>
            <w:color w:val="000000"/>
            <w:sz w:val="22"/>
          </w:rPr>
          <w:delText xml:space="preserve">employees, corporate governance,</w:delText>
        </w:r>
      </w:del>
      <w:ins w:id="1200" w:author="Greenleaf Counsel" w:date="2025-05-12T09:00:00Z">
        <w:r>
          <w:rPr>
            <w:rFonts w:ascii="Times New Roman" w:hAnsi="Times New Roman"/>
            <w:color w:val="000000"/>
            <w:sz w:val="22"/>
          </w:rPr>
          <w:t xml:space="preserve">or current</w:t>
        </w:r>
      </w:ins>
      <w:r>
        <w:rPr>
          <w:rFonts w:ascii="Times New Roman" w:hAnsi="Times New Roman"/>
          <w:color w:val="000000"/>
          <w:sz w:val="22"/>
        </w:rPr>
        <w:t xml:space="preserve"> or</w:t>
      </w:r>
      <w:ins w:id="1201" w:author="Greenleaf Counsel" w:date="2025-05-12T09:00:00Z">
        <w:r>
          <w:rPr>
            <w:rFonts w:ascii="Times New Roman" w:hAnsi="Times New Roman"/>
            <w:color w:val="000000"/>
            <w:sz w:val="22"/>
          </w:rPr>
          <w:t xml:space="preserve"> former officers or directors, or about</w:t>
        </w:r>
      </w:ins>
      <w:r>
        <w:rPr>
          <w:rFonts w:ascii="Times New Roman" w:hAnsi="Times New Roman"/>
          <w:color w:val="000000"/>
          <w:sz w:val="22"/>
        </w:rPr>
        <w:t xml:space="preserve"> the circumstances of </w:t>
      </w:r>
      <w:del w:id="1202" w:author="Greenleaf Counsel" w:date="2025-05-12T09:00:00Z">
        <w:r>
          <w:rPr>
            <w:rFonts w:ascii="Times New Roman" w:hAnsi="Times New Roman"/>
            <w:color w:val="000000"/>
            <w:sz w:val="22"/>
          </w:rPr>
          <w:delText xml:space="preserve">Delano's</w:delText>
        </w:r>
      </w:del>
      <w:ins w:id="1203" w:author="Greenleaf Counsel" w:date="2025-05-12T09:00:00Z">
        <w:r>
          <w:rPr>
            <w:rFonts w:ascii="Times New Roman" w:hAnsi="Times New Roman"/>
            <w:color w:val="000000"/>
            <w:sz w:val="22"/>
          </w:rPr>
          <w:t xml:space="preserve">his</w:t>
        </w:r>
      </w:ins>
      <w:r>
        <w:rPr>
          <w:rFonts w:ascii="Times New Roman" w:hAnsi="Times New Roman"/>
          <w:color w:val="000000"/>
          <w:sz w:val="22"/>
        </w:rPr>
        <w:t xml:space="preserve"> employment with or separation from Greenleaf. </w:t>
      </w:r>
      <w:del w:id="1204" w:author="Greenleaf Counsel" w:date="2025-05-12T09:00:00Z">
        <w:r>
          <w:rPr>
            <w:rFonts w:ascii="Times New Roman" w:hAnsi="Times New Roman"/>
            <w:color w:val="000000"/>
            <w:sz w:val="22"/>
          </w:rPr>
          <w:delText xml:space="preserve">For purposes of this Section 7, "Greenleaf" includes its officers, directors,</w:delText>
        </w:r>
      </w:del>
      <w:ins w:id="1205" w:author="Greenleaf Counsel" w:date="2025-05-12T09:00:00Z">
        <w:r>
          <w:rPr>
            <w:rFonts w:ascii="Times New Roman" w:hAnsi="Times New Roman"/>
            <w:color w:val="000000"/>
            <w:sz w:val="22"/>
          </w:rPr>
          <w:t xml:space="preserve">Greenleaf shall (i) not issue any official public statement that disparages Delano,</w:t>
        </w:r>
      </w:ins>
      <w:r>
        <w:rPr>
          <w:rFonts w:ascii="Times New Roman" w:hAnsi="Times New Roman"/>
          <w:color w:val="000000"/>
          <w:sz w:val="22"/>
        </w:rPr>
        <w:t xml:space="preserve"> and </w:t>
      </w:r>
      <w:del w:id="1206" w:author="Greenleaf Counsel" w:date="2025-05-12T09:00:00Z">
        <w:r>
          <w:rPr>
            <w:rFonts w:ascii="Times New Roman" w:hAnsi="Times New Roman"/>
            <w:color w:val="000000"/>
            <w:sz w:val="22"/>
          </w:rPr>
          <w:delText xml:space="preserve">members of senior management, specifically including</w:delText>
        </w:r>
      </w:del>
      <w:ins w:id="1207" w:author="Greenleaf Counsel" w:date="2025-05-12T09:00:00Z">
        <w:r>
          <w:rPr>
            <w:rFonts w:ascii="Times New Roman" w:hAnsi="Times New Roman"/>
            <w:color w:val="000000"/>
            <w:sz w:val="22"/>
          </w:rPr>
          <w:t xml:space="preserve">(ii) within seven (7) calendar days after the Effective Date, instruct</w:t>
        </w:r>
      </w:ins>
      <w:r>
        <w:rPr>
          <w:rFonts w:ascii="Times New Roman" w:hAnsi="Times New Roman"/>
          <w:color w:val="000000"/>
          <w:sz w:val="22"/>
        </w:rPr>
        <w:t xml:space="preserve"> Sandra Wojcik (CEO), Tyler Huang (General Counsel), Patricia Engel (COO), and Leanne Foss (HR </w:t>
      </w:r>
      <w:del w:id="1208" w:author="Greenleaf Counsel" w:date="2025-05-12T09:00:00Z">
        <w:r>
          <w:rPr>
            <w:rFonts w:ascii="Times New Roman" w:hAnsi="Times New Roman"/>
            <w:color w:val="000000"/>
            <w:sz w:val="22"/>
          </w:rPr>
          <w:delText xml:space="preserve">Director),</w:delText>
        </w:r>
      </w:del>
      <w:ins w:id="1209" w:author="Greenleaf Counsel" w:date="2025-05-12T09:00:00Z">
        <w:r>
          <w:rPr>
            <w:rFonts w:ascii="Times New Roman" w:hAnsi="Times New Roman"/>
            <w:color w:val="000000"/>
            <w:sz w:val="22"/>
          </w:rPr>
          <w:t xml:space="preserve">Director) in writing not to make any disparaging, defamatory, or derogatory statement about Delano for so long as</w:t>
        </w:r>
      </w:ins>
      <w:r>
        <w:rPr>
          <w:rFonts w:ascii="Times New Roman" w:hAnsi="Times New Roman"/>
          <w:color w:val="000000"/>
          <w:sz w:val="22"/>
        </w:rPr>
        <w:t xml:space="preserve"> each </w:t>
      </w:r>
      <w:del w:id="1210" w:author="Greenleaf Counsel" w:date="2025-05-12T09:00:00Z">
        <w:r>
          <w:rPr>
            <w:rFonts w:ascii="Times New Roman" w:hAnsi="Times New Roman"/>
            <w:color w:val="000000"/>
            <w:sz w:val="22"/>
          </w:rPr>
          <w:delText xml:space="preserve">in their</w:delText>
        </w:r>
      </w:del>
      <w:ins w:id="1211" w:author="Greenleaf Counsel" w:date="2025-05-12T09:00:00Z">
        <w:r>
          <w:rPr>
            <w:rFonts w:ascii="Times New Roman" w:hAnsi="Times New Roman"/>
            <w:color w:val="000000"/>
            <w:sz w:val="22"/>
          </w:rPr>
          <w:t xml:space="preserve">remains employed by Greenleaf. Greenleaf's obligations under this Section 7 are limited to the foregoing, and Greenleaf shall not be responsible for statements by any</w:t>
        </w:r>
      </w:ins>
      <w:r>
        <w:rPr>
          <w:rFonts w:ascii="Times New Roman" w:hAnsi="Times New Roman"/>
          <w:color w:val="000000"/>
          <w:sz w:val="22"/>
        </w:rPr>
        <w:t xml:space="preserve"> individual </w:t>
      </w:r>
      <w:del w:id="1212" w:author="Greenleaf Counsel" w:date="2025-05-12T09:00:00Z">
        <w:r>
          <w:rPr>
            <w:rFonts w:ascii="Times New Roman" w:hAnsi="Times New Roman"/>
            <w:color w:val="000000"/>
            <w:sz w:val="22"/>
          </w:rPr>
          <w:delText xml:space="preserve">and official capacities.</w:delText>
        </w:r>
      </w:del>
      <w:ins w:id="1213" w:author="Greenleaf Counsel" w:date="2025-05-12T09:00:00Z">
        <w:r>
          <w:rPr>
            <w:rFonts w:ascii="Times New Roman" w:hAnsi="Times New Roman"/>
            <w:color w:val="000000"/>
            <w:sz w:val="22"/>
          </w:rPr>
          <w:t xml:space="preserve">outside the scope of his or her employment. Nothing in this Section 7 prohibits any person from making truthful statements in any legal or regulatory proceeding, to any Government Agency, or as otherwise required by law, or from exercising Protected Rights.</w:t>
        </w:r>
      </w:ins>
      <w:r>
        <w:rPr>
          <w:rFonts w:ascii="Times New Roman" w:hAnsi="Times New Roman"/>
          <w:color w:val="000000"/>
          <w:sz w:val="22"/>
        </w:rPr>
        <w:t xml:space="preserve"> Any breach of this non-disparagement provision shall entitle the non-breaching Party to seek injunctive relief and all other available legal and equitable remedies. The obligations set forth in this Section 7 shall survive the expiration or termination of this </w:t>
      </w:r>
      <w:del w:id="1214" w:author="Greenleaf Counsel" w:date="2025-05-12T09:00:00Z">
        <w:r>
          <w:rPr>
            <w:rFonts w:ascii="Times New Roman" w:hAnsi="Times New Roman"/>
            <w:color w:val="000000"/>
            <w:sz w:val="22"/>
          </w:rPr>
          <w:delText xml:space="preserve">Agreement and shall continue in perpetuity.</w:delText>
        </w:r>
      </w:del>
      <w:ins w:id="1215" w:author="Greenleaf Counsel" w:date="2025-05-12T09:00:00Z">
        <w:r>
          <w:rPr>
            <w:rFonts w:ascii="Times New Roman" w:hAnsi="Times New Roman"/>
            <w:color w:val="000000"/>
            <w:sz w:val="22"/>
          </w:rPr>
          <w:t xml:space="preserve">Agreement.</w:t>
        </w:r>
      </w:ins>
      <w:commentRangeEnd w:id="20"/>
      <w:r>
        <w:commentReference w:id="20"/>
      </w:r>
    </w:p>
    <w:p>
      <w:pPr>
        <w:keepNext/>
        <w:spacing w:line="276" w:lineRule="auto" w:before="200" w:after="80"/>
        <w:ind w:left="0"/>
      </w:pPr>
      <w:r>
        <w:rPr>
          <w:rFonts w:ascii="Times New Roman" w:hAnsi="Times New Roman"/>
          <w:b/>
          <w:color w:val="000000"/>
          <w:sz w:val="22"/>
        </w:rPr>
        <w:t>Section 8. Tax Provisions</w:t>
      </w:r>
    </w:p>
    <w:p>
      <w:pPr>
        <w:spacing w:line="276" w:lineRule="auto" w:before="0" w:after="120"/>
        <w:jc w:val="both"/>
      </w:pPr>
      <w:r>
        <w:rPr>
          <w:rFonts w:ascii="Times New Roman" w:hAnsi="Times New Roman"/>
          <w:color w:val="000000"/>
          <w:sz w:val="22"/>
        </w:rPr>
        <w:t>The Parties acknowledge and agree that the tax treatment of the Settlement Payment shall be as follows:</w:t>
      </w:r>
    </w:p>
    <w:p>
      <w:pPr>
        <w:spacing w:line="276" w:lineRule="auto" w:before="0" w:after="120"/>
        <w:ind w:left="432"/>
        <w:jc w:val="both"/>
      </w:pPr>
      <w:r>
        <w:rPr>
          <w:rFonts w:ascii="Times New Roman" w:hAnsi="Times New Roman"/>
          <w:color w:val="000000"/>
          <w:sz w:val="22"/>
        </w:rPr>
        <w:t xml:space="preserve">(a) The compensatory damages payment of $275,000.00 described in Section 3(a) shall be treated as non-wage income, shall be reported on IRS Form 1099-MISC</w:t>
      </w:r>
      <w:ins w:id="1216" w:author="Greenleaf Counsel" w:date="2025-05-12T09:00:00Z">
        <w:r>
          <w:rPr>
            <w:rFonts w:ascii="Times New Roman" w:hAnsi="Times New Roman"/>
            <w:color w:val="000000"/>
            <w:sz w:val="22"/>
          </w:rPr>
          <w:t xml:space="preserve"> (Box 3)</w:t>
        </w:r>
      </w:ins>
      <w:r>
        <w:rPr>
          <w:rFonts w:ascii="Times New Roman" w:hAnsi="Times New Roman"/>
          <w:color w:val="000000"/>
          <w:sz w:val="22"/>
        </w:rPr>
        <w:t xml:space="preserve"> issued to Delano, and shall not be subject to federal, state, or local payroll tax withholding. Delano shall be solely responsible for the timely payment of all federal, state, and local income taxes due on this amount.</w:t>
      </w:r>
    </w:p>
    <w:p>
      <w:pPr>
        <w:spacing w:line="276" w:lineRule="auto" w:before="0" w:after="120"/>
        <w:ind w:left="432"/>
        <w:jc w:val="both"/>
      </w:pPr>
      <w:r>
        <w:rPr>
          <w:rFonts w:ascii="Times New Roman" w:hAnsi="Times New Roman"/>
          <w:color w:val="000000"/>
          <w:sz w:val="22"/>
        </w:rPr>
        <w:t xml:space="preserve">(b) The </w:t>
      </w:r>
      <w:del w:id="1217" w:author="Greenleaf Counsel" w:date="2025-05-12T09:00:00Z">
        <w:r>
          <w:rPr>
            <w:rFonts w:ascii="Times New Roman" w:hAnsi="Times New Roman"/>
            <w:color w:val="000000"/>
            <w:sz w:val="22"/>
          </w:rPr>
          <w:delText xml:space="preserve">back pay</w:delText>
        </w:r>
      </w:del>
      <w:ins w:id="1218" w:author="Greenleaf Counsel" w:date="2025-05-12T09:00:00Z">
        <w:r>
          <w:rPr>
            <w:rFonts w:ascii="Times New Roman" w:hAnsi="Times New Roman"/>
            <w:color w:val="000000"/>
            <w:sz w:val="22"/>
          </w:rPr>
          <w:t xml:space="preserve">lost wages and incentive compensation</w:t>
        </w:r>
      </w:ins>
      <w:r>
        <w:rPr>
          <w:rFonts w:ascii="Times New Roman" w:hAnsi="Times New Roman"/>
          <w:color w:val="000000"/>
          <w:sz w:val="22"/>
        </w:rPr>
        <w:t xml:space="preserve"> payment of $125,000.00 described in Section 3(b) shall be treated as wage income, shall be subject to all applicable federal, state, and local payroll tax withholdings (including FICA, federal income tax, and Oregon state income tax), and shall be reported on IRS Form W-2 for the applicable tax year.</w:t>
      </w:r>
    </w:p>
    <w:p>
      <w:pPr>
        <w:spacing w:line="276" w:lineRule="auto" w:before="0" w:after="120"/>
        <w:ind w:left="432"/>
        <w:jc w:val="both"/>
      </w:pPr>
      <w:r>
        <w:rPr>
          <w:rFonts w:ascii="Times New Roman" w:hAnsi="Times New Roman"/>
          <w:color w:val="000000"/>
          <w:sz w:val="22"/>
        </w:rPr>
        <w:t xml:space="preserve">(c) The attorney fees payment of $75,000.00 described in Section 3(c) shall be reported on IRS Form </w:t>
      </w:r>
      <w:del w:id="1219" w:author="Greenleaf Counsel" w:date="2025-05-12T09:00:00Z">
        <w:r>
          <w:rPr>
            <w:rFonts w:ascii="Times New Roman" w:hAnsi="Times New Roman"/>
            <w:color w:val="000000"/>
            <w:sz w:val="22"/>
          </w:rPr>
          <w:delText xml:space="preserve">1099-NEC</w:delText>
        </w:r>
      </w:del>
      <w:ins w:id="1220" w:author="Greenleaf Counsel" w:date="2025-05-12T09:00:00Z">
        <w:r>
          <w:rPr>
            <w:rFonts w:ascii="Times New Roman" w:hAnsi="Times New Roman"/>
            <w:color w:val="000000"/>
            <w:sz w:val="22"/>
          </w:rPr>
          <w:t xml:space="preserve">1099-MISC (Box 10)</w:t>
        </w:r>
      </w:ins>
      <w:r>
        <w:rPr>
          <w:rFonts w:ascii="Times New Roman" w:hAnsi="Times New Roman"/>
          <w:color w:val="000000"/>
          <w:sz w:val="22"/>
        </w:rPr>
        <w:t xml:space="preserve"> issued to Engel &amp; Associates, P.C., </w:t>
      </w:r>
      <w:del w:id="1221" w:author="Greenleaf Counsel" w:date="2025-05-12T09:00:00Z">
        <w:r>
          <w:rPr>
            <w:rFonts w:ascii="Times New Roman" w:hAnsi="Times New Roman"/>
            <w:color w:val="000000"/>
            <w:sz w:val="22"/>
          </w:rPr>
          <w:delText xml:space="preserve">at its federal Tax Identification Number.</w:delText>
        </w:r>
      </w:del>
      <w:ins w:id="1222" w:author="Greenleaf Counsel" w:date="2025-05-12T09:00:00Z">
        <w:r>
          <w:rPr>
            <w:rFonts w:ascii="Times New Roman" w:hAnsi="Times New Roman"/>
            <w:color w:val="000000"/>
            <w:sz w:val="22"/>
          </w:rPr>
          <w:t xml:space="preserve">and, to the extent required by applicable law, on IRS Form 1099-MISC issued to Delano.</w:t>
        </w:r>
      </w:ins>
    </w:p>
    <w:p>
      <w:pPr>
        <w:spacing w:line="276" w:lineRule="auto" w:before="0" w:after="120"/>
        <w:ind w:left="432"/>
        <w:jc w:val="both"/>
      </w:pPr>
      <w:r>
        <w:rPr>
          <w:rFonts w:ascii="Times New Roman" w:hAnsi="Times New Roman"/>
          <w:color w:val="000000"/>
          <w:sz w:val="22"/>
        </w:rPr>
        <w:t xml:space="preserve">(d) The </w:t>
      </w:r>
      <w:del w:id="1223" w:author="Greenleaf Counsel" w:date="2025-05-12T09:00:00Z">
        <w:r>
          <w:rPr>
            <w:rFonts w:ascii="Times New Roman" w:hAnsi="Times New Roman"/>
            <w:color w:val="000000"/>
            <w:sz w:val="22"/>
          </w:rPr>
          <w:delText xml:space="preserve">accelerated vesting of Restricted Stock Units</w:delText>
        </w:r>
      </w:del>
      <w:ins w:id="1224" w:author="Greenleaf Counsel" w:date="2025-05-12T09:00:00Z">
        <w:r>
          <w:rPr>
            <w:rFonts w:ascii="Times New Roman" w:hAnsi="Times New Roman"/>
            <w:color w:val="000000"/>
            <w:sz w:val="22"/>
          </w:rPr>
          <w:t xml:space="preserve">Accelerated RSUs</w:t>
        </w:r>
      </w:ins>
      <w:r>
        <w:rPr>
          <w:rFonts w:ascii="Times New Roman" w:hAnsi="Times New Roman"/>
          <w:color w:val="000000"/>
          <w:sz w:val="22"/>
        </w:rPr>
        <w:t xml:space="preserve"> described in Section 3(d) shall be</w:t>
      </w:r>
      <w:ins w:id="1225" w:author="Greenleaf Counsel" w:date="2025-05-12T09:00:00Z">
        <w:r>
          <w:rPr>
            <w:rFonts w:ascii="Times New Roman" w:hAnsi="Times New Roman"/>
            <w:color w:val="000000"/>
            <w:sz w:val="22"/>
          </w:rPr>
          <w:t xml:space="preserve"> treated as supplemental wages subject to applicable income and employment tax withholding, reported on IRS Form W-2, and otherwise</w:t>
        </w:r>
      </w:ins>
      <w:r>
        <w:rPr>
          <w:rFonts w:ascii="Times New Roman" w:hAnsi="Times New Roman"/>
          <w:color w:val="000000"/>
          <w:sz w:val="22"/>
        </w:rPr>
        <w:t xml:space="preserve"> treated in accordance with the terms of the</w:t>
      </w:r>
      <w:del w:id="1226" w:author="Greenleaf Counsel" w:date="2025-05-12T09:00:00Z">
        <w:r>
          <w:rPr>
            <w:rFonts w:ascii="Times New Roman" w:hAnsi="Times New Roman"/>
            <w:color w:val="000000"/>
            <w:sz w:val="22"/>
          </w:rPr>
          <w:delText xml:space="preserve"> Greenleaf 2021 Equity Incentive</w:delText>
        </w:r>
      </w:del>
      <w:r>
        <w:rPr>
          <w:rFonts w:ascii="Times New Roman" w:hAnsi="Times New Roman"/>
          <w:color w:val="000000"/>
          <w:sz w:val="22"/>
        </w:rPr>
        <w:t xml:space="preserve"> Plan and applicable provisions of the Internal Revenue Code.</w:t>
      </w:r>
    </w:p>
    <w:p>
      <w:pPr>
        <w:spacing w:line="276" w:lineRule="auto" w:before="0" w:after="120"/>
        <w:jc w:val="both"/>
      </w:pPr>
      <w:commentRangeStart w:id="21"/>
      <w:r>
        <w:rPr>
          <w:rFonts w:ascii="Times New Roman" w:hAnsi="Times New Roman"/>
          <w:color w:val="000000"/>
          <w:sz w:val="22"/>
        </w:rPr>
        <w:t xml:space="preserve">Greenleaf makes no representations or warranties to Delano regarding the tax consequences of any payment or benefit provided under this Agreement, and Delano acknowledges that he has not relied upon any statement or representation by Greenleaf or its attorneys concerning the tax treatment of any portion of the Settlement Payment. Greenleaf shall have no obligation to indemnify, defend, or hold harmless Delano for any tax liability, including interest and penalties, arising from or related to the payments or benefits made under this Agreement. Each Party shall be responsible for its own tax obligations arising from the transactions contemplated by this Agreement.</w:t>
      </w:r>
      <w:ins w:id="1227" w:author="Greenleaf Counsel" w:date="2025-05-12T09:00:00Z">
        <w:r>
          <w:rPr>
            <w:rFonts w:ascii="Times New Roman" w:hAnsi="Times New Roman"/>
            <w:color w:val="000000"/>
            <w:sz w:val="22"/>
          </w:rPr>
          <w:t xml:space="preserve"> Delano agrees to indemnify and hold harmless Greenleaf from and against any taxes, interest, and penalties assessed against Greenleaf by any taxing authority by reason of Greenleaf's failure to withhold taxes from the payments described in Sections 3(a) and 3(c) in reliance on the tax treatment agreed in this Agreement, excluding the employer's share of any employment taxes. The Parties intend that all payments and benefits under this Agreement be exempt from, or comply with, Section 409A of the Internal Revenue Code, including under the short-term deferral exception, and this Agreement shall be interpreted accordingly; each payment hereunder is a separate payment for purposes of Section 409A.</w:t>
        </w:r>
      </w:ins>
      <w:commentRangeEnd w:id="21"/>
      <w:r>
        <w:commentReference w:id="21"/>
      </w:r>
    </w:p>
    <w:p>
      <w:r>
        <w:br w:type="page"/>
      </w:r>
    </w:p>
    <w:p>
      <w:pPr>
        <w:keepNext/>
        <w:spacing w:line="276" w:lineRule="auto" w:before="200" w:after="80"/>
        <w:ind w:left="0"/>
      </w:pPr>
      <w:commentRangeStart w:id="22"/>
      <w:r>
        <w:rPr>
          <w:rFonts w:ascii="Times New Roman" w:hAnsi="Times New Roman"/>
          <w:b/>
          <w:color w:val="000000"/>
          <w:sz w:val="22"/>
        </w:rPr>
        <w:t xml:space="preserve">Section 9. </w:t>
      </w:r>
      <w:del w:id="1228" w:author="Greenleaf Counsel" w:date="2025-05-12T09:00:00Z">
        <w:r>
          <w:rPr>
            <w:rFonts w:ascii="Times New Roman" w:hAnsi="Times New Roman"/>
            <w:b/>
            <w:color w:val="000000"/>
            <w:sz w:val="22"/>
          </w:rPr>
          <w:delText xml:space="preserve">Non-Competition</w:delText>
        </w:r>
      </w:del>
      <w:ins w:id="1229" w:author="Greenleaf Counsel" w:date="2025-05-12T09:00:00Z">
        <w:r>
          <w:rPr>
            <w:rFonts w:ascii="Times New Roman" w:hAnsi="Times New Roman"/>
            <w:b/>
            <w:color w:val="000000"/>
            <w:sz w:val="22"/>
          </w:rPr>
          <w:t xml:space="preserve">[Intentionally Omitted]</w:t>
        </w:r>
      </w:ins>
      <w:commentRangeEnd w:id="22"/>
      <w:r>
        <w:commentReference w:id="22"/>
      </w:r>
    </w:p>
    <w:p>
      <w:pPr>
        <w:spacing w:line="276" w:lineRule="auto" w:before="0" w:after="120"/>
        <w:jc w:val="both"/>
        <w:rPr>
          <w:del w:id="1231" w:author="Greenleaf Counsel" w:date="2025-05-12T09:00:00Z"/>
        </w:rPr>
      </w:pPr>
      <w:del w:id="1230" w:author="Greenleaf Counsel" w:date="2025-05-12T09:00:00Z">
        <w:r>
          <w:rPr>
            <w:rFonts w:ascii="Times New Roman" w:hAnsi="Times New Roman"/>
            <w:color w:val="000000"/>
            <w:sz w:val="22"/>
          </w:rPr>
          <w:delText xml:space="preserve">For a period of eighteen (18) months following the Separation Date, Delano shall not, directly or indirectly, whether as an employee, consultant, independent contractor, officer, director, partner, member, owner, investor (other than as a holder of less than two percent (2%) of the outstanding shares of a publicly traded company), agent, advisor, or in any other capacity, engage in, be employed by, consult for, or otherwise provide services to any competitor in the organic food industry within the states of Oregon, Washington, Idaho, and California.</w:delText>
        </w:r>
      </w:del>
    </w:p>
    <w:p>
      <w:pPr>
        <w:spacing w:line="276" w:lineRule="auto" w:before="0" w:after="120"/>
        <w:jc w:val="both"/>
        <w:rPr>
          <w:del w:id="1233" w:author="Greenleaf Counsel" w:date="2025-05-12T09:00:00Z"/>
        </w:rPr>
      </w:pPr>
      <w:del w:id="1232" w:author="Greenleaf Counsel" w:date="2025-05-12T09:00:00Z">
        <w:r>
          <w:rPr>
            <w:rFonts w:ascii="Times New Roman" w:hAnsi="Times New Roman"/>
            <w:color w:val="000000"/>
            <w:sz w:val="22"/>
          </w:rPr>
          <w:delText xml:space="preserve">For purposes of this Section 9, a "competitor" shall mean any business, firm, company, corporation, partnership, limited liability company, or other entity that manufactures, distributes, markets, sells, or otherwise deals in organic food products, including but not limited to granola, trail mixes, dried fruit, frozen meals, plant-based snacks, organic beverages, or similar products.</w:delText>
        </w:r>
      </w:del>
    </w:p>
    <w:p>
      <w:pPr>
        <w:spacing w:line="276" w:lineRule="auto" w:before="0" w:after="120"/>
        <w:jc w:val="both"/>
        <w:rPr>
          <w:del w:id="1235" w:author="Greenleaf Counsel" w:date="2025-05-12T09:00:00Z"/>
        </w:rPr>
      </w:pPr>
      <w:del w:id="1234" w:author="Greenleaf Counsel" w:date="2025-05-12T09:00:00Z">
        <w:r>
          <w:rPr>
            <w:rFonts w:ascii="Times New Roman" w:hAnsi="Times New Roman"/>
            <w:color w:val="000000"/>
            <w:sz w:val="22"/>
          </w:rPr>
          <w:delText xml:space="preserve">In the event that Delano breaches this non-competition provision, Greenleaf shall be entitled to seek injunctive relief, specific performance, and all other available legal and equitable remedies, including recovery of damages sustained as a result of such breach. In addition, the eighteen (18) month non-competition period shall be tolled during any period during which Delano is in breach of this provision, and shall resume upon the date on which such breach ceases.</w:delText>
        </w:r>
      </w:del>
    </w:p>
    <w:p>
      <w:pPr>
        <w:keepNext/>
        <w:spacing w:line="276" w:lineRule="auto" w:before="200" w:after="80"/>
        <w:ind w:left="0"/>
      </w:pPr>
      <w:r>
        <w:rPr>
          <w:rFonts w:ascii="Times New Roman" w:hAnsi="Times New Roman"/>
          <w:b/>
          <w:color w:val="000000"/>
          <w:sz w:val="22"/>
        </w:rPr>
        <w:t>Section 10. Non-Solicitation</w:t>
      </w:r>
    </w:p>
    <w:p>
      <w:pPr>
        <w:spacing w:line="276" w:lineRule="auto" w:before="0" w:after="120"/>
        <w:jc w:val="both"/>
      </w:pPr>
      <w:r>
        <w:rPr>
          <w:rFonts w:ascii="Times New Roman" w:hAnsi="Times New Roman"/>
          <w:color w:val="000000"/>
          <w:sz w:val="22"/>
        </w:rPr>
        <w:t>For a period of eighteen (18) months following the Separation Date, Delano shall not, directly or indirectly, whether on his own behalf or on behalf of any other person or entity:</w:t>
      </w:r>
    </w:p>
    <w:p>
      <w:pPr>
        <w:spacing w:line="276" w:lineRule="auto" w:before="0" w:after="120"/>
        <w:ind w:left="432"/>
        <w:jc w:val="both"/>
      </w:pPr>
      <w:commentRangeStart w:id="24"/>
      <w:r>
        <w:rPr>
          <w:rFonts w:ascii="Times New Roman" w:hAnsi="Times New Roman"/>
          <w:color w:val="000000"/>
          <w:sz w:val="22"/>
        </w:rPr>
        <w:t xml:space="preserve">(a) solicit, recruit, hire, engage, or encourage, or attempt to solicit, recruit, hire, engage, or encourage, any</w:t>
      </w:r>
      <w:ins w:id="1241" w:author="Greenleaf Counsel" w:date="2025-05-12T09:00:00Z">
        <w:r>
          <w:rPr>
            <w:rFonts w:ascii="Times New Roman" w:hAnsi="Times New Roman"/>
            <w:color w:val="000000"/>
            <w:sz w:val="22"/>
          </w:rPr>
          <w:t xml:space="preserve"> person who is, or within the six (6) months preceding the solicitation was, an</w:t>
        </w:r>
      </w:ins>
      <w:r>
        <w:rPr>
          <w:rFonts w:ascii="Times New Roman" w:hAnsi="Times New Roman"/>
          <w:color w:val="000000"/>
          <w:sz w:val="22"/>
        </w:rPr>
        <w:t xml:space="preserve"> employee, independent contractor, or consultant of Greenleaf to leave the Company's employ or engagement, or to accept employment or engagement with any other person or entity;</w:t>
      </w:r>
      <w:commentRangeEnd w:id="24"/>
      <w:r>
        <w:commentReference w:id="24"/>
      </w:r>
    </w:p>
    <w:p>
      <w:pPr>
        <w:spacing w:line="276" w:lineRule="auto" w:before="0" w:after="120"/>
        <w:ind w:left="432"/>
        <w:jc w:val="both"/>
      </w:pPr>
      <w:r>
        <w:rPr>
          <w:rFonts w:ascii="Times New Roman" w:hAnsi="Times New Roman"/>
          <w:color w:val="000000"/>
          <w:sz w:val="22"/>
        </w:rPr>
        <w:t>(b) solicit, divert, or take away, or attempt to solicit, divert, or take away, the business or patronage of any customer, supplier, vendor, distributor, or business partner of Greenleaf with whom Delano had material contact or about whom Delano obtained confidential information during the last two (2) years of his employment with Greenleaf.</w:t>
      </w:r>
    </w:p>
    <w:p>
      <w:pPr>
        <w:spacing w:line="276" w:lineRule="auto" w:before="0" w:after="120"/>
        <w:jc w:val="both"/>
      </w:pPr>
      <w:r>
        <w:rPr>
          <w:rFonts w:ascii="Times New Roman" w:hAnsi="Times New Roman"/>
          <w:color w:val="000000"/>
          <w:sz w:val="22"/>
        </w:rPr>
        <w:t>For the avoidance of doubt, this non-solicitation provision shall not prohibit Delano from making general solicitations of employment through public advertisements or employment postings not specifically directed at Greenleaf employees. In the event of a breach, Greenleaf shall be entitled to seek injunctive relief and all other available legal and equitable remedies.</w:t>
      </w:r>
    </w:p>
    <w:p>
      <w:pPr>
        <w:keepNext/>
        <w:spacing w:line="276" w:lineRule="auto" w:before="200" w:after="80"/>
        <w:ind w:left="0"/>
      </w:pPr>
      <w:r>
        <w:rPr>
          <w:rFonts w:ascii="Times New Roman" w:hAnsi="Times New Roman"/>
          <w:b/>
          <w:color w:val="000000"/>
          <w:sz w:val="22"/>
        </w:rPr>
        <w:t>Section 11. Employment References</w:t>
      </w:r>
    </w:p>
    <w:p>
      <w:pPr>
        <w:spacing w:line="276" w:lineRule="auto" w:before="0" w:after="120"/>
        <w:jc w:val="both"/>
      </w:pPr>
      <w:commentRangeStart w:id="25"/>
      <w:del w:id="1242" w:author="Greenleaf Counsel" w:date="2025-05-12T09:00:00Z">
        <w:r>
          <w:rPr>
            <w:rFonts w:ascii="Times New Roman" w:hAnsi="Times New Roman"/>
            <w:color w:val="000000"/>
            <w:sz w:val="22"/>
          </w:rPr>
          <w:delText xml:space="preserve">Upon request</w:delText>
        </w:r>
      </w:del>
      <w:ins w:id="1243" w:author="Greenleaf Counsel" w:date="2025-05-12T09:00:00Z">
        <w:r>
          <w:rPr>
            <w:rFonts w:ascii="Times New Roman" w:hAnsi="Times New Roman"/>
            <w:color w:val="000000"/>
            <w:sz w:val="22"/>
          </w:rPr>
          <w:t xml:space="preserve">Greenleaf shall direct all reference inquiries</w:t>
        </w:r>
      </w:ins>
      <w:r>
        <w:rPr>
          <w:rFonts w:ascii="Times New Roman" w:hAnsi="Times New Roman"/>
          <w:color w:val="000000"/>
          <w:sz w:val="22"/>
        </w:rPr>
        <w:t xml:space="preserve"> from </w:t>
      </w:r>
      <w:del w:id="1244" w:author="Greenleaf Counsel" w:date="2025-05-12T09:00:00Z">
        <w:r>
          <w:rPr>
            <w:rFonts w:ascii="Times New Roman" w:hAnsi="Times New Roman"/>
            <w:color w:val="000000"/>
            <w:sz w:val="22"/>
          </w:rPr>
          <w:delText xml:space="preserve">any </w:delText>
        </w:r>
      </w:del>
      <w:r>
        <w:rPr>
          <w:rFonts w:ascii="Times New Roman" w:hAnsi="Times New Roman"/>
          <w:color w:val="000000"/>
          <w:sz w:val="22"/>
        </w:rPr>
        <w:t xml:space="preserve">prospective </w:t>
      </w:r>
      <w:del w:id="1245" w:author="Greenleaf Counsel" w:date="2025-05-12T09:00:00Z">
        <w:r>
          <w:rPr>
            <w:rFonts w:ascii="Times New Roman" w:hAnsi="Times New Roman"/>
            <w:color w:val="000000"/>
            <w:sz w:val="22"/>
          </w:rPr>
          <w:delText xml:space="preserve">employer</w:delText>
        </w:r>
      </w:del>
      <w:ins w:id="1246" w:author="Greenleaf Counsel" w:date="2025-05-12T09:00:00Z">
        <w:r>
          <w:rPr>
            <w:rFonts w:ascii="Times New Roman" w:hAnsi="Times New Roman"/>
            <w:color w:val="000000"/>
            <w:sz w:val="22"/>
          </w:rPr>
          <w:t xml:space="preserve">employers regarding Delano to its Human Resources Director</w:t>
        </w:r>
      </w:ins>
      <w:r>
        <w:rPr>
          <w:rFonts w:ascii="Times New Roman" w:hAnsi="Times New Roman"/>
          <w:color w:val="000000"/>
          <w:sz w:val="22"/>
        </w:rPr>
        <w:t xml:space="preserve"> or </w:t>
      </w:r>
      <w:del w:id="1247" w:author="Greenleaf Counsel" w:date="2025-05-12T09:00:00Z">
        <w:r>
          <w:rPr>
            <w:rFonts w:ascii="Times New Roman" w:hAnsi="Times New Roman"/>
            <w:color w:val="000000"/>
            <w:sz w:val="22"/>
          </w:rPr>
          <w:delText xml:space="preserve">other third party, Greenleaf agrees to provide a positive, neutral, or at minimum non-negative employment reference for Delano. Such reference</w:delText>
        </w:r>
      </w:del>
      <w:ins w:id="1248" w:author="Greenleaf Counsel" w:date="2025-05-12T09:00:00Z">
        <w:r>
          <w:rPr>
            <w:rFonts w:ascii="Times New Roman" w:hAnsi="Times New Roman"/>
            <w:color w:val="000000"/>
            <w:sz w:val="22"/>
          </w:rPr>
          <w:t xml:space="preserve">her designee, who</w:t>
        </w:r>
      </w:ins>
      <w:r>
        <w:rPr>
          <w:rFonts w:ascii="Times New Roman" w:hAnsi="Times New Roman"/>
          <w:color w:val="000000"/>
          <w:sz w:val="22"/>
        </w:rPr>
        <w:t xml:space="preserve"> shall </w:t>
      </w:r>
      <w:del w:id="1249" w:author="Greenleaf Counsel" w:date="2025-05-12T09:00:00Z">
        <w:r>
          <w:rPr>
            <w:rFonts w:ascii="Times New Roman" w:hAnsi="Times New Roman"/>
            <w:color w:val="000000"/>
            <w:sz w:val="22"/>
          </w:rPr>
          <w:delText xml:space="preserve">confirm</w:delText>
        </w:r>
      </w:del>
      <w:ins w:id="1250" w:author="Greenleaf Counsel" w:date="2025-05-12T09:00:00Z">
        <w:r>
          <w:rPr>
            <w:rFonts w:ascii="Times New Roman" w:hAnsi="Times New Roman"/>
            <w:color w:val="000000"/>
            <w:sz w:val="22"/>
          </w:rPr>
          <w:t xml:space="preserve">respond only by confirming</w:t>
        </w:r>
      </w:ins>
      <w:r>
        <w:rPr>
          <w:rFonts w:ascii="Times New Roman" w:hAnsi="Times New Roman"/>
          <w:color w:val="000000"/>
          <w:sz w:val="22"/>
        </w:rPr>
        <w:t xml:space="preserve"> Delano's dates of employment (June 12, 2017, through March 14, </w:t>
      </w:r>
      <w:del w:id="1251" w:author="Greenleaf Counsel" w:date="2025-05-12T09:00:00Z">
        <w:r>
          <w:rPr>
            <w:rFonts w:ascii="Times New Roman" w:hAnsi="Times New Roman"/>
            <w:color w:val="000000"/>
            <w:sz w:val="22"/>
          </w:rPr>
          <w:delText xml:space="preserve">2025),</w:delText>
        </w:r>
      </w:del>
      <w:ins w:id="1252" w:author="Greenleaf Counsel" w:date="2025-05-12T09:00:00Z">
        <w:r>
          <w:rPr>
            <w:rFonts w:ascii="Times New Roman" w:hAnsi="Times New Roman"/>
            <w:color w:val="000000"/>
            <w:sz w:val="22"/>
          </w:rPr>
          <w:t xml:space="preserve">2025) and</w:t>
        </w:r>
      </w:ins>
      <w:r>
        <w:rPr>
          <w:rFonts w:ascii="Times New Roman" w:hAnsi="Times New Roman"/>
          <w:color w:val="000000"/>
          <w:sz w:val="22"/>
        </w:rPr>
        <w:t xml:space="preserve"> his final title of Vice President of Supply Chain </w:t>
      </w:r>
      <w:del w:id="1253" w:author="Greenleaf Counsel" w:date="2025-05-12T09:00:00Z">
        <w:r>
          <w:rPr>
            <w:rFonts w:ascii="Times New Roman" w:hAnsi="Times New Roman"/>
            <w:color w:val="000000"/>
            <w:sz w:val="22"/>
          </w:rPr>
          <w:delText xml:space="preserve">Operations, and</w:delText>
        </w:r>
      </w:del>
      <w:ins w:id="1254" w:author="Greenleaf Counsel" w:date="2025-05-12T09:00:00Z">
        <w:r>
          <w:rPr>
            <w:rFonts w:ascii="Times New Roman" w:hAnsi="Times New Roman"/>
            <w:color w:val="000000"/>
            <w:sz w:val="22"/>
          </w:rPr>
          <w:t xml:space="preserve">Operations. Greenleaf</w:t>
        </w:r>
      </w:ins>
      <w:r>
        <w:rPr>
          <w:rFonts w:ascii="Times New Roman" w:hAnsi="Times New Roman"/>
          <w:color w:val="000000"/>
          <w:sz w:val="22"/>
        </w:rPr>
        <w:t xml:space="preserve"> shall </w:t>
      </w:r>
      <w:del w:id="1255" w:author="Greenleaf Counsel" w:date="2025-05-12T09:00:00Z">
        <w:r>
          <w:rPr>
            <w:rFonts w:ascii="Times New Roman" w:hAnsi="Times New Roman"/>
            <w:color w:val="000000"/>
            <w:sz w:val="22"/>
          </w:rPr>
          <w:delText xml:space="preserve">include a statement</w:delText>
        </w:r>
      </w:del>
      <w:ins w:id="1256" w:author="Greenleaf Counsel" w:date="2025-05-12T09:00:00Z">
        <w:r>
          <w:rPr>
            <w:rFonts w:ascii="Times New Roman" w:hAnsi="Times New Roman"/>
            <w:color w:val="000000"/>
            <w:sz w:val="22"/>
          </w:rPr>
          <w:t xml:space="preserve">not state to any prospective employer</w:t>
        </w:r>
      </w:ins>
      <w:r>
        <w:rPr>
          <w:rFonts w:ascii="Times New Roman" w:hAnsi="Times New Roman"/>
          <w:color w:val="000000"/>
          <w:sz w:val="22"/>
        </w:rPr>
        <w:t xml:space="preserve"> that Delano was </w:t>
      </w:r>
      <w:del w:id="1257" w:author="Greenleaf Counsel" w:date="2025-05-12T09:00:00Z">
        <w:r>
          <w:rPr>
            <w:rFonts w:ascii="Times New Roman" w:hAnsi="Times New Roman"/>
            <w:color w:val="000000"/>
            <w:sz w:val="22"/>
          </w:rPr>
          <w:delText xml:space="preserve">a valued member of</w:delText>
        </w:r>
      </w:del>
      <w:ins w:id="1258" w:author="Greenleaf Counsel" w:date="2025-05-12T09:00:00Z">
        <w:r>
          <w:rPr>
            <w:rFonts w:ascii="Times New Roman" w:hAnsi="Times New Roman"/>
            <w:color w:val="000000"/>
            <w:sz w:val="22"/>
          </w:rPr>
          <w:t xml:space="preserve">terminated for cause or for performance-related reasons. Within seven (7) calendar days after</w:t>
        </w:r>
      </w:ins>
      <w:r>
        <w:rPr>
          <w:rFonts w:ascii="Times New Roman" w:hAnsi="Times New Roman"/>
          <w:color w:val="000000"/>
          <w:sz w:val="22"/>
        </w:rPr>
        <w:t xml:space="preserve"> the </w:t>
      </w:r>
      <w:del w:id="1259" w:author="Greenleaf Counsel" w:date="2025-05-12T09:00:00Z">
        <w:r>
          <w:rPr>
            <w:rFonts w:ascii="Times New Roman" w:hAnsi="Times New Roman"/>
            <w:color w:val="000000"/>
            <w:sz w:val="22"/>
          </w:rPr>
          <w:delText xml:space="preserve">Greenleaf team who made significant contributions to the Company's supply chain operations during his tenure. All reference inquiries regarding Delano shall be directed to Leanne Foss, Human Resources Director, or her designee.</w:delText>
        </w:r>
      </w:del>
      <w:ins w:id="1260" w:author="Greenleaf Counsel" w:date="2025-05-12T09:00:00Z">
        <w:r>
          <w:rPr>
            <w:rFonts w:ascii="Times New Roman" w:hAnsi="Times New Roman"/>
            <w:color w:val="000000"/>
            <w:sz w:val="22"/>
          </w:rPr>
          <w:t xml:space="preserve">Effective Date,</w:t>
        </w:r>
      </w:ins>
      <w:r>
        <w:rPr>
          <w:rFonts w:ascii="Times New Roman" w:hAnsi="Times New Roman"/>
          <w:color w:val="000000"/>
          <w:sz w:val="22"/>
        </w:rPr>
        <w:t xml:space="preserve"> Greenleaf shall instruct Sandra Wojcik, Tyler Huang, Patricia Engel, </w:t>
      </w:r>
      <w:ins w:id="1261" w:author="Greenleaf Counsel" w:date="2025-05-12T09:00:00Z">
        <w:r>
          <w:rPr>
            <w:rFonts w:ascii="Times New Roman" w:hAnsi="Times New Roman"/>
            <w:color w:val="000000"/>
            <w:sz w:val="22"/>
          </w:rPr>
          <w:t xml:space="preserve">and </w:t>
        </w:r>
      </w:ins>
      <w:r>
        <w:rPr>
          <w:rFonts w:ascii="Times New Roman" w:hAnsi="Times New Roman"/>
          <w:color w:val="000000"/>
          <w:sz w:val="22"/>
        </w:rPr>
        <w:t xml:space="preserve">Leanne </w:t>
      </w:r>
      <w:del w:id="1262" w:author="Greenleaf Counsel" w:date="2025-05-12T09:00:00Z">
        <w:r>
          <w:rPr>
            <w:rFonts w:ascii="Times New Roman" w:hAnsi="Times New Roman"/>
            <w:color w:val="000000"/>
            <w:sz w:val="22"/>
          </w:rPr>
          <w:delText xml:space="preserve">Foss, and all other current employees who may receive</w:delText>
        </w:r>
      </w:del>
      <w:ins w:id="1263" w:author="Greenleaf Counsel" w:date="2025-05-12T09:00:00Z">
        <w:r>
          <w:rPr>
            <w:rFonts w:ascii="Times New Roman" w:hAnsi="Times New Roman"/>
            <w:color w:val="000000"/>
            <w:sz w:val="22"/>
          </w:rPr>
          <w:t xml:space="preserve">Foss in writing to refer any</w:t>
        </w:r>
      </w:ins>
      <w:r>
        <w:rPr>
          <w:rFonts w:ascii="Times New Roman" w:hAnsi="Times New Roman"/>
          <w:color w:val="000000"/>
          <w:sz w:val="22"/>
        </w:rPr>
        <w:t xml:space="preserve"> reference inquiries concerning Delano to </w:t>
      </w:r>
      <w:del w:id="1264" w:author="Greenleaf Counsel" w:date="2025-05-12T09:00:00Z">
        <w:r>
          <w:rPr>
            <w:rFonts w:ascii="Times New Roman" w:hAnsi="Times New Roman"/>
            <w:color w:val="000000"/>
            <w:sz w:val="22"/>
          </w:rPr>
          <w:delText xml:space="preserve">refrain from providing</w:delText>
        </w:r>
      </w:del>
      <w:ins w:id="1265" w:author="Greenleaf Counsel" w:date="2025-05-12T09:00:00Z">
        <w:r>
          <w:rPr>
            <w:rFonts w:ascii="Times New Roman" w:hAnsi="Times New Roman"/>
            <w:color w:val="000000"/>
            <w:sz w:val="22"/>
          </w:rPr>
          <w:t xml:space="preserve">the Human Resources Director or her designee. Greenleaf shall not be responsible for</w:t>
        </w:r>
      </w:ins>
      <w:r>
        <w:rPr>
          <w:rFonts w:ascii="Times New Roman" w:hAnsi="Times New Roman"/>
          <w:color w:val="000000"/>
          <w:sz w:val="22"/>
        </w:rPr>
        <w:t xml:space="preserve"> any </w:t>
      </w:r>
      <w:del w:id="1266" w:author="Greenleaf Counsel" w:date="2025-05-12T09:00:00Z">
        <w:r>
          <w:rPr>
            <w:rFonts w:ascii="Times New Roman" w:hAnsi="Times New Roman"/>
            <w:color w:val="000000"/>
            <w:sz w:val="22"/>
          </w:rPr>
          <w:delText xml:space="preserve">information beyond</w:delText>
        </w:r>
      </w:del>
      <w:ins w:id="1267" w:author="Greenleaf Counsel" w:date="2025-05-12T09:00:00Z">
        <w:r>
          <w:rPr>
            <w:rFonts w:ascii="Times New Roman" w:hAnsi="Times New Roman"/>
            <w:color w:val="000000"/>
            <w:sz w:val="22"/>
          </w:rPr>
          <w:t xml:space="preserve">statement made by any individual acting outside</w:t>
        </w:r>
      </w:ins>
      <w:r>
        <w:rPr>
          <w:rFonts w:ascii="Times New Roman" w:hAnsi="Times New Roman"/>
          <w:color w:val="000000"/>
          <w:sz w:val="22"/>
        </w:rPr>
        <w:t xml:space="preserve"> the </w:t>
      </w:r>
      <w:del w:id="1268" w:author="Greenleaf Counsel" w:date="2025-05-12T09:00:00Z">
        <w:r>
          <w:rPr>
            <w:rFonts w:ascii="Times New Roman" w:hAnsi="Times New Roman"/>
            <w:color w:val="000000"/>
            <w:sz w:val="22"/>
          </w:rPr>
          <w:delText xml:space="preserve">reference described above and shall not, under any circumstances, provide any information suggesting that Delano was terminated for cause, for performance-related reasons,</w:delText>
        </w:r>
      </w:del>
      <w:ins w:id="1269" w:author="Greenleaf Counsel" w:date="2025-05-12T09:00:00Z">
        <w:r>
          <w:rPr>
            <w:rFonts w:ascii="Times New Roman" w:hAnsi="Times New Roman"/>
            <w:color w:val="000000"/>
            <w:sz w:val="22"/>
          </w:rPr>
          <w:t xml:space="preserve">scope of his or her employment</w:t>
        </w:r>
      </w:ins>
      <w:r>
        <w:rPr>
          <w:rFonts w:ascii="Times New Roman" w:hAnsi="Times New Roman"/>
          <w:color w:val="000000"/>
          <w:sz w:val="22"/>
        </w:rPr>
        <w:t xml:space="preserve"> or in </w:t>
      </w:r>
      <w:del w:id="1270" w:author="Greenleaf Counsel" w:date="2025-05-12T09:00:00Z">
        <w:r>
          <w:rPr>
            <w:rFonts w:ascii="Times New Roman" w:hAnsi="Times New Roman"/>
            <w:color w:val="000000"/>
            <w:sz w:val="22"/>
          </w:rPr>
          <w:delText xml:space="preserve">connection with any internal complaint or investigation. Greenleaf shall issue written instructions to the foregoing individuals within seven (7) calendar days</w:delText>
        </w:r>
      </w:del>
      <w:ins w:id="1271" w:author="Greenleaf Counsel" w:date="2025-05-12T09:00:00Z">
        <w:r>
          <w:rPr>
            <w:rFonts w:ascii="Times New Roman" w:hAnsi="Times New Roman"/>
            <w:color w:val="000000"/>
            <w:sz w:val="22"/>
          </w:rPr>
          <w:t xml:space="preserve">violation</w:t>
        </w:r>
      </w:ins>
      <w:r>
        <w:rPr>
          <w:rFonts w:ascii="Times New Roman" w:hAnsi="Times New Roman"/>
          <w:color w:val="000000"/>
          <w:sz w:val="22"/>
        </w:rPr>
        <w:t xml:space="preserve"> of </w:t>
      </w:r>
      <w:del w:id="1272" w:author="Greenleaf Counsel" w:date="2025-05-12T09:00:00Z">
        <w:r>
          <w:rPr>
            <w:rFonts w:ascii="Times New Roman" w:hAnsi="Times New Roman"/>
            <w:color w:val="000000"/>
            <w:sz w:val="22"/>
          </w:rPr>
          <w:delText xml:space="preserve">the Effective Date implementing the requirements of this Section 11.</w:delText>
        </w:r>
      </w:del>
      <w:ins w:id="1273" w:author="Greenleaf Counsel" w:date="2025-05-12T09:00:00Z">
        <w:r>
          <w:rPr>
            <w:rFonts w:ascii="Times New Roman" w:hAnsi="Times New Roman"/>
            <w:color w:val="000000"/>
            <w:sz w:val="22"/>
          </w:rPr>
          <w:t xml:space="preserve">such instruction.</w:t>
        </w:r>
      </w:ins>
      <w:commentRangeEnd w:id="25"/>
      <w:r>
        <w:commentReference w:id="25"/>
      </w:r>
    </w:p>
    <w:p>
      <w:pPr>
        <w:keepNext/>
        <w:spacing w:line="276" w:lineRule="auto" w:before="200" w:after="80"/>
        <w:ind w:left="0"/>
      </w:pPr>
      <w:r>
        <w:rPr>
          <w:rFonts w:ascii="Times New Roman" w:hAnsi="Times New Roman"/>
          <w:b/>
          <w:color w:val="000000"/>
          <w:sz w:val="22"/>
        </w:rPr>
        <w:t>Section 12. Mutual Release by Greenleaf</w:t>
      </w:r>
    </w:p>
    <w:p>
      <w:pPr>
        <w:spacing w:line="276" w:lineRule="auto" w:before="0" w:after="120"/>
        <w:jc w:val="both"/>
      </w:pPr>
      <w:commentRangeStart w:id="26"/>
      <w:r>
        <w:rPr>
          <w:rFonts w:ascii="Times New Roman" w:hAnsi="Times New Roman"/>
          <w:color w:val="000000"/>
          <w:sz w:val="22"/>
        </w:rPr>
        <w:t xml:space="preserve">Greenleaf, on behalf of itself and </w:t>
      </w:r>
      <w:del w:id="1274" w:author="Greenleaf Counsel" w:date="2025-05-12T09:00:00Z">
        <w:r>
          <w:rPr>
            <w:rFonts w:ascii="Times New Roman" w:hAnsi="Times New Roman"/>
            <w:color w:val="000000"/>
            <w:sz w:val="22"/>
          </w:rPr>
          <w:delText xml:space="preserve">each</w:delText>
        </w:r>
      </w:del>
      <w:ins w:id="1275" w:author="Greenleaf Counsel" w:date="2025-05-12T09:00:00Z">
        <w:r>
          <w:rPr>
            <w:rFonts w:ascii="Times New Roman" w:hAnsi="Times New Roman"/>
            <w:color w:val="000000"/>
            <w:sz w:val="22"/>
          </w:rPr>
          <w:t xml:space="preserve">its subsidiaries and affiliates (but not on behalf</w:t>
        </w:r>
      </w:ins>
      <w:r>
        <w:rPr>
          <w:rFonts w:ascii="Times New Roman" w:hAnsi="Times New Roman"/>
          <w:color w:val="000000"/>
          <w:sz w:val="22"/>
        </w:rPr>
        <w:t xml:space="preserve"> of </w:t>
      </w:r>
      <w:del w:id="1276" w:author="Greenleaf Counsel" w:date="2025-05-12T09:00:00Z">
        <w:r>
          <w:rPr>
            <w:rFonts w:ascii="Times New Roman" w:hAnsi="Times New Roman"/>
            <w:color w:val="000000"/>
            <w:sz w:val="22"/>
          </w:rPr>
          <w:delText xml:space="preserve">the Releasees,</w:delText>
        </w:r>
      </w:del>
      <w:ins w:id="1277" w:author="Greenleaf Counsel" w:date="2025-05-12T09:00:00Z">
        <w:r>
          <w:rPr>
            <w:rFonts w:ascii="Times New Roman" w:hAnsi="Times New Roman"/>
            <w:color w:val="000000"/>
            <w:sz w:val="22"/>
          </w:rPr>
          <w:t xml:space="preserve">any individual Releasee),</w:t>
        </w:r>
      </w:ins>
      <w:r>
        <w:rPr>
          <w:rFonts w:ascii="Times New Roman" w:hAnsi="Times New Roman"/>
          <w:color w:val="000000"/>
          <w:sz w:val="22"/>
        </w:rPr>
        <w:t xml:space="preserve"> hereby</w:t>
      </w:r>
      <w:del w:id="1278" w:author="Greenleaf Counsel" w:date="2025-05-12T09:00:00Z">
        <w:r>
          <w:rPr>
            <w:rFonts w:ascii="Times New Roman" w:hAnsi="Times New Roman"/>
            <w:color w:val="000000"/>
            <w:sz w:val="22"/>
          </w:rPr>
          <w:delText xml:space="preserve"> irrevocably and unconditionally</w:delText>
        </w:r>
      </w:del>
      <w:r>
        <w:rPr>
          <w:rFonts w:ascii="Times New Roman" w:hAnsi="Times New Roman"/>
          <w:color w:val="000000"/>
          <w:sz w:val="22"/>
        </w:rPr>
        <w:t xml:space="preserve"> releases, acquits, and forever discharges Delano from any and all claims, demands, actions, causes of action, suits, damages, losses, expenses, and liabilities of every kind and nature, </w:t>
      </w:r>
      <w:del w:id="1279" w:author="Greenleaf Counsel" w:date="2025-05-12T09:00:00Z">
        <w:r>
          <w:rPr>
            <w:rFonts w:ascii="Times New Roman" w:hAnsi="Times New Roman"/>
            <w:color w:val="000000"/>
            <w:sz w:val="22"/>
          </w:rPr>
          <w:delText xml:space="preserve">whether</w:delText>
        </w:r>
      </w:del>
      <w:ins w:id="1280" w:author="Greenleaf Counsel" w:date="2025-05-12T09:00:00Z">
        <w:r>
          <w:rPr>
            <w:rFonts w:ascii="Times New Roman" w:hAnsi="Times New Roman"/>
            <w:color w:val="000000"/>
            <w:sz w:val="22"/>
          </w:rPr>
          <w:t xml:space="preserve">that are</w:t>
        </w:r>
      </w:ins>
      <w:r>
        <w:rPr>
          <w:rFonts w:ascii="Times New Roman" w:hAnsi="Times New Roman"/>
          <w:color w:val="000000"/>
          <w:sz w:val="22"/>
        </w:rPr>
        <w:t xml:space="preserve"> known </w:t>
      </w:r>
      <w:del w:id="1281" w:author="Greenleaf Counsel" w:date="2025-05-12T09:00:00Z">
        <w:r>
          <w:rPr>
            <w:rFonts w:ascii="Times New Roman" w:hAnsi="Times New Roman"/>
            <w:color w:val="000000"/>
            <w:sz w:val="22"/>
          </w:rPr>
          <w:delText xml:space="preserve">or unknown, suspected</w:delText>
        </w:r>
      </w:del>
      <w:ins w:id="1282" w:author="Greenleaf Counsel" w:date="2025-05-12T09:00:00Z">
        <w:r>
          <w:rPr>
            <w:rFonts w:ascii="Times New Roman" w:hAnsi="Times New Roman"/>
            <w:color w:val="000000"/>
            <w:sz w:val="22"/>
          </w:rPr>
          <w:t xml:space="preserve">to Greenleaf's Chief Executive Officer</w:t>
        </w:r>
      </w:ins>
      <w:r>
        <w:rPr>
          <w:rFonts w:ascii="Times New Roman" w:hAnsi="Times New Roman"/>
          <w:color w:val="000000"/>
          <w:sz w:val="22"/>
        </w:rPr>
        <w:t xml:space="preserve"> or </w:t>
      </w:r>
      <w:del w:id="1283" w:author="Greenleaf Counsel" w:date="2025-05-12T09:00:00Z">
        <w:r>
          <w:rPr>
            <w:rFonts w:ascii="Times New Roman" w:hAnsi="Times New Roman"/>
            <w:color w:val="000000"/>
            <w:sz w:val="22"/>
          </w:rPr>
          <w:delText xml:space="preserve">unsuspected, that</w:delText>
        </w:r>
      </w:del>
      <w:ins w:id="1284" w:author="Greenleaf Counsel" w:date="2025-05-12T09:00:00Z">
        <w:r>
          <w:rPr>
            <w:rFonts w:ascii="Times New Roman" w:hAnsi="Times New Roman"/>
            <w:color w:val="000000"/>
            <w:sz w:val="22"/>
          </w:rPr>
          <w:t xml:space="preserve">General Counsel as of the date on which</w:t>
        </w:r>
      </w:ins>
      <w:r>
        <w:rPr>
          <w:rFonts w:ascii="Times New Roman" w:hAnsi="Times New Roman"/>
          <w:color w:val="000000"/>
          <w:sz w:val="22"/>
        </w:rPr>
        <w:t xml:space="preserve"> Greenleaf </w:t>
      </w:r>
      <w:del w:id="1285" w:author="Greenleaf Counsel" w:date="2025-05-12T09:00:00Z">
        <w:r>
          <w:rPr>
            <w:rFonts w:ascii="Times New Roman" w:hAnsi="Times New Roman"/>
            <w:color w:val="000000"/>
            <w:sz w:val="22"/>
          </w:rPr>
          <w:delText xml:space="preserve">has, has ever had, or may hereafter have against Delano,</w:delText>
        </w:r>
      </w:del>
      <w:ins w:id="1286" w:author="Greenleaf Counsel" w:date="2025-05-12T09:00:00Z">
        <w:r>
          <w:rPr>
            <w:rFonts w:ascii="Times New Roman" w:hAnsi="Times New Roman"/>
            <w:color w:val="000000"/>
            <w:sz w:val="22"/>
          </w:rPr>
          <w:t xml:space="preserve">signs this Agreement,</w:t>
        </w:r>
      </w:ins>
      <w:r>
        <w:rPr>
          <w:rFonts w:ascii="Times New Roman" w:hAnsi="Times New Roman"/>
          <w:color w:val="000000"/>
          <w:sz w:val="22"/>
        </w:rPr>
        <w:t xml:space="preserve"> arising out of, related to, or in any way connected with Delano's employment with Greenleaf or the termination thereof, </w:t>
      </w:r>
      <w:del w:id="1287" w:author="Greenleaf Counsel" w:date="2025-05-12T09:00:00Z">
        <w:r>
          <w:rPr>
            <w:rFonts w:ascii="Times New Roman" w:hAnsi="Times New Roman"/>
            <w:color w:val="000000"/>
            <w:sz w:val="22"/>
          </w:rPr>
          <w:delText xml:space="preserve">from the beginning of time through the Effective Date, </w:delText>
        </w:r>
      </w:del>
      <w:r>
        <w:rPr>
          <w:rFonts w:ascii="Times New Roman" w:hAnsi="Times New Roman"/>
          <w:color w:val="000000"/>
          <w:sz w:val="22"/>
        </w:rPr>
        <w:t xml:space="preserve">except for claims arising from: (i) Delano's fraud, embezzlement, </w:t>
      </w:r>
      <w:ins w:id="1288" w:author="Greenleaf Counsel" w:date="2025-05-12T09:00:00Z">
        <w:r>
          <w:rPr>
            <w:rFonts w:ascii="Times New Roman" w:hAnsi="Times New Roman"/>
            <w:color w:val="000000"/>
            <w:sz w:val="22"/>
          </w:rPr>
          <w:t xml:space="preserve">theft, </w:t>
        </w:r>
      </w:ins>
      <w:r>
        <w:rPr>
          <w:rFonts w:ascii="Times New Roman" w:hAnsi="Times New Roman"/>
          <w:color w:val="000000"/>
          <w:sz w:val="22"/>
        </w:rPr>
        <w:t xml:space="preserve">or criminal conduct</w:t>
      </w:r>
      <w:del w:id="1289" w:author="Greenleaf Counsel" w:date="2025-05-12T09:00:00Z">
        <w:r>
          <w:rPr>
            <w:rFonts w:ascii="Times New Roman" w:hAnsi="Times New Roman"/>
            <w:color w:val="000000"/>
            <w:sz w:val="22"/>
          </w:rPr>
          <w:delText xml:space="preserve"> discovered after the Effective Date</w:delText>
        </w:r>
      </w:del>
      <w:r>
        <w:rPr>
          <w:rFonts w:ascii="Times New Roman" w:hAnsi="Times New Roman"/>
          <w:color w:val="000000"/>
          <w:sz w:val="22"/>
        </w:rPr>
        <w:t xml:space="preserve">; (ii) Delano's breach of any provision of this Agreement;</w:t>
      </w:r>
      <w:del w:id="1290" w:author="Greenleaf Counsel" w:date="2025-05-12T09:00:00Z">
        <w:r>
          <w:rPr>
            <w:rFonts w:ascii="Times New Roman" w:hAnsi="Times New Roman"/>
            <w:color w:val="000000"/>
            <w:sz w:val="22"/>
          </w:rPr>
          <w:delText xml:space="preserve"> or</w:delText>
        </w:r>
      </w:del>
      <w:r>
        <w:rPr>
          <w:rFonts w:ascii="Times New Roman" w:hAnsi="Times New Roman"/>
          <w:color w:val="000000"/>
          <w:sz w:val="22"/>
        </w:rPr>
        <w:t xml:space="preserve"> (iii) any obligation of Delano that survives termination of employment under any prior written agreement between the Parties, </w:t>
      </w:r>
      <w:ins w:id="1291" w:author="Greenleaf Counsel" w:date="2025-05-12T09:00:00Z">
        <w:r>
          <w:rPr>
            <w:rFonts w:ascii="Times New Roman" w:hAnsi="Times New Roman"/>
            <w:color w:val="000000"/>
            <w:sz w:val="22"/>
          </w:rPr>
          <w:t xml:space="preserve">including any confidentiality, invention assignment, or similar agreement, </w:t>
        </w:r>
      </w:ins>
      <w:r>
        <w:rPr>
          <w:rFonts w:ascii="Times New Roman" w:hAnsi="Times New Roman"/>
          <w:color w:val="000000"/>
          <w:sz w:val="22"/>
        </w:rPr>
        <w:t xml:space="preserve">to the extent that such obligation is not superseded by this </w:t>
      </w:r>
      <w:del w:id="1292" w:author="Greenleaf Counsel" w:date="2025-05-12T09:00:00Z">
        <w:r>
          <w:rPr>
            <w:rFonts w:ascii="Times New Roman" w:hAnsi="Times New Roman"/>
            <w:color w:val="000000"/>
            <w:sz w:val="22"/>
          </w:rPr>
          <w:delText xml:space="preserve">Agreement.</w:delText>
        </w:r>
      </w:del>
      <w:ins w:id="1293" w:author="Greenleaf Counsel" w:date="2025-05-12T09:00:00Z">
        <w:r>
          <w:rPr>
            <w:rFonts w:ascii="Times New Roman" w:hAnsi="Times New Roman"/>
            <w:color w:val="000000"/>
            <w:sz w:val="22"/>
          </w:rPr>
          <w:t xml:space="preserve">Agreement; or (iv) Delano's misappropriation of Greenleaf's trade secrets or Confidential Information.</w:t>
        </w:r>
      </w:ins>
      <w:commentRangeEnd w:id="26"/>
      <w:r>
        <w:commentReference w:id="26"/>
      </w:r>
    </w:p>
    <w:p>
      <w:r>
        <w:br w:type="page"/>
      </w:r>
    </w:p>
    <w:p>
      <w:pPr>
        <w:keepNext/>
        <w:spacing w:line="276" w:lineRule="auto" w:before="200" w:after="80"/>
        <w:ind w:left="0"/>
      </w:pPr>
      <w:r>
        <w:rPr>
          <w:rFonts w:ascii="Times New Roman" w:hAnsi="Times New Roman"/>
          <w:b/>
          <w:color w:val="000000"/>
          <w:sz w:val="22"/>
        </w:rPr>
        <w:t>Section 13. No Admission of Liability</w:t>
      </w:r>
    </w:p>
    <w:p>
      <w:pPr>
        <w:spacing w:line="276" w:lineRule="auto" w:before="0" w:after="120"/>
        <w:jc w:val="both"/>
      </w:pPr>
      <w:r>
        <w:rPr>
          <w:rFonts w:ascii="Times New Roman" w:hAnsi="Times New Roman"/>
          <w:color w:val="000000"/>
          <w:sz w:val="22"/>
        </w:rPr>
        <w:t xml:space="preserve">This Agreement is a compromise and settlement of disputed claims. Nothing contained in this Agreement, including the payment of the Settlement Payment, shall be construed as an admission of liability, wrongdoing, or violation of any federal, state, or local law, regulation, or ordinance by either Party. Greenleaf specifically denies that it engaged in any unlawful retaliation, age discrimination, or other wrongful or discriminatory conduct toward Delano or any other individual. Delano specifically denies any wrongdoing or misconduct in connection with his employment with Greenleaf. The Parties enter into this Agreement solely for the purpose of avoiding the costs, burdens, and uncertainties of litigation and to achieve a full and final resolution of all disputes between them.</w:t>
      </w:r>
      <w:ins w:id="1294" w:author="Greenleaf Counsel" w:date="2025-05-12T09:00:00Z">
        <w:r>
          <w:rPr>
            <w:rFonts w:ascii="Times New Roman" w:hAnsi="Times New Roman"/>
            <w:color w:val="000000"/>
            <w:sz w:val="22"/>
          </w:rPr>
          <w:t xml:space="preserve"> This Agreement shall not be admissible in any proceeding except one to enforce or interpret its terms.</w:t>
        </w:r>
      </w:ins>
    </w:p>
    <w:p>
      <w:pPr>
        <w:keepNext/>
        <w:spacing w:line="276" w:lineRule="auto" w:before="200" w:after="80"/>
        <w:ind w:left="0"/>
      </w:pPr>
      <w:r>
        <w:rPr>
          <w:rFonts w:ascii="Times New Roman" w:hAnsi="Times New Roman"/>
          <w:b/>
          <w:color w:val="000000"/>
          <w:sz w:val="22"/>
        </w:rPr>
        <w:t>Section 14. Re-Employment Eligibility</w:t>
      </w:r>
    </w:p>
    <w:p>
      <w:pPr>
        <w:spacing w:line="276" w:lineRule="auto" w:before="0" w:after="120"/>
        <w:jc w:val="both"/>
      </w:pPr>
      <w:commentRangeStart w:id="27"/>
      <w:ins w:id="1295" w:author="Greenleaf Counsel" w:date="2025-05-12T09:00:00Z">
        <w:r>
          <w:rPr>
            <w:rFonts w:ascii="Times New Roman" w:hAnsi="Times New Roman"/>
            <w:color w:val="000000"/>
            <w:sz w:val="22"/>
          </w:rPr>
          <w:t xml:space="preserve">Consistent with ORS 659A.370, nothing in this Agreement prohibits </w:t>
        </w:r>
      </w:ins>
      <w:r>
        <w:rPr>
          <w:rFonts w:ascii="Times New Roman" w:hAnsi="Times New Roman"/>
          <w:color w:val="000000"/>
          <w:sz w:val="22"/>
        </w:rPr>
        <w:t xml:space="preserve">Delano </w:t>
      </w:r>
      <w:del w:id="1296" w:author="Greenleaf Counsel" w:date="2025-05-12T09:00:00Z">
        <w:r>
          <w:rPr>
            <w:rFonts w:ascii="Times New Roman" w:hAnsi="Times New Roman"/>
            <w:color w:val="000000"/>
            <w:sz w:val="22"/>
          </w:rPr>
          <w:delText xml:space="preserve">shall not be barred from</w:delText>
        </w:r>
      </w:del>
      <w:ins w:id="1297" w:author="Greenleaf Counsel" w:date="2025-05-12T09:00:00Z">
        <w:r>
          <w:rPr>
            <w:rFonts w:ascii="Times New Roman" w:hAnsi="Times New Roman"/>
            <w:color w:val="000000"/>
            <w:sz w:val="22"/>
          </w:rPr>
          <w:t xml:space="preserve">from seeking or accepting</w:t>
        </w:r>
      </w:ins>
      <w:r>
        <w:rPr>
          <w:rFonts w:ascii="Times New Roman" w:hAnsi="Times New Roman"/>
          <w:color w:val="000000"/>
          <w:sz w:val="22"/>
        </w:rPr>
        <w:t xml:space="preserve"> future employment with </w:t>
      </w:r>
      <w:del w:id="1298" w:author="Greenleaf Counsel" w:date="2025-05-12T09:00:00Z">
        <w:r>
          <w:rPr>
            <w:rFonts w:ascii="Times New Roman" w:hAnsi="Times New Roman"/>
            <w:color w:val="000000"/>
            <w:sz w:val="22"/>
          </w:rPr>
          <w:delText xml:space="preserve">Greenleaf</w:delText>
        </w:r>
      </w:del>
      <w:ins w:id="1299" w:author="Greenleaf Counsel" w:date="2025-05-12T09:00:00Z">
        <w:r>
          <w:rPr>
            <w:rFonts w:ascii="Times New Roman" w:hAnsi="Times New Roman"/>
            <w:color w:val="000000"/>
            <w:sz w:val="22"/>
          </w:rPr>
          <w:t xml:space="preserve">Greenleaf,</w:t>
        </w:r>
      </w:ins>
      <w:r>
        <w:rPr>
          <w:rFonts w:ascii="Times New Roman" w:hAnsi="Times New Roman"/>
          <w:color w:val="000000"/>
          <w:sz w:val="22"/>
        </w:rPr>
        <w:t xml:space="preserve"> and</w:t>
      </w:r>
      <w:ins w:id="1300" w:author="Greenleaf Counsel" w:date="2025-05-12T09:00:00Z">
        <w:r>
          <w:rPr>
            <w:rFonts w:ascii="Times New Roman" w:hAnsi="Times New Roman"/>
            <w:color w:val="000000"/>
            <w:sz w:val="22"/>
          </w:rPr>
          <w:t xml:space="preserve"> any application by Delano for an open position</w:t>
        </w:r>
      </w:ins>
      <w:r>
        <w:rPr>
          <w:rFonts w:ascii="Times New Roman" w:hAnsi="Times New Roman"/>
          <w:color w:val="000000"/>
          <w:sz w:val="22"/>
        </w:rPr>
        <w:t xml:space="preserve"> shall be considered</w:t>
      </w:r>
      <w:del w:id="1301" w:author="Greenleaf Counsel" w:date="2025-05-12T09:00:00Z">
        <w:r>
          <w:rPr>
            <w:rFonts w:ascii="Times New Roman" w:hAnsi="Times New Roman"/>
            <w:color w:val="000000"/>
            <w:sz w:val="22"/>
          </w:rPr>
          <w:delText xml:space="preserve"> for open positions for which he is qualified,</w:delText>
        </w:r>
      </w:del>
      <w:r>
        <w:rPr>
          <w:rFonts w:ascii="Times New Roman" w:hAnsi="Times New Roman"/>
          <w:color w:val="000000"/>
          <w:sz w:val="22"/>
        </w:rPr>
        <w:t xml:space="preserve"> on the same basis as any other external </w:t>
      </w:r>
      <w:del w:id="1302" w:author="Greenleaf Counsel" w:date="2025-05-12T09:00:00Z">
        <w:r>
          <w:rPr>
            <w:rFonts w:ascii="Times New Roman" w:hAnsi="Times New Roman"/>
            <w:color w:val="000000"/>
            <w:sz w:val="22"/>
          </w:rPr>
          <w:delText xml:space="preserve">applicant, without prejudice or adverse consideration arising from the circumstances of his separation from employment or the claims asserted in connection with this Agreement.</w:delText>
        </w:r>
      </w:del>
      <w:ins w:id="1303" w:author="Greenleaf Counsel" w:date="2025-05-12T09:00:00Z">
        <w:r>
          <w:rPr>
            <w:rFonts w:ascii="Times New Roman" w:hAnsi="Times New Roman"/>
            <w:color w:val="000000"/>
            <w:sz w:val="22"/>
          </w:rPr>
          <w:t xml:space="preserve">applicant.</w:t>
        </w:r>
      </w:ins>
      <w:r>
        <w:rPr>
          <w:rFonts w:ascii="Times New Roman" w:hAnsi="Times New Roman"/>
          <w:color w:val="000000"/>
          <w:sz w:val="22"/>
        </w:rPr>
        <w:t xml:space="preserve"> Greenleaf shall not </w:t>
      </w:r>
      <w:del w:id="1304" w:author="Greenleaf Counsel" w:date="2025-05-12T09:00:00Z">
        <w:r>
          <w:rPr>
            <w:rFonts w:ascii="Times New Roman" w:hAnsi="Times New Roman"/>
            <w:color w:val="000000"/>
            <w:sz w:val="22"/>
          </w:rPr>
          <w:delText xml:space="preserve">maintain any internal notation, flag, code, or designation</w:delText>
        </w:r>
      </w:del>
      <w:ins w:id="1305" w:author="Greenleaf Counsel" w:date="2025-05-12T09:00:00Z">
        <w:r>
          <w:rPr>
            <w:rFonts w:ascii="Times New Roman" w:hAnsi="Times New Roman"/>
            <w:color w:val="000000"/>
            <w:sz w:val="22"/>
          </w:rPr>
          <w:t xml:space="preserve">designate Delano</w:t>
        </w:r>
      </w:ins>
      <w:r>
        <w:rPr>
          <w:rFonts w:ascii="Times New Roman" w:hAnsi="Times New Roman"/>
          <w:color w:val="000000"/>
          <w:sz w:val="22"/>
        </w:rPr>
        <w:t xml:space="preserve"> in its human resources </w:t>
      </w:r>
      <w:del w:id="1306" w:author="Greenleaf Counsel" w:date="2025-05-12T09:00:00Z">
        <w:r>
          <w:rPr>
            <w:rFonts w:ascii="Times New Roman" w:hAnsi="Times New Roman"/>
            <w:color w:val="000000"/>
            <w:sz w:val="22"/>
          </w:rPr>
          <w:delText xml:space="preserve">records, personnel files, applicant tracking systems, or any other employment-related database or record that would indicate Delano is</w:delText>
        </w:r>
      </w:del>
      <w:ins w:id="1307" w:author="Greenleaf Counsel" w:date="2025-05-12T09:00:00Z">
        <w:r>
          <w:rPr>
            <w:rFonts w:ascii="Times New Roman" w:hAnsi="Times New Roman"/>
            <w:color w:val="000000"/>
            <w:sz w:val="22"/>
          </w:rPr>
          <w:t xml:space="preserve">records as</w:t>
        </w:r>
      </w:ins>
      <w:r>
        <w:rPr>
          <w:rFonts w:ascii="Times New Roman" w:hAnsi="Times New Roman"/>
          <w:color w:val="000000"/>
          <w:sz w:val="22"/>
        </w:rPr>
        <w:t xml:space="preserve"> ineligible for rehire </w:t>
      </w:r>
      <w:ins w:id="1308" w:author="Greenleaf Counsel" w:date="2025-05-12T09:00:00Z">
        <w:r>
          <w:rPr>
            <w:rFonts w:ascii="Times New Roman" w:hAnsi="Times New Roman"/>
            <w:color w:val="000000"/>
            <w:sz w:val="22"/>
          </w:rPr>
          <w:t xml:space="preserve">by reason of the Disputed Claims </w:t>
        </w:r>
      </w:ins>
      <w:r>
        <w:rPr>
          <w:rFonts w:ascii="Times New Roman" w:hAnsi="Times New Roman"/>
          <w:color w:val="000000"/>
          <w:sz w:val="22"/>
        </w:rPr>
        <w:t xml:space="preserve">or </w:t>
      </w:r>
      <w:del w:id="1309" w:author="Greenleaf Counsel" w:date="2025-05-12T09:00:00Z">
        <w:r>
          <w:rPr>
            <w:rFonts w:ascii="Times New Roman" w:hAnsi="Times New Roman"/>
            <w:color w:val="000000"/>
            <w:sz w:val="22"/>
          </w:rPr>
          <w:delText xml:space="preserve">that would otherwise adversely affect Delano</w:delText>
        </w:r>
      </w:del>
      <w:ins w:id="1310" w:author="Greenleaf Counsel" w:date="2025-05-12T09:00:00Z">
        <w:r>
          <w:rPr>
            <w:rFonts w:ascii="Times New Roman" w:hAnsi="Times New Roman"/>
            <w:color w:val="000000"/>
            <w:sz w:val="22"/>
          </w:rPr>
          <w:t xml:space="preserve">this Agreement. Nothing in this Section 14 obligates Greenleaf to offer employment to Delano, or limits Greenleaf</w:t>
        </w:r>
      </w:ins>
      <w:r>
        <w:rPr>
          <w:rFonts w:ascii="Times New Roman" w:hAnsi="Times New Roman"/>
          <w:color w:val="000000"/>
          <w:sz w:val="22"/>
        </w:rPr>
        <w:t xml:space="preserve">'s </w:t>
      </w:r>
      <w:del w:id="1311" w:author="Greenleaf Counsel" w:date="2025-05-12T09:00:00Z">
        <w:r>
          <w:rPr>
            <w:rFonts w:ascii="Times New Roman" w:hAnsi="Times New Roman"/>
            <w:color w:val="000000"/>
            <w:sz w:val="22"/>
          </w:rPr>
          <w:delText xml:space="preserve">candidacy for future employment with Greenleaf.</w:delText>
        </w:r>
      </w:del>
      <w:ins w:id="1312" w:author="Greenleaf Counsel" w:date="2025-05-12T09:00:00Z">
        <w:r>
          <w:rPr>
            <w:rFonts w:ascii="Times New Roman" w:hAnsi="Times New Roman"/>
            <w:color w:val="000000"/>
            <w:sz w:val="22"/>
          </w:rPr>
          <w:t xml:space="preserve">obligation or right to maintain accurate and complete personnel and business records as required by law.</w:t>
        </w:r>
      </w:ins>
      <w:commentRangeEnd w:id="27"/>
      <w:r>
        <w:commentReference w:id="27"/>
      </w:r>
    </w:p>
    <w:p>
      <w:pPr>
        <w:keepNext/>
        <w:spacing w:line="276" w:lineRule="auto" w:before="200" w:after="80"/>
        <w:ind w:left="0"/>
      </w:pPr>
      <w:r>
        <w:rPr>
          <w:rFonts w:ascii="Times New Roman" w:hAnsi="Times New Roman"/>
          <w:b/>
          <w:color w:val="000000"/>
          <w:sz w:val="22"/>
        </w:rPr>
        <w:t>Section 15. Representations and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Delano represents and warrants that:</w:t>
      </w:r>
    </w:p>
    <w:p>
      <w:pPr>
        <w:spacing w:line="276" w:lineRule="auto" w:before="0" w:after="120"/>
        <w:ind w:left="432"/>
        <w:jc w:val="both"/>
      </w:pPr>
      <w:r>
        <w:rPr>
          <w:rFonts w:ascii="Times New Roman" w:hAnsi="Times New Roman"/>
          <w:color w:val="000000"/>
          <w:sz w:val="22"/>
        </w:rPr>
        <w:t>(i) He has not assigned, transferred, conveyed, or otherwise disposed of any claim, demand, right, or cause of action released herein to any person or entity;</w:t>
      </w:r>
    </w:p>
    <w:p>
      <w:pPr>
        <w:spacing w:line="276" w:lineRule="auto" w:before="0" w:after="120"/>
        <w:ind w:left="432"/>
        <w:jc w:val="both"/>
      </w:pPr>
      <w:commentRangeStart w:id="28"/>
      <w:r>
        <w:rPr>
          <w:rFonts w:ascii="Times New Roman" w:hAnsi="Times New Roman"/>
          <w:color w:val="000000"/>
          <w:sz w:val="22"/>
        </w:rPr>
        <w:t xml:space="preserve">(ii) </w:t>
      </w:r>
      <w:del w:id="1313" w:author="Greenleaf Counsel" w:date="2025-05-12T09:00:00Z">
        <w:r>
          <w:rPr>
            <w:rFonts w:ascii="Times New Roman" w:hAnsi="Times New Roman"/>
            <w:color w:val="000000"/>
            <w:sz w:val="22"/>
          </w:rPr>
          <w:delText xml:space="preserve">He</w:delText>
        </w:r>
      </w:del>
      <w:ins w:id="1314" w:author="Greenleaf Counsel" w:date="2025-05-12T09:00:00Z">
        <w:r>
          <w:rPr>
            <w:rFonts w:ascii="Times New Roman" w:hAnsi="Times New Roman"/>
            <w:color w:val="000000"/>
            <w:sz w:val="22"/>
          </w:rPr>
          <w:t xml:space="preserve">Other than Oregon OSHA Complaint No. OR-OSHA-2024-11872 referenced in the Recitals above (which Delano is not required to withdraw), he</w:t>
        </w:r>
      </w:ins>
      <w:r>
        <w:rPr>
          <w:rFonts w:ascii="Times New Roman" w:hAnsi="Times New Roman"/>
          <w:color w:val="000000"/>
          <w:sz w:val="22"/>
        </w:rPr>
        <w:t xml:space="preserve"> has not filed any lawsuit, complaint, charge, or other proceeding against Greenleaf or any of the Releasees with any court, tribunal, </w:t>
      </w:r>
      <w:ins w:id="1315" w:author="Greenleaf Counsel" w:date="2025-05-12T09:00:00Z">
        <w:r>
          <w:rPr>
            <w:rFonts w:ascii="Times New Roman" w:hAnsi="Times New Roman"/>
            <w:color w:val="000000"/>
            <w:sz w:val="22"/>
          </w:rPr>
          <w:t xml:space="preserve">arbitrator, </w:t>
        </w:r>
      </w:ins>
      <w:r>
        <w:rPr>
          <w:rFonts w:ascii="Times New Roman" w:hAnsi="Times New Roman"/>
          <w:color w:val="000000"/>
          <w:sz w:val="22"/>
        </w:rPr>
        <w:t xml:space="preserve">or </w:t>
      </w:r>
      <w:del w:id="1316" w:author="Greenleaf Counsel" w:date="2025-05-12T09:00:00Z">
        <w:r>
          <w:rPr>
            <w:rFonts w:ascii="Times New Roman" w:hAnsi="Times New Roman"/>
            <w:color w:val="000000"/>
            <w:sz w:val="22"/>
          </w:rPr>
          <w:delText xml:space="preserve">governmental agency, other than</w:delText>
        </w:r>
      </w:del>
      <w:ins w:id="1317" w:author="Greenleaf Counsel" w:date="2025-05-12T09:00:00Z">
        <w:r>
          <w:rPr>
            <w:rFonts w:ascii="Times New Roman" w:hAnsi="Times New Roman"/>
            <w:color w:val="000000"/>
            <w:sz w:val="22"/>
          </w:rPr>
          <w:t xml:space="preserve">Government Agency, including</w:t>
        </w:r>
      </w:ins>
      <w:r>
        <w:rPr>
          <w:rFonts w:ascii="Times New Roman" w:hAnsi="Times New Roman"/>
          <w:color w:val="000000"/>
          <w:sz w:val="22"/>
        </w:rPr>
        <w:t xml:space="preserve"> the </w:t>
      </w:r>
      <w:del w:id="1318" w:author="Greenleaf Counsel" w:date="2025-05-12T09:00:00Z">
        <w:r>
          <w:rPr>
            <w:rFonts w:ascii="Times New Roman" w:hAnsi="Times New Roman"/>
            <w:color w:val="000000"/>
            <w:sz w:val="22"/>
          </w:rPr>
          <w:delText xml:space="preserve">Oregon</w:delText>
        </w:r>
      </w:del>
      <w:ins w:id="1319" w:author="Greenleaf Counsel" w:date="2025-05-12T09:00:00Z">
        <w:r>
          <w:rPr>
            <w:rFonts w:ascii="Times New Roman" w:hAnsi="Times New Roman"/>
            <w:color w:val="000000"/>
            <w:sz w:val="22"/>
          </w:rPr>
          <w:t xml:space="preserve">EEOC, BOLI, or federal</w:t>
        </w:r>
      </w:ins>
      <w:r>
        <w:rPr>
          <w:rFonts w:ascii="Times New Roman" w:hAnsi="Times New Roman"/>
          <w:color w:val="000000"/>
          <w:sz w:val="22"/>
        </w:rPr>
        <w:t xml:space="preserve"> OSHA </w:t>
      </w:r>
      <w:ins w:id="1320" w:author="Greenleaf Counsel" w:date="2025-05-12T09:00:00Z">
        <w:r>
          <w:rPr>
            <w:rFonts w:ascii="Times New Roman" w:hAnsi="Times New Roman"/>
            <w:color w:val="000000"/>
            <w:sz w:val="22"/>
          </w:rPr>
          <w:t xml:space="preserve">(including any </w:t>
        </w:r>
      </w:ins>
      <w:r>
        <w:rPr>
          <w:rFonts w:ascii="Times New Roman" w:hAnsi="Times New Roman"/>
          <w:color w:val="000000"/>
          <w:sz w:val="22"/>
        </w:rPr>
        <w:t xml:space="preserve">complaint </w:t>
      </w:r>
      <w:del w:id="1321" w:author="Greenleaf Counsel" w:date="2025-05-12T09:00:00Z">
        <w:r>
          <w:rPr>
            <w:rFonts w:ascii="Times New Roman" w:hAnsi="Times New Roman"/>
            <w:color w:val="000000"/>
            <w:sz w:val="22"/>
          </w:rPr>
          <w:delText xml:space="preserve">referenced in the Recitals above (Complaint No. OR-OSHA-2024-11872), and</w:delText>
        </w:r>
      </w:del>
      <w:ins w:id="1322" w:author="Greenleaf Counsel" w:date="2025-05-12T09:00:00Z">
        <w:r>
          <w:rPr>
            <w:rFonts w:ascii="Times New Roman" w:hAnsi="Times New Roman"/>
            <w:color w:val="000000"/>
            <w:sz w:val="22"/>
          </w:rPr>
          <w:t xml:space="preserve">under 21 U.S.C. § 399d); and, subject to Section 4A,</w:t>
        </w:r>
      </w:ins>
      <w:r>
        <w:rPr>
          <w:rFonts w:ascii="Times New Roman" w:hAnsi="Times New Roman"/>
          <w:color w:val="000000"/>
          <w:sz w:val="22"/>
        </w:rPr>
        <w:t xml:space="preserve"> he agrees not to file any </w:t>
      </w:r>
      <w:del w:id="1323" w:author="Greenleaf Counsel" w:date="2025-05-12T09:00:00Z">
        <w:r>
          <w:rPr>
            <w:rFonts w:ascii="Times New Roman" w:hAnsi="Times New Roman"/>
            <w:color w:val="000000"/>
            <w:sz w:val="22"/>
          </w:rPr>
          <w:delText xml:space="preserve">such lawsuit, complaint, charge,</w:delText>
        </w:r>
      </w:del>
      <w:ins w:id="1324" w:author="Greenleaf Counsel" w:date="2025-05-12T09:00:00Z">
        <w:r>
          <w:rPr>
            <w:rFonts w:ascii="Times New Roman" w:hAnsi="Times New Roman"/>
            <w:color w:val="000000"/>
            <w:sz w:val="22"/>
          </w:rPr>
          <w:t xml:space="preserve">lawsuit</w:t>
        </w:r>
      </w:ins>
      <w:r>
        <w:rPr>
          <w:rFonts w:ascii="Times New Roman" w:hAnsi="Times New Roman"/>
          <w:color w:val="000000"/>
          <w:sz w:val="22"/>
        </w:rPr>
        <w:t xml:space="preserve"> or </w:t>
      </w:r>
      <w:del w:id="1325" w:author="Greenleaf Counsel" w:date="2025-05-12T09:00:00Z">
        <w:r>
          <w:rPr>
            <w:rFonts w:ascii="Times New Roman" w:hAnsi="Times New Roman"/>
            <w:color w:val="000000"/>
            <w:sz w:val="22"/>
          </w:rPr>
          <w:delText xml:space="preserve">proceeding in the future with respect to</w:delText>
        </w:r>
      </w:del>
      <w:ins w:id="1326" w:author="Greenleaf Counsel" w:date="2025-05-12T09:00:00Z">
        <w:r>
          <w:rPr>
            <w:rFonts w:ascii="Times New Roman" w:hAnsi="Times New Roman"/>
            <w:color w:val="000000"/>
            <w:sz w:val="22"/>
          </w:rPr>
          <w:t xml:space="preserve">arbitration asserting</w:t>
        </w:r>
      </w:ins>
      <w:r>
        <w:rPr>
          <w:rFonts w:ascii="Times New Roman" w:hAnsi="Times New Roman"/>
          <w:color w:val="000000"/>
          <w:sz w:val="22"/>
        </w:rPr>
        <w:t xml:space="preserve"> any </w:t>
      </w:r>
      <w:del w:id="1327" w:author="Greenleaf Counsel" w:date="2025-05-12T09:00:00Z">
        <w:r>
          <w:rPr>
            <w:rFonts w:ascii="Times New Roman" w:hAnsi="Times New Roman"/>
            <w:color w:val="000000"/>
            <w:sz w:val="22"/>
          </w:rPr>
          <w:delText xml:space="preserve">claim released herein,</w:delText>
        </w:r>
      </w:del>
      <w:ins w:id="1328" w:author="Greenleaf Counsel" w:date="2025-05-12T09:00:00Z">
        <w:r>
          <w:rPr>
            <w:rFonts w:ascii="Times New Roman" w:hAnsi="Times New Roman"/>
            <w:color w:val="000000"/>
            <w:sz w:val="22"/>
          </w:rPr>
          <w:t xml:space="preserve">Released Claim,</w:t>
        </w:r>
      </w:ins>
      <w:r>
        <w:rPr>
          <w:rFonts w:ascii="Times New Roman" w:hAnsi="Times New Roman"/>
          <w:color w:val="000000"/>
          <w:sz w:val="22"/>
        </w:rPr>
        <w:t xml:space="preserve"> except</w:t>
      </w:r>
      <w:del w:id="1329" w:author="Greenleaf Counsel" w:date="2025-05-12T09:00:00Z">
        <w:r>
          <w:rPr>
            <w:rFonts w:ascii="Times New Roman" w:hAnsi="Times New Roman"/>
            <w:color w:val="000000"/>
            <w:sz w:val="22"/>
          </w:rPr>
          <w:delText xml:space="preserve"> as may be required by law or</w:delText>
        </w:r>
      </w:del>
      <w:r>
        <w:rPr>
          <w:rFonts w:ascii="Times New Roman" w:hAnsi="Times New Roman"/>
          <w:color w:val="000000"/>
          <w:sz w:val="22"/>
        </w:rPr>
        <w:t xml:space="preserve"> to enforce the terms of this Agreement</w:t>
      </w:r>
      <w:ins w:id="1330" w:author="Greenleaf Counsel" w:date="2025-05-12T09:00:00Z">
        <w:r>
          <w:rPr>
            <w:rFonts w:ascii="Times New Roman" w:hAnsi="Times New Roman"/>
            <w:color w:val="000000"/>
            <w:sz w:val="22"/>
          </w:rPr>
          <w:t xml:space="preserve"> or to challenge the validity of the ADEA waiver under the OWBPA</w:t>
        </w:r>
      </w:ins>
      <w:r>
        <w:rPr>
          <w:rFonts w:ascii="Times New Roman" w:hAnsi="Times New Roman"/>
          <w:color w:val="000000"/>
          <w:sz w:val="22"/>
        </w:rPr>
        <w:t xml:space="preserve">;</w:t>
      </w:r>
      <w:commentRangeEnd w:id="28"/>
      <w:r>
        <w:commentReference w:id="28"/>
      </w:r>
    </w:p>
    <w:p>
      <w:pPr>
        <w:spacing w:line="276" w:lineRule="auto" w:before="0" w:after="120"/>
        <w:ind w:left="432"/>
        <w:jc w:val="both"/>
      </w:pPr>
      <w:r>
        <w:rPr>
          <w:rFonts w:ascii="Times New Roman" w:hAnsi="Times New Roman"/>
          <w:color w:val="000000"/>
          <w:sz w:val="22"/>
        </w:rPr>
        <w:t xml:space="preserve">(iii) He has the full legal capacity and authority to execute this Agreement and to perform his obligations hereunder, and his execution and performance of this Agreement does not conflict with or violate any other agreement to which he is a </w:t>
      </w:r>
      <w:del w:id="1337" w:author="Greenleaf Counsel" w:date="2025-05-12T09:00:00Z">
        <w:r>
          <w:rPr>
            <w:rFonts w:ascii="Times New Roman" w:hAnsi="Times New Roman"/>
            <w:color w:val="000000"/>
            <w:sz w:val="22"/>
          </w:rPr>
          <w:delText xml:space="preserve">party.</w:delText>
        </w:r>
      </w:del>
      <w:ins w:id="1338" w:author="Greenleaf Counsel" w:date="2025-05-12T09:00:00Z">
        <w:r>
          <w:rPr>
            <w:rFonts w:ascii="Times New Roman" w:hAnsi="Times New Roman"/>
            <w:color w:val="000000"/>
            <w:sz w:val="22"/>
          </w:rPr>
          <w:t xml:space="preserve">party;</w:t>
        </w:r>
      </w:ins>
    </w:p>
    <w:p>
      <w:pPr>
        <w:spacing w:line="276" w:lineRule="auto" w:before="0" w:after="120"/>
        <w:ind w:left="432"/>
        <w:jc w:val="both"/>
        <w:rPr>
          <w:ins w:id="1331" w:author="Greenleaf Counsel" w:date="2025-05-12T09:00:00Z"/>
        </w:rPr>
      </w:pPr>
      <w:ins w:id="1332" w:author="Greenleaf Counsel" w:date="2025-05-12T09:00:00Z">
        <w:r>
          <w:rPr>
            <w:rFonts w:ascii="Times New Roman" w:hAnsi="Times New Roman"/>
            <w:color w:val="000000"/>
            <w:sz w:val="22"/>
          </w:rPr>
          <w:t xml:space="preserve">(iv) He has reported to Greenleaf any work-related injury or illness he sustained during his employment, and he has received all leave to which he was entitled under the FMLA, the Oregon Family Leave Act, and Oregon sick time law;</w:t>
        </w:r>
      </w:ins>
    </w:p>
    <w:p>
      <w:pPr>
        <w:spacing w:line="276" w:lineRule="auto" w:before="0" w:after="120"/>
        <w:ind w:left="432"/>
        <w:jc w:val="both"/>
        <w:rPr>
          <w:ins w:id="1333" w:author="Greenleaf Counsel" w:date="2025-05-12T09:00:00Z"/>
        </w:rPr>
      </w:pPr>
      <w:ins w:id="1334" w:author="Greenleaf Counsel" w:date="2025-05-12T09:00:00Z">
        <w:r>
          <w:rPr>
            <w:rFonts w:ascii="Times New Roman" w:hAnsi="Times New Roman"/>
            <w:color w:val="000000"/>
            <w:sz w:val="22"/>
          </w:rPr>
          <w:t xml:space="preserve">(v) He is not a Medicare beneficiary and no conditional payments have been made by Medicare relating to any Released Claim; and</w:t>
        </w:r>
      </w:ins>
    </w:p>
    <w:p>
      <w:pPr>
        <w:spacing w:line="276" w:lineRule="auto" w:before="0" w:after="120"/>
        <w:ind w:left="432"/>
        <w:jc w:val="both"/>
        <w:rPr>
          <w:ins w:id="1335" w:author="Greenleaf Counsel" w:date="2025-05-12T09:00:00Z"/>
        </w:rPr>
      </w:pPr>
      <w:ins w:id="1336" w:author="Greenleaf Counsel" w:date="2025-05-12T09:00:00Z">
        <w:r>
          <w:rPr>
            <w:rFonts w:ascii="Times New Roman" w:hAnsi="Times New Roman"/>
            <w:color w:val="000000"/>
            <w:sz w:val="22"/>
          </w:rPr>
          <w:t xml:space="preserve">(vi) He has returned all Greenleaf property as provided in Section 6A.</w:t>
        </w:r>
      </w:ins>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Greenleaf represents and warrants that:</w:t>
      </w:r>
    </w:p>
    <w:p>
      <w:pPr>
        <w:spacing w:line="276" w:lineRule="auto" w:before="0" w:after="120"/>
        <w:ind w:left="432"/>
        <w:jc w:val="both"/>
      </w:pPr>
      <w:r>
        <w:rPr>
          <w:rFonts w:ascii="Times New Roman" w:hAnsi="Times New Roman"/>
          <w:color w:val="000000"/>
          <w:sz w:val="22"/>
        </w:rPr>
        <w:t>(i) It has the full corporate power and authority to enter into this Agreement and to perform its obligations hereunder, and the execution, delivery, and performance of this Agreement has been duly authorized by all necessary corporate action;</w:t>
      </w:r>
    </w:p>
    <w:p>
      <w:pPr>
        <w:spacing w:line="276" w:lineRule="auto" w:before="0" w:after="120"/>
        <w:ind w:left="432"/>
        <w:jc w:val="both"/>
      </w:pPr>
      <w:r>
        <w:rPr>
          <w:rFonts w:ascii="Times New Roman" w:hAnsi="Times New Roman"/>
          <w:color w:val="000000"/>
          <w:sz w:val="22"/>
        </w:rPr>
        <w:t xml:space="preserve">(ii) The person executing this Agreement on behalf of Greenleaf is duly authorized to do so and to bind Greenleaf to the terms and conditions contained </w:t>
      </w:r>
      <w:del w:id="1339" w:author="Greenleaf Counsel" w:date="2025-05-12T09:00:00Z">
        <w:r>
          <w:rPr>
            <w:rFonts w:ascii="Times New Roman" w:hAnsi="Times New Roman"/>
            <w:color w:val="000000"/>
            <w:sz w:val="22"/>
          </w:rPr>
          <w:delText xml:space="preserve">herein.</w:delText>
        </w:r>
      </w:del>
      <w:ins w:id="1340" w:author="Greenleaf Counsel" w:date="2025-05-12T09:00:00Z">
        <w:r>
          <w:rPr>
            <w:rFonts w:ascii="Times New Roman" w:hAnsi="Times New Roman"/>
            <w:color w:val="000000"/>
            <w:sz w:val="22"/>
          </w:rPr>
          <w:t xml:space="preserve">herein; and</w:t>
        </w:r>
      </w:ins>
    </w:p>
    <w:p>
      <w:pPr>
        <w:spacing w:line="276" w:lineRule="auto" w:before="0" w:after="120"/>
        <w:ind w:left="432"/>
        <w:jc w:val="both"/>
        <w:rPr>
          <w:ins w:id="1341" w:author="Greenleaf Counsel" w:date="2025-05-12T09:00:00Z"/>
        </w:rPr>
      </w:pPr>
      <w:ins w:id="1342" w:author="Greenleaf Counsel" w:date="2025-05-12T09:00:00Z">
        <w:r>
          <w:rPr>
            <w:rFonts w:ascii="Times New Roman" w:hAnsi="Times New Roman"/>
            <w:color w:val="000000"/>
            <w:sz w:val="22"/>
          </w:rPr>
          <w:t xml:space="preserve">(iii) The Committee has approved the reinstatement and accelerated vesting of the Accelerated RSUs described in Section 3(d).</w:t>
        </w:r>
      </w:ins>
    </w:p>
    <w:p>
      <w:pPr>
        <w:keepNext/>
        <w:spacing w:line="276" w:lineRule="auto" w:before="200" w:after="80"/>
        <w:ind w:left="0"/>
      </w:pPr>
      <w:r>
        <w:rPr>
          <w:rFonts w:ascii="Times New Roman" w:hAnsi="Times New Roman"/>
          <w:b/>
          <w:color w:val="000000"/>
          <w:sz w:val="22"/>
        </w:rPr>
        <w:t>Section 16. Execution and Consideration Period</w:t>
      </w:r>
    </w:p>
    <w:p>
      <w:pPr>
        <w:spacing w:line="276" w:lineRule="auto" w:before="0" w:after="120"/>
        <w:jc w:val="both"/>
      </w:pPr>
      <w:commentRangeStart w:id="29"/>
      <w:r>
        <w:rPr>
          <w:rFonts w:ascii="Times New Roman" w:hAnsi="Times New Roman"/>
          <w:color w:val="000000"/>
          <w:sz w:val="22"/>
        </w:rPr>
        <w:t xml:space="preserve">Delano shall have </w:t>
      </w:r>
      <w:del w:id="1343" w:author="Greenleaf Counsel" w:date="2025-05-12T09:00:00Z">
        <w:r>
          <w:rPr>
            <w:rFonts w:ascii="Times New Roman" w:hAnsi="Times New Roman"/>
            <w:color w:val="000000"/>
            <w:sz w:val="22"/>
          </w:rPr>
          <w:delText xml:space="preserve">fourteen (14) calendar days from </w:delText>
        </w:r>
      </w:del>
      <w:r>
        <w:rPr>
          <w:rFonts w:ascii="Times New Roman" w:hAnsi="Times New Roman"/>
          <w:color w:val="000000"/>
          <w:sz w:val="22"/>
        </w:rPr>
        <w:t xml:space="preserve">the </w:t>
      </w:r>
      <w:del w:id="1344" w:author="Greenleaf Counsel" w:date="2025-05-12T09:00:00Z">
        <w:r>
          <w:rPr>
            <w:rFonts w:ascii="Times New Roman" w:hAnsi="Times New Roman"/>
            <w:color w:val="000000"/>
            <w:sz w:val="22"/>
          </w:rPr>
          <w:delText xml:space="preserve">date of receipt of this Agreement</w:delText>
        </w:r>
      </w:del>
      <w:ins w:id="1345" w:author="Greenleaf Counsel" w:date="2025-05-12T09:00:00Z">
        <w:r>
          <w:rPr>
            <w:rFonts w:ascii="Times New Roman" w:hAnsi="Times New Roman"/>
            <w:color w:val="000000"/>
            <w:sz w:val="22"/>
          </w:rPr>
          <w:t xml:space="preserve">consideration period described in Section 5(c)</w:t>
        </w:r>
      </w:ins>
      <w:r>
        <w:rPr>
          <w:rFonts w:ascii="Times New Roman" w:hAnsi="Times New Roman"/>
          <w:color w:val="000000"/>
          <w:sz w:val="22"/>
        </w:rPr>
        <w:t xml:space="preserve"> to review, consider, and execute </w:t>
      </w:r>
      <w:del w:id="1346" w:author="Greenleaf Counsel" w:date="2025-05-12T09:00:00Z">
        <w:r>
          <w:rPr>
            <w:rFonts w:ascii="Times New Roman" w:hAnsi="Times New Roman"/>
            <w:color w:val="000000"/>
            <w:sz w:val="22"/>
          </w:rPr>
          <w:delText xml:space="preserve">it.</w:delText>
        </w:r>
      </w:del>
      <w:ins w:id="1347" w:author="Greenleaf Counsel" w:date="2025-05-12T09:00:00Z">
        <w:r>
          <w:rPr>
            <w:rFonts w:ascii="Times New Roman" w:hAnsi="Times New Roman"/>
            <w:color w:val="000000"/>
            <w:sz w:val="22"/>
          </w:rPr>
          <w:t xml:space="preserve">this Agreement, and the revocation period described in Section 5(h).</w:t>
        </w:r>
      </w:ins>
      <w:r>
        <w:rPr>
          <w:rFonts w:ascii="Times New Roman" w:hAnsi="Times New Roman"/>
          <w:color w:val="000000"/>
          <w:sz w:val="22"/>
        </w:rPr>
        <w:t xml:space="preserve"> If Delano does not execute and return a signed copy of this Agreement to </w:t>
      </w:r>
      <w:del w:id="1348" w:author="Greenleaf Counsel" w:date="2025-05-12T09:00:00Z">
        <w:r>
          <w:rPr>
            <w:rFonts w:ascii="Times New Roman" w:hAnsi="Times New Roman"/>
            <w:color w:val="000000"/>
            <w:sz w:val="22"/>
          </w:rPr>
          <w:delText xml:space="preserve">Engel &amp; Associates, P.C., or to Greenleaf's</w:delText>
        </w:r>
      </w:del>
      <w:ins w:id="1349" w:author="Greenleaf Counsel" w:date="2025-05-12T09:00:00Z">
        <w:r>
          <w:rPr>
            <w:rFonts w:ascii="Times New Roman" w:hAnsi="Times New Roman"/>
            <w:color w:val="000000"/>
            <w:sz w:val="22"/>
          </w:rPr>
          <w:t xml:space="preserve">Tyler Huang,</w:t>
        </w:r>
      </w:ins>
      <w:r>
        <w:rPr>
          <w:rFonts w:ascii="Times New Roman" w:hAnsi="Times New Roman"/>
          <w:color w:val="000000"/>
          <w:sz w:val="22"/>
        </w:rPr>
        <w:t xml:space="preserve"> General Counsel </w:t>
      </w:r>
      <w:ins w:id="1350" w:author="Greenleaf Counsel" w:date="2025-05-12T09:00:00Z">
        <w:r>
          <w:rPr>
            <w:rFonts w:ascii="Times New Roman" w:hAnsi="Times New Roman"/>
            <w:color w:val="000000"/>
            <w:sz w:val="22"/>
          </w:rPr>
          <w:t xml:space="preserve">of Greenleaf, </w:t>
        </w:r>
      </w:ins>
      <w:r>
        <w:rPr>
          <w:rFonts w:ascii="Times New Roman" w:hAnsi="Times New Roman"/>
          <w:color w:val="000000"/>
          <w:sz w:val="22"/>
        </w:rPr>
        <w:t xml:space="preserve">within the </w:t>
      </w:r>
      <w:del w:id="1351" w:author="Greenleaf Counsel" w:date="2025-05-12T09:00:00Z">
        <w:r>
          <w:rPr>
            <w:rFonts w:ascii="Times New Roman" w:hAnsi="Times New Roman"/>
            <w:color w:val="000000"/>
            <w:sz w:val="22"/>
          </w:rPr>
          <w:delText xml:space="preserve">fourteen (14) calendar day</w:delText>
        </w:r>
      </w:del>
      <w:ins w:id="1352" w:author="Greenleaf Counsel" w:date="2025-05-12T09:00:00Z">
        <w:r>
          <w:rPr>
            <w:rFonts w:ascii="Times New Roman" w:hAnsi="Times New Roman"/>
            <w:color w:val="000000"/>
            <w:sz w:val="22"/>
          </w:rPr>
          <w:t xml:space="preserve">consideration</w:t>
        </w:r>
      </w:ins>
      <w:r>
        <w:rPr>
          <w:rFonts w:ascii="Times New Roman" w:hAnsi="Times New Roman"/>
          <w:color w:val="000000"/>
          <w:sz w:val="22"/>
        </w:rPr>
        <w:t xml:space="preserve"> period, this offer of settlement shall automatically expire and be of no further force or effect, and neither Party shall have any obligation hereunder.</w:t>
      </w:r>
      <w:ins w:id="1353" w:author="Greenleaf Counsel" w:date="2025-05-12T09:00:00Z">
        <w:r>
          <w:rPr>
            <w:rFonts w:ascii="Times New Roman" w:hAnsi="Times New Roman"/>
            <w:color w:val="000000"/>
            <w:sz w:val="22"/>
          </w:rPr>
          <w:t xml:space="preserve"> Delano may not sign this Agreement before the date on which he receives it.</w:t>
        </w:r>
      </w:ins>
      <w:commentRangeEnd w:id="29"/>
      <w:r>
        <w:commentReference w:id="29"/>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when taken together, shall constitute one and the same instrument. Facsimile signatures and electronic (PDF) signatures transmitted by email or other electronic means shall be deemed original signatures for all purposes of this Agreement and shall be sufficient to bind each Party hereto.</w:t>
      </w:r>
    </w:p>
    <w:p>
      <w:r>
        <w:br w:type="page"/>
      </w:r>
    </w:p>
    <w:p>
      <w:pPr>
        <w:keepNext/>
        <w:spacing w:line="276" w:lineRule="auto" w:before="200" w:after="80"/>
        <w:ind w:left="0"/>
      </w:pPr>
      <w:r>
        <w:rPr>
          <w:rFonts w:ascii="Times New Roman" w:hAnsi="Times New Roman"/>
          <w:b/>
          <w:color w:val="000000"/>
          <w:sz w:val="22"/>
        </w:rPr>
        <w:t>Section 17. Severability</w:t>
      </w:r>
    </w:p>
    <w:p>
      <w:pPr>
        <w:spacing w:line="276" w:lineRule="auto" w:before="0" w:after="120"/>
        <w:jc w:val="both"/>
      </w:pPr>
      <w:commentRangeStart w:id="30"/>
      <w:r>
        <w:rPr>
          <w:rFonts w:ascii="Times New Roman" w:hAnsi="Times New Roman"/>
          <w:color w:val="000000"/>
          <w:sz w:val="22"/>
        </w:rPr>
        <w:t xml:space="preserve">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herein. The Parties agree that in the event any provision is determined to be invalid, illegal, or unenforceable, such provision shall be modified to the minimum extent necessary to make it valid, legal, and enforceable while preserving the Parties' original intent to the greatest extent possible.</w:t>
      </w:r>
      <w:ins w:id="1354" w:author="Greenleaf Counsel" w:date="2025-05-12T09:00:00Z">
        <w:r>
          <w:rPr>
            <w:rFonts w:ascii="Times New Roman" w:hAnsi="Times New Roman"/>
            <w:color w:val="000000"/>
            <w:sz w:val="22"/>
          </w:rPr>
          <w:t xml:space="preserve"> Notwithstanding the foregoing, if the release in Section 4 is held invalid or unenforceable in any proceeding initiated by or on behalf of Delano (other than a challenge to the validity of the waiver of ADEA claims under the OWBPA), Greenleaf shall have no further payment obligations under this Agreement and, to the extent permitted by law, Delano shall execute a valid and enforceable release or repay the cash portion of the Settlement Payment.</w:t>
        </w:r>
      </w:ins>
      <w:commentRangeEnd w:id="30"/>
      <w:r>
        <w:commentReference w:id="30"/>
      </w:r>
    </w:p>
    <w:p>
      <w:pPr>
        <w:keepNext/>
        <w:spacing w:line="276" w:lineRule="auto" w:before="200" w:after="80"/>
        <w:ind w:left="0"/>
      </w:pPr>
      <w:r>
        <w:rPr>
          <w:rFonts w:ascii="Times New Roman" w:hAnsi="Times New Roman"/>
          <w:b/>
          <w:color w:val="000000"/>
          <w:sz w:val="22"/>
        </w:rPr>
        <w:t>Section 18. Entire Agreement</w:t>
      </w:r>
    </w:p>
    <w:p>
      <w:pPr>
        <w:spacing w:line="276" w:lineRule="auto" w:before="0" w:after="120"/>
        <w:jc w:val="both"/>
      </w:pPr>
      <w:commentRangeStart w:id="31"/>
      <w:r>
        <w:rPr>
          <w:rFonts w:ascii="Times New Roman" w:hAnsi="Times New Roman"/>
          <w:color w:val="000000"/>
          <w:sz w:val="22"/>
        </w:rPr>
        <w:t xml:space="preserve">This Agreement constitutes the entire agreement between the Parties with respect to the subject matter hereof and supersedes all prior and contemporaneous negotiations, representations, agreements, promises, and understandings, whether written or oral, relating to such subject matter, including but not limited to any </w:t>
      </w:r>
      <w:del w:id="1355" w:author="Greenleaf Counsel" w:date="2025-05-12T09:00:00Z">
        <w:r>
          <w:rPr>
            <w:rFonts w:ascii="Times New Roman" w:hAnsi="Times New Roman"/>
            <w:color w:val="000000"/>
            <w:sz w:val="22"/>
          </w:rPr>
          <w:delText xml:space="preserve">prior offer letters, employment agreements, </w:delText>
        </w:r>
      </w:del>
      <w:r>
        <w:rPr>
          <w:rFonts w:ascii="Times New Roman" w:hAnsi="Times New Roman"/>
          <w:color w:val="000000"/>
          <w:sz w:val="22"/>
        </w:rPr>
        <w:t xml:space="preserve">memoranda of </w:t>
      </w:r>
      <w:del w:id="1356" w:author="Greenleaf Counsel" w:date="2025-05-12T09:00:00Z">
        <w:r>
          <w:rPr>
            <w:rFonts w:ascii="Times New Roman" w:hAnsi="Times New Roman"/>
            <w:color w:val="000000"/>
            <w:sz w:val="22"/>
          </w:rPr>
          <w:delText xml:space="preserve">understanding,</w:delText>
        </w:r>
      </w:del>
      <w:ins w:id="1357" w:author="Greenleaf Counsel" w:date="2025-05-12T09:00:00Z">
        <w:r>
          <w:rPr>
            <w:rFonts w:ascii="Times New Roman" w:hAnsi="Times New Roman"/>
            <w:color w:val="000000"/>
            <w:sz w:val="22"/>
          </w:rPr>
          <w:t xml:space="preserve">understanding</w:t>
        </w:r>
      </w:ins>
      <w:r>
        <w:rPr>
          <w:rFonts w:ascii="Times New Roman" w:hAnsi="Times New Roman"/>
          <w:color w:val="000000"/>
          <w:sz w:val="22"/>
        </w:rPr>
        <w:t xml:space="preserve"> or term sheets exchanged between the Parties in connection with the resolution of the disputes addressed </w:t>
      </w:r>
      <w:del w:id="1358" w:author="Greenleaf Counsel" w:date="2025-05-12T09:00:00Z">
        <w:r>
          <w:rPr>
            <w:rFonts w:ascii="Times New Roman" w:hAnsi="Times New Roman"/>
            <w:color w:val="000000"/>
            <w:sz w:val="22"/>
          </w:rPr>
          <w:delText xml:space="preserve">herein.</w:delText>
        </w:r>
      </w:del>
      <w:ins w:id="1359" w:author="Greenleaf Counsel" w:date="2025-05-12T09:00:00Z">
        <w:r>
          <w:rPr>
            <w:rFonts w:ascii="Times New Roman" w:hAnsi="Times New Roman"/>
            <w:color w:val="000000"/>
            <w:sz w:val="22"/>
          </w:rPr>
          <w:t xml:space="preserve">herein; provided, however, that Delano's continuing obligations under any confidentiality, invention assignment, or similar agreement with Greenleaf, and the Plan and the RSU Grant (as modified by Section 3(d)), shall remain in full force and effect.</w:t>
        </w:r>
      </w:ins>
      <w:r>
        <w:rPr>
          <w:rFonts w:ascii="Times New Roman" w:hAnsi="Times New Roman"/>
          <w:color w:val="000000"/>
          <w:sz w:val="22"/>
        </w:rPr>
        <w:t xml:space="preserve"> No amendment, modification, supplement, or waiver of any provision of this Agreement shall be effective unless made in writing and signed by both Parties. No waiver of any breach or default under this Agreement shall constitute a waiver of any subsequent breach or default.</w:t>
      </w:r>
      <w:ins w:id="1360" w:author="Greenleaf Counsel" w:date="2025-05-12T09:00:00Z">
        <w:r>
          <w:rPr>
            <w:rFonts w:ascii="Times New Roman" w:hAnsi="Times New Roman"/>
            <w:color w:val="000000"/>
            <w:sz w:val="22"/>
          </w:rPr>
          <w:t xml:space="preserve"> This Agreement has been negotiated by the Parties with the assistance of counsel and shall not be construed against either Party as the drafter.</w:t>
        </w:r>
      </w:ins>
      <w:commentRangeEnd w:id="31"/>
      <w:r>
        <w:commentReference w:id="31"/>
      </w:r>
    </w:p>
    <w:p>
      <w:pPr>
        <w:spacing w:line="276" w:lineRule="auto" w:before="0" w:after="120"/>
        <w:jc w:val="both"/>
        <w:rPr>
          <w:ins w:id="1361" w:author="Greenleaf Counsel" w:date="2025-05-12T09:00:00Z"/>
        </w:rPr>
      </w:pPr>
      <w:ins w:id="1362" w:author="Greenleaf Counsel" w:date="2025-05-12T09:00:00Z">
        <w:r>
          <w:rPr>
            <w:rFonts w:ascii="Times New Roman" w:hAnsi="Times New Roman"/>
            <w:color w:val="000000"/>
            <w:sz w:val="22"/>
          </w:rPr>
          <w:t xml:space="preserve"/>
        </w:r>
      </w:ins>
      <w:ins w:id="1363" w:author="Greenleaf Counsel" w:date="2025-05-12T09:00:00Z">
        <w:r>
          <w:rPr>
            <w:rFonts w:ascii="Times New Roman" w:hAnsi="Times New Roman"/>
            <w:b/>
            <w:color w:val="000000"/>
            <w:sz w:val="22"/>
          </w:rPr>
          <w:t xml:space="preserve">Section 19. Governing Law and Venue</w:t>
        </w:r>
      </w:ins>
    </w:p>
    <w:p>
      <w:pPr>
        <w:spacing w:line="276" w:lineRule="auto" w:before="0" w:after="120"/>
        <w:jc w:val="both"/>
        <w:rPr>
          <w:ins w:id="1364" w:author="Greenleaf Counsel" w:date="2025-05-12T09:00:00Z"/>
        </w:rPr>
      </w:pPr>
      <w:ins w:id="1365" w:author="Greenleaf Counsel" w:date="2025-05-12T09:00:00Z">
        <w:r>
          <w:rPr>
            <w:rFonts w:ascii="Times New Roman" w:hAnsi="Times New Roman"/>
            <w:color w:val="000000"/>
            <w:sz w:val="22"/>
          </w:rPr>
          <w:t xml:space="preserve">This Agreement shall be governed by and construed in accordance with the laws of the State of Oregon, without regard to its conflict of laws principles, and, where applicable, federal law. Any action to enforce or interpret this Agreement shall be brought exclusively in the Circuit Court of the State of Oregon for Multnomah County or the United States District Court for the District of Oregon, and the Parties consent to the personal jurisdiction of those courts.</w:t>
        </w:r>
      </w:ins>
    </w:p>
    <w:p>
      <w:pPr>
        <w:spacing w:line="276" w:lineRule="auto" w:before="0" w:after="120"/>
        <w:jc w:val="both"/>
        <w:rPr>
          <w:ins w:id="1366" w:author="Greenleaf Counsel" w:date="2025-05-12T09:00:00Z"/>
        </w:rPr>
      </w:pPr>
      <w:ins w:id="1367" w:author="Greenleaf Counsel" w:date="2025-05-12T09:00:00Z">
        <w:r>
          <w:rPr>
            <w:rFonts w:ascii="Times New Roman" w:hAnsi="Times New Roman"/>
            <w:color w:val="000000"/>
            <w:sz w:val="22"/>
          </w:rPr>
          <w:t xml:space="preserve"/>
        </w:r>
      </w:ins>
      <w:ins w:id="1368" w:author="Greenleaf Counsel" w:date="2025-05-12T09:00:00Z">
        <w:r>
          <w:rPr>
            <w:rFonts w:ascii="Times New Roman" w:hAnsi="Times New Roman"/>
            <w:b/>
            <w:color w:val="000000"/>
            <w:sz w:val="22"/>
          </w:rPr>
          <w:t xml:space="preserve">Section 20. Notices</w:t>
        </w:r>
      </w:ins>
    </w:p>
    <w:p>
      <w:pPr>
        <w:spacing w:line="276" w:lineRule="auto" w:before="0" w:after="120"/>
        <w:jc w:val="both"/>
        <w:rPr>
          <w:ins w:id="1369" w:author="Greenleaf Counsel" w:date="2025-05-12T09:00:00Z"/>
        </w:rPr>
      </w:pPr>
      <w:commentRangeStart w:id="32"/>
      <w:ins w:id="1370" w:author="Greenleaf Counsel" w:date="2025-05-12T09:00:00Z">
        <w:r>
          <w:rPr>
            <w:rFonts w:ascii="Times New Roman" w:hAnsi="Times New Roman"/>
            <w:color w:val="000000"/>
            <w:sz w:val="22"/>
          </w:rPr>
          <w:t xml:space="preserve">All notices under this Agreement shall be in writing and delivered by email and overnight courier: if to Greenleaf, to Tyler Huang, General Counsel, Greenleaf Organic Foods, Inc., 4200 NW Yeon Avenue, Portland, OR 97210; and if to Delano, to Rachel Engel, Esq., Engel &amp; Associates, P.C., 700 SW Taylor Street, Suite 400, Portland, OR 97205, with a copy to Delano at the address set forth in the Preamble.</w:t>
        </w:r>
      </w:ins>
      <w:commentRangeEnd w:id="32"/>
      <w:r>
        <w:commentReference w:id="32"/>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Settlement Agreement and General Release of All Claims </w:t>
      </w:r>
      <w:ins w:id="1371" w:author="Greenleaf Counsel" w:date="2025-05-12T09:00:00Z">
        <w:r>
          <w:rPr>
            <w:rFonts w:ascii="Times New Roman" w:hAnsi="Times New Roman"/>
            <w:color w:val="000000"/>
            <w:sz w:val="22"/>
          </w:rPr>
          <w:t xml:space="preserve">on the dates set forth below, to be effective </w:t>
        </w:r>
      </w:ins>
      <w:r>
        <w:rPr>
          <w:rFonts w:ascii="Times New Roman" w:hAnsi="Times New Roman"/>
          <w:color w:val="000000"/>
          <w:sz w:val="22"/>
        </w:rPr>
        <w:t xml:space="preserve">as of the </w:t>
      </w:r>
      <w:del w:id="1372" w:author="Greenleaf Counsel" w:date="2025-05-12T09:00:00Z">
        <w:r>
          <w:rPr>
            <w:rFonts w:ascii="Times New Roman" w:hAnsi="Times New Roman"/>
            <w:color w:val="000000"/>
            <w:sz w:val="22"/>
          </w:rPr>
          <w:delText xml:space="preserve">date first set forth above.</w:delText>
        </w:r>
      </w:del>
      <w:ins w:id="1373" w:author="Greenleaf Counsel" w:date="2025-05-12T09:00:00Z">
        <w:r>
          <w:rPr>
            <w:rFonts w:ascii="Times New Roman" w:hAnsi="Times New Roman"/>
            <w:color w:val="000000"/>
            <w:sz w:val="22"/>
          </w:rPr>
          <w:t xml:space="preserve">Effective Date.</w:t>
        </w:r>
      </w:ins>
    </w:p>
    <w:p>
      <w:pPr>
        <w:spacing w:line="240" w:lineRule="auto" w:before="20" w:after="20"/>
        <w:jc w:val="both"/>
      </w:pPr>
      <w:r>
        <w:rPr>
          <w:rFonts w:ascii="Times New Roman" w:hAnsi="Times New Roman"/>
          <w:b/>
          <w:color w:val="000000"/>
          <w:sz w:val="22"/>
        </w:rPr>
        <w:t>GREENLEAF ORGANIC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MARCUS R. DELANO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(printed): Marcus R. Delano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Approved as to Form:</w:t>
      </w:r>
    </w:p>
    <w:p>
      <w:pPr>
        <w:spacing w:line="240" w:lineRule="auto" w:before="20" w:after="20"/>
        <w:jc w:val="both"/>
      </w:pPr>
      <w:r>
        <w:rPr>
          <w:rFonts w:ascii="Times New Roman" w:hAnsi="Times New Roman"/>
          <w:b/>
          <w:color w:val="000000"/>
          <w:sz w:val="22"/>
        </w:rPr>
        <w:t>ENGEL &amp; ASSOCIATES,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Engel, Esq. Oregon Bar No. 091247 Counsel for Marcus R. Delano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xml:space="preserve">Prepared by Engel &amp; Associates, P.C. </w:t>
      </w:r>
      <w:ins w:id="1374" w:author="Greenleaf Counsel" w:date="2025-05-12T09:00:00Z">
        <w:r>
          <w:rPr>
            <w:rFonts w:ascii="Times New Roman" w:hAnsi="Times New Roman"/>
            <w:color w:val="000000"/>
            <w:sz w:val="18"/>
          </w:rPr>
          <w:t xml:space="preserve">(May 5, 2025); revised by Greenleaf Organic Foods, Inc. (May 12, 2025) </w:t>
        </w:r>
      </w:ins>
      <w:r>
        <w:rPr>
          <w:rFonts w:ascii="Times New Roman" w:hAnsi="Times New Roman"/>
          <w:color w:val="000000"/>
          <w:sz w:val="18"/>
        </w:rPr>
        <w:t xml:space="preserve">| Confidential Settlement </w:t>
      </w:r>
      <w:del w:id="1375" w:author="Greenleaf Counsel" w:date="2025-05-12T09:00:00Z">
        <w:r>
          <w:rPr>
            <w:rFonts w:ascii="Times New Roman" w:hAnsi="Times New Roman"/>
            <w:color w:val="000000"/>
            <w:sz w:val="18"/>
          </w:rPr>
          <w:delText xml:space="preserve">Document | May 5, 2025</w:delText>
        </w:r>
      </w:del>
      <w:ins w:id="1376" w:author="Greenleaf Counsel" w:date="2025-05-12T09:00:00Z">
        <w:r>
          <w:rPr>
            <w:rFonts w:ascii="Times New Roman" w:hAnsi="Times New Roman"/>
            <w:color w:val="000000"/>
            <w:sz w:val="18"/>
          </w:rPr>
          <w:t xml:space="preserve">Communication</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0" w:author="Greenleaf Counsel" w:date="2025-05-12T09:00:00Z" w:initials="GC">
    <w:p>
      <w:r>
        <w:annotationRef/>
      </w:r>
      <w:r>
        <w:t xml:space="preserve">Greenleaf counsel markup of the Engel &amp; Associates draft dated May 5, 2025. Changes are shown as tracked changes; explanatory comments are keyed to each provision. Reviewed against the HR Employment Summary (Employment History, Compensation History and Equity Details sheets) prepared by Leanne Foss on May 10, 2025. See cover memo to General Counsel for the full issues list and open items.</w:t>
      </w:r>
    </w:p>
  </w:comment>
  <w:comment w:id="1" w:author="Greenleaf Counsel" w:date="2025-05-12T09:00:00Z" w:initials="GC">
    <w:p>
      <w:r>
        <w:annotationRef/>
      </w:r>
      <w:r>
        <w:t xml:space="preserve">The draft fixed the Effective Date as May 5, 2025 - before Delano has signed and before any revocation period could run. Under the OWBPA (29 U.S.C. 626(f)(1)(G)) an ADEA waiver cannot become effective until the 7-day revocation period expires. The Effective Date is now tied to execution plus expiration of the revocation period (Section 1(b)).</w:t>
      </w:r>
    </w:p>
  </w:comment>
  <w:comment w:id="2" w:author="Greenleaf Counsel" w:date="2025-05-12T09:00:00Z" w:initials="GC">
    <w:p>
      <w:r>
        <w:annotationRef/>
      </w:r>
      <w:r>
        <w:t xml:space="preserve">Deleted the characterization of the complaint as made in 'good faith'. Greenleaf should not stipulate to an element of Delano's retaliation claims (good-faith reporting under ORS 654.062 / ORS 659A.199 / 21 U.S.C. 399d) in a document that may be produced in later proceedings, e.g., if the release is challenged.</w:t>
      </w:r>
    </w:p>
  </w:comment>
  <w:comment w:id="3" w:author="Greenleaf Counsel" w:date="2025-05-12T09:00:00Z" w:initials="GC">
    <w:p>
      <w:r>
        <w:annotationRef/>
      </w:r>
      <w:r>
        <w:t xml:space="preserve">Recital expanded so the Disputed Claims track every theory the record supports: (1) FSMA whistleblower (21 U.S.C. 399d) - Delano's complaints concerned FDA/FSMA cold-chain issues, and he has 180 days from the March 14, 2025 termination (approx. Sept. 10, 2025) to file with federal OSHA; (2) ORS 659A.199 general whistleblower; and (3) the undetermined 2024 bonus (target $43,600; prior bonuses were paid each March and termination occurred March 14, 2025 before the 2024 bonus was determined), which is a potential ORS Chapter 652 wage claim with penalty-wage exposure.</w:t>
      </w:r>
    </w:p>
  </w:comment>
  <w:comment w:id="4" w:author="Greenleaf Counsel" w:date="2025-05-12T09:00:00Z" w:initials="GC">
    <w:p>
      <w:r>
        <w:annotationRef/>
      </w:r>
      <w:r>
        <w:t xml:space="preserve">ORS 659A.370 (Oregon Workplace Fairness Act) bars an employer from entering into a settlement/separation agreement that prevents an employee who has asserted discrimination (Delano asserts age discrimination under ORS 659A.030) from disclosing or discussing that conduct, unless the employee requests the provision and is given at least 7 days after signing to revoke. CONFIRM WITH ENGEL &amp; ASSOCIATES that Delano in fact requested confidentiality; if he did not, Sections 6 and 7 must be limited to the settlement amount/terms and must expressly exclude discussion of the underlying conduct.</w:t>
      </w:r>
    </w:p>
  </w:comment>
  <w:comment w:id="5" w:author="Greenleaf Counsel" w:date="2025-05-12T09:00:00Z" w:initials="GC">
    <w:p>
      <w:r>
        <w:annotationRef/>
      </w:r>
      <w:r>
        <w:t xml:space="preserve">Critical OWBPA fix. Delano is 58 (DOB 07/14/1966). A waiver of ADEA claims is not 'knowing and voluntary' unless, among other things, the employee has 21 days to consider and 7 days to revoke (29 U.S.C. 626(f)(1)(F)-(G)); because no EEOC charge or lawsuit has been filed, the shorter 'reasonable period' for settlements of pending charges (626(f)(2)) is not available. As drafted, Greenleaf would pay $537,500 and still face an ADEA claim, which is the claim the record makes most viable (see comment on Section 3).</w:t>
      </w:r>
    </w:p>
  </w:comment>
  <w:comment w:id="6" w:author="Greenleaf Counsel" w:date="2025-05-12T09:00:00Z" w:initials="GC">
    <w:p>
      <w:r>
        <w:annotationRef/>
      </w:r>
      <w:r>
        <w:t xml:space="preserve">Added insurers (EPLI carrier Timberline Insurance Group, Policy TIG-EPL-2024-00391) and benefit plans/fiduciaries as Releasees. Separately, note that Patricia Engel (COO) - Delano's direct supervisor and a likely decision-maker on the 'restructuring' - shares a surname with Delano's counsel, Rachel Engel of Engel &amp; Associates, P.C. Please confirm whether there is any family or other relationship before signing (see memo).</w:t>
      </w:r>
    </w:p>
  </w:comment>
  <w:comment w:id="7" w:author="Greenleaf Counsel" w:date="2025-05-12T09:00:00Z" w:initials="GC">
    <w:p>
      <w:r>
        <w:annotationRef/>
      </w:r>
      <w:r>
        <w:t xml:space="preserve">The draft has Delano acknowledge that no bonus is owed, but the HR record shows the 2024 bonus was 'Not determined - termination' (target 20% / $43,600; he received 18%-20.6% in each of 2020-2023, paid each March). An acknowledgment alone may not defeat an ORS 652 claim for earned wages; it is safer to resolve the bonus expressly as part of the W-2 payment in Section 3(b). Also preserves vested 401(k) rights, which cannot be released under ERISA.</w:t>
      </w:r>
    </w:p>
  </w:comment>
  <w:comment w:id="8" w:author="Greenleaf Counsel" w:date="2025-05-12T09:00:00Z" w:initials="GC">
    <w:p>
      <w:r>
        <w:annotationRef/>
      </w:r>
      <w:r>
        <w:t xml:space="preserve">Business term retained, but note the tax-allocation risk: $275,000 of the $400,000 cash to Delano (69%) is allocated to non-wage emotional-distress damages, while only $125,000 is treated as wages. Emotional-distress damages are not available under the ADEA (the federal claim the record most supports) and the draft's back-pay figure itself appears to understate wage loss plus the disputed bonus. If the IRS recharacterizes the 1099 portion as wages, Greenleaf bears exposure for unwithheld income tax, FICA and penalties. We have added a Delano tax indemnity (Section 8) and recommend considering a reallocation toward the W-2 component (see memo).</w:t>
      </w:r>
    </w:p>
  </w:comment>
  <w:comment w:id="9" w:author="Greenleaf Counsel" w:date="2025-05-12T09:00:00Z" w:initials="GC">
    <w:p>
      <w:r>
        <w:annotationRef/>
      </w:r>
      <w:r>
        <w:t xml:space="preserve">Description corrected. Back pay from the Separation Date (March 14, 2025) to the draft's May 5, 2025 'Effective Date' is only about $31,058 (52 days at $218,000/yr), so a $125,000 payment described solely as back pay for that period is internally inconsistent and invites challenge to the overall allocation. Recharacterized as back pay, front pay and incentive compensation (including the undetermined 2024 bonus, target $43,600), all as W-2 wages.</w:t>
      </w:r>
    </w:p>
  </w:comment>
  <w:comment w:id="10" w:author="Greenleaf Counsel" w:date="2025-05-12T09:00:00Z" w:initials="GC">
    <w:p>
      <w:r>
        <w:annotationRef/>
      </w:r>
      <w:r>
        <w:t xml:space="preserve">Tax reporting error. Form 1099-NEC is for nonemployee compensation for services rendered to the payer; settlement proceeds paid to a claimant's attorney are reported on Form 1099-MISC, Box 10 (IRC 6045(f); Treas. Reg. 1.6045-5). Under Commissioner v. Banks (2005) the fee is also generally income to Delano (offset by the IRC 62(a)(20) above-the-line deduction for unlawful-discrimination claims), so it is reportable to him as well.</w:t>
      </w:r>
    </w:p>
  </w:comment>
  <w:comment w:id="11" w:author="Greenleaf Counsel" w:date="2025-05-12T09:00:00Z" w:initials="GC">
    <w:p>
      <w:r>
        <w:annotationRef/>
      </w:r>
      <w:r>
        <w:t xml:space="preserve">Valuation error: the draft calls $10.00/share the 'most recent independent valuation', but $10.00 is the July 1, 2024 Ridgepoint value. The current (most recent) 409A valuation is $12.50/share as of January 15, 2025 (Equity Details, Sub-tables C and E). Correct value of 5,000 RSUs = $62,500, not $50,000; the stated total rises by $12,500 to $537,500. If the business deal was $50,000 of equity value, the alternative is 4,000 RSUs at $12.50 - a negotiating point to raise with Engel &amp; Associates.</w:t>
      </w:r>
    </w:p>
    <w:p>
      <w:r>
        <w:t xml:space="preserve">Plan mechanics: Tranches 3 and 4 (7,500 RSUs) were forfeited on termination; the Plan allows acceleration only with Compensation Committee approval in connection with a separation agreement, so Committee action is a condition. RSU income is W-2 wages subject to withholding (the draft left this open). Delivery to a 'brokerage account' is not practical for privately valued stock; changed to book-entry subject to securities-law and stockholder restrictions.</w:t>
      </w:r>
    </w:p>
  </w:comment>
  <w:comment w:id="12" w:author="Greenleaf Counsel" w:date="2025-05-12T09:00:00Z" w:initials="GC">
    <w:p>
      <w:r>
        <w:annotationRef/>
      </w:r>
      <w:r>
        <w:t xml:space="preserve">Arithmetic corrected: $275,000 + $125,000 + $75,000 + $62,500 = $537,500 (draft: $525,000 using outdated $10.00 RSU value).</w:t>
      </w:r>
    </w:p>
  </w:comment>
  <w:comment w:id="13" w:author="Greenleaf Counsel" w:date="2025-05-12T09:00:00Z" w:initials="GC">
    <w:p>
      <w:r>
        <w:annotationRef/>
      </w:r>
      <w:r>
        <w:t xml:space="preserve">(1) Scope broadened from employment-related claims to all claims, consistent with the title 'General Release of All Claims' and the consideration paid. (2) Cut-off moved from the Effective Date to the date Delano signs: the OWBPA prohibits waiver of ADEA claims arising after execution (29 U.S.C. 626(f)(1)(C)), and a release reaching into the revocation period invites challenge.</w:t>
      </w:r>
    </w:p>
  </w:comment>
  <w:comment w:id="14" w:author="Greenleaf Counsel" w:date="2025-05-12T09:00:00Z" w:initials="GC">
    <w:p>
      <w:r>
        <w:annotationRef/>
      </w:r>
      <w:r>
        <w:t xml:space="preserve">Added the federal whistleblower statutes most directly implicated by Delano's FDA/FSMA cold-chain complaints. A FSMA retaliation claim may still be filed with federal OSHA until approx. Sept. 10, 2025 (180 days from termination). Note: if Delano files a FSMA complaint before signing, settlement of that claim requires OSHA approval (29 C.F.R. 1987.111) - see rep in Section 15(a)(ii).</w:t>
      </w:r>
    </w:p>
  </w:comment>
  <w:comment w:id="15" w:author="Greenleaf Counsel" w:date="2025-05-12T09:00:00Z" w:initials="GC">
    <w:p>
      <w:r>
        <w:annotationRef/>
      </w:r>
      <w:r>
        <w:t xml:space="preserve">Workers' compensation benefit claims cannot be released by a private settlement in Oregon; a claim disposition agreement requires Workers' Compensation Board approval (ORS 656.236). Purporting to release them risks a court treating the release as overreaching. Retaliation claims under ORS 659A.040 can be released and are now covered.</w:t>
      </w:r>
    </w:p>
  </w:comment>
  <w:comment w:id="16" w:author="Greenleaf Counsel" w:date="2025-05-12T09:00:00Z" w:initials="GC">
    <w:p>
      <w:r>
        <w:annotationRef/>
      </w:r>
      <w:r>
        <w:t xml:space="preserve">New 'Protected Rights' carve-out (the draft had none). Without it, Sections 4, 6, 7 and 15(a)(ii) (covenant not to file 'any... complaint, charge, or proceeding') would (a) be unenforceable as to EEOC charges and agency participation (EEOC Enforcement Guidance on Non-Waivable Employee Rights; 29 C.F.R. 1625.22(i)); (b) risk violating ORS 659A.370; and (c) most importantly, with the Oregon OSHA investigation of the Bend facility still open, expose Greenleaf to allegations of interfering with a pending agency investigation (ORS 654.062; 18 U.S.C. 1505) and of 'buying silence' on food-safety issues - an independent retaliation theory. The individual-monetary-recovery waiver preserves the economic finality Greenleaf is paying for.</w:t>
      </w:r>
    </w:p>
  </w:comment>
  <w:comment w:id="17" w:author="Greenleaf Counsel" w:date="2025-05-12T09:00:00Z" w:initials="GC">
    <w:p>
      <w:r>
        <w:annotationRef/>
      </w:r>
      <w:r>
        <w:t xml:space="preserve">14 days does not satisfy 29 U.S.C. 626(f)(1)(F)(i). Because Greenleaf characterized the termination as a 'restructuring of supply chain division', CONFIRM whether any other employee was separated as part of the same restructuring/program. If two or more employees were terminated in a group program, the period is 45 days and Greenleaf must provide the written decisional-unit disclosure (job titles and ages of selected and non-selected employees) required by 626(f)(1)(H). Insert the date of delivery of this revised draft; run the 21 days from that delivery to avoid an argument that our material changes restarted the period (29 C.F.R. 1625.22(e)(4)).</w:t>
      </w:r>
    </w:p>
  </w:comment>
  <w:comment w:id="18" w:author="Greenleaf Counsel" w:date="2025-05-12T09:00:00Z" w:initials="GC">
    <w:p>
      <w:r>
        <w:annotationRef/>
      </w:r>
      <w:r>
        <w:t xml:space="preserve">OWBPA elements missing from the draft: written advice to consult an attorney (626(f)(1)(E)); 7-day revocation (626(f)(1)(G)); no waiver of claims arising after execution (626(f)(1)(C)). A single 7-day revocation right also satisfies the ORS 659A.370 revocation requirement for the confidentiality/non-disparagement provisions. Subsection (j) must be verified against the facts of the supply chain restructuring; if untrue, delete it and provide 45 days plus the decisional-unit disclosure.</w:t>
      </w:r>
    </w:p>
  </w:comment>
  <w:comment w:id="19" w:author="Greenleaf Counsel" w:date="2025-05-12T09:00:00Z" w:initials="GC">
    <w:p>
      <w:r>
        <w:annotationRef/>
      </w:r>
      <w:r>
        <w:t xml:space="preserve">Confidentiality tied to Delano's request (ORS 659A.370) and to the Protected Rights carve-out. 'Existence' deleted: Delano may need to disclose that the matter was resolved (e.g., to the Oregon OSHA investigator), and the agreement's existence is likely to be known internally. Added Greenleaf's right to disclose to its insurer - required in any event to obtain Timberline's consent to settle under the EPLI policy.</w:t>
      </w:r>
    </w:p>
  </w:comment>
  <w:comment w:id="20" w:author="Greenleaf Counsel" w:date="2025-05-12T09:00:00Z" w:initials="GC">
    <w:p>
      <w:r>
        <w:annotationRef/>
      </w:r>
      <w:r>
        <w:t xml:space="preserve">The draft's mutual covenant bound 'Greenleaf' - defined to include all officers, directors and senior management in their individual capacities - which makes the Company liable for any off-hand remark by any manager and is not something Greenleaf can control. Revised so that Greenleaf's obligation is (i) no official disparaging statements and (ii) a written instruction to the four named individuals. Delano's covenant is now subject to Section 4A: a covenant barring 'negative statements' about Greenleaf's 'business practices' and 'products' while the Oregon OSHA food-safety investigation is pending is the single largest regulatory-optics risk in the draft. 'In perpetuity' deleted as surplus.</w:t>
      </w:r>
    </w:p>
  </w:comment>
  <w:comment w:id="21" w:author="Greenleaf Counsel" w:date="2025-05-12T09:00:00Z" w:initials="GC">
    <w:p>
      <w:r>
        <w:annotationRef/>
      </w:r>
      <w:r>
        <w:t xml:space="preserve">Added a Delano tax indemnity for the 1099 components (the draft protected only Greenleaf against indemnifying Delano) and a standard Section 409A savings clause. Correct form references throughout (1099-MISC Box 3 / Box 10, not 1099-NEC). Note: IRC 162(q) (no deduction for settlements subject to NDAs involving sexual harassment/abuse) is not implicated by these claims.</w:t>
      </w:r>
    </w:p>
  </w:comment>
  <w:comment w:id="22" w:author="Greenleaf Counsel" w:date="2025-05-12T09:00:00Z" w:initials="GC">
    <w:p>
      <w:r>
        <w:annotationRef/>
      </w:r>
      <w:r>
        <w:t xml:space="preserve">Non-compete deleted. Under ORS 653.295 (as amended effective Jan. 1, 2022) a noncompetition agreement is VOID unless, among other things, it is entered into upon initial employment (with written notice 2 weeks before start) or upon a bona fide advancement, and its term does not exceed 12 months. This covenant (a) is entered into after termination, as part of a settlement, not at hire or promotion; (b) runs 18 months; (c) covers four states and the entire 'organic food industry'; and (d) has a tolling provision. It is unenforceable and its inclusion in the settlement of a whistleblower/age claim would be cited as further retaliation. The severability clause will not save it because the statute renders it void. Greenleaf's legitimate interests are protected through the new Section 6A (confidential information/trade secrets) and the non-solicitation covenant in Section 10, which ORS 653.295 excludes from the definition of a noncompetition agreement. (The FTC non-compete rule was set aside in Ryan LLC v. FTC (N.D. Tex. Aug. 20, 2024) and is not a factor.)</w:t>
      </w:r>
    </w:p>
  </w:comment>
  <w:comment w:id="23" w:author="Greenleaf Counsel" w:date="2025-05-12T09:00:00Z" w:initials="GC">
    <w:p>
      <w:r>
        <w:annotationRef/>
      </w:r>
      <w:r>
        <w:t xml:space="preserve">Replaces the void non-compete with an enforceable confidentiality/return-of-property covenant. The DTSA immunity notice preserves Greenleaf's ability to recover exemplary damages and fees under 18 U.S.C. 1836. The government-agency carve-out for retained documents is necessary because Delano's OSHA complaint may rely on Company documents; demanding their return could itself be cited as obstruction/retaliation.</w:t>
      </w:r>
    </w:p>
  </w:comment>
  <w:comment w:id="24" w:author="Greenleaf Counsel" w:date="2025-05-12T09:00:00Z" w:initials="GC">
    <w:p>
      <w:r>
        <w:annotationRef/>
      </w:r>
      <w:r>
        <w:t xml:space="preserve">Non-solicitation retained (18 months from the March 14, 2025 Separation Date, i.e., through Sept. 14, 2026). Employee and customer non-solicits are excluded from the ORS 653.295 definition of a noncompetition agreement. Added a six-month look-back so the covenant is tied to identifiable individuals and is more defensible as reasonable.</w:t>
      </w:r>
    </w:p>
  </w:comment>
  <w:comment w:id="25" w:author="Greenleaf Counsel" w:date="2025-05-12T09:00:00Z" w:initials="GC">
    <w:p>
      <w:r>
        <w:annotationRef/>
      </w:r>
      <w:r>
        <w:t xml:space="preserve">The draft would have obligated Greenleaf to give a scripted endorsement ('valued member... significant contributions'), to bind 'all other current employees' to it, and to guarantee no one ever mentions the internal complaint - an open-ended obligation the Company cannot police, and one Delano could claim was breached by any stray comment. Revised to a neutral-reference policy (dates and title only) routed through HR. We did not add a 'position eliminated' statement: Greenleaf hired Raj Mehta as Senior Director of Supply Chain &amp; Logistics on March 20, 2025, six days after the termination, and repeating the 'elimination' rationale in third-party references would create additional evidence for a pretext argument. If the business is willing to give a positive reference, we recommend an agreed reference letter attached as an exhibit rather than an open-ended covenant. Note: Leanne Foss received the November 8, 2024 complaint and prepared the HR summary; consider having a designee handle references.</w:t>
      </w:r>
    </w:p>
  </w:comment>
  <w:comment w:id="26" w:author="Greenleaf Counsel" w:date="2025-05-12T09:00:00Z" w:initials="GC">
    <w:p>
      <w:r>
        <w:annotationRef/>
      </w:r>
      <w:r>
        <w:t xml:space="preserve">A company release is a common employee ask and is retained, but narrowed: (1) Greenleaf cannot release claims on behalf of individual officers and employees, so the release runs only from the Company and its subsidiaries/affiliates; (2) limited to claims known to the CEO or GC at signing - a general unknown-claims release of a former VP who oversaw supply chain and cold-chain operations (the very subject of the OSHA investigation) is not advisable; (3) fraud/criminal carve-out no longer limited to conduct 'discovered after' the Effective Date; (4) trade-secret claims carved out.</w:t>
      </w:r>
    </w:p>
  </w:comment>
  <w:comment w:id="27" w:author="Greenleaf Counsel" w:date="2025-05-12T09:00:00Z" w:initials="GC">
    <w:p>
      <w:r>
        <w:annotationRef/>
      </w:r>
      <w:r>
        <w:t xml:space="preserve">Oregon law (ORS 659A.370) restricts no-rehire provisions in settlements with employees who have asserted discrimination, so Greenleaf should not seek a no-rehire clause. However, the draft's prohibition on 'any internal notation... or any other employment-related database or record' could require Greenleaf to alter or suppress accurate personnel records (e.g., the termination reason and the complaint history) that it must maintain and may need to produce in the pending OSHA matter or in litigation. Narrowed to a no-'ineligible for rehire' designation.</w:t>
      </w:r>
    </w:p>
  </w:comment>
  <w:comment w:id="28" w:author="Greenleaf Counsel" w:date="2025-05-12T09:00:00Z" w:initials="GC">
    <w:p>
      <w:r>
        <w:annotationRef/>
      </w:r>
      <w:r>
        <w:t xml:space="preserve">The draft's covenant not to file 'any... complaint, charge, or proceeding' with any 'governmental agency' is unenforceable as to agency charges and could be viewed as interference with the pending Oregon OSHA investigation; it is now limited to lawsuits/arbitrations, subject to Section 4A. The rep that no BOLI, EEOC, or federal OSHA/FSMA complaint has been filed is important: if a FSMA complaint is pending, the settlement must be submitted for OSHA approval. Please also check whether a BOLI retaliation complaint under ORS 654.062(6) has been filed (90-day deadline from the March 14 termination runs approx. June 12, 2025).</w:t>
      </w:r>
    </w:p>
  </w:comment>
  <w:comment w:id="29" w:author="Greenleaf Counsel" w:date="2025-05-12T09:00:00Z" w:initials="GC">
    <w:p>
      <w:r>
        <w:annotationRef/>
      </w:r>
      <w:r>
        <w:t xml:space="preserve">Conformed to the 21-day consideration / 7-day revocation periods. Signed copies must be returned to Greenleaf (not merely to Delano's own counsel) so that the revocation clock is objectively fixed.</w:t>
      </w:r>
    </w:p>
  </w:comment>
  <w:comment w:id="30" w:author="Greenleaf Counsel" w:date="2025-05-12T09:00:00Z" w:initials="GC">
    <w:p>
      <w:r>
        <w:annotationRef/>
      </w:r>
      <w:r>
        <w:t xml:space="preserve">Consideration-protection clause. ADEA challenges are excluded because tender-back cannot be required as a condition of challenging an ADEA waiver (Oubre v. Entergy Operations, 522 U.S. 422 (1998); 29 C.F.R. 1625.23).</w:t>
      </w:r>
    </w:p>
  </w:comment>
  <w:comment w:id="31" w:author="Greenleaf Counsel" w:date="2025-05-12T09:00:00Z" w:initials="GC">
    <w:p>
      <w:r>
        <w:annotationRef/>
      </w:r>
      <w:r>
        <w:t xml:space="preserve">The draft would have superseded Delano's 'prior offer letters [and] employment agreements' - potentially extinguishing his surviving confidentiality and invention-assignment obligations, which Section 12(iii) simultaneously tries to preserve. Fixed. Added a no-construction-against-drafter clause because Engel &amp; Associates prepared the base draft.</w:t>
      </w:r>
    </w:p>
  </w:comment>
  <w:comment w:id="32" w:author="Greenleaf Counsel" w:date="2025-05-12T09:00:00Z" w:initials="GC">
    <w:p>
      <w:r>
        <w:annotationRef/>
      </w:r>
      <w:r>
        <w:t xml:space="preserve">The draft had no governing-law, venue, or notice provision. Added Oregon law and Multnomah County / D. Or. venue.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Engel &amp; Associates, P.C.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Delano / Greenleaf Organic Foods,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Cmt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