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F TO CO-INVESTMENT AGREEMENT</w:t>
      </w:r>
    </w:p>
    <w:p>
      <w:pPr>
        <w:spacing w:line="276" w:lineRule="auto" w:before="0" w:after="120"/>
        <w:jc w:val="center"/>
      </w:pPr>
      <w:commentRangeStart w:id="0"/>
      <w:r>
        <w:rPr>
          <w:rFonts w:ascii="Times New Roman" w:hAnsi="Times New Roman"/>
          <w:b/>
          <w:color w:val="000000"/>
          <w:sz w:val="22"/>
        </w:rPr>
        <w:t>ARBITRATION AGREEMENT</w:t>
      </w:r>
      <w:commentRangeEnd w:id="0"/>
      <w:r>
        <w:rPr>
          <w:rStyle w:val="CommentReference"/>
        </w:rPr>
        <w:commentReference w:id="0"/>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Arbitration Agreement (this "</w:t>
      </w:r>
      <w:r>
        <w:rPr>
          <w:rFonts w:ascii="Times New Roman" w:hAnsi="Times New Roman"/>
          <w:b/>
          <w:color w:val="000000"/>
          <w:sz w:val="22"/>
        </w:rPr>
        <w:t>Agreement</w:t>
      </w:r>
      <w:r>
        <w:rPr>
          <w:rFonts w:ascii="Times New Roman" w:hAnsi="Times New Roman"/>
          <w:color w:val="000000"/>
          <w:sz w:val="22"/>
        </w:rPr>
        <w:t>") is entered into as of January 15, 2025, by and between the following parties in connection with that certain Co-Investment Agreement dated as of even date herewith (the "</w:t>
      </w:r>
      <w:r>
        <w:rPr>
          <w:rFonts w:ascii="Times New Roman" w:hAnsi="Times New Roman"/>
          <w:b/>
          <w:color w:val="000000"/>
          <w:sz w:val="22"/>
        </w:rPr>
        <w:t>Co-Investment Agreement</w:t>
      </w:r>
      <w:r>
        <w:rPr>
          <w:rFonts w:ascii="Times New Roman" w:hAnsi="Times New Roman"/>
          <w:color w:val="000000"/>
          <w:sz w:val="22"/>
        </w:rPr>
        <w:t>"). Capitalized terms used but not otherwise defined herein shall have the meanings ascribed to them in the Co-Investment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commentRangeStart w:id="1"/>
      <w:r>
        <w:rPr>
          <w:rFonts w:ascii="Times New Roman" w:hAnsi="Times New Roman"/>
          <w:b/>
          <w:color w:val="000000"/>
          <w:sz w:val="22"/>
        </w:rPr>
        <w:t>WHEREAS</w:t>
      </w:r>
      <w:r>
        <w:rPr>
          <w:rFonts w:ascii="Times New Roman" w:hAnsi="Times New Roman"/>
          <w:color w:val="000000"/>
          <w:sz w:val="22"/>
        </w:rPr>
        <w:t>, Whitmore Capital Fund III LP, a Delaware limited partnership ("</w:t>
      </w:r>
      <w:r>
        <w:rPr>
          <w:rFonts w:ascii="Times New Roman" w:hAnsi="Times New Roman"/>
          <w:b/>
          <w:color w:val="000000"/>
          <w:sz w:val="22"/>
        </w:rPr>
        <w:t>Whitmore</w:t>
      </w:r>
      <w:r>
        <w:rPr>
          <w:rFonts w:ascii="Times New Roman" w:hAnsi="Times New Roman"/>
          <w:color w:val="000000"/>
          <w:sz w:val="22"/>
        </w:rPr>
        <w:t>"), an investment vehicle managed by Whitmore Capital Partners LLC, a Delaware limited liability company, with its principal office at 3400 Peachtree Road NE, Suite 1200, Atlanta, GA 30326, and Cascadian Growth Fund LP, a Delaware limited partnership ("</w:t>
      </w:r>
      <w:r>
        <w:rPr>
          <w:rFonts w:ascii="Times New Roman" w:hAnsi="Times New Roman"/>
          <w:b/>
          <w:color w:val="000000"/>
          <w:sz w:val="22"/>
        </w:rPr>
        <w:t>Cascadian</w:t>
      </w:r>
      <w:r>
        <w:rPr>
          <w:rFonts w:ascii="Times New Roman" w:hAnsi="Times New Roman"/>
          <w:color w:val="000000"/>
          <w:sz w:val="22"/>
        </w:rPr>
        <w:t>"), managed by its general partner, Cascadian Growth Management LLC, a Delaware limited liability company, with its principal office at 1501 Fourth Avenue, Suite 3700, Seattle, WA 98101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have entered into that certain Co-Investment Agreement dated as of January 15, 2025 (the "</w:t>
      </w:r>
      <w:r>
        <w:rPr>
          <w:rFonts w:ascii="Times New Roman" w:hAnsi="Times New Roman"/>
          <w:b/>
          <w:color w:val="000000"/>
          <w:sz w:val="22"/>
        </w:rPr>
        <w:t>Co-Investment Agreement</w:t>
      </w:r>
      <w:r>
        <w:rPr>
          <w:rFonts w:ascii="Times New Roman" w:hAnsi="Times New Roman"/>
          <w:color w:val="000000"/>
          <w:sz w:val="22"/>
        </w:rPr>
        <w:t>");</w:t>
      </w:r>
      <w:commentRangeEnd w:id="1"/>
      <w:r>
        <w:rPr>
          <w:rStyle w:val="CommentReference"/>
        </w:rPr>
        <w:commentReference w:id="1"/>
      </w:r>
    </w:p>
    <w:p>
      <w:pPr>
        <w:spacing w:line="276" w:lineRule="auto" w:before="0" w:after="120"/>
        <w:jc w:val="both"/>
      </w:pPr>
      <w:commentRangeStart w:id="2"/>
      <w:r>
        <w:rPr>
          <w:rFonts w:ascii="Times New Roman" w:hAnsi="Times New Roman"/>
          <w:b/>
          <w:color w:val="000000"/>
          <w:sz w:val="22"/>
        </w:rPr>
        <w:t>WHEREAS</w:t>
      </w:r>
      <w:r>
        <w:rPr>
          <w:rFonts w:ascii="Times New Roman" w:hAnsi="Times New Roman"/>
          <w:color w:val="000000"/>
          <w:sz w:val="22"/>
        </w:rPr>
        <w:t>, pursuant to the Co-Investment Agreement, the Parties have agreed to jointly acquire a controlling interest (approximately 72%) of Vantage Specialty Chemicals Inc., a Delaware corporation headquartered at 10200 Bellaire Boulevard, Suite 400, Houston, TX 77072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 total enterprise value of $680,000,000, with Whitmore contributing $195,000,000 in equity for a 48% equity stake and Cascadian contributing $130,000,000 in equity for a 24% equity stake, for total equity of $325,000,000, with the remaining $355,000,000 in debt financing;</w:t>
      </w:r>
      <w:commentRangeEnd w:id="2"/>
      <w:r>
        <w:rPr>
          <w:rStyle w:val="CommentReference"/>
        </w:rPr>
        <w:commentReference w:id="2"/>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Co-Investment Agreement governs, among other things, governance rights, drag-along and tag-along rights, transfer restrictions, and capital call mechanics relating to the Parties' investment in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procedures by which disputes arising under or in connection with the Co-Investment Agreement shall be resolved.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Co-Investment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rPr>
          <w:ins w:id="1001" w:author="Hargrove, Wynn &amp; Calloway LLP" w:date="2025-01-11T12:00:00Z"/>
        </w:rPr>
      </w:pPr>
      <w:commentRangeStart w:id="3"/>
      <w:ins w:id="1002"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AAA</w:t>
        </w:r>
        <w:r>
          <w:rPr>
            <w:rFonts w:ascii="Times New Roman" w:hAnsi="Times New Roman"/>
            <w:color w:val="000000"/>
            <w:sz w:val="22"/>
          </w:rPr>
          <w:t xml:space="preserve">" means the American Arbitration Association.</w:t>
        </w:r>
      </w:ins>
      <w:commentRangeEnd w:id="3"/>
      <w:r>
        <w:rPr>
          <w:rStyle w:val="CommentReference"/>
        </w:rPr>
        <w:commentReference w:id="3"/>
      </w:r>
    </w:p>
    <w:p>
      <w:pPr>
        <w:spacing w:line="276" w:lineRule="auto" w:before="0" w:after="120"/>
        <w:jc w:val="both"/>
        <w:rPr>
          <w:ins w:id="1003" w:author="Hargrove, Wynn &amp; Calloway LLP" w:date="2025-01-11T12:00:00Z"/>
        </w:rPr>
      </w:pPr>
      <w:ins w:id="1004"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AAA Rules</w:t>
        </w:r>
        <w:r>
          <w:rPr>
            <w:rFonts w:ascii="Times New Roman" w:hAnsi="Times New Roman"/>
            <w:color w:val="000000"/>
            <w:sz w:val="22"/>
          </w:rPr>
          <w:t xml:space="preserve">" means the Commercial Arbitration Rules and Mediation Procedures of the AAA (including, where applicable, the Procedures for Large, Complex Commercial Disputes and the emergency measures of protection procedures) in effect at the time the demand for arbitration is filed, as modified by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Arbitration Agreement, as it may be amended from time to time in accordance with its terms.</w:t>
      </w:r>
    </w:p>
    <w:p>
      <w:pPr>
        <w:spacing w:line="276" w:lineRule="auto" w:before="0" w:after="120"/>
        <w:jc w:val="both"/>
        <w:rPr>
          <w:ins w:id="1005" w:author="Hargrove, Wynn &amp; Calloway LLP" w:date="2025-01-11T12:00:00Z"/>
        </w:rPr>
      </w:pPr>
      <w:commentRangeStart w:id="4"/>
      <w:ins w:id="1006"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Ancillary Agreement</w:t>
        </w:r>
        <w:r>
          <w:rPr>
            <w:rFonts w:ascii="Times New Roman" w:hAnsi="Times New Roman"/>
            <w:color w:val="000000"/>
            <w:sz w:val="22"/>
          </w:rPr>
          <w:t xml:space="preserve">" means any agreement, instrument, certificate, exhibit, or schedule entered into or delivered pursuant to or in connection with the Co-Investment Agreement, other than any such agreement that contains a dispute resolution provision expressly superseding this Agreement.</w:t>
        </w:r>
      </w:ins>
      <w:commentRangeEnd w:id="4"/>
      <w:r>
        <w:rPr>
          <w:rStyle w:val="CommentReference"/>
        </w:rPr>
        <w:commentReference w:id="4"/>
      </w:r>
    </w:p>
    <w:p>
      <w:pPr>
        <w:spacing w:line="276" w:lineRule="auto" w:before="0" w:after="120"/>
        <w:jc w:val="both"/>
        <w:rPr>
          <w:ins w:id="1007" w:author="Hargrove, Wynn &amp; Calloway LLP" w:date="2025-01-11T12:00:00Z"/>
        </w:rPr>
      </w:pPr>
      <w:ins w:id="1008"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Appellate Rules</w:t>
        </w:r>
        <w:r>
          <w:rPr>
            <w:rFonts w:ascii="Times New Roman" w:hAnsi="Times New Roman"/>
            <w:color w:val="000000"/>
            <w:sz w:val="22"/>
          </w:rPr>
          <w:t xml:space="preserve">" means the AAA Optional Appellate Arbitration Rules in effect at the time a notice of appeal is filed under Section 8.5.</w:t>
        </w:r>
      </w:ins>
    </w:p>
    <w:p>
      <w:pPr>
        <w:spacing w:line="276" w:lineRule="auto" w:before="0" w:after="120"/>
        <w:jc w:val="both"/>
      </w:pPr>
      <w:r>
        <w:rPr>
          <w:rFonts w:ascii="Times New Roman" w:hAnsi="Times New Roman"/>
          <w:color w:val="000000"/>
          <w:sz w:val="22"/>
        </w:rPr>
        <w:t xml:space="preserve">"</w:t>
      </w:r>
      <w:r>
        <w:rPr>
          <w:rFonts w:ascii="Times New Roman" w:hAnsi="Times New Roman"/>
          <w:b/>
          <w:color w:val="000000"/>
          <w:sz w:val="22"/>
        </w:rPr>
        <w:t xml:space="preserve">Arbitral Tribunal</w:t>
      </w:r>
      <w:r>
        <w:rPr>
          <w:rFonts w:ascii="Times New Roman" w:hAnsi="Times New Roman"/>
          <w:color w:val="000000"/>
          <w:sz w:val="22"/>
        </w:rPr>
        <w:t xml:space="preserve">" or "</w:t>
      </w:r>
      <w:r>
        <w:rPr>
          <w:rFonts w:ascii="Times New Roman" w:hAnsi="Times New Roman"/>
          <w:b/>
          <w:color w:val="000000"/>
          <w:sz w:val="22"/>
        </w:rPr>
        <w:t xml:space="preserve">Tribunal</w:t>
      </w:r>
      <w:r>
        <w:rPr>
          <w:rFonts w:ascii="Times New Roman" w:hAnsi="Times New Roman"/>
          <w:color w:val="000000"/>
          <w:sz w:val="22"/>
        </w:rPr>
        <w:t xml:space="preserve">" means the </w:t>
      </w:r>
      <w:del w:id="1009" w:author="Hargrove, Wynn &amp; Calloway LLP" w:date="2025-01-11T12:00:00Z">
        <w:r>
          <w:rPr>
            <w:rFonts w:ascii="Times New Roman" w:hAnsi="Times New Roman"/>
            <w:color w:val="000000"/>
            <w:sz w:val="22"/>
          </w:rPr>
          <w:delText xml:space="preserve">arbitrator or </w:delText>
        </w:r>
      </w:del>
      <w:r>
        <w:rPr>
          <w:rFonts w:ascii="Times New Roman" w:hAnsi="Times New Roman"/>
          <w:color w:val="000000"/>
          <w:sz w:val="22"/>
        </w:rPr>
        <w:t xml:space="preserve">arbitrators appointed pursuant to Article IV of this Agreement </w:t>
      </w:r>
      <w:ins w:id="1010" w:author="Hargrove, Wynn &amp; Calloway LLP" w:date="2025-01-11T12:00:00Z">
        <w:r>
          <w:rPr>
            <w:rFonts w:ascii="Times New Roman" w:hAnsi="Times New Roman"/>
            <w:color w:val="000000"/>
            <w:sz w:val="22"/>
          </w:rPr>
          <w:t xml:space="preserve">or, in the case of an Expedited Dispute, the Expedited Arbitrator appointed pursuant to Section 5.5, </w:t>
        </w:r>
      </w:ins>
      <w:r>
        <w:rPr>
          <w:rFonts w:ascii="Times New Roman" w:hAnsi="Times New Roman"/>
          <w:color w:val="000000"/>
          <w:sz w:val="22"/>
        </w:rPr>
        <w:t xml:space="preserve">to resolve a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rendered by the Arbitral Tribunal in connection with any Proceedings.</w:t>
      </w:r>
    </w:p>
    <w:p>
      <w:pPr>
        <w:spacing w:line="276" w:lineRule="auto" w:before="0" w:after="120"/>
        <w:jc w:val="both"/>
      </w:pPr>
      <w:r>
        <w:rPr>
          <w:rFonts w:ascii="Times New Roman" w:hAnsi="Times New Roman"/>
          <w:color w:val="000000"/>
          <w:sz w:val="22"/>
        </w:rPr>
        <w:t xml:space="preserve">"</w:t>
      </w:r>
      <w:r>
        <w:rPr>
          <w:rFonts w:ascii="Times New Roman" w:hAnsi="Times New Roman"/>
          <w:b/>
          <w:color w:val="000000"/>
          <w:sz w:val="22"/>
        </w:rPr>
        <w:t xml:space="preserve">Claimant</w:t>
      </w:r>
      <w:r>
        <w:rPr>
          <w:rFonts w:ascii="Times New Roman" w:hAnsi="Times New Roman"/>
          <w:color w:val="000000"/>
          <w:sz w:val="22"/>
        </w:rPr>
        <w:t xml:space="preserve">" means the Party initiating a Proceeding by filing a </w:t>
      </w:r>
      <w:del w:id="1011" w:author="Hargrove, Wynn &amp; Calloway LLP" w:date="2025-01-11T12:00:00Z">
        <w:r>
          <w:rPr>
            <w:rFonts w:ascii="Times New Roman" w:hAnsi="Times New Roman"/>
            <w:color w:val="000000"/>
            <w:sz w:val="22"/>
          </w:rPr>
          <w:delText xml:space="preserve">request</w:delText>
        </w:r>
      </w:del>
      <w:ins w:id="1012" w:author="Hargrove, Wynn &amp; Calloway LLP" w:date="2025-01-11T12:00:00Z">
        <w:r>
          <w:rPr>
            <w:rFonts w:ascii="Times New Roman" w:hAnsi="Times New Roman"/>
            <w:color w:val="000000"/>
            <w:sz w:val="22"/>
          </w:rPr>
          <w:t xml:space="preserve">demand</w:t>
        </w:r>
      </w:ins>
      <w:r>
        <w:rPr>
          <w:rFonts w:ascii="Times New Roman" w:hAnsi="Times New Roman"/>
          <w:color w:val="000000"/>
          <w:sz w:val="22"/>
        </w:rPr>
        <w:t xml:space="preserve"> for arbitration.</w:t>
      </w:r>
    </w:p>
    <w:p>
      <w:pPr>
        <w:spacing w:line="276" w:lineRule="auto" w:before="0" w:after="120"/>
        <w:jc w:val="both"/>
        <w:rPr>
          <w:ins w:id="1013" w:author="Hargrove, Wynn &amp; Calloway LLP" w:date="2025-01-11T12:00:00Z"/>
        </w:rPr>
      </w:pPr>
      <w:ins w:id="1014"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Close of Proceedings</w:t>
        </w:r>
        <w:r>
          <w:rPr>
            <w:rFonts w:ascii="Times New Roman" w:hAnsi="Times New Roman"/>
            <w:color w:val="000000"/>
            <w:sz w:val="22"/>
          </w:rPr>
          <w:t xml:space="preserve">" has the meaning set forth in Section 8.1.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or "</w:t>
      </w:r>
      <w:r>
        <w:rPr>
          <w:rFonts w:ascii="Times New Roman" w:hAnsi="Times New Roman"/>
          <w:b/>
          <w:color w:val="000000"/>
          <w:sz w:val="22"/>
        </w:rPr>
        <w:t>CIA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Vantage Specialty Chemicals Inc., a Delaware corporation.</w:t>
      </w:r>
    </w:p>
    <w:p>
      <w:pPr>
        <w:spacing w:line="276" w:lineRule="auto" w:before="0" w:after="120"/>
        <w:jc w:val="both"/>
        <w:rPr>
          <w:ins w:id="1015" w:author="Hargrove, Wynn &amp; Calloway LLP" w:date="2025-01-11T12:00:00Z"/>
        </w:rPr>
      </w:pPr>
      <w:ins w:id="1016"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Confidential Arbitration Information</w:t>
        </w:r>
        <w:r>
          <w:rPr>
            <w:rFonts w:ascii="Times New Roman" w:hAnsi="Times New Roman"/>
            <w:color w:val="000000"/>
            <w:sz w:val="22"/>
          </w:rPr>
          <w:t xml:space="preserve">" has the meaning set forth in Section 5.4.</w:t>
        </w:r>
      </w:ins>
    </w:p>
    <w:p>
      <w:pPr>
        <w:spacing w:line="276" w:lineRule="auto" w:before="0" w:after="120"/>
        <w:jc w:val="both"/>
      </w:pPr>
      <w:commentRangeStart w:id="5"/>
      <w:r>
        <w:rPr>
          <w:rFonts w:ascii="Times New Roman" w:hAnsi="Times New Roman"/>
          <w:color w:val="000000"/>
          <w:sz w:val="22"/>
        </w:rPr>
        <w:t xml:space="preserve">"</w:t>
      </w:r>
      <w:r>
        <w:rPr>
          <w:rFonts w:ascii="Times New Roman" w:hAnsi="Times New Roman"/>
          <w:b/>
          <w:color w:val="000000"/>
          <w:sz w:val="22"/>
        </w:rPr>
        <w:t xml:space="preserve">Dispute</w:t>
      </w:r>
      <w:r>
        <w:rPr>
          <w:rFonts w:ascii="Times New Roman" w:hAnsi="Times New Roman"/>
          <w:color w:val="000000"/>
          <w:sz w:val="22"/>
        </w:rPr>
        <w:t xml:space="preserve">" </w:t>
      </w:r>
      <w:del w:id="1017" w:author="Hargrove, Wynn &amp; Calloway LLP" w:date="2025-01-11T12:00:00Z">
        <w:r>
          <w:rPr>
            <w:rFonts w:ascii="Times New Roman" w:hAnsi="Times New Roman"/>
            <w:color w:val="000000"/>
            <w:sz w:val="22"/>
          </w:rPr>
          <w:delText xml:space="preserve">means any dispute, controversy, or claim arising out of, relating to, or in connection with this Agreement or the Co-Investment Agreement, including any question regarding the existence, formation, validity, interpretation, performance, breach, or termination thereof</w:delText>
        </w:r>
      </w:del>
      <w:ins w:id="1018" w:author="Hargrove, Wynn &amp; Calloway LLP" w:date="2025-01-11T12:00:00Z">
        <w:r>
          <w:rPr>
            <w:rFonts w:ascii="Times New Roman" w:hAnsi="Times New Roman"/>
            <w:color w:val="000000"/>
            <w:sz w:val="22"/>
          </w:rPr>
          <w:t xml:space="preserve">has the meaning set forth in Section 2.1</w:t>
        </w:r>
      </w:ins>
      <w:r>
        <w:rPr>
          <w:rFonts w:ascii="Times New Roman" w:hAnsi="Times New Roman"/>
          <w:color w:val="000000"/>
          <w:sz w:val="22"/>
        </w:rPr>
        <w:t xml:space="preserve">.</w:t>
      </w:r>
      <w:commentRangeEnd w:id="5"/>
      <w:r>
        <w:rPr>
          <w:rStyle w:val="CommentReference"/>
        </w:rPr>
        <w:commentReference w:id="5"/>
      </w:r>
    </w:p>
    <w:p>
      <w:pPr>
        <w:spacing w:line="276" w:lineRule="auto" w:before="0" w:after="120"/>
        <w:jc w:val="both"/>
        <w:rPr>
          <w:ins w:id="1019" w:author="Hargrove, Wynn &amp; Calloway LLP" w:date="2025-01-11T12:00:00Z"/>
        </w:rPr>
      </w:pPr>
      <w:ins w:id="1020" w:author="Hargrove, Wynn &amp; Calloway LLP" w:date="2025-01-11T12:00:00Z">
        <w:r>
          <w:rPr>
            <w:rFonts w:ascii="Times New Roman" w:hAnsi="Times New Roman"/>
            <w:color w:val="000000"/>
            <w:sz w:val="22"/>
          </w:rPr>
          <w:t xml:space="preserve">"</w:t>
        </w:r>
        <w:r>
          <w:rPr>
            <w:rFonts w:ascii="Times New Roman" w:hAnsi="Times New Roman"/>
            <w:b/>
            <w:color w:val="000000"/>
            <w:sz w:val="22"/>
          </w:rPr>
          <w:t xml:space="preserve">Expedited Arbitrator</w:t>
        </w:r>
        <w:r>
          <w:rPr>
            <w:rFonts w:ascii="Times New Roman" w:hAnsi="Times New Roman"/>
            <w:color w:val="000000"/>
            <w:sz w:val="22"/>
          </w:rPr>
          <w:t xml:space="preserve">" and "</w:t>
        </w:r>
        <w:r>
          <w:rPr>
            <w:rFonts w:ascii="Times New Roman" w:hAnsi="Times New Roman"/>
            <w:b/>
            <w:color w:val="000000"/>
            <w:sz w:val="22"/>
          </w:rPr>
          <w:t xml:space="preserve">Expedited Dispute</w:t>
        </w:r>
        <w:r>
          <w:rPr>
            <w:rFonts w:ascii="Times New Roman" w:hAnsi="Times New Roman"/>
            <w:color w:val="000000"/>
            <w:sz w:val="22"/>
          </w:rPr>
          <w:t xml:space="preserve">" have the meanings set forth in Section 5.5.</w:t>
        </w:r>
      </w:ins>
    </w:p>
    <w:p>
      <w:pPr>
        <w:spacing w:line="276" w:lineRule="auto" w:before="0" w:after="120"/>
        <w:jc w:val="both"/>
        <w:rPr>
          <w:del w:id="1021" w:author="Hargrove, Wynn &amp; Calloway LLP" w:date="2025-01-11T12:00:00Z"/>
        </w:rPr>
      </w:pPr>
      <w:del w:id="1022" w:author="Hargrove, Wynn &amp; Calloway LLP" w:date="2025-01-11T12:00:00Z">
        <w:r>
          <w:rPr>
            <w:rFonts w:ascii="Times New Roman" w:hAnsi="Times New Roman"/>
            <w:color w:val="000000"/>
            <w:sz w:val="22"/>
          </w:rPr>
          <w:delText xml:space="preserve">"</w:delText>
        </w:r>
        <w:r>
          <w:rPr>
            <w:rFonts w:ascii="Times New Roman" w:hAnsi="Times New Roman"/>
            <w:b/>
            <w:color w:val="000000"/>
            <w:sz w:val="22"/>
          </w:rPr>
          <w:delText xml:space="preserve">ICC</w:delText>
        </w:r>
        <w:r>
          <w:rPr>
            <w:rFonts w:ascii="Times New Roman" w:hAnsi="Times New Roman"/>
            <w:color w:val="000000"/>
            <w:sz w:val="22"/>
          </w:rPr>
          <w:delText xml:space="preserve">" means the International Chamber of Commerce.</w:delText>
        </w:r>
      </w:del>
    </w:p>
    <w:p>
      <w:pPr>
        <w:spacing w:line="276" w:lineRule="auto" w:before="0" w:after="120"/>
        <w:jc w:val="both"/>
        <w:rPr>
          <w:del w:id="1023" w:author="Hargrove, Wynn &amp; Calloway LLP" w:date="2025-01-11T12:00:00Z"/>
        </w:rPr>
      </w:pPr>
      <w:del w:id="1024" w:author="Hargrove, Wynn &amp; Calloway LLP" w:date="2025-01-11T12:00:00Z">
        <w:r>
          <w:rPr>
            <w:rFonts w:ascii="Times New Roman" w:hAnsi="Times New Roman"/>
            <w:color w:val="000000"/>
            <w:sz w:val="22"/>
          </w:rPr>
          <w:delText xml:space="preserve">"</w:delText>
        </w:r>
        <w:r>
          <w:rPr>
            <w:rFonts w:ascii="Times New Roman" w:hAnsi="Times New Roman"/>
            <w:b/>
            <w:color w:val="000000"/>
            <w:sz w:val="22"/>
          </w:rPr>
          <w:delText xml:space="preserve">ICC Rules</w:delText>
        </w:r>
        <w:r>
          <w:rPr>
            <w:rFonts w:ascii="Times New Roman" w:hAnsi="Times New Roman"/>
            <w:color w:val="000000"/>
            <w:sz w:val="22"/>
          </w:rPr>
          <w:delText xml:space="preserve">" means the Rules of Arbitration of the International Chamber of Commerce in effect at the time of commencement of the arbitration.</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arbitration proceedings commenced pursuant to this Agreement.</w:t>
      </w:r>
    </w:p>
    <w:p>
      <w:pPr>
        <w:spacing w:line="276" w:lineRule="auto" w:before="0" w:after="120"/>
        <w:jc w:val="both"/>
      </w:pPr>
      <w:r>
        <w:rPr>
          <w:rFonts w:ascii="Times New Roman" w:hAnsi="Times New Roman"/>
          <w:color w:val="000000"/>
          <w:sz w:val="22"/>
        </w:rPr>
        <w:t xml:space="preserve">"</w:t>
      </w:r>
      <w:r>
        <w:rPr>
          <w:rFonts w:ascii="Times New Roman" w:hAnsi="Times New Roman"/>
          <w:b/>
          <w:color w:val="000000"/>
          <w:sz w:val="22"/>
        </w:rPr>
        <w:t xml:space="preserve">Respondent</w:t>
      </w:r>
      <w:r>
        <w:rPr>
          <w:rFonts w:ascii="Times New Roman" w:hAnsi="Times New Roman"/>
          <w:color w:val="000000"/>
          <w:sz w:val="22"/>
        </w:rPr>
        <w:t xml:space="preserve">" means the Party against whom a </w:t>
      </w:r>
      <w:del w:id="1025" w:author="Hargrove, Wynn &amp; Calloway LLP" w:date="2025-01-11T12:00:00Z">
        <w:r>
          <w:rPr>
            <w:rFonts w:ascii="Times New Roman" w:hAnsi="Times New Roman"/>
            <w:color w:val="000000"/>
            <w:sz w:val="22"/>
          </w:rPr>
          <w:delText xml:space="preserve">request</w:delText>
        </w:r>
      </w:del>
      <w:ins w:id="1026" w:author="Hargrove, Wynn &amp; Calloway LLP" w:date="2025-01-11T12:00:00Z">
        <w:r>
          <w:rPr>
            <w:rFonts w:ascii="Times New Roman" w:hAnsi="Times New Roman"/>
            <w:color w:val="000000"/>
            <w:sz w:val="22"/>
          </w:rPr>
          <w:t xml:space="preserve">demand</w:t>
        </w:r>
      </w:ins>
      <w:r>
        <w:rPr>
          <w:rFonts w:ascii="Times New Roman" w:hAnsi="Times New Roman"/>
          <w:color w:val="000000"/>
          <w:sz w:val="22"/>
        </w:rPr>
        <w:t xml:space="preserve"> for arbitration is filed.</w:t>
      </w:r>
    </w:p>
    <w:p>
      <w:pPr>
        <w:spacing w:line="276" w:lineRule="auto" w:before="0" w:after="120"/>
        <w:jc w:val="both"/>
      </w:pPr>
      <w:commentRangeStart w:id="6"/>
      <w:r>
        <w:rPr>
          <w:rFonts w:ascii="Times New Roman" w:hAnsi="Times New Roman"/>
          <w:color w:val="000000"/>
          <w:sz w:val="22"/>
        </w:rPr>
        <w:t xml:space="preserve">"</w:t>
      </w:r>
      <w:r>
        <w:rPr>
          <w:rFonts w:ascii="Times New Roman" w:hAnsi="Times New Roman"/>
          <w:b/>
          <w:color w:val="000000"/>
          <w:sz w:val="22"/>
        </w:rPr>
        <w:t xml:space="preserve">Seat</w:t>
      </w:r>
      <w:r>
        <w:rPr>
          <w:rFonts w:ascii="Times New Roman" w:hAnsi="Times New Roman"/>
          <w:color w:val="000000"/>
          <w:sz w:val="22"/>
        </w:rPr>
        <w:t xml:space="preserve">" means </w:t>
      </w:r>
      <w:del w:id="1027" w:author="Hargrove, Wynn &amp; Calloway LLP" w:date="2025-01-11T12:00:00Z">
        <w:r>
          <w:rPr>
            <w:rFonts w:ascii="Times New Roman" w:hAnsi="Times New Roman"/>
            <w:color w:val="000000"/>
            <w:sz w:val="22"/>
          </w:rPr>
          <w:delText xml:space="preserve">Seattle</w:delText>
        </w:r>
      </w:del>
      <w:ins w:id="1028" w:author="Hargrove, Wynn &amp; Calloway LLP" w:date="2025-01-11T12:00:00Z">
        <w:r>
          <w:rPr>
            <w:rFonts w:ascii="Times New Roman" w:hAnsi="Times New Roman"/>
            <w:color w:val="000000"/>
            <w:sz w:val="22"/>
          </w:rPr>
          <w:t xml:space="preserve">Atlanta</w:t>
        </w:r>
      </w:ins>
      <w:r>
        <w:rPr>
          <w:rFonts w:ascii="Times New Roman" w:hAnsi="Times New Roman"/>
          <w:color w:val="000000"/>
          <w:sz w:val="22"/>
        </w:rPr>
        <w:t xml:space="preserve">, </w:t>
      </w:r>
      <w:del w:id="1029" w:author="Hargrove, Wynn &amp; Calloway LLP" w:date="2025-01-11T12:00:00Z">
        <w:r>
          <w:rPr>
            <w:rFonts w:ascii="Times New Roman" w:hAnsi="Times New Roman"/>
            <w:color w:val="000000"/>
            <w:sz w:val="22"/>
          </w:rPr>
          <w:delText xml:space="preserve">Washington</w:delText>
        </w:r>
      </w:del>
      <w:ins w:id="1030" w:author="Hargrove, Wynn &amp; Calloway LLP" w:date="2025-01-11T12:00:00Z">
        <w:r>
          <w:rPr>
            <w:rFonts w:ascii="Times New Roman" w:hAnsi="Times New Roman"/>
            <w:color w:val="000000"/>
            <w:sz w:val="22"/>
          </w:rPr>
          <w:t xml:space="preserve">Georgia</w:t>
        </w:r>
      </w:ins>
      <w:r>
        <w:rPr>
          <w:rFonts w:ascii="Times New Roman" w:hAnsi="Times New Roman"/>
          <w:color w:val="000000"/>
          <w:sz w:val="22"/>
        </w:rPr>
        <w:t xml:space="preserve">, which shall be the juridical seat of any arbitration conducted under this Agreement.</w:t>
      </w:r>
      <w:commentRangeEnd w:id="6"/>
      <w:r>
        <w:rPr>
          <w:rStyle w:val="CommentReference"/>
        </w:rPr>
        <w:commentReference w:id="6"/>
      </w:r>
    </w:p>
    <w:p>
      <w:pPr>
        <w:keepNext/>
        <w:spacing w:line="276" w:lineRule="auto" w:before="360" w:after="120"/>
        <w:jc w:val="left"/>
      </w:pPr>
      <w:r>
        <w:rPr>
          <w:rFonts w:ascii="Times New Roman" w:hAnsi="Times New Roman"/>
          <w:b/>
          <w:color w:val="000000"/>
          <w:sz w:val="22"/>
          <w:u w:val="single"/>
        </w:rPr>
        <w:t>ARTICLE II — AGREEMENT TO ARBITRATE; SCOPE</w:t>
      </w:r>
    </w:p>
    <w:p>
      <w:pPr>
        <w:spacing w:line="276" w:lineRule="auto" w:before="0" w:after="120"/>
        <w:jc w:val="both"/>
      </w:pPr>
      <w:commentRangeStart w:id="7"/>
      <w:r>
        <w:rPr>
          <w:rFonts w:ascii="Times New Roman" w:hAnsi="Times New Roman"/>
          <w:b/>
          <w:color w:val="000000"/>
          <w:sz w:val="22"/>
        </w:rPr>
        <w:t xml:space="preserve">Section 2.1 — Agreement to Arbitrate.</w:t>
      </w:r>
      <w:r>
        <w:rPr>
          <w:rFonts w:ascii="Times New Roman" w:hAnsi="Times New Roman"/>
          <w:color w:val="000000"/>
          <w:sz w:val="22"/>
        </w:rPr>
        <w:t xml:space="preserve"> Any and all disputes, controversies, or claims arising out of, relating to, or in connection with this Agreement</w:t>
      </w:r>
      <w:del w:id="1031" w:author="Hargrove, Wynn &amp; Calloway LLP" w:date="2025-01-11T12:00:00Z">
        <w:r>
          <w:rPr>
            <w:rFonts w:ascii="Times New Roman" w:hAnsi="Times New Roman"/>
            <w:color w:val="000000"/>
            <w:sz w:val="22"/>
          </w:rPr>
          <w:delText xml:space="preserve"> or</w:delText>
        </w:r>
      </w:del>
      <w:ins w:id="1032" w:author="Hargrove, Wynn &amp; Calloway LLP" w:date="2025-01-11T12:00:00Z">
        <w:r>
          <w:rPr>
            <w:rFonts w:ascii="Times New Roman" w:hAnsi="Times New Roman"/>
            <w:color w:val="000000"/>
            <w:sz w:val="22"/>
          </w:rPr>
          <w:t xml:space="preserve">,</w:t>
        </w:r>
      </w:ins>
      <w:r>
        <w:rPr>
          <w:rFonts w:ascii="Times New Roman" w:hAnsi="Times New Roman"/>
          <w:color w:val="000000"/>
          <w:sz w:val="22"/>
        </w:rPr>
        <w:t xml:space="preserve"> the Co-Investment Agreement, </w:t>
      </w:r>
      <w:ins w:id="1033" w:author="Hargrove, Wynn &amp; Calloway LLP" w:date="2025-01-11T12:00:00Z">
        <w:r>
          <w:rPr>
            <w:rFonts w:ascii="Times New Roman" w:hAnsi="Times New Roman"/>
            <w:color w:val="000000"/>
            <w:sz w:val="22"/>
          </w:rPr>
          <w:t xml:space="preserve">or any Ancillary Agreement, </w:t>
        </w:r>
      </w:ins>
      <w:r>
        <w:rPr>
          <w:rFonts w:ascii="Times New Roman" w:hAnsi="Times New Roman"/>
          <w:color w:val="000000"/>
          <w:sz w:val="22"/>
        </w:rPr>
        <w:t xml:space="preserve">including but not limited to the </w:t>
      </w:r>
      <w:ins w:id="1034" w:author="Hargrove, Wynn &amp; Calloway LLP" w:date="2025-01-11T12:00:00Z">
        <w:r>
          <w:rPr>
            <w:rFonts w:ascii="Times New Roman" w:hAnsi="Times New Roman"/>
            <w:color w:val="000000"/>
            <w:sz w:val="22"/>
          </w:rPr>
          <w:t xml:space="preserve">existence, </w:t>
        </w:r>
      </w:ins>
      <w:r>
        <w:rPr>
          <w:rFonts w:ascii="Times New Roman" w:hAnsi="Times New Roman"/>
          <w:color w:val="000000"/>
          <w:sz w:val="22"/>
        </w:rPr>
        <w:t xml:space="preserve">formation, validity, interpretation, performance, breach, or termination thereof (each, a "</w:t>
      </w:r>
      <w:r>
        <w:rPr>
          <w:rFonts w:ascii="Times New Roman" w:hAnsi="Times New Roman"/>
          <w:b/>
          <w:color w:val="000000"/>
          <w:sz w:val="22"/>
        </w:rPr>
        <w:t xml:space="preserve">Dispute</w:t>
      </w:r>
      <w:r>
        <w:rPr>
          <w:rFonts w:ascii="Times New Roman" w:hAnsi="Times New Roman"/>
          <w:color w:val="000000"/>
          <w:sz w:val="22"/>
        </w:rPr>
        <w:t xml:space="preserve">"), shall</w:t>
      </w:r>
      <w:ins w:id="1035" w:author="Hargrove, Wynn &amp; Calloway LLP" w:date="2025-01-11T12:00:00Z">
        <w:r>
          <w:rPr>
            <w:rFonts w:ascii="Times New Roman" w:hAnsi="Times New Roman"/>
            <w:color w:val="000000"/>
            <w:sz w:val="22"/>
          </w:rPr>
          <w:t xml:space="preserve">, except as expressly provided in Article VI,</w:t>
        </w:r>
      </w:ins>
      <w:r>
        <w:rPr>
          <w:rFonts w:ascii="Times New Roman" w:hAnsi="Times New Roman"/>
          <w:color w:val="000000"/>
          <w:sz w:val="22"/>
        </w:rPr>
        <w:t xml:space="preserve"> be exclusively and finally resolved by binding arbitration administered by the </w:t>
      </w:r>
      <w:del w:id="1036" w:author="Hargrove, Wynn &amp; Calloway LLP" w:date="2025-01-11T12:00:00Z">
        <w:r>
          <w:rPr>
            <w:rFonts w:ascii="Times New Roman" w:hAnsi="Times New Roman"/>
            <w:color w:val="000000"/>
            <w:sz w:val="22"/>
          </w:rPr>
          <w:delText xml:space="preserve">International Chamber of Commerce</w:delText>
        </w:r>
      </w:del>
      <w:ins w:id="1037" w:author="Hargrove, Wynn &amp; Calloway LLP" w:date="2025-01-11T12:00:00Z">
        <w:r>
          <w:rPr>
            <w:rFonts w:ascii="Times New Roman" w:hAnsi="Times New Roman"/>
            <w:color w:val="000000"/>
            <w:sz w:val="22"/>
          </w:rPr>
          <w:t xml:space="preserve">AAA</w:t>
        </w:r>
      </w:ins>
      <w:r>
        <w:rPr>
          <w:rFonts w:ascii="Times New Roman" w:hAnsi="Times New Roman"/>
          <w:color w:val="000000"/>
          <w:sz w:val="22"/>
        </w:rPr>
        <w:t xml:space="preserve"> in accordance with the </w:t>
      </w:r>
      <w:del w:id="1038" w:author="Hargrove, Wynn &amp; Calloway LLP" w:date="2025-01-11T12:00:00Z">
        <w:r>
          <w:rPr>
            <w:rFonts w:ascii="Times New Roman" w:hAnsi="Times New Roman"/>
            <w:color w:val="000000"/>
            <w:sz w:val="22"/>
          </w:rPr>
          <w:delText xml:space="preserve">ICC</w:delText>
        </w:r>
      </w:del>
      <w:ins w:id="1039" w:author="Hargrove, Wynn &amp; Calloway LLP" w:date="2025-01-11T12:00:00Z">
        <w:r>
          <w:rPr>
            <w:rFonts w:ascii="Times New Roman" w:hAnsi="Times New Roman"/>
            <w:color w:val="000000"/>
            <w:sz w:val="22"/>
          </w:rPr>
          <w:t xml:space="preserve">AAA</w:t>
        </w:r>
      </w:ins>
      <w:r>
        <w:rPr>
          <w:rFonts w:ascii="Times New Roman" w:hAnsi="Times New Roman"/>
          <w:color w:val="000000"/>
          <w:sz w:val="22"/>
        </w:rPr>
        <w:t xml:space="preserve"> Rules in effect at the time of the filing of the </w:t>
      </w:r>
      <w:del w:id="1040" w:author="Hargrove, Wynn &amp; Calloway LLP" w:date="2025-01-11T12:00:00Z">
        <w:r>
          <w:rPr>
            <w:rFonts w:ascii="Times New Roman" w:hAnsi="Times New Roman"/>
            <w:color w:val="000000"/>
            <w:sz w:val="22"/>
          </w:rPr>
          <w:delText xml:space="preserve">request</w:delText>
        </w:r>
      </w:del>
      <w:ins w:id="1041" w:author="Hargrove, Wynn &amp; Calloway LLP" w:date="2025-01-11T12:00:00Z">
        <w:r>
          <w:rPr>
            <w:rFonts w:ascii="Times New Roman" w:hAnsi="Times New Roman"/>
            <w:color w:val="000000"/>
            <w:sz w:val="22"/>
          </w:rPr>
          <w:t xml:space="preserve">demand</w:t>
        </w:r>
      </w:ins>
      <w:r>
        <w:rPr>
          <w:rFonts w:ascii="Times New Roman" w:hAnsi="Times New Roman"/>
          <w:color w:val="000000"/>
          <w:sz w:val="22"/>
        </w:rPr>
        <w:t xml:space="preserve"> for arbitration</w:t>
      </w:r>
      <w:ins w:id="1042" w:author="Hargrove, Wynn &amp; Calloway LLP" w:date="2025-01-11T12:00:00Z">
        <w:r>
          <w:rPr>
            <w:rFonts w:ascii="Times New Roman" w:hAnsi="Times New Roman"/>
            <w:color w:val="000000"/>
            <w:sz w:val="22"/>
          </w:rPr>
          <w:t xml:space="preserve">, as modified by this Agreement. In the event of any conflict between the AAA Rules and this Agreement, this Agreement shall control</w:t>
        </w:r>
      </w:ins>
      <w:r>
        <w:rPr>
          <w:rFonts w:ascii="Times New Roman" w:hAnsi="Times New Roman"/>
          <w:color w:val="000000"/>
          <w:sz w:val="22"/>
        </w:rPr>
        <w:t xml:space="preserve">. The Parties acknowledge and agree that this Agreement evidences a transaction involving commerce and that the Federal Arbitration Act, 9 U.S.C. §§ 1–16, shall govern the interpretation and enforcement of this Agreement.</w:t>
      </w:r>
      <w:commentRangeEnd w:id="7"/>
      <w:r>
        <w:rPr>
          <w:rStyle w:val="CommentReference"/>
        </w:rPr>
        <w:commentReference w:id="7"/>
      </w:r>
    </w:p>
    <w:p>
      <w:pPr>
        <w:spacing w:line="276" w:lineRule="auto" w:before="0" w:after="120"/>
        <w:jc w:val="both"/>
      </w:pPr>
      <w:commentRangeStart w:id="8"/>
      <w:r>
        <w:rPr>
          <w:rFonts w:ascii="Times New Roman" w:hAnsi="Times New Roman"/>
          <w:b/>
          <w:color w:val="000000"/>
          <w:sz w:val="22"/>
        </w:rPr>
        <w:t xml:space="preserve">Section 2.2 — Exclusive Remedy.</w:t>
      </w:r>
      <w:r>
        <w:rPr>
          <w:rFonts w:ascii="Times New Roman" w:hAnsi="Times New Roman"/>
          <w:color w:val="000000"/>
          <w:sz w:val="22"/>
        </w:rPr>
        <w:t xml:space="preserve"> Arbitration under this Agreement shall be the exclusive remedy for any Dispute, and no Party shall institute any action or proceeding in any court with respect to any Dispute, except </w:t>
      </w:r>
      <w:ins w:id="1043" w:author="Hargrove, Wynn &amp; Calloway LLP" w:date="2025-01-11T12:00:00Z">
        <w:r>
          <w:rPr>
            <w:rFonts w:ascii="Times New Roman" w:hAnsi="Times New Roman"/>
            <w:color w:val="000000"/>
            <w:sz w:val="22"/>
          </w:rPr>
          <w:t xml:space="preserve">(a) </w:t>
        </w:r>
      </w:ins>
      <w:r>
        <w:rPr>
          <w:rFonts w:ascii="Times New Roman" w:hAnsi="Times New Roman"/>
          <w:color w:val="000000"/>
          <w:sz w:val="22"/>
        </w:rPr>
        <w:t xml:space="preserve">as expressly provided </w:t>
      </w:r>
      <w:del w:id="1044" w:author="Hargrove, Wynn &amp; Calloway LLP" w:date="2025-01-11T12:00:00Z">
        <w:r>
          <w:rPr>
            <w:rFonts w:ascii="Times New Roman" w:hAnsi="Times New Roman"/>
            <w:color w:val="000000"/>
            <w:sz w:val="22"/>
          </w:rPr>
          <w:delText xml:space="preserve">herein</w:delText>
        </w:r>
      </w:del>
      <w:ins w:id="1045" w:author="Hargrove, Wynn &amp; Calloway LLP" w:date="2025-01-11T12:00:00Z">
        <w:r>
          <w:rPr>
            <w:rFonts w:ascii="Times New Roman" w:hAnsi="Times New Roman"/>
            <w:color w:val="000000"/>
            <w:sz w:val="22"/>
          </w:rPr>
          <w:t xml:space="preserve">in Article VI, (b) proceedings to compel arbitration or to enforce this Agreement, and (c) proceedings to confirm, enforce, modify, or vacate an Award (including an Award on appeal under Section 8.5)</w:t>
        </w:r>
      </w:ins>
      <w:r>
        <w:rPr>
          <w:rFonts w:ascii="Times New Roman" w:hAnsi="Times New Roman"/>
          <w:color w:val="000000"/>
          <w:sz w:val="22"/>
        </w:rPr>
        <w:t xml:space="preserve">.</w:t>
      </w:r>
      <w:commentRangeEnd w:id="8"/>
      <w:r>
        <w:rPr>
          <w:rStyle w:val="CommentReference"/>
        </w:rPr>
        <w:commentReference w:id="8"/>
      </w:r>
    </w:p>
    <w:p>
      <w:pPr>
        <w:spacing w:line="276" w:lineRule="auto" w:before="0" w:after="120"/>
        <w:jc w:val="both"/>
        <w:rPr>
          <w:ins w:id="1046" w:author="Hargrove, Wynn &amp; Calloway LLP" w:date="2025-01-11T12:00:00Z"/>
        </w:rPr>
      </w:pPr>
      <w:commentRangeStart w:id="9"/>
      <w:ins w:id="1047" w:author="Hargrove, Wynn &amp; Calloway LLP" w:date="2025-01-11T12:00:00Z">
        <w:r>
          <w:rPr>
            <w:rFonts w:ascii="Times New Roman" w:hAnsi="Times New Roman"/>
            <w:b/>
            <w:color w:val="000000"/>
            <w:sz w:val="22"/>
          </w:rPr>
          <w:t xml:space="preserve">Section 2.3 — Individual Basis; Class, Collective, and Representative Action Waiver.</w:t>
        </w:r>
        <w:r>
          <w:rPr>
            <w:rFonts w:ascii="Times New Roman" w:hAnsi="Times New Roman"/>
            <w:color w:val="000000"/>
            <w:sz w:val="22"/>
          </w:rPr>
          <w:t xml:space="preserve">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 Nothing in this Section 2.3 shall preclude a consolidation to which all parties have consented in writing in accordance with Section 7.1.</w:t>
        </w:r>
      </w:ins>
      <w:commentRangeEnd w:id="9"/>
      <w:r>
        <w:rPr>
          <w:rStyle w:val="CommentReference"/>
        </w:rPr>
        <w:commentReference w:id="9"/>
      </w:r>
    </w:p>
    <w:p>
      <w:pPr>
        <w:keepNext/>
        <w:spacing w:line="276" w:lineRule="auto" w:before="360" w:after="120"/>
        <w:jc w:val="left"/>
      </w:pPr>
      <w:r>
        <w:rPr>
          <w:rFonts w:ascii="Times New Roman" w:hAnsi="Times New Roman"/>
          <w:b/>
          <w:color w:val="000000"/>
          <w:sz w:val="22"/>
          <w:u w:val="single"/>
        </w:rPr>
        <w:t>ARTICLE III — SEAT, LANGUAGE, AND GOVERNING LAW</w:t>
      </w:r>
    </w:p>
    <w:p>
      <w:pPr>
        <w:spacing w:line="276" w:lineRule="auto" w:before="0" w:after="120"/>
        <w:jc w:val="both"/>
      </w:pPr>
      <w:commentRangeStart w:id="10"/>
      <w:r>
        <w:rPr>
          <w:rFonts w:ascii="Times New Roman" w:hAnsi="Times New Roman"/>
          <w:b/>
          <w:color w:val="000000"/>
          <w:sz w:val="22"/>
        </w:rPr>
        <w:t xml:space="preserve">Section 3.1 — Seat of Arbitration.</w:t>
      </w:r>
      <w:r>
        <w:rPr>
          <w:rFonts w:ascii="Times New Roman" w:hAnsi="Times New Roman"/>
          <w:color w:val="000000"/>
          <w:sz w:val="22"/>
        </w:rPr>
        <w:t xml:space="preserve"> The seat (legal place) of arbitration shall be </w:t>
      </w:r>
      <w:del w:id="1048" w:author="Hargrove, Wynn &amp; Calloway LLP" w:date="2025-01-11T12:00:00Z">
        <w:r>
          <w:rPr>
            <w:rFonts w:ascii="Times New Roman" w:hAnsi="Times New Roman"/>
            <w:color w:val="000000"/>
            <w:sz w:val="22"/>
          </w:rPr>
          <w:delText xml:space="preserve">Seattle</w:delText>
        </w:r>
      </w:del>
      <w:ins w:id="1049" w:author="Hargrove, Wynn &amp; Calloway LLP" w:date="2025-01-11T12:00:00Z">
        <w:r>
          <w:rPr>
            <w:rFonts w:ascii="Times New Roman" w:hAnsi="Times New Roman"/>
            <w:color w:val="000000"/>
            <w:sz w:val="22"/>
          </w:rPr>
          <w:t xml:space="preserve">Atlanta</w:t>
        </w:r>
      </w:ins>
      <w:r>
        <w:rPr>
          <w:rFonts w:ascii="Times New Roman" w:hAnsi="Times New Roman"/>
          <w:color w:val="000000"/>
          <w:sz w:val="22"/>
        </w:rPr>
        <w:t xml:space="preserve">, </w:t>
      </w:r>
      <w:del w:id="1050" w:author="Hargrove, Wynn &amp; Calloway LLP" w:date="2025-01-11T12:00:00Z">
        <w:r>
          <w:rPr>
            <w:rFonts w:ascii="Times New Roman" w:hAnsi="Times New Roman"/>
            <w:color w:val="000000"/>
            <w:sz w:val="22"/>
          </w:rPr>
          <w:delText xml:space="preserve">Washington</w:delText>
        </w:r>
      </w:del>
      <w:ins w:id="1051" w:author="Hargrove, Wynn &amp; Calloway LLP" w:date="2025-01-11T12:00:00Z">
        <w:r>
          <w:rPr>
            <w:rFonts w:ascii="Times New Roman" w:hAnsi="Times New Roman"/>
            <w:color w:val="000000"/>
            <w:sz w:val="22"/>
          </w:rPr>
          <w:t xml:space="preserve">Georgia</w:t>
        </w:r>
      </w:ins>
      <w:r>
        <w:rPr>
          <w:rFonts w:ascii="Times New Roman" w:hAnsi="Times New Roman"/>
          <w:color w:val="000000"/>
          <w:sz w:val="22"/>
        </w:rPr>
        <w:t xml:space="preserve">. Any hearings shall be conducted at the Seat unless otherwise agreed </w:t>
      </w:r>
      <w:ins w:id="1052" w:author="Hargrove, Wynn &amp; Calloway LLP" w:date="2025-01-11T12:00:00Z">
        <w:r>
          <w:rPr>
            <w:rFonts w:ascii="Times New Roman" w:hAnsi="Times New Roman"/>
            <w:color w:val="000000"/>
            <w:sz w:val="22"/>
          </w:rPr>
          <w:t xml:space="preserve">in writing </w:t>
        </w:r>
      </w:ins>
      <w:r>
        <w:rPr>
          <w:rFonts w:ascii="Times New Roman" w:hAnsi="Times New Roman"/>
          <w:color w:val="000000"/>
          <w:sz w:val="22"/>
        </w:rPr>
        <w:t xml:space="preserve">by the Parties</w:t>
      </w:r>
      <w:del w:id="1053" w:author="Hargrove, Wynn &amp; Calloway LLP" w:date="2025-01-11T12:00:00Z">
        <w:r>
          <w:rPr>
            <w:rFonts w:ascii="Times New Roman" w:hAnsi="Times New Roman"/>
            <w:color w:val="000000"/>
            <w:sz w:val="22"/>
          </w:rPr>
          <w:delText xml:space="preserve"> or ordered by the Arbitral Tribunal</w:delText>
        </w:r>
      </w:del>
      <w:ins w:id="1054" w:author="Hargrove, Wynn &amp; Calloway LLP" w:date="2025-01-11T12:00:00Z">
        <w:r>
          <w:rPr>
            <w:rFonts w:ascii="Times New Roman" w:hAnsi="Times New Roman"/>
            <w:color w:val="000000"/>
            <w:sz w:val="22"/>
          </w:rPr>
          <w:t xml:space="preserve">; provided that the holding of any hearing or meeting at a location other than the Seat shall not change the legal seat of the arbitration</w:t>
        </w:r>
      </w:ins>
      <w:r>
        <w:rPr>
          <w:rFonts w:ascii="Times New Roman" w:hAnsi="Times New Roman"/>
          <w:color w:val="000000"/>
          <w:sz w:val="22"/>
        </w:rPr>
        <w:t xml:space="preserve">.</w:t>
      </w:r>
      <w:commentRangeEnd w:id="10"/>
      <w:r>
        <w:rPr>
          <w:rStyle w:val="CommentReference"/>
        </w:rPr>
        <w:commentReference w:id="10"/>
      </w:r>
    </w:p>
    <w:p>
      <w:pPr>
        <w:spacing w:line="276" w:lineRule="auto" w:before="0" w:after="120"/>
        <w:jc w:val="both"/>
      </w:pPr>
      <w:commentRangeStart w:id="11"/>
      <w:r>
        <w:rPr>
          <w:rFonts w:ascii="Times New Roman" w:hAnsi="Times New Roman"/>
          <w:b/>
          <w:color w:val="000000"/>
          <w:sz w:val="22"/>
        </w:rPr>
        <w:t>Section 3.2 — Language.</w:t>
      </w:r>
      <w:r>
        <w:rPr>
          <w:rFonts w:ascii="Times New Roman" w:hAnsi="Times New Roman"/>
          <w:color w:val="000000"/>
          <w:sz w:val="22"/>
        </w:rPr>
        <w:t xml:space="preserve"> The language of the arbitration shall be English. All submissions, correspondence, evidence, and hearings shall be conducted in English.</w:t>
      </w:r>
      <w:commentRangeEnd w:id="11"/>
      <w:r>
        <w:rPr>
          <w:rStyle w:val="CommentReference"/>
        </w:rPr>
        <w:commentReference w:id="11"/>
      </w:r>
    </w:p>
    <w:p>
      <w:pPr>
        <w:spacing w:line="276" w:lineRule="auto" w:before="0" w:after="120"/>
        <w:jc w:val="both"/>
      </w:pPr>
      <w:commentRangeStart w:id="12"/>
      <w:r>
        <w:rPr>
          <w:rFonts w:ascii="Times New Roman" w:hAnsi="Times New Roman"/>
          <w:b/>
          <w:color w:val="000000"/>
          <w:sz w:val="22"/>
        </w:rPr>
        <w:t xml:space="preserve">Section 3.3 — Governing Law.</w:t>
      </w:r>
      <w:r>
        <w:rPr>
          <w:rFonts w:ascii="Times New Roman" w:hAnsi="Times New Roman"/>
          <w:color w:val="000000"/>
          <w:sz w:val="22"/>
        </w:rPr>
        <w:t xml:space="preserve"> This Agreement shall be governed by and construed in accordance with the laws of the State of </w:t>
      </w:r>
      <w:del w:id="1055" w:author="Hargrove, Wynn &amp; Calloway LLP" w:date="2025-01-11T12:00:00Z">
        <w:r>
          <w:rPr>
            <w:rFonts w:ascii="Times New Roman" w:hAnsi="Times New Roman"/>
            <w:color w:val="000000"/>
            <w:sz w:val="22"/>
          </w:rPr>
          <w:delText xml:space="preserve">Washington</w:delText>
        </w:r>
      </w:del>
      <w:ins w:id="1056" w:author="Hargrove, Wynn &amp; Calloway LLP" w:date="2025-01-11T12:00:00Z">
        <w:r>
          <w:rPr>
            <w:rFonts w:ascii="Times New Roman" w:hAnsi="Times New Roman"/>
            <w:color w:val="000000"/>
            <w:sz w:val="22"/>
          </w:rPr>
          <w:t xml:space="preserve">Delaware</w:t>
        </w:r>
      </w:ins>
      <w:r>
        <w:rPr>
          <w:rFonts w:ascii="Times New Roman" w:hAnsi="Times New Roman"/>
          <w:color w:val="000000"/>
          <w:sz w:val="22"/>
        </w:rPr>
        <w:t xml:space="preserve">, without regard to </w:t>
      </w:r>
      <w:del w:id="1057" w:author="Hargrove, Wynn &amp; Calloway LLP" w:date="2025-01-11T12:00:00Z">
        <w:r>
          <w:rPr>
            <w:rFonts w:ascii="Times New Roman" w:hAnsi="Times New Roman"/>
            <w:color w:val="000000"/>
            <w:sz w:val="22"/>
          </w:rPr>
          <w:delText xml:space="preserve">its</w:delText>
        </w:r>
      </w:del>
      <w:ins w:id="1058" w:author="Hargrove, Wynn &amp; Calloway LLP" w:date="2025-01-11T12:00:00Z">
        <w:r>
          <w:rPr>
            <w:rFonts w:ascii="Times New Roman" w:hAnsi="Times New Roman"/>
            <w:color w:val="000000"/>
            <w:sz w:val="22"/>
          </w:rPr>
          <w:t xml:space="preserve">any</w:t>
        </w:r>
      </w:ins>
      <w:r>
        <w:rPr>
          <w:rFonts w:ascii="Times New Roman" w:hAnsi="Times New Roman"/>
          <w:color w:val="000000"/>
          <w:sz w:val="22"/>
        </w:rPr>
        <w:t xml:space="preserve"> conflict of laws principles</w:t>
      </w:r>
      <w:ins w:id="1059" w:author="Hargrove, Wynn &amp; Calloway LLP" w:date="2025-01-11T12:00:00Z">
        <w:r>
          <w:rPr>
            <w:rFonts w:ascii="Times New Roman" w:hAnsi="Times New Roman"/>
            <w:color w:val="000000"/>
            <w:sz w:val="22"/>
          </w:rPr>
          <w:t xml:space="preserve"> that would result in the application of the laws of any other jurisdiction; provided that the Federal Arbitration Act shall govern the interpretation and enforcement of the agreement to arbitrate set forth herein, as provided in Section 2.1</w:t>
        </w:r>
      </w:ins>
      <w:r>
        <w:rPr>
          <w:rFonts w:ascii="Times New Roman" w:hAnsi="Times New Roman"/>
          <w:color w:val="000000"/>
          <w:sz w:val="22"/>
        </w:rPr>
        <w:t xml:space="preserve">.</w:t>
      </w:r>
      <w:commentRangeEnd w:id="12"/>
      <w:r>
        <w:rPr>
          <w:rStyle w:val="CommentReference"/>
        </w:rPr>
        <w:commentReference w:id="12"/>
      </w:r>
    </w:p>
    <w:p>
      <w:r>
        <w:br w:type="page"/>
      </w:r>
    </w:p>
    <w:p>
      <w:pPr>
        <w:keepNext/>
        <w:spacing w:line="276" w:lineRule="auto" w:before="360" w:after="120"/>
        <w:jc w:val="left"/>
      </w:pPr>
      <w:r>
        <w:rPr>
          <w:rFonts w:ascii="Times New Roman" w:hAnsi="Times New Roman"/>
          <w:b/>
          <w:color w:val="000000"/>
          <w:sz w:val="22"/>
          <w:u w:val="single"/>
        </w:rPr>
        <w:t>ARTICLE IV — ARBITRATOR APPOINTMENT AND QUALIFICATIONS</w:t>
      </w:r>
    </w:p>
    <w:p>
      <w:pPr>
        <w:spacing w:line="276" w:lineRule="auto" w:before="0" w:after="120"/>
        <w:jc w:val="both"/>
      </w:pPr>
      <w:commentRangeStart w:id="13"/>
      <w:r>
        <w:rPr>
          <w:rFonts w:ascii="Times New Roman" w:hAnsi="Times New Roman"/>
          <w:b/>
          <w:color w:val="000000"/>
          <w:sz w:val="22"/>
        </w:rPr>
        <w:t xml:space="preserve">Section 4.1 — Number of Arbitrators.</w:t>
      </w:r>
      <w:r>
        <w:rPr>
          <w:rFonts w:ascii="Times New Roman" w:hAnsi="Times New Roman"/>
          <w:color w:val="000000"/>
          <w:sz w:val="22"/>
        </w:rPr>
        <w:t xml:space="preserve"> </w:t>
      </w:r>
      <w:del w:id="1060" w:author="Hargrove, Wynn &amp; Calloway LLP" w:date="2025-01-11T12:00:00Z">
        <w:r>
          <w:rPr>
            <w:rFonts w:ascii="Times New Roman" w:hAnsi="Times New Roman"/>
            <w:color w:val="000000"/>
            <w:sz w:val="22"/>
          </w:rPr>
          <w:delText xml:space="preserve">The arbitration shall be conducted by a sole arbitrator (the "</w:delText>
        </w:r>
        <w:r>
          <w:rPr>
            <w:rFonts w:ascii="Times New Roman" w:hAnsi="Times New Roman"/>
            <w:b/>
            <w:color w:val="000000"/>
            <w:sz w:val="22"/>
          </w:rPr>
          <w:delText xml:space="preserve">Arbitrator</w:delText>
        </w:r>
        <w:r>
          <w:rPr>
            <w:rFonts w:ascii="Times New Roman" w:hAnsi="Times New Roman"/>
            <w:color w:val="000000"/>
            <w:sz w:val="22"/>
          </w:rPr>
          <w:delText xml:space="preserve">") appointed in accordance with the ICC Rules</w:delText>
        </w:r>
      </w:del>
      <w:ins w:id="1061" w:author="Hargrove, Wynn &amp; Calloway LLP" w:date="2025-01-11T12:00:00Z">
        <w:r>
          <w:rPr>
            <w:rFonts w:ascii="Times New Roman" w:hAnsi="Times New Roman"/>
            <w:color w:val="000000"/>
            <w:sz w:val="22"/>
          </w:rPr>
          <w:t xml:space="preserve">Except as provided in Section 5.5 with respect to Expedited Disputes, the arbitration shall be conducted by a panel of three (3) arbitrators appointed in accordance with Section 4.2, each of whom shall satisfy the qualifications set forth in Section 4.3</w:t>
        </w:r>
      </w:ins>
      <w:r>
        <w:rPr>
          <w:rFonts w:ascii="Times New Roman" w:hAnsi="Times New Roman"/>
          <w:color w:val="000000"/>
          <w:sz w:val="22"/>
        </w:rPr>
        <w:t xml:space="preserve">.</w:t>
      </w:r>
      <w:commentRangeEnd w:id="13"/>
      <w:r>
        <w:rPr>
          <w:rStyle w:val="CommentReference"/>
        </w:rPr>
        <w:commentReference w:id="13"/>
      </w:r>
    </w:p>
    <w:p>
      <w:pPr>
        <w:spacing w:line="276" w:lineRule="auto" w:before="0" w:after="120"/>
        <w:jc w:val="both"/>
      </w:pPr>
      <w:commentRangeStart w:id="14"/>
      <w:r>
        <w:rPr>
          <w:rFonts w:ascii="Times New Roman" w:hAnsi="Times New Roman"/>
          <w:b/>
          <w:color w:val="000000"/>
          <w:sz w:val="22"/>
        </w:rPr>
        <w:t xml:space="preserve">Section 4.2 — Appointment Procedure.</w:t>
      </w:r>
      <w:r>
        <w:rPr>
          <w:rFonts w:ascii="Times New Roman" w:hAnsi="Times New Roman"/>
          <w:color w:val="000000"/>
          <w:sz w:val="22"/>
        </w:rPr>
        <w:t xml:space="preserve"> </w:t>
      </w:r>
      <w:del w:id="1062" w:author="Hargrove, Wynn &amp; Calloway LLP" w:date="2025-01-11T12:00:00Z">
        <w:r>
          <w:rPr>
            <w:rFonts w:ascii="Times New Roman" w:hAnsi="Times New Roman"/>
            <w:color w:val="000000"/>
            <w:sz w:val="22"/>
          </w:rPr>
          <w:delText xml:space="preserve">The Parties shall endeavor to agree upon a mutually acceptable Arbitrator</w:delText>
        </w:r>
      </w:del>
      <w:ins w:id="1063" w:author="Hargrove, Wynn &amp; Calloway LLP" w:date="2025-01-11T12:00:00Z">
        <w:r>
          <w:rPr>
            <w:rFonts w:ascii="Times New Roman" w:hAnsi="Times New Roman"/>
            <w:color w:val="000000"/>
            <w:sz w:val="22"/>
          </w:rPr>
          <w:t xml:space="preserve">(a) The Claimant (or the Claimants jointly, if more than one) shall appoint one arbitrator, and the Respondent (or the Respondents jointly, if more than one) shall appoint one arbitrator, in each case</w:t>
        </w:r>
      </w:ins>
      <w:r>
        <w:rPr>
          <w:rFonts w:ascii="Times New Roman" w:hAnsi="Times New Roman"/>
          <w:color w:val="000000"/>
          <w:sz w:val="22"/>
        </w:rPr>
        <w:t xml:space="preserve"> within thirty (30) days following the filing of the </w:t>
      </w:r>
      <w:del w:id="1064" w:author="Hargrove, Wynn &amp; Calloway LLP" w:date="2025-01-11T12:00:00Z">
        <w:r>
          <w:rPr>
            <w:rFonts w:ascii="Times New Roman" w:hAnsi="Times New Roman"/>
            <w:color w:val="000000"/>
            <w:sz w:val="22"/>
          </w:rPr>
          <w:delText xml:space="preserve">request</w:delText>
        </w:r>
      </w:del>
      <w:ins w:id="1065" w:author="Hargrove, Wynn &amp; Calloway LLP" w:date="2025-01-11T12:00:00Z">
        <w:r>
          <w:rPr>
            <w:rFonts w:ascii="Times New Roman" w:hAnsi="Times New Roman"/>
            <w:color w:val="000000"/>
            <w:sz w:val="22"/>
          </w:rPr>
          <w:t xml:space="preserve">demand</w:t>
        </w:r>
      </w:ins>
      <w:r>
        <w:rPr>
          <w:rFonts w:ascii="Times New Roman" w:hAnsi="Times New Roman"/>
          <w:color w:val="000000"/>
          <w:sz w:val="22"/>
        </w:rPr>
        <w:t xml:space="preserve"> for arbitration. </w:t>
      </w:r>
      <w:del w:id="1066" w:author="Hargrove, Wynn &amp; Calloway LLP" w:date="2025-01-11T12:00:00Z">
        <w:r>
          <w:rPr>
            <w:rFonts w:ascii="Times New Roman" w:hAnsi="Times New Roman"/>
            <w:color w:val="000000"/>
            <w:sz w:val="22"/>
          </w:rPr>
          <w:delText xml:space="preserve">If the Parties are unable</w:delText>
        </w:r>
      </w:del>
      <w:ins w:id="1067" w:author="Hargrove, Wynn &amp; Calloway LLP" w:date="2025-01-11T12:00:00Z">
        <w:r>
          <w:rPr>
            <w:rFonts w:ascii="Times New Roman" w:hAnsi="Times New Roman"/>
            <w:color w:val="000000"/>
            <w:sz w:val="22"/>
          </w:rPr>
          <w:t xml:space="preserve">(b) The two party-appointed arbitrators shall jointly select a third arbitrator, who shall serve as the chair (presiding arbitrator) of the Arbitral Tribunal, within twenty (20) days following the appointment of the second party-appointed arbitrator. (c) If either side fails to appoint an arbitrator within the period specified in clause (a), or if the two party-appointed arbitrators fail</w:t>
        </w:r>
      </w:ins>
      <w:r>
        <w:rPr>
          <w:rFonts w:ascii="Times New Roman" w:hAnsi="Times New Roman"/>
          <w:color w:val="000000"/>
          <w:sz w:val="22"/>
        </w:rPr>
        <w:t xml:space="preserve"> to agree upon the </w:t>
      </w:r>
      <w:del w:id="1068" w:author="Hargrove, Wynn &amp; Calloway LLP" w:date="2025-01-11T12:00:00Z">
        <w:r>
          <w:rPr>
            <w:rFonts w:ascii="Times New Roman" w:hAnsi="Times New Roman"/>
            <w:color w:val="000000"/>
            <w:sz w:val="22"/>
          </w:rPr>
          <w:delText xml:space="preserve">Arbitrator</w:delText>
        </w:r>
      </w:del>
      <w:ins w:id="1069" w:author="Hargrove, Wynn &amp; Calloway LLP" w:date="2025-01-11T12:00:00Z">
        <w:r>
          <w:rPr>
            <w:rFonts w:ascii="Times New Roman" w:hAnsi="Times New Roman"/>
            <w:color w:val="000000"/>
            <w:sz w:val="22"/>
          </w:rPr>
          <w:t xml:space="preserve">chair</w:t>
        </w:r>
      </w:ins>
      <w:r>
        <w:rPr>
          <w:rFonts w:ascii="Times New Roman" w:hAnsi="Times New Roman"/>
          <w:color w:val="000000"/>
          <w:sz w:val="22"/>
        </w:rPr>
        <w:t xml:space="preserve"> within </w:t>
      </w:r>
      <w:del w:id="1070" w:author="Hargrove, Wynn &amp; Calloway LLP" w:date="2025-01-11T12:00:00Z">
        <w:r>
          <w:rPr>
            <w:rFonts w:ascii="Times New Roman" w:hAnsi="Times New Roman"/>
            <w:color w:val="000000"/>
            <w:sz w:val="22"/>
          </w:rPr>
          <w:delText xml:space="preserve">such thirty (30)-day period, the Arbitrator shall be appointed by the ICC</w:delText>
        </w:r>
      </w:del>
      <w:ins w:id="1071" w:author="Hargrove, Wynn &amp; Calloway LLP" w:date="2025-01-11T12:00:00Z">
        <w:r>
          <w:rPr>
            <w:rFonts w:ascii="Times New Roman" w:hAnsi="Times New Roman"/>
            <w:color w:val="000000"/>
            <w:sz w:val="22"/>
          </w:rPr>
          <w:t xml:space="preserve">the period specified in clause (b), the AAA shall make such appointment from its National Roster of Arbitrators, in each case from among candidates satisfying the qualifications set forth in Section 4.3. (d) All arbitrators, including the party-appointed arbitrators, shall be neutral and independent of the Parties and subject to disclosure and challenge</w:t>
        </w:r>
      </w:ins>
      <w:r>
        <w:rPr>
          <w:rFonts w:ascii="Times New Roman" w:hAnsi="Times New Roman"/>
          <w:color w:val="000000"/>
          <w:sz w:val="22"/>
        </w:rPr>
        <w:t xml:space="preserve"> in accordance with the </w:t>
      </w:r>
      <w:del w:id="1072" w:author="Hargrove, Wynn &amp; Calloway LLP" w:date="2025-01-11T12:00:00Z">
        <w:r>
          <w:rPr>
            <w:rFonts w:ascii="Times New Roman" w:hAnsi="Times New Roman"/>
            <w:color w:val="000000"/>
            <w:sz w:val="22"/>
          </w:rPr>
          <w:delText xml:space="preserve">ICC</w:delText>
        </w:r>
      </w:del>
      <w:ins w:id="1073" w:author="Hargrove, Wynn &amp; Calloway LLP" w:date="2025-01-11T12:00:00Z">
        <w:r>
          <w:rPr>
            <w:rFonts w:ascii="Times New Roman" w:hAnsi="Times New Roman"/>
            <w:color w:val="000000"/>
            <w:sz w:val="22"/>
          </w:rPr>
          <w:t xml:space="preserve">AAA</w:t>
        </w:r>
      </w:ins>
      <w:r>
        <w:rPr>
          <w:rFonts w:ascii="Times New Roman" w:hAnsi="Times New Roman"/>
          <w:color w:val="000000"/>
          <w:sz w:val="22"/>
        </w:rPr>
        <w:t xml:space="preserve"> Rules.</w:t>
      </w:r>
      <w:commentRangeEnd w:id="14"/>
      <w:r>
        <w:rPr>
          <w:rStyle w:val="CommentReference"/>
        </w:rPr>
        <w:commentReference w:id="14"/>
      </w:r>
    </w:p>
    <w:p>
      <w:pPr>
        <w:spacing w:line="276" w:lineRule="auto" w:before="0" w:after="120"/>
        <w:jc w:val="both"/>
      </w:pPr>
      <w:commentRangeStart w:id="15"/>
      <w:r>
        <w:rPr>
          <w:rFonts w:ascii="Times New Roman" w:hAnsi="Times New Roman"/>
          <w:b/>
          <w:color w:val="000000"/>
          <w:sz w:val="22"/>
        </w:rPr>
        <w:t xml:space="preserve">Section 4.3 — Qualifications.</w:t>
      </w:r>
      <w:r>
        <w:rPr>
          <w:rFonts w:ascii="Times New Roman" w:hAnsi="Times New Roman"/>
          <w:color w:val="000000"/>
          <w:sz w:val="22"/>
        </w:rPr>
        <w:t xml:space="preserve"> </w:t>
      </w:r>
      <w:del w:id="1074" w:author="Hargrove, Wynn &amp; Calloway LLP" w:date="2025-01-11T12:00:00Z">
        <w:r>
          <w:rPr>
            <w:rFonts w:ascii="Times New Roman" w:hAnsi="Times New Roman"/>
            <w:color w:val="000000"/>
            <w:sz w:val="22"/>
          </w:rPr>
          <w:delText xml:space="preserve">The Arbitrator shall be a neutral individual independent of the Parties</w:delText>
        </w:r>
      </w:del>
      <w:ins w:id="1075" w:author="Hargrove, Wynn &amp; Calloway LLP" w:date="2025-01-11T12:00:00Z">
        <w:r>
          <w:rPr>
            <w:rFonts w:ascii="Times New Roman" w:hAnsi="Times New Roman"/>
            <w:color w:val="000000"/>
            <w:sz w:val="22"/>
          </w:rPr>
          <w:t xml:space="preserve">Each arbitrator (including any Expedited Arbitrator and any chair) shall be a neutral individual independent of the Parties and shall satisfy each of the following minimum qualifications: (a) a minimum of fifteen (15) years of professional experience in private equity, mergers and acquisitions, or corporate finance, whether as an attorney, investment banker, or financial advisor in such fields, or as an arbitrator in disputes involving such fields; (b) membership on the AAA National Roster of Arbitrators; and (c) no professional, financial, or personal relationship, whether direct or indirect, with any Party, any Affiliate of a Party, or any counsel of record within the five (5) years preceding the arbitrator's appointment, including service as counsel, advisor, board member, investor, consultant, or arbitrator in any proceeding involving any Party, any Affiliate of a Party, or any counsel of record. To the extent reasonably practicable, preference shall be given to candidates who have served as an arbitrator in at least three (3) prior disputes involving private equity co-investment or joint venture agreements. Each arbitrator shall disclose in writing, prior to accepting appointment, any circumstance that may bear on the foregoing qualifications</w:t>
        </w:r>
      </w:ins>
      <w:r>
        <w:rPr>
          <w:rFonts w:ascii="Times New Roman" w:hAnsi="Times New Roman"/>
          <w:color w:val="000000"/>
          <w:sz w:val="22"/>
        </w:rPr>
        <w:t xml:space="preserve">.</w:t>
      </w:r>
      <w:commentRangeEnd w:id="15"/>
      <w:r>
        <w:rPr>
          <w:rStyle w:val="CommentReference"/>
        </w:rPr>
        <w:commentReference w:id="15"/>
      </w:r>
    </w:p>
    <w:p>
      <w:pPr>
        <w:keepNext/>
        <w:spacing w:line="276" w:lineRule="auto" w:before="360" w:after="120"/>
        <w:jc w:val="left"/>
      </w:pPr>
      <w:r>
        <w:rPr>
          <w:rFonts w:ascii="Times New Roman" w:hAnsi="Times New Roman"/>
          <w:b/>
          <w:color w:val="000000"/>
          <w:sz w:val="22"/>
          <w:u w:val="single"/>
        </w:rPr>
        <w:t>ARTICLE V — ARBITRATION PROCEDURES</w:t>
      </w:r>
    </w:p>
    <w:p>
      <w:pPr>
        <w:spacing w:line="276" w:lineRule="auto" w:before="0" w:after="120"/>
        <w:jc w:val="both"/>
      </w:pPr>
      <w:commentRangeStart w:id="16"/>
      <w:r>
        <w:rPr>
          <w:rFonts w:ascii="Times New Roman" w:hAnsi="Times New Roman"/>
          <w:b/>
          <w:color w:val="000000"/>
          <w:sz w:val="22"/>
        </w:rPr>
        <w:t xml:space="preserve">Section 5.1 — Discovery.</w:t>
      </w:r>
      <w:r>
        <w:rPr>
          <w:rFonts w:ascii="Times New Roman" w:hAnsi="Times New Roman"/>
          <w:color w:val="000000"/>
          <w:sz w:val="22"/>
        </w:rPr>
        <w:t xml:space="preserve"> </w:t>
      </w:r>
      <w:del w:id="1076" w:author="Hargrove, Wynn &amp; Calloway LLP" w:date="2025-01-11T12:00:00Z">
        <w:r>
          <w:rPr>
            <w:rFonts w:ascii="Times New Roman" w:hAnsi="Times New Roman"/>
            <w:color w:val="000000"/>
            <w:sz w:val="22"/>
          </w:rPr>
          <w:delText xml:space="preserve">Discovery shall be conducted in accordance with the ICC Rules, without modification</w:delText>
        </w:r>
      </w:del>
      <w:ins w:id="1077" w:author="Hargrove, Wynn &amp; Calloway LLP" w:date="2025-01-11T12:00:00Z">
        <w:r>
          <w:rPr>
            <w:rFonts w:ascii="Times New Roman" w:hAnsi="Times New Roman"/>
            <w:color w:val="000000"/>
            <w:sz w:val="22"/>
          </w:rPr>
          <w:t xml:space="preserve">Except as provided in Section 5.5 with respect to Expedited Disputes, discovery shall be limited as follows: (a) each side may take up to three (3) fact depositions, each not to exceed seven (7) hours of testimony on the record; (b) each side may serve up to fifteen (15) document requests (including subparts); and (c) each side may retain one (1) testifying expert, and expert reports shall be exchanged simultaneously on a date set by the Arbitral Tribunal</w:t>
        </w:r>
      </w:ins>
      <w:r>
        <w:rPr>
          <w:rFonts w:ascii="Times New Roman" w:hAnsi="Times New Roman"/>
          <w:color w:val="000000"/>
          <w:sz w:val="22"/>
        </w:rPr>
        <w:t xml:space="preserve">. The </w:t>
      </w:r>
      <w:del w:id="1078" w:author="Hargrove, Wynn &amp; Calloway LLP" w:date="2025-01-11T12:00:00Z">
        <w:r>
          <w:rPr>
            <w:rFonts w:ascii="Times New Roman" w:hAnsi="Times New Roman"/>
            <w:color w:val="000000"/>
            <w:sz w:val="22"/>
          </w:rPr>
          <w:delText xml:space="preserve">Arbitrator</w:delText>
        </w:r>
      </w:del>
      <w:ins w:id="1079"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shall have the authority to manage </w:t>
      </w:r>
      <w:del w:id="1080" w:author="Hargrove, Wynn &amp; Calloway LLP" w:date="2025-01-11T12:00:00Z">
        <w:r>
          <w:rPr>
            <w:rFonts w:ascii="Times New Roman" w:hAnsi="Times New Roman"/>
            <w:color w:val="000000"/>
            <w:sz w:val="22"/>
          </w:rPr>
          <w:delText xml:space="preserve">and limit </w:delText>
        </w:r>
      </w:del>
      <w:r>
        <w:rPr>
          <w:rFonts w:ascii="Times New Roman" w:hAnsi="Times New Roman"/>
          <w:color w:val="000000"/>
          <w:sz w:val="22"/>
        </w:rPr>
        <w:t xml:space="preserve">discovery </w:t>
      </w:r>
      <w:del w:id="1081" w:author="Hargrove, Wynn &amp; Calloway LLP" w:date="2025-01-11T12:00:00Z">
        <w:r>
          <w:rPr>
            <w:rFonts w:ascii="Times New Roman" w:hAnsi="Times New Roman"/>
            <w:color w:val="000000"/>
            <w:sz w:val="22"/>
          </w:rPr>
          <w:delText xml:space="preserve">as</w:delText>
        </w:r>
      </w:del>
      <w:ins w:id="1082" w:author="Hargrove, Wynn &amp; Calloway LLP" w:date="2025-01-11T12:00:00Z">
        <w:r>
          <w:rPr>
            <w:rFonts w:ascii="Times New Roman" w:hAnsi="Times New Roman"/>
            <w:color w:val="000000"/>
            <w:sz w:val="22"/>
          </w:rPr>
          <w:t xml:space="preserve">within</w:t>
        </w:r>
      </w:ins>
      <w:r>
        <w:rPr>
          <w:rFonts w:ascii="Times New Roman" w:hAnsi="Times New Roman"/>
          <w:color w:val="000000"/>
          <w:sz w:val="22"/>
        </w:rPr>
        <w:t xml:space="preserve"> the </w:t>
      </w:r>
      <w:del w:id="1083" w:author="Hargrove, Wynn &amp; Calloway LLP" w:date="2025-01-11T12:00:00Z">
        <w:r>
          <w:rPr>
            <w:rFonts w:ascii="Times New Roman" w:hAnsi="Times New Roman"/>
            <w:color w:val="000000"/>
            <w:sz w:val="22"/>
          </w:rPr>
          <w:delText xml:space="preserve">Arbitrator</w:delText>
        </w:r>
      </w:del>
      <w:ins w:id="1084" w:author="Hargrove, Wynn &amp; Calloway LLP" w:date="2025-01-11T12:00:00Z">
        <w:r>
          <w:rPr>
            <w:rFonts w:ascii="Times New Roman" w:hAnsi="Times New Roman"/>
            <w:color w:val="000000"/>
            <w:sz w:val="22"/>
          </w:rPr>
          <w:t xml:space="preserve">foregoing limits as it</w:t>
        </w:r>
      </w:ins>
      <w:r>
        <w:rPr>
          <w:rFonts w:ascii="Times New Roman" w:hAnsi="Times New Roman"/>
          <w:color w:val="000000"/>
          <w:sz w:val="22"/>
        </w:rPr>
        <w:t xml:space="preserve"> deems appropriate in the interests of efficiency and proportionality</w:t>
      </w:r>
      <w:ins w:id="1085" w:author="Hargrove, Wynn &amp; Calloway LLP" w:date="2025-01-11T12:00:00Z">
        <w:r>
          <w:rPr>
            <w:rFonts w:ascii="Times New Roman" w:hAnsi="Times New Roman"/>
            <w:color w:val="000000"/>
            <w:sz w:val="22"/>
          </w:rPr>
          <w:t xml:space="preserve">, but may expand such limits only with the written consent of the Parties. The AAA Rules shall apply to discovery only to the extent not inconsistent with this Section 5.1</w:t>
        </w:r>
      </w:ins>
      <w:r>
        <w:rPr>
          <w:rFonts w:ascii="Times New Roman" w:hAnsi="Times New Roman"/>
          <w:color w:val="000000"/>
          <w:sz w:val="22"/>
        </w:rPr>
        <w:t xml:space="preserve">.</w:t>
      </w:r>
      <w:commentRangeEnd w:id="16"/>
      <w:r>
        <w:rPr>
          <w:rStyle w:val="CommentReference"/>
        </w:rPr>
        <w:commentReference w:id="16"/>
      </w:r>
    </w:p>
    <w:p>
      <w:pPr>
        <w:spacing w:line="276" w:lineRule="auto" w:before="0" w:after="120"/>
        <w:jc w:val="both"/>
      </w:pPr>
      <w:r>
        <w:rPr>
          <w:rFonts w:ascii="Times New Roman" w:hAnsi="Times New Roman"/>
          <w:b/>
          <w:color w:val="000000"/>
          <w:sz w:val="22"/>
        </w:rPr>
        <w:t xml:space="preserve">Section 5.2 — Hearings.</w:t>
      </w:r>
      <w:r>
        <w:rPr>
          <w:rFonts w:ascii="Times New Roman" w:hAnsi="Times New Roman"/>
          <w:color w:val="000000"/>
          <w:sz w:val="22"/>
        </w:rPr>
        <w:t xml:space="preserve"> The </w:t>
      </w:r>
      <w:del w:id="1086" w:author="Hargrove, Wynn &amp; Calloway LLP" w:date="2025-01-11T12:00:00Z">
        <w:r>
          <w:rPr>
            <w:rFonts w:ascii="Times New Roman" w:hAnsi="Times New Roman"/>
            <w:color w:val="000000"/>
            <w:sz w:val="22"/>
          </w:rPr>
          <w:delText xml:space="preserve">Arbitrator</w:delText>
        </w:r>
      </w:del>
      <w:ins w:id="1087"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shall hold hearings as the </w:t>
      </w:r>
      <w:del w:id="1088" w:author="Hargrove, Wynn &amp; Calloway LLP" w:date="2025-01-11T12:00:00Z">
        <w:r>
          <w:rPr>
            <w:rFonts w:ascii="Times New Roman" w:hAnsi="Times New Roman"/>
            <w:color w:val="000000"/>
            <w:sz w:val="22"/>
          </w:rPr>
          <w:delText xml:space="preserve">Arbitrator</w:delText>
        </w:r>
      </w:del>
      <w:ins w:id="1089"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deems necessary and appropriate. Hearings shall be held at the Seat unless otherwise agreed </w:t>
      </w:r>
      <w:del w:id="1090" w:author="Hargrove, Wynn &amp; Calloway LLP" w:date="2025-01-11T12:00:00Z">
        <w:r>
          <w:rPr>
            <w:rFonts w:ascii="Times New Roman" w:hAnsi="Times New Roman"/>
            <w:color w:val="000000"/>
            <w:sz w:val="22"/>
          </w:rPr>
          <w:delText xml:space="preserve">by the Parties or directed</w:delText>
        </w:r>
      </w:del>
      <w:ins w:id="1091" w:author="Hargrove, Wynn &amp; Calloway LLP" w:date="2025-01-11T12:00:00Z">
        <w:r>
          <w:rPr>
            <w:rFonts w:ascii="Times New Roman" w:hAnsi="Times New Roman"/>
            <w:color w:val="000000"/>
            <w:sz w:val="22"/>
          </w:rPr>
          <w:t xml:space="preserve">in writing</w:t>
        </w:r>
      </w:ins>
      <w:r>
        <w:rPr>
          <w:rFonts w:ascii="Times New Roman" w:hAnsi="Times New Roman"/>
          <w:color w:val="000000"/>
          <w:sz w:val="22"/>
        </w:rPr>
        <w:t xml:space="preserve"> by the </w:t>
      </w:r>
      <w:del w:id="1092" w:author="Hargrove, Wynn &amp; Calloway LLP" w:date="2025-01-11T12:00:00Z">
        <w:r>
          <w:rPr>
            <w:rFonts w:ascii="Times New Roman" w:hAnsi="Times New Roman"/>
            <w:color w:val="000000"/>
            <w:sz w:val="22"/>
          </w:rPr>
          <w:delText xml:space="preserve">Arbitrator</w:delText>
        </w:r>
      </w:del>
      <w:ins w:id="1093" w:author="Hargrove, Wynn &amp; Calloway LLP" w:date="2025-01-11T12:00:00Z">
        <w:r>
          <w:rPr>
            <w:rFonts w:ascii="Times New Roman" w:hAnsi="Times New Roman"/>
            <w:color w:val="000000"/>
            <w:sz w:val="22"/>
          </w:rPr>
          <w:t xml:space="preserve">Parties</w:t>
        </w:r>
      </w:ins>
      <w:r>
        <w:rPr>
          <w:rFonts w:ascii="Times New Roman" w:hAnsi="Times New Roman"/>
          <w:color w:val="000000"/>
          <w:sz w:val="22"/>
        </w:rPr>
        <w:t xml:space="preserve">.</w:t>
      </w:r>
    </w:p>
    <w:p>
      <w:pPr>
        <w:spacing w:line="276" w:lineRule="auto" w:before="0" w:after="120"/>
        <w:jc w:val="both"/>
      </w:pPr>
      <w:commentRangeStart w:id="17"/>
      <w:r>
        <w:rPr>
          <w:rFonts w:ascii="Times New Roman" w:hAnsi="Times New Roman"/>
          <w:b/>
          <w:color w:val="000000"/>
          <w:sz w:val="22"/>
        </w:rPr>
        <w:t xml:space="preserve">Section 5.3 — Evidence.</w:t>
      </w:r>
      <w:r>
        <w:rPr>
          <w:rFonts w:ascii="Times New Roman" w:hAnsi="Times New Roman"/>
          <w:color w:val="000000"/>
          <w:sz w:val="22"/>
        </w:rPr>
        <w:t xml:space="preserve"> </w:t>
      </w:r>
      <w:del w:id="1094" w:author="Hargrove, Wynn &amp; Calloway LLP" w:date="2025-01-11T12:00:00Z">
        <w:r>
          <w:rPr>
            <w:rFonts w:ascii="Times New Roman" w:hAnsi="Times New Roman"/>
            <w:color w:val="000000"/>
            <w:sz w:val="22"/>
          </w:rPr>
          <w:delText xml:space="preserve">The Arbitrator</w:delText>
        </w:r>
      </w:del>
      <w:ins w:id="1095" w:author="Hargrove, Wynn &amp; Calloway LLP" w:date="2025-01-11T12:00:00Z">
        <w:r>
          <w:rPr>
            <w:rFonts w:ascii="Times New Roman" w:hAnsi="Times New Roman"/>
            <w:color w:val="000000"/>
            <w:sz w:val="22"/>
          </w:rPr>
          <w:t xml:space="preserve">Subject to Sections 5.1 and 5.5, the Arbitral Tribunal</w:t>
        </w:r>
      </w:ins>
      <w:r>
        <w:rPr>
          <w:rFonts w:ascii="Times New Roman" w:hAnsi="Times New Roman"/>
          <w:color w:val="000000"/>
          <w:sz w:val="22"/>
        </w:rPr>
        <w:t xml:space="preserve"> shall have the authority to receive and consider such evidence as the </w:t>
      </w:r>
      <w:del w:id="1096" w:author="Hargrove, Wynn &amp; Calloway LLP" w:date="2025-01-11T12:00:00Z">
        <w:r>
          <w:rPr>
            <w:rFonts w:ascii="Times New Roman" w:hAnsi="Times New Roman"/>
            <w:color w:val="000000"/>
            <w:sz w:val="22"/>
          </w:rPr>
          <w:delText xml:space="preserve">Arbitrator</w:delText>
        </w:r>
      </w:del>
      <w:ins w:id="1097"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deems relevant and material, including documentary evidence, witness testimony, and expert reports. The </w:t>
      </w:r>
      <w:del w:id="1098" w:author="Hargrove, Wynn &amp; Calloway LLP" w:date="2025-01-11T12:00:00Z">
        <w:r>
          <w:rPr>
            <w:rFonts w:ascii="Times New Roman" w:hAnsi="Times New Roman"/>
            <w:color w:val="000000"/>
            <w:sz w:val="22"/>
          </w:rPr>
          <w:delText xml:space="preserve">Arbitrator</w:delText>
        </w:r>
      </w:del>
      <w:ins w:id="1099"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shall determine the admissibility, relevance, materiality, and weight of any evidence offered.</w:t>
      </w:r>
      <w:commentRangeEnd w:id="17"/>
      <w:r>
        <w:rPr>
          <w:rStyle w:val="CommentReference"/>
        </w:rPr>
        <w:commentReference w:id="17"/>
      </w:r>
    </w:p>
    <w:p>
      <w:pPr>
        <w:spacing w:line="276" w:lineRule="auto" w:before="0" w:after="120"/>
        <w:jc w:val="both"/>
        <w:rPr>
          <w:ins w:id="1100" w:author="Hargrove, Wynn &amp; Calloway LLP" w:date="2025-01-11T12:00:00Z"/>
        </w:rPr>
      </w:pPr>
      <w:commentRangeStart w:id="18"/>
      <w:ins w:id="1101" w:author="Hargrove, Wynn &amp; Calloway LLP" w:date="2025-01-11T12:00:00Z">
        <w:r>
          <w:rPr>
            <w:rFonts w:ascii="Times New Roman" w:hAnsi="Times New Roman"/>
            <w:b/>
            <w:color w:val="000000"/>
            <w:sz w:val="22"/>
          </w:rPr>
          <w:t xml:space="preserve">Section 5.4 — Confidentiality.</w:t>
        </w:r>
        <w:r>
          <w:rPr>
            <w:rFonts w:ascii="Times New Roman" w:hAnsi="Times New Roman"/>
            <w:color w:val="000000"/>
            <w:sz w:val="22"/>
          </w:rPr>
          <w:t xml:space="preserve"> (a) Each Party shall, and shall cause its Affiliates and its and their respective officers, directors, managers, partners, employees, agents, and representatives to, keep strictly confidential and not disclose to any third party any of the following (collectively, "</w:t>
        </w:r>
        <w:r>
          <w:rPr>
            <w:rFonts w:ascii="Times New Roman" w:hAnsi="Times New Roman"/>
            <w:b/>
            <w:color w:val="000000"/>
            <w:sz w:val="22"/>
          </w:rPr>
          <w:t xml:space="preserve">Confidential Arbitration Information</w:t>
        </w:r>
        <w:r>
          <w:rPr>
            <w:rFonts w:ascii="Times New Roman" w:hAnsi="Times New Roman"/>
            <w:color w:val="000000"/>
            <w:sz w:val="22"/>
          </w:rPr>
          <w:t xml:space="preserve">"): (i) the existence of any Proceedings; (ii) all submissions, briefs, motions, and pleadings filed in any Proceedings; (iii) all evidence, testimony, exhibits, and documents produced or presented in any Proceedings; (iv) all orders, rulings, and Awards issued by the Arbitral Tribunal (including any Expedited Arbitrator, emergency arbitrator, or appellate panel); and (v) all communications between the Parties and the Arbitral Tribunal.</w:t>
        </w:r>
      </w:ins>
      <w:commentRangeEnd w:id="18"/>
      <w:r>
        <w:rPr>
          <w:rStyle w:val="CommentReference"/>
        </w:rPr>
        <w:commentReference w:id="18"/>
      </w:r>
    </w:p>
    <w:p>
      <w:pPr>
        <w:spacing w:line="276" w:lineRule="auto" w:before="0" w:after="120"/>
        <w:ind w:left="720"/>
        <w:jc w:val="both"/>
        <w:rPr>
          <w:ins w:id="1102" w:author="Hargrove, Wynn &amp; Calloway LLP" w:date="2025-01-11T12:00:00Z"/>
        </w:rPr>
      </w:pPr>
      <w:ins w:id="1103" w:author="Hargrove, Wynn &amp; Calloway LLP" w:date="2025-01-11T12:00:00Z">
        <w:r>
          <w:rPr>
            <w:rFonts w:ascii="Times New Roman" w:hAnsi="Times New Roman"/>
            <w:color w:val="000000"/>
            <w:sz w:val="22"/>
          </w:rPr>
          <w:t xml:space="preserve">(b) The foregoing obligations shall not apply to, and only to, disclosures: (i) required by applicable law, regulation, or order of a court of competent jurisdiction, including SEC reporting obligations, tax reporting, and regulatory inquiries; (ii) necessary for the enforcement, confirmation, or vacatur of an Award in proceedings before a court of competent jurisdiction, or for proceedings under Article VI or to compel arbitration; and (iii) to a Party's professional advisors, including attorneys, accountants, and financial advisors, who are subject to professional duties of confidentiality and who agree to be bound by the confidentiality obligations of this Section 5.4. A Party making any disclosure under clause (i) or (ii) shall, to the extent legally permitted, give the other Party prompt prior notice, disclose only that portion of the Confidential Arbitration Information that is required, and seek to file such information under seal or subject to a protective order.</w:t>
        </w:r>
      </w:ins>
    </w:p>
    <w:p>
      <w:pPr>
        <w:spacing w:line="276" w:lineRule="auto" w:before="0" w:after="120"/>
        <w:ind w:left="720"/>
        <w:jc w:val="both"/>
        <w:rPr>
          <w:ins w:id="1104" w:author="Hargrove, Wynn &amp; Calloway LLP" w:date="2025-01-11T12:00:00Z"/>
        </w:rPr>
      </w:pPr>
      <w:ins w:id="1105" w:author="Hargrove, Wynn &amp; Calloway LLP" w:date="2025-01-11T12:00:00Z">
        <w:r>
          <w:rPr>
            <w:rFonts w:ascii="Times New Roman" w:hAnsi="Times New Roman"/>
            <w:color w:val="000000"/>
            <w:sz w:val="22"/>
          </w:rPr>
          <w:t xml:space="preserve">(c) Each Party acknowledges that any breach of this Section 5.4 would cause irreparable harm for which monetary damages would be an inadequate remedy, and agrees that the non-breaching Party shall be entitled to seek injunctive relief, including emergency relief from a court of competent jurisdiction or an emergency arbitrator in accordance with Article VI, for any breach or threatened breach of this Section 5.4, in addition to any other remedy available at law or in equity. The obligations in this Section 5.4 shall survive the conclusion of any Proceedings and the termination of this Agreement and the Co-Investment Agreement.</w:t>
        </w:r>
      </w:ins>
    </w:p>
    <w:p>
      <w:pPr>
        <w:spacing w:line="276" w:lineRule="auto" w:before="0" w:after="120"/>
        <w:jc w:val="both"/>
        <w:rPr>
          <w:ins w:id="1106" w:author="Hargrove, Wynn &amp; Calloway LLP" w:date="2025-01-11T12:00:00Z"/>
        </w:rPr>
      </w:pPr>
      <w:commentRangeStart w:id="19"/>
      <w:ins w:id="1107" w:author="Hargrove, Wynn &amp; Calloway LLP" w:date="2025-01-11T12:00:00Z">
        <w:r>
          <w:rPr>
            <w:rFonts w:ascii="Times New Roman" w:hAnsi="Times New Roman"/>
            <w:b/>
            <w:color w:val="000000"/>
            <w:sz w:val="22"/>
          </w:rPr>
          <w:t xml:space="preserve">Section 5.5 — Expedited Procedures for Critical Disputes.</w:t>
        </w:r>
        <w:r>
          <w:rPr>
            <w:rFonts w:ascii="Times New Roman" w:hAnsi="Times New Roman"/>
            <w:color w:val="000000"/>
            <w:sz w:val="22"/>
          </w:rPr>
          <w:t xml:space="preserve"> (a) </w:t>
        </w:r>
        <w:r>
          <w:rPr>
            <w:rFonts w:ascii="Times New Roman" w:hAnsi="Times New Roman"/>
            <w:b/>
            <w:color w:val="000000"/>
            <w:sz w:val="22"/>
          </w:rPr>
          <w:t xml:space="preserve">Scope.</w:t>
        </w:r>
        <w:r>
          <w:rPr>
            <w:rFonts w:ascii="Times New Roman" w:hAnsi="Times New Roman"/>
            <w:color w:val="000000"/>
            <w:sz w:val="22"/>
          </w:rPr>
          <w:t xml:space="preserve"> Notwithstanding Sections 4.1, 4.2, 5.1, and 8.1, any Dispute concerning (i) capital calls, including the timing, amount, validity, or enforceability of any capital call; (ii) drag-along rights, including the exercise, conditions, pricing, or procedural requirements of any drag-along provision; or (iii) buy-sell provisions, including the triggering, valuation, mechanics, or timing of any buy-sell (shotgun) provision, in each case under the Co-Investment Agreement or any Ancillary Agreement (each, an "</w:t>
        </w:r>
        <w:r>
          <w:rPr>
            <w:rFonts w:ascii="Times New Roman" w:hAnsi="Times New Roman"/>
            <w:b/>
            <w:color w:val="000000"/>
            <w:sz w:val="22"/>
          </w:rPr>
          <w:t xml:space="preserve">Expedited Dispute</w:t>
        </w:r>
        <w:r>
          <w:rPr>
            <w:rFonts w:ascii="Times New Roman" w:hAnsi="Times New Roman"/>
            <w:color w:val="000000"/>
            <w:sz w:val="22"/>
          </w:rPr>
          <w:t xml:space="preserve">"), shall be resolved in accordance with this Section 5.5. The Claimant shall designate a Dispute as an Expedited Dispute in its demand for arbitration. Any objection to such designation shall be decided by the Expedited Arbitrator as a threshold matter within five (5) Business Days of appointment. Any claims asserted together with an Expedited Dispute that are not themselves Expedited Disputes shall, unless the Parties otherwise agree in writing, be severed and resolved in accordance with the other provisions of this Agreement.</w:t>
        </w:r>
      </w:ins>
      <w:commentRangeEnd w:id="19"/>
      <w:r>
        <w:rPr>
          <w:rStyle w:val="CommentReference"/>
        </w:rPr>
        <w:commentReference w:id="19"/>
      </w:r>
    </w:p>
    <w:p>
      <w:pPr>
        <w:spacing w:line="276" w:lineRule="auto" w:before="0" w:after="120"/>
        <w:ind w:left="720"/>
        <w:jc w:val="both"/>
        <w:rPr>
          <w:ins w:id="1108" w:author="Hargrove, Wynn &amp; Calloway LLP" w:date="2025-01-11T12:00:00Z"/>
        </w:rPr>
      </w:pPr>
      <w:commentRangeStart w:id="20"/>
      <w:ins w:id="1109" w:author="Hargrove, Wynn &amp; Calloway LLP" w:date="2025-01-11T12:00:00Z">
        <w:r>
          <w:rPr>
            <w:rFonts w:ascii="Times New Roman" w:hAnsi="Times New Roman"/>
            <w:color w:val="000000"/>
            <w:sz w:val="22"/>
          </w:rPr>
          <w:t xml:space="preserve">(b) </w:t>
        </w:r>
        <w:r>
          <w:rPr>
            <w:rFonts w:ascii="Times New Roman" w:hAnsi="Times New Roman"/>
            <w:b/>
            <w:color w:val="000000"/>
            <w:sz w:val="22"/>
          </w:rPr>
          <w:t xml:space="preserve">Expedited Arbitrator.</w:t>
        </w:r>
        <w:r>
          <w:rPr>
            <w:rFonts w:ascii="Times New Roman" w:hAnsi="Times New Roman"/>
            <w:color w:val="000000"/>
            <w:sz w:val="22"/>
          </w:rPr>
          <w:t xml:space="preserve"> Each Expedited Dispute shall be heard and determined by a sole arbitrator (the "</w:t>
        </w:r>
        <w:r>
          <w:rPr>
            <w:rFonts w:ascii="Times New Roman" w:hAnsi="Times New Roman"/>
            <w:b/>
            <w:color w:val="000000"/>
            <w:sz w:val="22"/>
          </w:rPr>
          <w:t xml:space="preserve">Expedited Arbitrator</w:t>
        </w:r>
        <w:r>
          <w:rPr>
            <w:rFonts w:ascii="Times New Roman" w:hAnsi="Times New Roman"/>
            <w:color w:val="000000"/>
            <w:sz w:val="22"/>
          </w:rPr>
          <w:t xml:space="preserve">") satisfying the qualifications set forth in Section 4.3. The Parties shall endeavor to agree upon the Expedited Arbitrator within five (5) Business Days following the filing of the demand for arbitration, failing which the AAA shall appoint the Expedited Arbitrator, such that the Expedited Arbitrator is appointed no later than ten (10) Business Days following the filing of the demand for arbitration.</w:t>
        </w:r>
      </w:ins>
      <w:commentRangeEnd w:id="20"/>
      <w:r>
        <w:rPr>
          <w:rStyle w:val="CommentReference"/>
        </w:rPr>
        <w:commentReference w:id="20"/>
      </w:r>
    </w:p>
    <w:p>
      <w:pPr>
        <w:spacing w:line="276" w:lineRule="auto" w:before="0" w:after="120"/>
        <w:ind w:left="720"/>
        <w:jc w:val="both"/>
        <w:rPr>
          <w:ins w:id="1110" w:author="Hargrove, Wynn &amp; Calloway LLP" w:date="2025-01-11T12:00:00Z"/>
        </w:rPr>
      </w:pPr>
      <w:ins w:id="1111" w:author="Hargrove, Wynn &amp; Calloway LLP" w:date="2025-01-11T12:00:00Z">
        <w:r>
          <w:rPr>
            <w:rFonts w:ascii="Times New Roman" w:hAnsi="Times New Roman"/>
            <w:color w:val="000000"/>
            <w:sz w:val="22"/>
          </w:rPr>
          <w:t xml:space="preserve">(c) </w:t>
        </w:r>
        <w:r>
          <w:rPr>
            <w:rFonts w:ascii="Times New Roman" w:hAnsi="Times New Roman"/>
            <w:b/>
            <w:color w:val="000000"/>
            <w:sz w:val="22"/>
          </w:rPr>
          <w:t xml:space="preserve">Timetable.</w:t>
        </w:r>
        <w:r>
          <w:rPr>
            <w:rFonts w:ascii="Times New Roman" w:hAnsi="Times New Roman"/>
            <w:color w:val="000000"/>
            <w:sz w:val="22"/>
          </w:rPr>
          <w:t xml:space="preserve"> The Respondent shall submit its answer and any counterclaim within five (5) Business Days following the appointment of the Expedited Arbitrator. The hearing shall be conducted within thirty (30) days following the appointment of the Expedited Arbitrator, and the Expedited Arbitrator shall schedule the hearing so as to permit the final Award to be rendered within the period set forth in clause (e).</w:t>
        </w:r>
      </w:ins>
    </w:p>
    <w:p>
      <w:pPr>
        <w:spacing w:line="276" w:lineRule="auto" w:before="0" w:after="120"/>
        <w:ind w:left="720"/>
        <w:jc w:val="both"/>
        <w:rPr>
          <w:ins w:id="1112" w:author="Hargrove, Wynn &amp; Calloway LLP" w:date="2025-01-11T12:00:00Z"/>
        </w:rPr>
      </w:pPr>
      <w:ins w:id="1113" w:author="Hargrove, Wynn &amp; Calloway LLP" w:date="2025-01-11T12:00:00Z">
        <w:r>
          <w:rPr>
            <w:rFonts w:ascii="Times New Roman" w:hAnsi="Times New Roman"/>
            <w:color w:val="000000"/>
            <w:sz w:val="22"/>
          </w:rPr>
          <w:t xml:space="preserve">(d) </w:t>
        </w:r>
        <w:r>
          <w:rPr>
            <w:rFonts w:ascii="Times New Roman" w:hAnsi="Times New Roman"/>
            <w:b/>
            <w:color w:val="000000"/>
            <w:sz w:val="22"/>
          </w:rPr>
          <w:t xml:space="preserve">Limited Discovery.</w:t>
        </w:r>
        <w:r>
          <w:rPr>
            <w:rFonts w:ascii="Times New Roman" w:hAnsi="Times New Roman"/>
            <w:color w:val="000000"/>
            <w:sz w:val="22"/>
          </w:rPr>
          <w:t xml:space="preserve"> Discovery in an Expedited Dispute shall be limited to the production of documents, and no depositions shall be permitted. Each side may serve a maximum of five (5) document requests (including subparts).</w:t>
        </w:r>
      </w:ins>
    </w:p>
    <w:p>
      <w:pPr>
        <w:spacing w:line="276" w:lineRule="auto" w:before="0" w:after="120"/>
        <w:ind w:left="720"/>
        <w:jc w:val="both"/>
        <w:rPr>
          <w:ins w:id="1114" w:author="Hargrove, Wynn &amp; Calloway LLP" w:date="2025-01-11T12:00:00Z"/>
        </w:rPr>
      </w:pPr>
      <w:commentRangeStart w:id="21"/>
      <w:ins w:id="1115" w:author="Hargrove, Wynn &amp; Calloway LLP" w:date="2025-01-11T12:00:00Z">
        <w:r>
          <w:rPr>
            <w:rFonts w:ascii="Times New Roman" w:hAnsi="Times New Roman"/>
            <w:color w:val="000000"/>
            <w:sz w:val="22"/>
          </w:rPr>
          <w:t xml:space="preserve">(e) </w:t>
        </w:r>
        <w:r>
          <w:rPr>
            <w:rFonts w:ascii="Times New Roman" w:hAnsi="Times New Roman"/>
            <w:b/>
            <w:color w:val="000000"/>
            <w:sz w:val="22"/>
          </w:rPr>
          <w:t xml:space="preserve">Award.</w:t>
        </w:r>
        <w:r>
          <w:rPr>
            <w:rFonts w:ascii="Times New Roman" w:hAnsi="Times New Roman"/>
            <w:color w:val="000000"/>
            <w:sz w:val="22"/>
          </w:rPr>
          <w:t xml:space="preserve"> The Expedited Arbitrator shall render a final Award, in writing and including the findings of fact and conclusions of law required by Section 8.1, within forty-five (45) days following the filing of the demand for arbitration. The time limits in this Section 5.5 may be extended only by written agreement of the Parties. The failure of the Expedited Arbitrator to meet any time limit shall not affect the validity of the Award or the jurisdiction of the Expedited Arbitrator. [An Award in an Expedited Dispute shall be final and binding upon issuance and shall not be subject to appellate arbitration under Section 8.5.] [An Award in an Expedited Dispute shall be subject to Section 8.5, provided that any appeal shall not stay the effectiveness or enforcement of the Award pending decision of the appellate panel.]</w:t>
        </w:r>
      </w:ins>
      <w:commentRangeEnd w:id="21"/>
      <w:r>
        <w:rPr>
          <w:rStyle w:val="CommentReference"/>
        </w:rPr>
        <w:commentReference w:id="21"/>
      </w:r>
    </w:p>
    <w:p>
      <w:pPr>
        <w:keepNext/>
        <w:spacing w:line="276" w:lineRule="auto" w:before="360" w:after="120"/>
        <w:jc w:val="left"/>
      </w:pPr>
      <w:r>
        <w:rPr>
          <w:rFonts w:ascii="Times New Roman" w:hAnsi="Times New Roman"/>
          <w:b/>
          <w:color w:val="000000"/>
          <w:sz w:val="22"/>
          <w:u w:val="single"/>
        </w:rPr>
        <w:t>ARTICLE VI — INTERIM AND EMERGENCY RELIEF</w:t>
      </w:r>
    </w:p>
    <w:p>
      <w:pPr>
        <w:spacing w:line="276" w:lineRule="auto" w:before="0" w:after="120"/>
        <w:jc w:val="both"/>
      </w:pPr>
      <w:commentRangeStart w:id="22"/>
      <w:r>
        <w:rPr>
          <w:rFonts w:ascii="Times New Roman" w:hAnsi="Times New Roman"/>
          <w:b/>
          <w:color w:val="000000"/>
          <w:sz w:val="22"/>
        </w:rPr>
        <w:t xml:space="preserve">Section 6.1 — </w:t>
      </w:r>
      <w:del w:id="1116" w:author="Hargrove, Wynn &amp; Calloway LLP" w:date="2025-01-11T12:00:00Z">
        <w:r>
          <w:rPr>
            <w:rFonts w:ascii="Times New Roman" w:hAnsi="Times New Roman"/>
            <w:b/>
            <w:color w:val="000000"/>
            <w:sz w:val="22"/>
          </w:rPr>
          <w:delText xml:space="preserve">Waiver of Court Relief.</w:delText>
        </w:r>
        <w:r>
          <w:rPr>
            <w:rFonts w:ascii="Times New Roman" w:hAnsi="Times New Roman"/>
            <w:color w:val="000000"/>
            <w:sz w:val="22"/>
          </w:rPr>
          <w:delText xml:space="preserve"> The Parties hereby expressly waive any</w:delText>
        </w:r>
      </w:del>
      <w:ins w:id="1117" w:author="Hargrove, Wynn &amp; Calloway LLP" w:date="2025-01-11T12:00:00Z">
        <w:r>
          <w:rPr>
            <w:rFonts w:ascii="Times New Roman" w:hAnsi="Times New Roman"/>
            <w:b/>
            <w:color w:val="000000"/>
            <w:sz w:val="22"/>
          </w:rPr>
          <w:t xml:space="preserve">Court-Ordered Interim Relief.</w:t>
        </w:r>
        <w:r>
          <w:rPr>
            <w:rFonts w:ascii="Times New Roman" w:hAnsi="Times New Roman"/>
            <w:color w:val="000000"/>
            <w:sz w:val="22"/>
          </w:rPr>
          <w:t xml:space="preserve"> Notwithstanding Sections 2.1 and 2.2 or any other provision of this Agreement, each Party shall have the</w:t>
        </w:r>
      </w:ins>
      <w:r>
        <w:rPr>
          <w:rFonts w:ascii="Times New Roman" w:hAnsi="Times New Roman"/>
          <w:color w:val="000000"/>
          <w:sz w:val="22"/>
        </w:rPr>
        <w:t xml:space="preserve"> right to seek provisional</w:t>
      </w:r>
      <w:ins w:id="1118" w:author="Hargrove, Wynn &amp; Calloway LLP" w:date="2025-01-11T12:00:00Z">
        <w:r>
          <w:rPr>
            <w:rFonts w:ascii="Times New Roman" w:hAnsi="Times New Roman"/>
            <w:color w:val="000000"/>
            <w:sz w:val="22"/>
          </w:rPr>
          <w:t xml:space="preserve">, interim,</w:t>
        </w:r>
      </w:ins>
      <w:r>
        <w:rPr>
          <w:rFonts w:ascii="Times New Roman" w:hAnsi="Times New Roman"/>
          <w:color w:val="000000"/>
          <w:sz w:val="22"/>
        </w:rPr>
        <w:t xml:space="preserve"> or </w:t>
      </w:r>
      <w:del w:id="1119" w:author="Hargrove, Wynn &amp; Calloway LLP" w:date="2025-01-11T12:00:00Z">
        <w:r>
          <w:rPr>
            <w:rFonts w:ascii="Times New Roman" w:hAnsi="Times New Roman"/>
            <w:color w:val="000000"/>
            <w:sz w:val="22"/>
          </w:rPr>
          <w:delText xml:space="preserve">interim</w:delText>
        </w:r>
      </w:del>
      <w:ins w:id="1120" w:author="Hargrove, Wynn &amp; Calloway LLP" w:date="2025-01-11T12:00:00Z">
        <w:r>
          <w:rPr>
            <w:rFonts w:ascii="Times New Roman" w:hAnsi="Times New Roman"/>
            <w:color w:val="000000"/>
            <w:sz w:val="22"/>
          </w:rPr>
          <w:t xml:space="preserve">injunctive</w:t>
        </w:r>
      </w:ins>
      <w:r>
        <w:rPr>
          <w:rFonts w:ascii="Times New Roman" w:hAnsi="Times New Roman"/>
          <w:color w:val="000000"/>
          <w:sz w:val="22"/>
        </w:rPr>
        <w:t xml:space="preserve"> measures, including </w:t>
      </w:r>
      <w:del w:id="1121" w:author="Hargrove, Wynn &amp; Calloway LLP" w:date="2025-01-11T12:00:00Z">
        <w:r>
          <w:rPr>
            <w:rFonts w:ascii="Times New Roman" w:hAnsi="Times New Roman"/>
            <w:color w:val="000000"/>
            <w:sz w:val="22"/>
          </w:rPr>
          <w:delText xml:space="preserve">but not limited to </w:delText>
        </w:r>
      </w:del>
      <w:r>
        <w:rPr>
          <w:rFonts w:ascii="Times New Roman" w:hAnsi="Times New Roman"/>
          <w:color w:val="000000"/>
          <w:sz w:val="22"/>
        </w:rPr>
        <w:t xml:space="preserve">temporary restraining orders, preliminary injunctions, attachments, </w:t>
      </w:r>
      <w:ins w:id="1122" w:author="Hargrove, Wynn &amp; Calloway LLP" w:date="2025-01-11T12:00:00Z">
        <w:r>
          <w:rPr>
            <w:rFonts w:ascii="Times New Roman" w:hAnsi="Times New Roman"/>
            <w:color w:val="000000"/>
            <w:sz w:val="22"/>
          </w:rPr>
          <w:t xml:space="preserve">asset-freezing orders, </w:t>
        </w:r>
      </w:ins>
      <w:r>
        <w:rPr>
          <w:rFonts w:ascii="Times New Roman" w:hAnsi="Times New Roman"/>
          <w:color w:val="000000"/>
          <w:sz w:val="22"/>
        </w:rPr>
        <w:t xml:space="preserve">or any other form of interim or conservatory relief, from any court of competent jurisdiction </w:t>
      </w:r>
      <w:del w:id="1123" w:author="Hargrove, Wynn &amp; Calloway LLP" w:date="2025-01-11T12:00:00Z">
        <w:r>
          <w:rPr>
            <w:rFonts w:ascii="Times New Roman" w:hAnsi="Times New Roman"/>
            <w:color w:val="000000"/>
            <w:sz w:val="22"/>
          </w:rPr>
          <w:delText xml:space="preserve">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1124" w:author="Hargrove, Wynn &amp; Calloway LLP" w:date="2025-01-11T12:00:00Z">
        <w:r>
          <w:rPr>
            <w:rFonts w:ascii="Times New Roman" w:hAnsi="Times New Roman"/>
            <w:color w:val="000000"/>
            <w:sz w:val="22"/>
          </w:rPr>
          <w:t xml:space="preserve">at any time before, during, or after the arbitration, in connection with any Dispute. This right constitutes an express carve-out from the agreement to arbitrate set forth in this Agreement. The seeking or obtaining of any such relief shall not constitute a waiver of the right to arbitrate, shall not be deemed inconsistent with the agreement to arbitrate, and shall not be deemed a submission to the jurisdiction of such court for any purpose other than the relief sought. The merits of any Dispute shall remain subject to arbitration in accordance with this Agreement</w:t>
        </w:r>
      </w:ins>
      <w:r>
        <w:rPr>
          <w:rFonts w:ascii="Times New Roman" w:hAnsi="Times New Roman"/>
          <w:color w:val="000000"/>
          <w:sz w:val="22"/>
        </w:rPr>
        <w:t xml:space="preserve">.</w:t>
      </w:r>
      <w:commentRangeEnd w:id="22"/>
      <w:r>
        <w:rPr>
          <w:rStyle w:val="CommentReference"/>
        </w:rPr>
        <w:commentReference w:id="22"/>
      </w:r>
    </w:p>
    <w:p>
      <w:pPr>
        <w:spacing w:line="276" w:lineRule="auto" w:before="0" w:after="120"/>
        <w:jc w:val="both"/>
        <w:rPr>
          <w:ins w:id="1125" w:author="Hargrove, Wynn &amp; Calloway LLP" w:date="2025-01-11T12:00:00Z"/>
        </w:rPr>
      </w:pPr>
      <w:commentRangeStart w:id="23"/>
      <w:ins w:id="1126" w:author="Hargrove, Wynn &amp; Calloway LLP" w:date="2025-01-11T12:00:00Z">
        <w:r>
          <w:rPr>
            <w:rFonts w:ascii="Times New Roman" w:hAnsi="Times New Roman"/>
            <w:b/>
            <w:color w:val="000000"/>
            <w:sz w:val="22"/>
          </w:rPr>
          <w:t xml:space="preserve">Section 6.2 — Emergency Arbitrator.</w:t>
        </w:r>
        <w:r>
          <w:rPr>
            <w:rFonts w:ascii="Times New Roman" w:hAnsi="Times New Roman"/>
            <w:color w:val="000000"/>
            <w:sz w:val="22"/>
          </w:rPr>
          <w:t xml:space="preserve"> The Parties expressly agree that the emergency measures of protection procedures of the AAA (including the AAA Optional Rules for Emergency Measures of Protection, or any successor emergency relief provisions of the AAA Rules) shall apply to any Proceedings, and that any Party may apply to an emergency arbitrator for emergency interim relief prior to the constitution of the Arbitral Tribunal. Any emergency arbitrator shall, to the extent reasonably practicable consistent with the urgency of the application, satisfy the qualifications set forth in Section 4.3. The Parties shall comply with any order or award of an emergency arbitrator, which may be enforced by any court of competent jurisdiction, and which the Arbitral Tribunal, once constituted, may confirm, modify, or vacate. The availability of emergency arbitrator relief shall not limit or condition the rights of any Party under Section 6.1.</w:t>
        </w:r>
      </w:ins>
      <w:commentRangeEnd w:id="23"/>
      <w:r>
        <w:rPr>
          <w:rStyle w:val="CommentReference"/>
        </w:rPr>
        <w:commentReference w:id="23"/>
      </w:r>
    </w:p>
    <w:p>
      <w:pPr>
        <w:spacing w:line="276" w:lineRule="auto" w:before="0" w:after="120"/>
        <w:jc w:val="both"/>
        <w:rPr>
          <w:ins w:id="1127" w:author="Hargrove, Wynn &amp; Calloway LLP" w:date="2025-01-11T12:00:00Z"/>
        </w:rPr>
      </w:pPr>
      <w:ins w:id="1128" w:author="Hargrove, Wynn &amp; Calloway LLP" w:date="2025-01-11T12:00:00Z">
        <w:r>
          <w:rPr>
            <w:rFonts w:ascii="Times New Roman" w:hAnsi="Times New Roman"/>
            <w:b/>
            <w:color w:val="000000"/>
            <w:sz w:val="22"/>
          </w:rPr>
          <w:t xml:space="preserve">Section 6.3 — Interim Measures by the Arbitral Tribunal.</w:t>
        </w:r>
        <w:r>
          <w:rPr>
            <w:rFonts w:ascii="Times New Roman" w:hAnsi="Times New Roman"/>
            <w:color w:val="000000"/>
            <w:sz w:val="22"/>
          </w:rPr>
          <w:t xml:space="preserve"> Once constituted, the Arbitral Tribunal shall have the authority to grant any interim or conservatory measures it deems necessary, including injunctive relief and measures for the preservation of assets, the conservation of goods, or the preservation of evidence. Any such measures may be enforced by any court of competent jurisdiction.</w:t>
        </w:r>
      </w:ins>
    </w:p>
    <w:p>
      <w:r>
        <w:br w:type="page"/>
      </w:r>
    </w:p>
    <w:p>
      <w:pPr>
        <w:keepNext/>
        <w:spacing w:line="276" w:lineRule="auto" w:before="360" w:after="120"/>
        <w:jc w:val="left"/>
      </w:pPr>
      <w:r>
        <w:rPr>
          <w:rFonts w:ascii="Times New Roman" w:hAnsi="Times New Roman"/>
          <w:b/>
          <w:color w:val="000000"/>
          <w:sz w:val="22"/>
          <w:u w:val="single"/>
        </w:rPr>
        <w:t>ARTICLE VII — CONSOLIDATION AND JOINDER</w:t>
      </w:r>
    </w:p>
    <w:p>
      <w:pPr>
        <w:spacing w:line="276" w:lineRule="auto" w:before="0" w:after="120"/>
        <w:jc w:val="both"/>
      </w:pPr>
      <w:commentRangeStart w:id="24"/>
      <w:r>
        <w:rPr>
          <w:rFonts w:ascii="Times New Roman" w:hAnsi="Times New Roman"/>
          <w:b/>
          <w:color w:val="000000"/>
          <w:sz w:val="22"/>
        </w:rPr>
        <w:t xml:space="preserve">Section 7.1 — Consolidation.</w:t>
      </w:r>
      <w:r>
        <w:rPr>
          <w:rFonts w:ascii="Times New Roman" w:hAnsi="Times New Roman"/>
          <w:color w:val="000000"/>
          <w:sz w:val="22"/>
        </w:rPr>
        <w:t xml:space="preserve"> </w:t>
      </w:r>
      <w:del w:id="1129" w:author="Hargrove, Wynn &amp; Calloway LLP" w:date="2025-01-11T12:00:00Z">
        <w:r>
          <w:rPr>
            <w:rFonts w:ascii="Times New Roman" w:hAnsi="Times New Roman"/>
            <w:color w:val="000000"/>
            <w:sz w:val="22"/>
          </w:rPr>
          <w:delText xml:space="preserve">The Tribunal may, at the request of either Party, consolidate this arbitration</w:delText>
        </w:r>
      </w:del>
      <w:ins w:id="1130" w:author="Hargrove, Wynn &amp; Calloway LLP" w:date="2025-01-11T12:00:00Z">
        <w:r>
          <w:rPr>
            <w:rFonts w:ascii="Times New Roman" w:hAnsi="Times New Roman"/>
            <w:color w:val="000000"/>
            <w:sz w:val="22"/>
          </w:rPr>
          <w:t xml:space="preserve">No arbitration under this Agreement shall be consolidated</w:t>
        </w:r>
      </w:ins>
      <w:r>
        <w:rPr>
          <w:rFonts w:ascii="Times New Roman" w:hAnsi="Times New Roman"/>
          <w:color w:val="000000"/>
          <w:sz w:val="22"/>
        </w:rPr>
        <w:t xml:space="preserve"> with any other arbitration </w:t>
      </w:r>
      <w:ins w:id="1131" w:author="Hargrove, Wynn &amp; Calloway LLP" w:date="2025-01-11T12:00:00Z">
        <w:r>
          <w:rPr>
            <w:rFonts w:ascii="Times New Roman" w:hAnsi="Times New Roman"/>
            <w:color w:val="000000"/>
            <w:sz w:val="22"/>
          </w:rPr>
          <w:t xml:space="preserve">or proceeding, whether </w:t>
        </w:r>
      </w:ins>
      <w:r>
        <w:rPr>
          <w:rFonts w:ascii="Times New Roman" w:hAnsi="Times New Roman"/>
          <w:color w:val="000000"/>
          <w:sz w:val="22"/>
        </w:rPr>
        <w:t xml:space="preserve">arising out of or in connection with the Co-Investment Agreement</w:t>
      </w:r>
      <w:del w:id="1132" w:author="Hargrove, Wynn &amp; Calloway LLP" w:date="2025-01-11T12:00:00Z">
        <w:r>
          <w:rPr>
            <w:rFonts w:ascii="Times New Roman" w:hAnsi="Times New Roman"/>
            <w:color w:val="000000"/>
            <w:sz w:val="22"/>
          </w:rPr>
          <w:delText xml:space="preserve"> or any other agreement between the Parties or involving a party to this Agreement, provided that the Tribunal determines that common questions of fact or law exist. The Tribunal shall have sole discretion to determine whether consolidation is appropriate and shall consider</w:delText>
        </w:r>
      </w:del>
      <w:ins w:id="1133" w:author="Hargrove, Wynn &amp; Calloway LLP" w:date="2025-01-11T12:00:00Z">
        <w:r>
          <w:rPr>
            <w:rFonts w:ascii="Times New Roman" w:hAnsi="Times New Roman"/>
            <w:color w:val="000000"/>
            <w:sz w:val="22"/>
          </w:rPr>
          <w:t xml:space="preserve">, any Ancillary Agreement, or any other agreement, without the prior written consent of all parties to all of the proceedings proposed to be consolidated. Neither the Arbitral Tribunal nor the AAA shall have authority to order consolidation absent such consent, and no Party may compel consolidation over</w:t>
        </w:r>
      </w:ins>
      <w:r>
        <w:rPr>
          <w:rFonts w:ascii="Times New Roman" w:hAnsi="Times New Roman"/>
          <w:color w:val="000000"/>
          <w:sz w:val="22"/>
        </w:rPr>
        <w:t xml:space="preserve"> the </w:t>
      </w:r>
      <w:del w:id="1134" w:author="Hargrove, Wynn &amp; Calloway LLP" w:date="2025-01-11T12:00:00Z">
        <w:r>
          <w:rPr>
            <w:rFonts w:ascii="Times New Roman" w:hAnsi="Times New Roman"/>
            <w:color w:val="000000"/>
            <w:sz w:val="22"/>
          </w:rPr>
          <w:delText xml:space="preserve">stage</w:delText>
        </w:r>
      </w:del>
      <w:ins w:id="1135" w:author="Hargrove, Wynn &amp; Calloway LLP" w:date="2025-01-11T12:00:00Z">
        <w:r>
          <w:rPr>
            <w:rFonts w:ascii="Times New Roman" w:hAnsi="Times New Roman"/>
            <w:color w:val="000000"/>
            <w:sz w:val="22"/>
          </w:rPr>
          <w:t xml:space="preserve">objection</w:t>
        </w:r>
      </w:ins>
      <w:r>
        <w:rPr>
          <w:rFonts w:ascii="Times New Roman" w:hAnsi="Times New Roman"/>
          <w:color w:val="000000"/>
          <w:sz w:val="22"/>
        </w:rPr>
        <w:t xml:space="preserve"> of </w:t>
      </w:r>
      <w:del w:id="1136" w:author="Hargrove, Wynn &amp; Calloway LLP" w:date="2025-01-11T12:00:00Z">
        <w:r>
          <w:rPr>
            <w:rFonts w:ascii="Times New Roman" w:hAnsi="Times New Roman"/>
            <w:color w:val="000000"/>
            <w:sz w:val="22"/>
          </w:rPr>
          <w:delText xml:space="preserve">the existing proceedings, the efficiency of consolidation, and any prejudice</w:delText>
        </w:r>
      </w:del>
      <w:ins w:id="1137" w:author="Hargrove, Wynn &amp; Calloway LLP" w:date="2025-01-11T12:00:00Z">
        <w:r>
          <w:rPr>
            <w:rFonts w:ascii="Times New Roman" w:hAnsi="Times New Roman"/>
            <w:color w:val="000000"/>
            <w:sz w:val="22"/>
          </w:rPr>
          <w:t xml:space="preserve">any other party, notwithstanding any provision of the AAA Rules</w:t>
        </w:r>
      </w:ins>
      <w:r>
        <w:rPr>
          <w:rFonts w:ascii="Times New Roman" w:hAnsi="Times New Roman"/>
          <w:color w:val="000000"/>
          <w:sz w:val="22"/>
        </w:rPr>
        <w:t xml:space="preserve"> to the </w:t>
      </w:r>
      <w:del w:id="1138" w:author="Hargrove, Wynn &amp; Calloway LLP" w:date="2025-01-11T12:00:00Z">
        <w:r>
          <w:rPr>
            <w:rFonts w:ascii="Times New Roman" w:hAnsi="Times New Roman"/>
            <w:color w:val="000000"/>
            <w:sz w:val="22"/>
          </w:rPr>
          <w:delText xml:space="preserve">Parties</w:delText>
        </w:r>
      </w:del>
      <w:ins w:id="1139" w:author="Hargrove, Wynn &amp; Calloway LLP" w:date="2025-01-11T12:00:00Z">
        <w:r>
          <w:rPr>
            <w:rFonts w:ascii="Times New Roman" w:hAnsi="Times New Roman"/>
            <w:color w:val="000000"/>
            <w:sz w:val="22"/>
          </w:rPr>
          <w:t xml:space="preserve">contrary</w:t>
        </w:r>
      </w:ins>
      <w:r>
        <w:rPr>
          <w:rFonts w:ascii="Times New Roman" w:hAnsi="Times New Roman"/>
          <w:color w:val="000000"/>
          <w:sz w:val="22"/>
        </w:rPr>
        <w:t xml:space="preserve">.</w:t>
      </w:r>
      <w:commentRangeEnd w:id="24"/>
      <w:r>
        <w:rPr>
          <w:rStyle w:val="CommentReference"/>
        </w:rPr>
        <w:commentReference w:id="24"/>
      </w:r>
    </w:p>
    <w:p>
      <w:pPr>
        <w:spacing w:line="276" w:lineRule="auto" w:before="0" w:after="120"/>
        <w:jc w:val="both"/>
      </w:pPr>
      <w:commentRangeStart w:id="25"/>
      <w:r>
        <w:rPr>
          <w:rFonts w:ascii="Times New Roman" w:hAnsi="Times New Roman"/>
          <w:b/>
          <w:color w:val="000000"/>
          <w:sz w:val="22"/>
        </w:rPr>
        <w:t xml:space="preserve">Section 7.2 — Joinder of Third Parties.</w:t>
      </w:r>
      <w:r>
        <w:rPr>
          <w:rFonts w:ascii="Times New Roman" w:hAnsi="Times New Roman"/>
          <w:color w:val="000000"/>
          <w:sz w:val="22"/>
        </w:rPr>
        <w:t xml:space="preserve"> </w:t>
      </w:r>
      <w:del w:id="1140" w:author="Hargrove, Wynn &amp; Calloway LLP" w:date="2025-01-11T12:00:00Z">
        <w:r>
          <w:rPr>
            <w:rFonts w:ascii="Times New Roman" w:hAnsi="Times New Roman"/>
            <w:color w:val="000000"/>
            <w:sz w:val="22"/>
          </w:rPr>
          <w:delText xml:space="preserve">Third parties</w:delText>
        </w:r>
      </w:del>
      <w:ins w:id="1141" w:author="Hargrove, Wynn &amp; Calloway LLP" w:date="2025-01-11T12:00:00Z">
        <w:r>
          <w:rPr>
            <w:rFonts w:ascii="Times New Roman" w:hAnsi="Times New Roman"/>
            <w:color w:val="000000"/>
            <w:sz w:val="22"/>
          </w:rPr>
          <w:t xml:space="preserve">No third party</w:t>
        </w:r>
      </w:ins>
      <w:r>
        <w:rPr>
          <w:rFonts w:ascii="Times New Roman" w:hAnsi="Times New Roman"/>
          <w:color w:val="000000"/>
          <w:sz w:val="22"/>
        </w:rPr>
        <w:t xml:space="preserve"> may be joined to </w:t>
      </w:r>
      <w:del w:id="1142" w:author="Hargrove, Wynn &amp; Calloway LLP" w:date="2025-01-11T12:00:00Z">
        <w:r>
          <w:rPr>
            <w:rFonts w:ascii="Times New Roman" w:hAnsi="Times New Roman"/>
            <w:color w:val="000000"/>
            <w:sz w:val="22"/>
          </w:rPr>
          <w:delText xml:space="preserve">the</w:delText>
        </w:r>
      </w:del>
      <w:ins w:id="1143" w:author="Hargrove, Wynn &amp; Calloway LLP" w:date="2025-01-11T12:00:00Z">
        <w:r>
          <w:rPr>
            <w:rFonts w:ascii="Times New Roman" w:hAnsi="Times New Roman"/>
            <w:color w:val="000000"/>
            <w:sz w:val="22"/>
          </w:rPr>
          <w:t xml:space="preserve">any</w:t>
        </w:r>
      </w:ins>
      <w:r>
        <w:rPr>
          <w:rFonts w:ascii="Times New Roman" w:hAnsi="Times New Roman"/>
          <w:color w:val="000000"/>
          <w:sz w:val="22"/>
        </w:rPr>
        <w:t xml:space="preserve"> arbitration </w:t>
      </w:r>
      <w:del w:id="1144" w:author="Hargrove, Wynn &amp; Calloway LLP" w:date="2025-01-11T12:00:00Z">
        <w:r>
          <w:rPr>
            <w:rFonts w:ascii="Times New Roman" w:hAnsi="Times New Roman"/>
            <w:color w:val="000000"/>
            <w:sz w:val="22"/>
          </w:rPr>
          <w:delText xml:space="preserve">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w:delText>
        </w:r>
      </w:del>
      <w:ins w:id="1145" w:author="Hargrove, Wynn &amp; Calloway LLP" w:date="2025-01-11T12:00:00Z">
        <w:r>
          <w:rPr>
            <w:rFonts w:ascii="Times New Roman" w:hAnsi="Times New Roman"/>
            <w:color w:val="000000"/>
            <w:sz w:val="22"/>
          </w:rPr>
          <w:t xml:space="preserve">under this Agreement unless (a) all existing parties to the arbitration consent in writing to such joinder and (b) the third party to be joined consents in writing to such joinder. As a condition to any joinder, the joined party shall agree in writing to be bound by this Agreement (including Sections 2.3 and 5.4) and by all procedural orders previously issued by the Arbitral Tribunal. Neither the Arbitral Tribunal nor the AAA</w:t>
        </w:r>
      </w:ins>
      <w:r>
        <w:rPr>
          <w:rFonts w:ascii="Times New Roman" w:hAnsi="Times New Roman"/>
          <w:color w:val="000000"/>
          <w:sz w:val="22"/>
        </w:rPr>
        <w:t xml:space="preserve"> shall have </w:t>
      </w:r>
      <w:del w:id="1146" w:author="Hargrove, Wynn &amp; Calloway LLP" w:date="2025-01-11T12:00:00Z">
        <w:r>
          <w:rPr>
            <w:rFonts w:ascii="Times New Roman" w:hAnsi="Times New Roman"/>
            <w:color w:val="000000"/>
            <w:sz w:val="22"/>
          </w:rPr>
          <w:delText xml:space="preserve">full </w:delText>
        </w:r>
      </w:del>
      <w:r>
        <w:rPr>
          <w:rFonts w:ascii="Times New Roman" w:hAnsi="Times New Roman"/>
          <w:color w:val="000000"/>
          <w:sz w:val="22"/>
        </w:rPr>
        <w:t xml:space="preserve">authority to </w:t>
      </w:r>
      <w:del w:id="1147" w:author="Hargrove, Wynn &amp; Calloway LLP" w:date="2025-01-11T12:00:00Z">
        <w:r>
          <w:rPr>
            <w:rFonts w:ascii="Times New Roman" w:hAnsi="Times New Roman"/>
            <w:color w:val="000000"/>
            <w:sz w:val="22"/>
          </w:rPr>
          <w:delText xml:space="preserve">establish the terms and conditions of any</w:delText>
        </w:r>
      </w:del>
      <w:ins w:id="1148" w:author="Hargrove, Wynn &amp; Calloway LLP" w:date="2025-01-11T12:00:00Z">
        <w:r>
          <w:rPr>
            <w:rFonts w:ascii="Times New Roman" w:hAnsi="Times New Roman"/>
            <w:color w:val="000000"/>
            <w:sz w:val="22"/>
          </w:rPr>
          <w:t xml:space="preserve">order joinder absent</w:t>
        </w:r>
      </w:ins>
      <w:r>
        <w:rPr>
          <w:rFonts w:ascii="Times New Roman" w:hAnsi="Times New Roman"/>
          <w:color w:val="000000"/>
          <w:sz w:val="22"/>
        </w:rPr>
        <w:t xml:space="preserve"> such </w:t>
      </w:r>
      <w:del w:id="1149" w:author="Hargrove, Wynn &amp; Calloway LLP" w:date="2025-01-11T12:00:00Z">
        <w:r>
          <w:rPr>
            <w:rFonts w:ascii="Times New Roman" w:hAnsi="Times New Roman"/>
            <w:color w:val="000000"/>
            <w:sz w:val="22"/>
          </w:rPr>
          <w:delText xml:space="preserve">joinder</w:delText>
        </w:r>
      </w:del>
      <w:ins w:id="1150" w:author="Hargrove, Wynn &amp; Calloway LLP" w:date="2025-01-11T12:00:00Z">
        <w:r>
          <w:rPr>
            <w:rFonts w:ascii="Times New Roman" w:hAnsi="Times New Roman"/>
            <w:color w:val="000000"/>
            <w:sz w:val="22"/>
          </w:rPr>
          <w:t xml:space="preserve">consents</w:t>
        </w:r>
      </w:ins>
      <w:r>
        <w:rPr>
          <w:rFonts w:ascii="Times New Roman" w:hAnsi="Times New Roman"/>
          <w:color w:val="000000"/>
          <w:sz w:val="22"/>
        </w:rPr>
        <w:t xml:space="preserve">, </w:t>
      </w:r>
      <w:del w:id="1151" w:author="Hargrove, Wynn &amp; Calloway LLP" w:date="2025-01-11T12:00:00Z">
        <w:r>
          <w:rPr>
            <w:rFonts w:ascii="Times New Roman" w:hAnsi="Times New Roman"/>
            <w:color w:val="000000"/>
            <w:sz w:val="22"/>
          </w:rPr>
          <w:delText xml:space="preserve">including with respect to the allocation of costs associated therewith</w:delText>
        </w:r>
      </w:del>
      <w:ins w:id="1152" w:author="Hargrove, Wynn &amp; Calloway LLP" w:date="2025-01-11T12:00:00Z">
        <w:r>
          <w:rPr>
            <w:rFonts w:ascii="Times New Roman" w:hAnsi="Times New Roman"/>
            <w:color w:val="000000"/>
            <w:sz w:val="22"/>
          </w:rPr>
          <w:t xml:space="preserve">notwithstanding any provision of the AAA Rules to the contrary</w:t>
        </w:r>
      </w:ins>
      <w:r>
        <w:rPr>
          <w:rFonts w:ascii="Times New Roman" w:hAnsi="Times New Roman"/>
          <w:color w:val="000000"/>
          <w:sz w:val="22"/>
        </w:rPr>
        <w:t xml:space="preserve">.</w:t>
      </w:r>
      <w:commentRangeEnd w:id="25"/>
      <w:r>
        <w:rPr>
          <w:rStyle w:val="CommentReference"/>
        </w:rPr>
        <w:commentReference w:id="25"/>
      </w:r>
    </w:p>
    <w:p>
      <w:pPr>
        <w:keepNext/>
        <w:spacing w:line="276" w:lineRule="auto" w:before="360" w:after="120"/>
        <w:jc w:val="left"/>
      </w:pPr>
      <w:r>
        <w:rPr>
          <w:rFonts w:ascii="Times New Roman" w:hAnsi="Times New Roman"/>
          <w:b/>
          <w:color w:val="000000"/>
          <w:sz w:val="22"/>
          <w:u w:val="single"/>
        </w:rPr>
        <w:t>ARTICLE VIII — AWARD</w:t>
      </w:r>
    </w:p>
    <w:p>
      <w:pPr>
        <w:spacing w:line="276" w:lineRule="auto" w:before="0" w:after="120"/>
        <w:jc w:val="both"/>
      </w:pPr>
      <w:commentRangeStart w:id="26"/>
      <w:r>
        <w:rPr>
          <w:rFonts w:ascii="Times New Roman" w:hAnsi="Times New Roman"/>
          <w:b/>
          <w:color w:val="000000"/>
          <w:sz w:val="22"/>
        </w:rPr>
        <w:t xml:space="preserve">Section 8.1 — Timing and Form of Award.</w:t>
      </w:r>
      <w:r>
        <w:rPr>
          <w:rFonts w:ascii="Times New Roman" w:hAnsi="Times New Roman"/>
          <w:color w:val="000000"/>
          <w:sz w:val="22"/>
        </w:rPr>
        <w:t xml:space="preserve"> The </w:t>
      </w:r>
      <w:del w:id="1153" w:author="Hargrove, Wynn &amp; Calloway LLP" w:date="2025-01-11T12:00:00Z">
        <w:r>
          <w:rPr>
            <w:rFonts w:ascii="Times New Roman" w:hAnsi="Times New Roman"/>
            <w:color w:val="000000"/>
            <w:sz w:val="22"/>
          </w:rPr>
          <w:delText xml:space="preserve">Arbitrator shall use best efforts to issue a reasoned award within one hundred twenty (120) days of the close of Proceedings</w:delText>
        </w:r>
      </w:del>
      <w:ins w:id="1154" w:author="Hargrove, Wynn &amp; Calloway LLP" w:date="2025-01-11T12:00:00Z">
        <w:r>
          <w:rPr>
            <w:rFonts w:ascii="Times New Roman" w:hAnsi="Times New Roman"/>
            <w:color w:val="000000"/>
            <w:sz w:val="22"/>
          </w:rPr>
          <w:t xml:space="preserve">Arbitral Tribunal shall issue its final Award within ninety (90) days following the Close of Proceedings. "</w:t>
        </w:r>
        <w:r>
          <w:rPr>
            <w:rFonts w:ascii="Times New Roman" w:hAnsi="Times New Roman"/>
            <w:b/>
            <w:color w:val="000000"/>
            <w:sz w:val="22"/>
          </w:rPr>
          <w:t xml:space="preserve">Close of Proceedings</w:t>
        </w:r>
        <w:r>
          <w:rPr>
            <w:rFonts w:ascii="Times New Roman" w:hAnsi="Times New Roman"/>
            <w:color w:val="000000"/>
            <w:sz w:val="22"/>
          </w:rPr>
          <w:t xml:space="preserve">" means the date on which the last post-hearing submission is filed or the hearing transcript is received by the Arbitral Tribunal, whichever is later</w:t>
        </w:r>
      </w:ins>
      <w:r>
        <w:rPr>
          <w:rFonts w:ascii="Times New Roman" w:hAnsi="Times New Roman"/>
          <w:color w:val="000000"/>
          <w:sz w:val="22"/>
        </w:rPr>
        <w:t xml:space="preserve">. The </w:t>
      </w:r>
      <w:del w:id="1155" w:author="Hargrove, Wynn &amp; Calloway LLP" w:date="2025-01-11T12:00:00Z">
        <w:r>
          <w:rPr>
            <w:rFonts w:ascii="Times New Roman" w:hAnsi="Times New Roman"/>
            <w:color w:val="000000"/>
            <w:sz w:val="22"/>
          </w:rPr>
          <w:delText xml:space="preserve">award</w:delText>
        </w:r>
      </w:del>
      <w:ins w:id="1156" w:author="Hargrove, Wynn &amp; Calloway LLP" w:date="2025-01-11T12:00:00Z">
        <w:r>
          <w:rPr>
            <w:rFonts w:ascii="Times New Roman" w:hAnsi="Times New Roman"/>
            <w:color w:val="000000"/>
            <w:sz w:val="22"/>
          </w:rPr>
          <w:t xml:space="preserve">Award</w:t>
        </w:r>
      </w:ins>
      <w:r>
        <w:rPr>
          <w:rFonts w:ascii="Times New Roman" w:hAnsi="Times New Roman"/>
          <w:color w:val="000000"/>
          <w:sz w:val="22"/>
        </w:rPr>
        <w:t xml:space="preserve"> shall be in writing and shall </w:t>
      </w:r>
      <w:del w:id="1157" w:author="Hargrove, Wynn &amp; Calloway LLP" w:date="2025-01-11T12:00:00Z">
        <w:r>
          <w:rPr>
            <w:rFonts w:ascii="Times New Roman" w:hAnsi="Times New Roman"/>
            <w:color w:val="000000"/>
            <w:sz w:val="22"/>
          </w:rPr>
          <w:delText xml:space="preserve">set forth the Arbitrator's reasoning</w:delText>
        </w:r>
      </w:del>
      <w:ins w:id="1158" w:author="Hargrove, Wynn &amp; Calloway LLP" w:date="2025-01-11T12:00:00Z">
        <w:r>
          <w:rPr>
            <w:rFonts w:ascii="Times New Roman" w:hAnsi="Times New Roman"/>
            <w:color w:val="000000"/>
            <w:sz w:val="22"/>
          </w:rPr>
          <w:t xml:space="preserve">include (a) detailed findings of fact setting forth the factual determinations underlying the Award and (b) detailed conclusions of law setting forth the legal analysis and reasoning applied to those facts; a reasoned award that does not include both such findings of fact and conclusions of law shall not satisfy this Section 8.1</w:t>
        </w:r>
      </w:ins>
      <w:r>
        <w:rPr>
          <w:rFonts w:ascii="Times New Roman" w:hAnsi="Times New Roman"/>
          <w:color w:val="000000"/>
          <w:sz w:val="22"/>
        </w:rPr>
        <w:t xml:space="preserve">. Failure to render the </w:t>
      </w:r>
      <w:del w:id="1159" w:author="Hargrove, Wynn &amp; Calloway LLP" w:date="2025-01-11T12:00:00Z">
        <w:r>
          <w:rPr>
            <w:rFonts w:ascii="Times New Roman" w:hAnsi="Times New Roman"/>
            <w:color w:val="000000"/>
            <w:sz w:val="22"/>
          </w:rPr>
          <w:delText xml:space="preserve">award</w:delText>
        </w:r>
      </w:del>
      <w:ins w:id="1160" w:author="Hargrove, Wynn &amp; Calloway LLP" w:date="2025-01-11T12:00:00Z">
        <w:r>
          <w:rPr>
            <w:rFonts w:ascii="Times New Roman" w:hAnsi="Times New Roman"/>
            <w:color w:val="000000"/>
            <w:sz w:val="22"/>
          </w:rPr>
          <w:t xml:space="preserve">Award</w:t>
        </w:r>
      </w:ins>
      <w:r>
        <w:rPr>
          <w:rFonts w:ascii="Times New Roman" w:hAnsi="Times New Roman"/>
          <w:color w:val="000000"/>
          <w:sz w:val="22"/>
        </w:rPr>
        <w:t xml:space="preserve"> within such period shall not affect the validity of the </w:t>
      </w:r>
      <w:del w:id="1161" w:author="Hargrove, Wynn &amp; Calloway LLP" w:date="2025-01-11T12:00:00Z">
        <w:r>
          <w:rPr>
            <w:rFonts w:ascii="Times New Roman" w:hAnsi="Times New Roman"/>
            <w:color w:val="000000"/>
            <w:sz w:val="22"/>
          </w:rPr>
          <w:delText xml:space="preserve">award</w:delText>
        </w:r>
      </w:del>
      <w:ins w:id="1162" w:author="Hargrove, Wynn &amp; Calloway LLP" w:date="2025-01-11T12:00:00Z">
        <w:r>
          <w:rPr>
            <w:rFonts w:ascii="Times New Roman" w:hAnsi="Times New Roman"/>
            <w:color w:val="000000"/>
            <w:sz w:val="22"/>
          </w:rPr>
          <w:t xml:space="preserve">Award</w:t>
        </w:r>
      </w:ins>
      <w:r>
        <w:rPr>
          <w:rFonts w:ascii="Times New Roman" w:hAnsi="Times New Roman"/>
          <w:color w:val="000000"/>
          <w:sz w:val="22"/>
        </w:rPr>
        <w:t xml:space="preserve"> or the jurisdiction of the </w:t>
      </w:r>
      <w:del w:id="1163" w:author="Hargrove, Wynn &amp; Calloway LLP" w:date="2025-01-11T12:00:00Z">
        <w:r>
          <w:rPr>
            <w:rFonts w:ascii="Times New Roman" w:hAnsi="Times New Roman"/>
            <w:color w:val="000000"/>
            <w:sz w:val="22"/>
          </w:rPr>
          <w:delText xml:space="preserve">Arbitrator</w:delText>
        </w:r>
      </w:del>
      <w:ins w:id="1164"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w:t>
      </w:r>
      <w:commentRangeEnd w:id="26"/>
      <w:r>
        <w:rPr>
          <w:rStyle w:val="CommentReference"/>
        </w:rPr>
        <w:commentReference w:id="26"/>
      </w:r>
    </w:p>
    <w:p>
      <w:pPr>
        <w:spacing w:line="276" w:lineRule="auto" w:before="0" w:after="120"/>
        <w:jc w:val="both"/>
      </w:pPr>
      <w:commentRangeStart w:id="27"/>
      <w:r>
        <w:rPr>
          <w:rFonts w:ascii="Times New Roman" w:hAnsi="Times New Roman"/>
          <w:b/>
          <w:color w:val="000000"/>
          <w:sz w:val="22"/>
        </w:rPr>
        <w:t xml:space="preserve">Section 8.2 — Finality.</w:t>
      </w:r>
      <w:r>
        <w:rPr>
          <w:rFonts w:ascii="Times New Roman" w:hAnsi="Times New Roman"/>
          <w:color w:val="000000"/>
          <w:sz w:val="22"/>
        </w:rPr>
        <w:t xml:space="preserve"> </w:t>
      </w:r>
      <w:del w:id="1165" w:author="Hargrove, Wynn &amp; Calloway LLP" w:date="2025-01-11T12:00:00Z">
        <w:r>
          <w:rPr>
            <w:rFonts w:ascii="Times New Roman" w:hAnsi="Times New Roman"/>
            <w:color w:val="000000"/>
            <w:sz w:val="22"/>
          </w:rPr>
          <w:delText xml:space="preserve">The award</w:delText>
        </w:r>
      </w:del>
      <w:ins w:id="1166" w:author="Hargrove, Wynn &amp; Calloway LLP" w:date="2025-01-11T12:00:00Z">
        <w:r>
          <w:rPr>
            <w:rFonts w:ascii="Times New Roman" w:hAnsi="Times New Roman"/>
            <w:color w:val="000000"/>
            <w:sz w:val="22"/>
          </w:rPr>
          <w:t xml:space="preserve">Subject to Section 8.5, the Award</w:t>
        </w:r>
      </w:ins>
      <w:r>
        <w:rPr>
          <w:rFonts w:ascii="Times New Roman" w:hAnsi="Times New Roman"/>
          <w:color w:val="000000"/>
          <w:sz w:val="22"/>
        </w:rPr>
        <w:t xml:space="preserve"> of the </w:t>
      </w:r>
      <w:del w:id="1167" w:author="Hargrove, Wynn &amp; Calloway LLP" w:date="2025-01-11T12:00:00Z">
        <w:r>
          <w:rPr>
            <w:rFonts w:ascii="Times New Roman" w:hAnsi="Times New Roman"/>
            <w:color w:val="000000"/>
            <w:sz w:val="22"/>
          </w:rPr>
          <w:delText xml:space="preserve">Arbitrator</w:delText>
        </w:r>
      </w:del>
      <w:ins w:id="1168"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shall be final and binding upon the Parties</w:t>
      </w:r>
      <w:del w:id="1169" w:author="Hargrove, Wynn &amp; Calloway LLP" w:date="2025-01-11T12:00:00Z">
        <w:r>
          <w:rPr>
            <w:rFonts w:ascii="Times New Roman" w:hAnsi="Times New Roman"/>
            <w:color w:val="000000"/>
            <w:sz w:val="22"/>
          </w:rPr>
          <w:delText xml:space="preserve"> and shall not be subject to appeal, except as otherwise provided by applicable law</w:delText>
        </w:r>
      </w:del>
      <w:r>
        <w:rPr>
          <w:rFonts w:ascii="Times New Roman" w:hAnsi="Times New Roman"/>
          <w:color w:val="000000"/>
          <w:sz w:val="22"/>
        </w:rPr>
        <w:t xml:space="preserve">. Judgment upon the </w:t>
      </w:r>
      <w:del w:id="1170" w:author="Hargrove, Wynn &amp; Calloway LLP" w:date="2025-01-11T12:00:00Z">
        <w:r>
          <w:rPr>
            <w:rFonts w:ascii="Times New Roman" w:hAnsi="Times New Roman"/>
            <w:color w:val="000000"/>
            <w:sz w:val="22"/>
          </w:rPr>
          <w:delText xml:space="preserve">award</w:delText>
        </w:r>
      </w:del>
      <w:ins w:id="1171" w:author="Hargrove, Wynn &amp; Calloway LLP" w:date="2025-01-11T12:00:00Z">
        <w:r>
          <w:rPr>
            <w:rFonts w:ascii="Times New Roman" w:hAnsi="Times New Roman"/>
            <w:color w:val="000000"/>
            <w:sz w:val="22"/>
          </w:rPr>
          <w:t xml:space="preserve">Award</w:t>
        </w:r>
      </w:ins>
      <w:r>
        <w:rPr>
          <w:rFonts w:ascii="Times New Roman" w:hAnsi="Times New Roman"/>
          <w:color w:val="000000"/>
          <w:sz w:val="22"/>
        </w:rPr>
        <w:t xml:space="preserve"> may be entered in any court of competent jurisdiction. </w:t>
      </w:r>
      <w:del w:id="1172" w:author="Hargrove, Wynn &amp; Calloway LLP" w:date="2025-01-11T12:00:00Z">
        <w:r>
          <w:rPr>
            <w:rFonts w:ascii="Times New Roman" w:hAnsi="Times New Roman"/>
            <w:color w:val="000000"/>
            <w:sz w:val="22"/>
          </w:rPr>
          <w:delText xml:space="preserve">The</w:delText>
        </w:r>
      </w:del>
      <w:ins w:id="1173" w:author="Hargrove, Wynn &amp; Calloway LLP" w:date="2025-01-11T12:00:00Z">
        <w:r>
          <w:rPr>
            <w:rFonts w:ascii="Times New Roman" w:hAnsi="Times New Roman"/>
            <w:color w:val="000000"/>
            <w:sz w:val="22"/>
          </w:rPr>
          <w:t xml:space="preserve">Subject to Section 8.5, the</w:t>
        </w:r>
      </w:ins>
      <w:r>
        <w:rPr>
          <w:rFonts w:ascii="Times New Roman" w:hAnsi="Times New Roman"/>
          <w:color w:val="000000"/>
          <w:sz w:val="22"/>
        </w:rPr>
        <w:t xml:space="preserve"> Parties hereby waive, to the fullest extent permitted by law, any right to appeal or challenge the </w:t>
      </w:r>
      <w:del w:id="1174" w:author="Hargrove, Wynn &amp; Calloway LLP" w:date="2025-01-11T12:00:00Z">
        <w:r>
          <w:rPr>
            <w:rFonts w:ascii="Times New Roman" w:hAnsi="Times New Roman"/>
            <w:color w:val="000000"/>
            <w:sz w:val="22"/>
          </w:rPr>
          <w:delText xml:space="preserve">award</w:delText>
        </w:r>
      </w:del>
      <w:ins w:id="1175" w:author="Hargrove, Wynn &amp; Calloway LLP" w:date="2025-01-11T12:00:00Z">
        <w:r>
          <w:rPr>
            <w:rFonts w:ascii="Times New Roman" w:hAnsi="Times New Roman"/>
            <w:color w:val="000000"/>
            <w:sz w:val="22"/>
          </w:rPr>
          <w:t xml:space="preserve">Award in any court</w:t>
        </w:r>
      </w:ins>
      <w:r>
        <w:rPr>
          <w:rFonts w:ascii="Times New Roman" w:hAnsi="Times New Roman"/>
          <w:color w:val="000000"/>
          <w:sz w:val="22"/>
        </w:rPr>
        <w:t xml:space="preserve">, except on the </w:t>
      </w:r>
      <w:del w:id="1176" w:author="Hargrove, Wynn &amp; Calloway LLP" w:date="2025-01-11T12:00:00Z">
        <w:r>
          <w:rPr>
            <w:rFonts w:ascii="Times New Roman" w:hAnsi="Times New Roman"/>
            <w:color w:val="000000"/>
            <w:sz w:val="22"/>
          </w:rPr>
          <w:delText xml:space="preserve">limited </w:delText>
        </w:r>
      </w:del>
      <w:r>
        <w:rPr>
          <w:rFonts w:ascii="Times New Roman" w:hAnsi="Times New Roman"/>
          <w:color w:val="000000"/>
          <w:sz w:val="22"/>
        </w:rPr>
        <w:t xml:space="preserve">grounds set forth in the Federal Arbitration Act.</w:t>
      </w:r>
      <w:commentRangeEnd w:id="27"/>
      <w:r>
        <w:rPr>
          <w:rStyle w:val="CommentReference"/>
        </w:rPr>
        <w:commentReference w:id="27"/>
      </w:r>
    </w:p>
    <w:p>
      <w:pPr>
        <w:spacing w:line="276" w:lineRule="auto" w:before="0" w:after="120"/>
        <w:jc w:val="both"/>
      </w:pPr>
      <w:commentRangeStart w:id="28"/>
      <w:r>
        <w:rPr>
          <w:rFonts w:ascii="Times New Roman" w:hAnsi="Times New Roman"/>
          <w:b/>
          <w:color w:val="000000"/>
          <w:sz w:val="22"/>
        </w:rPr>
        <w:t xml:space="preserve">Section 8.3 — Remedies.</w:t>
      </w:r>
      <w:r>
        <w:rPr>
          <w:rFonts w:ascii="Times New Roman" w:hAnsi="Times New Roman"/>
          <w:color w:val="000000"/>
          <w:sz w:val="22"/>
        </w:rPr>
        <w:t xml:space="preserve"> </w:t>
      </w:r>
      <w:del w:id="1177" w:author="Hargrove, Wynn &amp; Calloway LLP" w:date="2025-01-11T12:00:00Z">
        <w:r>
          <w:rPr>
            <w:rFonts w:ascii="Times New Roman" w:hAnsi="Times New Roman"/>
            <w:color w:val="000000"/>
            <w:sz w:val="22"/>
          </w:rPr>
          <w:delText xml:space="preserve">The Arbitrator</w:delText>
        </w:r>
      </w:del>
      <w:ins w:id="1178" w:author="Hargrove, Wynn &amp; Calloway LLP" w:date="2025-01-11T12:00:00Z">
        <w:r>
          <w:rPr>
            <w:rFonts w:ascii="Times New Roman" w:hAnsi="Times New Roman"/>
            <w:color w:val="000000"/>
            <w:sz w:val="22"/>
          </w:rPr>
          <w:t xml:space="preserve">Subject to Section 8.4, the Arbitral Tribunal</w:t>
        </w:r>
      </w:ins>
      <w:r>
        <w:rPr>
          <w:rFonts w:ascii="Times New Roman" w:hAnsi="Times New Roman"/>
          <w:color w:val="000000"/>
          <w:sz w:val="22"/>
        </w:rPr>
        <w:t xml:space="preserve"> shall have the authority to award any remedy or relief that a court of competent jurisdiction could grant, including but not limited to specific performance, injunctive relief, and monetary damages.</w:t>
      </w:r>
      <w:del w:id="1179" w:author="Hargrove, Wynn &amp; Calloway LLP" w:date="2025-01-11T12:00:00Z">
        <w:r>
          <w:rPr>
            <w:rFonts w:ascii="Times New Roman" w:hAnsi="Times New Roman"/>
            <w:color w:val="000000"/>
            <w:sz w:val="22"/>
          </w:rPr>
          <w:delText xml:space="preserve"> The Arbitrator shall not be limited in the types or amounts of damages that may be awarded.</w:delText>
        </w:r>
      </w:del>
      <w:commentRangeEnd w:id="28"/>
      <w:r>
        <w:rPr>
          <w:rStyle w:val="CommentReference"/>
        </w:rPr>
        <w:commentReference w:id="28"/>
      </w:r>
    </w:p>
    <w:p>
      <w:pPr>
        <w:spacing w:line="276" w:lineRule="auto" w:before="0" w:after="120"/>
        <w:jc w:val="both"/>
        <w:rPr>
          <w:ins w:id="1180" w:author="Hargrove, Wynn &amp; Calloway LLP" w:date="2025-01-11T12:00:00Z"/>
        </w:rPr>
      </w:pPr>
      <w:commentRangeStart w:id="29"/>
      <w:ins w:id="1181" w:author="Hargrove, Wynn &amp; Calloway LLP" w:date="2025-01-11T12:00:00Z">
        <w:r>
          <w:rPr>
            <w:rFonts w:ascii="Times New Roman" w:hAnsi="Times New Roman"/>
            <w:b/>
            <w:color w:val="000000"/>
            <w:sz w:val="22"/>
          </w:rPr>
          <w:t xml:space="preserve">Section 8.4 — Waiver of Certain Damages.</w:t>
        </w:r>
        <w:r>
          <w:rPr>
            <w:rFonts w:ascii="Times New Roman" w:hAnsi="Times New Roman"/>
            <w:color w:val="000000"/>
            <w:sz w:val="22"/>
          </w:rPr>
          <w:t xml:space="preserve"> Except in the case of fraud or willful misconduct, each Party hereby irrevocably waives any right to recover, and the Arbitral Tribunal shall have no authority to award, any punitive, exemplary, or consequential damages, including lost profits, lost opportunities, diminution in value of other investments, and reputational harm, with respect to any Dispute, regardless of the legal theory on which such damages are claimed (whether in contract, tort, equity, statute, or otherwise). In cases of fraud or willful misconduct, the Arbitral Tribunal may award any damages available under applicable law, including punitive and consequential damages where permitted by the governing law. The waiver in this Section 8.4 is mutual and shall not limit (a) the recovery of fees and costs under Article IX or (b) the recovery of any amount expressly payable under the Co-Investment Agreement, including any unfunded capital contribution and any default interest or other amount payable in respect of a failure to fund a capital call.</w:t>
        </w:r>
      </w:ins>
      <w:commentRangeEnd w:id="29"/>
      <w:r>
        <w:rPr>
          <w:rStyle w:val="CommentReference"/>
        </w:rPr>
        <w:commentReference w:id="29"/>
      </w:r>
    </w:p>
    <w:p>
      <w:pPr>
        <w:spacing w:line="276" w:lineRule="auto" w:before="0" w:after="120"/>
        <w:jc w:val="both"/>
        <w:rPr>
          <w:ins w:id="1182" w:author="Hargrove, Wynn &amp; Calloway LLP" w:date="2025-01-11T12:00:00Z"/>
        </w:rPr>
      </w:pPr>
      <w:commentRangeStart w:id="30"/>
      <w:ins w:id="1183" w:author="Hargrove, Wynn &amp; Calloway LLP" w:date="2025-01-11T12:00:00Z">
        <w:r>
          <w:rPr>
            <w:rFonts w:ascii="Times New Roman" w:hAnsi="Times New Roman"/>
            <w:b/>
            <w:color w:val="000000"/>
            <w:sz w:val="22"/>
          </w:rPr>
          <w:t xml:space="preserve">Section 8.5 — Appellate Arbitration.</w:t>
        </w:r>
        <w:r>
          <w:rPr>
            <w:rFonts w:ascii="Times New Roman" w:hAnsi="Times New Roman"/>
            <w:color w:val="000000"/>
            <w:sz w:val="22"/>
          </w:rPr>
          <w:t xml:space="preserve"> (a) If any Award (or series of Awards in a single Proceeding) grants aggregate monetary relief, including damages, interest, fees, and costs, in excess of Twenty-Five Million United States Dollars ($25,000,000), either Party may appeal such Award in accordance with the Appellate Rules by filing a notice of appeal within thirty (30) days following the issuance of such Award.</w:t>
        </w:r>
      </w:ins>
      <w:commentRangeEnd w:id="30"/>
      <w:r>
        <w:rPr>
          <w:rStyle w:val="CommentReference"/>
        </w:rPr>
        <w:commentReference w:id="30"/>
      </w:r>
    </w:p>
    <w:p>
      <w:pPr>
        <w:spacing w:line="276" w:lineRule="auto" w:before="0" w:after="120"/>
        <w:ind w:left="720"/>
        <w:jc w:val="both"/>
        <w:rPr>
          <w:ins w:id="1184" w:author="Hargrove, Wynn &amp; Calloway LLP" w:date="2025-01-11T12:00:00Z"/>
        </w:rPr>
      </w:pPr>
      <w:ins w:id="1185" w:author="Hargrove, Wynn &amp; Calloway LLP" w:date="2025-01-11T12:00:00Z">
        <w:r>
          <w:rPr>
            <w:rFonts w:ascii="Times New Roman" w:hAnsi="Times New Roman"/>
            <w:color w:val="000000"/>
            <w:sz w:val="22"/>
          </w:rPr>
          <w:t xml:space="preserve">(b) The appellate panel shall consist of three (3) arbitrators drawn from the AAA's appellate roster, each of whom shall, to the extent reasonably practicable, satisfy the qualifications set forth in Section 4.3. The standard of review shall be as set forth in the Appellate Rules (including review for errors of law that are material and prejudicial and determinations of fact that are clearly erroneous).</w:t>
        </w:r>
      </w:ins>
    </w:p>
    <w:p>
      <w:pPr>
        <w:spacing w:line="276" w:lineRule="auto" w:before="0" w:after="120"/>
        <w:ind w:left="720"/>
        <w:jc w:val="both"/>
        <w:rPr>
          <w:ins w:id="1186" w:author="Hargrove, Wynn &amp; Calloway LLP" w:date="2025-01-11T12:00:00Z"/>
        </w:rPr>
      </w:pPr>
      <w:ins w:id="1187" w:author="Hargrove, Wynn &amp; Calloway LLP" w:date="2025-01-11T12:00:00Z">
        <w:r>
          <w:rPr>
            <w:rFonts w:ascii="Times New Roman" w:hAnsi="Times New Roman"/>
            <w:color w:val="000000"/>
            <w:sz w:val="22"/>
          </w:rPr>
          <w:t xml:space="preserve">(c) An Award subject to appeal under this Section 8.5 shall not become final and enforceable until the thirty (30)-day appeal period has expired without a notice of appeal having been filed or, if a notice of appeal is timely filed, the appellate panel has issued its decision, which decision shall be final and binding upon the Parties and upon which judgment may be entered in any court of competent jurisdiction. Sections 5.4, 8.1 (as to form), and 8.4 shall apply to any appellate proceedings.</w:t>
        </w:r>
      </w:ins>
    </w:p>
    <w:p>
      <w:r>
        <w:br w:type="page"/>
      </w:r>
    </w:p>
    <w:p>
      <w:pPr>
        <w:keepNext/>
        <w:spacing w:line="276" w:lineRule="auto" w:before="360" w:after="120"/>
        <w:jc w:val="left"/>
      </w:pPr>
      <w:r>
        <w:rPr>
          <w:rFonts w:ascii="Times New Roman" w:hAnsi="Times New Roman"/>
          <w:b/>
          <w:color w:val="000000"/>
          <w:sz w:val="22"/>
          <w:u w:val="single"/>
        </w:rPr>
        <w:t>ARTICLE IX — COSTS AND FEES</w:t>
      </w:r>
    </w:p>
    <w:p>
      <w:pPr>
        <w:spacing w:line="276" w:lineRule="auto" w:before="0" w:after="120"/>
        <w:jc w:val="both"/>
      </w:pPr>
      <w:commentRangeStart w:id="31"/>
      <w:r>
        <w:rPr>
          <w:rFonts w:ascii="Times New Roman" w:hAnsi="Times New Roman"/>
          <w:b/>
          <w:color w:val="000000"/>
          <w:sz w:val="22"/>
        </w:rPr>
        <w:t xml:space="preserve">Section 9.1 — Allocation of Costs</w:t>
      </w:r>
      <w:del w:id="1188" w:author="Hargrove, Wynn &amp; Calloway LLP" w:date="2025-01-11T12:00:00Z">
        <w:r>
          <w:rPr>
            <w:rFonts w:ascii="Times New Roman" w:hAnsi="Times New Roman"/>
            <w:b/>
            <w:color w:val="000000"/>
            <w:sz w:val="22"/>
          </w:rPr>
          <w:delText xml:space="preserve">.</w:delText>
        </w:r>
        <w:r>
          <w:rPr>
            <w:rFonts w:ascii="Times New Roman" w:hAnsi="Times New Roman"/>
            <w:color w:val="000000"/>
            <w:sz w:val="22"/>
          </w:rPr>
          <w:delText xml:space="preserve"> Each Party shall bear its own costs and expenses of the arbitration, including but not limited to</w:delText>
        </w:r>
      </w:del>
      <w:ins w:id="1189" w:author="Hargrove, Wynn &amp; Calloway LLP" w:date="2025-01-11T12:00:00Z">
        <w:r>
          <w:rPr>
            <w:rFonts w:ascii="Times New Roman" w:hAnsi="Times New Roman"/>
            <w:b/>
            <w:color w:val="000000"/>
            <w:sz w:val="22"/>
          </w:rPr>
          <w:t xml:space="preserve">; Prevailing Party.</w:t>
        </w:r>
        <w:r>
          <w:rPr>
            <w:rFonts w:ascii="Times New Roman" w:hAnsi="Times New Roman"/>
            <w:color w:val="000000"/>
            <w:sz w:val="22"/>
          </w:rPr>
          <w:t xml:space="preserve"> The substantially prevailing Party shall be entitled to recover from the non-prevailing Party its reasonable</w:t>
        </w:r>
      </w:ins>
      <w:r>
        <w:rPr>
          <w:rFonts w:ascii="Times New Roman" w:hAnsi="Times New Roman"/>
          <w:color w:val="000000"/>
          <w:sz w:val="22"/>
        </w:rPr>
        <w:t xml:space="preserve"> attorneys' fees, expert </w:t>
      </w:r>
      <w:ins w:id="1190" w:author="Hargrove, Wynn &amp; Calloway LLP" w:date="2025-01-11T12:00:00Z">
        <w:r>
          <w:rPr>
            <w:rFonts w:ascii="Times New Roman" w:hAnsi="Times New Roman"/>
            <w:color w:val="000000"/>
            <w:sz w:val="22"/>
          </w:rPr>
          <w:t xml:space="preserve">witness </w:t>
        </w:r>
      </w:ins>
      <w:r>
        <w:rPr>
          <w:rFonts w:ascii="Times New Roman" w:hAnsi="Times New Roman"/>
          <w:color w:val="000000"/>
          <w:sz w:val="22"/>
        </w:rPr>
        <w:t xml:space="preserve">fees, </w:t>
      </w:r>
      <w:del w:id="1191" w:author="Hargrove, Wynn &amp; Calloway LLP" w:date="2025-01-11T12:00:00Z">
        <w:r>
          <w:rPr>
            <w:rFonts w:ascii="Times New Roman" w:hAnsi="Times New Roman"/>
            <w:color w:val="000000"/>
            <w:sz w:val="22"/>
          </w:rPr>
          <w:delText xml:space="preserve">witness</w:delText>
        </w:r>
      </w:del>
      <w:ins w:id="1192" w:author="Hargrove, Wynn &amp; Calloway LLP" w:date="2025-01-11T12:00:00Z">
        <w:r>
          <w:rPr>
            <w:rFonts w:ascii="Times New Roman" w:hAnsi="Times New Roman"/>
            <w:color w:val="000000"/>
            <w:sz w:val="22"/>
          </w:rPr>
          <w:t xml:space="preserve">arbitrator fees, administrative</w:t>
        </w:r>
      </w:ins>
      <w:r>
        <w:rPr>
          <w:rFonts w:ascii="Times New Roman" w:hAnsi="Times New Roman"/>
          <w:color w:val="000000"/>
          <w:sz w:val="22"/>
        </w:rPr>
        <w:t xml:space="preserve"> fees, and </w:t>
      </w:r>
      <w:del w:id="1193" w:author="Hargrove, Wynn &amp; Calloway LLP" w:date="2025-01-11T12:00:00Z">
        <w:r>
          <w:rPr>
            <w:rFonts w:ascii="Times New Roman" w:hAnsi="Times New Roman"/>
            <w:color w:val="000000"/>
            <w:sz w:val="22"/>
          </w:rPr>
          <w:delText xml:space="preserve">all </w:delText>
        </w:r>
      </w:del>
      <w:r>
        <w:rPr>
          <w:rFonts w:ascii="Times New Roman" w:hAnsi="Times New Roman"/>
          <w:color w:val="000000"/>
          <w:sz w:val="22"/>
        </w:rPr>
        <w:t xml:space="preserve">other costs </w:t>
      </w:r>
      <w:ins w:id="1194" w:author="Hargrove, Wynn &amp; Calloway LLP" w:date="2025-01-11T12:00:00Z">
        <w:r>
          <w:rPr>
            <w:rFonts w:ascii="Times New Roman" w:hAnsi="Times New Roman"/>
            <w:color w:val="000000"/>
            <w:sz w:val="22"/>
          </w:rPr>
          <w:t xml:space="preserve">and expenses </w:t>
        </w:r>
      </w:ins>
      <w:r>
        <w:rPr>
          <w:rFonts w:ascii="Times New Roman" w:hAnsi="Times New Roman"/>
          <w:color w:val="000000"/>
          <w:sz w:val="22"/>
        </w:rPr>
        <w:t xml:space="preserve">incurred in connection with the arbitration</w:t>
      </w:r>
      <w:del w:id="1195" w:author="Hargrove, Wynn &amp; Calloway LLP" w:date="2025-01-11T12:00:00Z">
        <w:r>
          <w:rPr>
            <w:rFonts w:ascii="Times New Roman" w:hAnsi="Times New Roman"/>
            <w:color w:val="000000"/>
            <w:sz w:val="22"/>
          </w:rPr>
          <w:delText xml:space="preserve">, regardless of the outcome</w:delText>
        </w:r>
      </w:del>
      <w:ins w:id="1196" w:author="Hargrove, Wynn &amp; Calloway LLP" w:date="2025-01-11T12:00:00Z">
        <w:r>
          <w:rPr>
            <w:rFonts w:ascii="Times New Roman" w:hAnsi="Times New Roman"/>
            <w:color w:val="000000"/>
            <w:sz w:val="22"/>
          </w:rPr>
          <w:t xml:space="preserve"> (including any emergency, expedited, or appellate proceeding and any court proceeding under Article VI or to compel arbitration or to confirm or enforce an Award). The Arbitral Tribunal shall determine which Party is the substantially prevailing Party and the reasonableness of the fees and costs claimed, and shall set forth such determinations in the final Award</w:t>
        </w:r>
      </w:ins>
      <w:r>
        <w:rPr>
          <w:rFonts w:ascii="Times New Roman" w:hAnsi="Times New Roman"/>
          <w:color w:val="000000"/>
          <w:sz w:val="22"/>
        </w:rPr>
        <w:t xml:space="preserve">.</w:t>
      </w:r>
      <w:commentRangeEnd w:id="31"/>
      <w:r>
        <w:rPr>
          <w:rStyle w:val="CommentReference"/>
        </w:rPr>
        <w:commentReference w:id="31"/>
      </w:r>
    </w:p>
    <w:p>
      <w:pPr>
        <w:spacing w:line="276" w:lineRule="auto" w:before="0" w:after="120"/>
        <w:jc w:val="both"/>
      </w:pPr>
      <w:commentRangeStart w:id="32"/>
      <w:r>
        <w:rPr>
          <w:rFonts w:ascii="Times New Roman" w:hAnsi="Times New Roman"/>
          <w:b/>
          <w:color w:val="000000"/>
          <w:sz w:val="22"/>
        </w:rPr>
        <w:t xml:space="preserve">Section 9.2 — Administrative Costs.</w:t>
      </w:r>
      <w:r>
        <w:rPr>
          <w:rFonts w:ascii="Times New Roman" w:hAnsi="Times New Roman"/>
          <w:color w:val="000000"/>
          <w:sz w:val="22"/>
        </w:rPr>
        <w:t xml:space="preserve"> The administrative fees and expenses of the </w:t>
      </w:r>
      <w:del w:id="1197" w:author="Hargrove, Wynn &amp; Calloway LLP" w:date="2025-01-11T12:00:00Z">
        <w:r>
          <w:rPr>
            <w:rFonts w:ascii="Times New Roman" w:hAnsi="Times New Roman"/>
            <w:color w:val="000000"/>
            <w:sz w:val="22"/>
          </w:rPr>
          <w:delText xml:space="preserve">ICC</w:delText>
        </w:r>
      </w:del>
      <w:ins w:id="1198" w:author="Hargrove, Wynn &amp; Calloway LLP" w:date="2025-01-11T12:00:00Z">
        <w:r>
          <w:rPr>
            <w:rFonts w:ascii="Times New Roman" w:hAnsi="Times New Roman"/>
            <w:color w:val="000000"/>
            <w:sz w:val="22"/>
          </w:rPr>
          <w:t xml:space="preserve">AAA</w:t>
        </w:r>
      </w:ins>
      <w:r>
        <w:rPr>
          <w:rFonts w:ascii="Times New Roman" w:hAnsi="Times New Roman"/>
          <w:color w:val="000000"/>
          <w:sz w:val="22"/>
        </w:rPr>
        <w:t xml:space="preserve"> and the fees and expenses of the </w:t>
      </w:r>
      <w:del w:id="1199" w:author="Hargrove, Wynn &amp; Calloway LLP" w:date="2025-01-11T12:00:00Z">
        <w:r>
          <w:rPr>
            <w:rFonts w:ascii="Times New Roman" w:hAnsi="Times New Roman"/>
            <w:color w:val="000000"/>
            <w:sz w:val="22"/>
          </w:rPr>
          <w:delText xml:space="preserve">Arbitrator</w:delText>
        </w:r>
      </w:del>
      <w:ins w:id="1200" w:author="Hargrove, Wynn &amp; Calloway LLP" w:date="2025-01-11T12:00:00Z">
        <w:r>
          <w:rPr>
            <w:rFonts w:ascii="Times New Roman" w:hAnsi="Times New Roman"/>
            <w:color w:val="000000"/>
            <w:sz w:val="22"/>
          </w:rPr>
          <w:t xml:space="preserve">Arbitral Tribunal</w:t>
        </w:r>
      </w:ins>
      <w:r>
        <w:rPr>
          <w:rFonts w:ascii="Times New Roman" w:hAnsi="Times New Roman"/>
          <w:color w:val="000000"/>
          <w:sz w:val="22"/>
        </w:rPr>
        <w:t xml:space="preserve"> shall be </w:t>
      </w:r>
      <w:del w:id="1201" w:author="Hargrove, Wynn &amp; Calloway LLP" w:date="2025-01-11T12:00:00Z">
        <w:r>
          <w:rPr>
            <w:rFonts w:ascii="Times New Roman" w:hAnsi="Times New Roman"/>
            <w:color w:val="000000"/>
            <w:sz w:val="22"/>
          </w:rPr>
          <w:delText xml:space="preserve">shared equally by the Parties, unless the Arbitrator determines otherwise in the award</w:delText>
        </w:r>
      </w:del>
      <w:ins w:id="1202" w:author="Hargrove, Wynn &amp; Calloway LLP" w:date="2025-01-11T12:00:00Z">
        <w:r>
          <w:rPr>
            <w:rFonts w:ascii="Times New Roman" w:hAnsi="Times New Roman"/>
            <w:color w:val="000000"/>
            <w:sz w:val="22"/>
          </w:rPr>
          <w:t xml:space="preserve">advanced in equal shares by the Parties during the Proceedings, subject to final allocation by the Arbitral Tribunal in the final Award in accordance with Section 9.1</w:t>
        </w:r>
      </w:ins>
      <w:r>
        <w:rPr>
          <w:rFonts w:ascii="Times New Roman" w:hAnsi="Times New Roman"/>
          <w:color w:val="000000"/>
          <w:sz w:val="22"/>
        </w:rPr>
        <w:t xml:space="preserve">.</w:t>
      </w:r>
      <w:commentRangeEnd w:id="32"/>
      <w:r>
        <w:rPr>
          <w:rStyle w:val="CommentReference"/>
        </w:rPr>
        <w:commentReference w:id="32"/>
      </w:r>
    </w:p>
    <w:p>
      <w:pPr>
        <w:keepNext/>
        <w:spacing w:line="276" w:lineRule="auto" w:before="360" w:after="120"/>
        <w:jc w:val="left"/>
      </w:pPr>
      <w:r>
        <w:rPr>
          <w:rFonts w:ascii="Times New Roman" w:hAnsi="Times New Roman"/>
          <w:b/>
          <w:color w:val="000000"/>
          <w:sz w:val="22"/>
          <w:u w:val="single"/>
        </w:rPr>
        <w:t>ARTICLE X — LIMITATIONS PERIOD</w:t>
      </w:r>
    </w:p>
    <w:p>
      <w:pPr>
        <w:spacing w:line="276" w:lineRule="auto" w:before="0" w:after="120"/>
        <w:jc w:val="both"/>
      </w:pPr>
      <w:commentRangeStart w:id="33"/>
      <w:r>
        <w:rPr>
          <w:rFonts w:ascii="Times New Roman" w:hAnsi="Times New Roman"/>
          <w:b/>
          <w:color w:val="000000"/>
          <w:sz w:val="22"/>
        </w:rPr>
        <w:t xml:space="preserve">Section 10.1 — Statute of Limitations.</w:t>
      </w:r>
      <w:r>
        <w:rPr>
          <w:rFonts w:ascii="Times New Roman" w:hAnsi="Times New Roman"/>
          <w:color w:val="000000"/>
          <w:sz w:val="22"/>
        </w:rPr>
        <w:t xml:space="preserve"> </w:t>
      </w:r>
      <w:del w:id="1203" w:author="Hargrove, Wynn &amp; Calloway LLP" w:date="2025-01-11T12:00:00Z">
        <w:r>
          <w:rPr>
            <w:rFonts w:ascii="Times New Roman" w:hAnsi="Times New Roman"/>
            <w:color w:val="000000"/>
            <w:sz w:val="22"/>
          </w:rPr>
          <w:delText xml:space="preserve">All claims</w:delText>
        </w:r>
      </w:del>
      <w:ins w:id="1204" w:author="Hargrove, Wynn &amp; Calloway LLP" w:date="2025-01-11T12:00:00Z">
        <w:r>
          <w:rPr>
            <w:rFonts w:ascii="Times New Roman" w:hAnsi="Times New Roman"/>
            <w:color w:val="000000"/>
            <w:sz w:val="22"/>
          </w:rPr>
          <w:t xml:space="preserve">The limitations period applicable to any claim</w:t>
        </w:r>
      </w:ins>
      <w:r>
        <w:rPr>
          <w:rFonts w:ascii="Times New Roman" w:hAnsi="Times New Roman"/>
          <w:color w:val="000000"/>
          <w:sz w:val="22"/>
        </w:rPr>
        <w:t xml:space="preserve"> subject to arbitration under this Agreement </w:t>
      </w:r>
      <w:del w:id="1205" w:author="Hargrove, Wynn &amp; Calloway LLP" w:date="2025-01-11T12:00:00Z">
        <w:r>
          <w:rPr>
            <w:rFonts w:ascii="Times New Roman" w:hAnsi="Times New Roman"/>
            <w:color w:val="000000"/>
            <w:sz w:val="22"/>
          </w:rPr>
          <w:delText xml:space="preserve">must</w:delText>
        </w:r>
      </w:del>
      <w:ins w:id="1206" w:author="Hargrove, Wynn &amp; Calloway LLP" w:date="2025-01-11T12:00:00Z">
        <w:r>
          <w:rPr>
            <w:rFonts w:ascii="Times New Roman" w:hAnsi="Times New Roman"/>
            <w:color w:val="000000"/>
            <w:sz w:val="22"/>
          </w:rPr>
          <w:t xml:space="preserve">shall</w:t>
        </w:r>
      </w:ins>
      <w:r>
        <w:rPr>
          <w:rFonts w:ascii="Times New Roman" w:hAnsi="Times New Roman"/>
          <w:color w:val="000000"/>
          <w:sz w:val="22"/>
        </w:rPr>
        <w:t xml:space="preserve"> be </w:t>
      </w:r>
      <w:del w:id="1207" w:author="Hargrove, Wynn &amp; Calloway LLP" w:date="2025-01-11T12:00:00Z">
        <w:r>
          <w:rPr>
            <w:rFonts w:ascii="Times New Roman" w:hAnsi="Times New Roman"/>
            <w:color w:val="000000"/>
            <w:sz w:val="22"/>
          </w:rPr>
          <w:delText xml:space="preserve">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ins w:id="1208" w:author="Hargrove, Wynn &amp; Calloway LLP" w:date="2025-01-11T12:00:00Z">
        <w:r>
          <w:rPr>
            <w:rFonts w:ascii="Times New Roman" w:hAnsi="Times New Roman"/>
            <w:color w:val="000000"/>
            <w:sz w:val="22"/>
          </w:rPr>
          <w:t xml:space="preserve">the statutory limitations period prescribed by the applicable governing law, and nothing in this Agreement shall be construed to shorten any such period. For purposes of any applicable statute of limitations, the filing of a demand for arbitration shall be deemed the commencement of an action</w:t>
        </w:r>
      </w:ins>
      <w:r>
        <w:rPr>
          <w:rFonts w:ascii="Times New Roman" w:hAnsi="Times New Roman"/>
          <w:color w:val="000000"/>
          <w:sz w:val="22"/>
        </w:rPr>
        <w:t xml:space="preserve">.</w:t>
      </w:r>
      <w:commentRangeEnd w:id="33"/>
      <w:r>
        <w:rPr>
          <w:rStyle w:val="CommentReference"/>
        </w:rPr>
        <w:commentReference w:id="33"/>
      </w:r>
    </w:p>
    <w:p>
      <w:pPr>
        <w:keepNext/>
        <w:spacing w:line="276" w:lineRule="auto" w:before="360" w:after="120"/>
        <w:jc w:val="left"/>
      </w:pPr>
      <w:r>
        <w:rPr>
          <w:rFonts w:ascii="Times New Roman" w:hAnsi="Times New Roman"/>
          <w:b/>
          <w:color w:val="000000"/>
          <w:sz w:val="22"/>
          <w:u w:val="single"/>
        </w:rPr>
        <w:t xml:space="preserve">ARTICLE XI — DOCUMENT RETENTION</w:t>
      </w:r>
      <w:del w:id="1209" w:author="Hargrove, Wynn &amp; Calloway LLP" w:date="2025-01-11T12:00:00Z">
        <w:r>
          <w:rPr>
            <w:rFonts w:ascii="Times New Roman" w:hAnsi="Times New Roman"/>
            <w:b/>
            <w:color w:val="000000"/>
            <w:sz w:val="22"/>
            <w:u w:val="single"/>
          </w:rPr>
          <w:delText xml:space="preserve"> AND DESTRUCTION</w:delText>
        </w:r>
      </w:del>
    </w:p>
    <w:p>
      <w:pPr>
        <w:spacing w:line="276" w:lineRule="auto" w:before="0" w:after="120"/>
        <w:jc w:val="both"/>
      </w:pPr>
      <w:commentRangeStart w:id="34"/>
      <w:r>
        <w:rPr>
          <w:rFonts w:ascii="Times New Roman" w:hAnsi="Times New Roman"/>
          <w:b/>
          <w:color w:val="000000"/>
          <w:sz w:val="22"/>
        </w:rPr>
        <w:t xml:space="preserve">Section 11.1 — </w:t>
      </w:r>
      <w:del w:id="1210" w:author="Hargrove, Wynn &amp; Calloway LLP" w:date="2025-01-11T12:00:00Z">
        <w:r>
          <w:rPr>
            <w:rFonts w:ascii="Times New Roman" w:hAnsi="Times New Roman"/>
            <w:b/>
            <w:color w:val="000000"/>
            <w:sz w:val="22"/>
          </w:rPr>
          <w:delText xml:space="preserve">Post-Arbitration Document Handling.</w:delText>
        </w:r>
        <w:r>
          <w:rPr>
            <w:rFonts w:ascii="Times New Roman" w:hAnsi="Times New Roman"/>
            <w:color w:val="000000"/>
            <w:sz w:val="22"/>
          </w:rPr>
          <w:delText xml:space="preserve"> The Parties agree that, within thirty (30) days following the issuance of the final award (or, if applicable, the resolution of any proceeding to confirm or vacate the award), each Party shall destroy or cause to be destroyed</w:delText>
        </w:r>
      </w:del>
      <w:ins w:id="1211" w:author="Hargrove, Wynn &amp; Calloway LLP" w:date="2025-01-11T12:00:00Z">
        <w:r>
          <w:rPr>
            <w:rFonts w:ascii="Times New Roman" w:hAnsi="Times New Roman"/>
            <w:b/>
            <w:color w:val="000000"/>
            <w:sz w:val="22"/>
          </w:rPr>
          <w:t xml:space="preserve">Retention of Arbitration Records.</w:t>
        </w:r>
        <w:r>
          <w:rPr>
            <w:rFonts w:ascii="Times New Roman" w:hAnsi="Times New Roman"/>
            <w:color w:val="000000"/>
            <w:sz w:val="22"/>
          </w:rPr>
          <w:t xml:space="preserve"> Nothing in this Agreement shall require any Party to destroy any documents, materials, evidence, submissions, transcripts, or other records produced, created, or exchanged during any Proceedings. Each Party shall retain</w:t>
        </w:r>
      </w:ins>
      <w:r>
        <w:rPr>
          <w:rFonts w:ascii="Times New Roman" w:hAnsi="Times New Roman"/>
          <w:color w:val="000000"/>
          <w:sz w:val="22"/>
        </w:rPr>
        <w:t xml:space="preserve"> all documents, materials, </w:t>
      </w:r>
      <w:del w:id="1212" w:author="Hargrove, Wynn &amp; Calloway LLP" w:date="2025-01-11T12:00:00Z">
        <w:r>
          <w:rPr>
            <w:rFonts w:ascii="Times New Roman" w:hAnsi="Times New Roman"/>
            <w:color w:val="000000"/>
            <w:sz w:val="22"/>
          </w:rPr>
          <w:delText xml:space="preserve">evidence, </w:delText>
        </w:r>
      </w:del>
      <w:r>
        <w:rPr>
          <w:rFonts w:ascii="Times New Roman" w:hAnsi="Times New Roman"/>
          <w:color w:val="000000"/>
          <w:sz w:val="22"/>
        </w:rPr>
        <w:t xml:space="preserve">submissions, transcripts, </w:t>
      </w:r>
      <w:del w:id="1213" w:author="Hargrove, Wynn &amp; Calloway LLP" w:date="2025-01-11T12:00:00Z">
        <w:r>
          <w:rPr>
            <w:rFonts w:ascii="Times New Roman" w:hAnsi="Times New Roman"/>
            <w:color w:val="000000"/>
            <w:sz w:val="22"/>
          </w:rPr>
          <w:delText xml:space="preserve">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ins w:id="1214" w:author="Hargrove, Wynn &amp; Calloway LLP" w:date="2025-01-11T12:00:00Z">
        <w:r>
          <w:rPr>
            <w:rFonts w:ascii="Times New Roman" w:hAnsi="Times New Roman"/>
            <w:color w:val="000000"/>
            <w:sz w:val="22"/>
          </w:rPr>
          <w:t xml:space="preserve">evidence, orders, and Awards from any Proceedings for a minimum of seven (7) years following the issuance of the final Award (or, if appellate arbitration is invoked under Section 8.5, the final appellate award), and such retained materials shall remain subject to Section 5.4. This Section 11.1 shall survive the termination of this Agreement</w:t>
        </w:r>
      </w:ins>
      <w:r>
        <w:rPr>
          <w:rFonts w:ascii="Times New Roman" w:hAnsi="Times New Roman"/>
          <w:color w:val="000000"/>
          <w:sz w:val="22"/>
        </w:rPr>
        <w:t xml:space="preserve">.</w:t>
      </w:r>
      <w:commentRangeEnd w:id="34"/>
      <w:r>
        <w:rPr>
          <w:rStyle w:val="CommentReference"/>
        </w:rPr>
        <w:commentReference w:id="34"/>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commentRangeStart w:id="35"/>
      <w:r>
        <w:rPr>
          <w:rFonts w:ascii="Times New Roman" w:hAnsi="Times New Roman"/>
          <w:b/>
          <w:color w:val="000000"/>
          <w:sz w:val="22"/>
        </w:rPr>
        <w:t>Section 12.1 — Notices.</w:t>
      </w:r>
      <w:r>
        <w:rPr>
          <w:rFonts w:ascii="Times New Roman" w:hAnsi="Times New Roman"/>
          <w:color w:val="000000"/>
          <w:sz w:val="22"/>
        </w:rPr>
        <w: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commentRangeEnd w:id="35"/>
      <w:r>
        <w:rPr>
          <w:rStyle w:val="CommentReference"/>
        </w:rPr>
        <w:commentReference w:id="35"/>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spacing w:line="276" w:lineRule="auto" w:before="0" w:after="120"/>
        <w:jc w:val="both"/>
      </w:pPr>
      <w:r>
        <w:rPr>
          <w:rFonts w:ascii="Times New Roman" w:hAnsi="Times New Roman"/>
          <w:b/>
          <w:color w:val="000000"/>
          <w:sz w:val="22"/>
        </w:rPr>
        <w:t>Section 12.3 — Amendment and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12.5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Section 12.6 — Relationship to Co-Investment Agreement.</w:t>
      </w:r>
      <w:r>
        <w:rPr>
          <w:rFonts w:ascii="Times New Roman" w:hAnsi="Times New Roman"/>
          <w:color w:val="000000"/>
          <w:sz w:val="22"/>
        </w:rPr>
        <w:t xml:space="preserve"> This Agreement is Exhibit F to and is incorporated into the Co-Investment Agreement. In the event of a conflict between the terms of this Agreement and the arbitration-related provisions of the Co-Investment Agreement, the terms of this Agreement shall control.</w:t>
      </w:r>
    </w:p>
    <w:p>
      <w:pPr>
        <w:spacing w:line="276" w:lineRule="auto" w:before="0" w:after="120"/>
        <w:jc w:val="both"/>
      </w:pPr>
      <w:commentRangeStart w:id="36"/>
      <w:r>
        <w:rPr>
          <w:rFonts w:ascii="Times New Roman" w:hAnsi="Times New Roman"/>
          <w:b/>
          <w:color w:val="000000"/>
          <w:sz w:val="22"/>
        </w:rPr>
        <w:t xml:space="preserve">Section 12.7 — Survival.</w:t>
      </w:r>
      <w:r>
        <w:rPr>
          <w:rFonts w:ascii="Times New Roman" w:hAnsi="Times New Roman"/>
          <w:color w:val="000000"/>
          <w:sz w:val="22"/>
        </w:rPr>
        <w:t xml:space="preserve"> This Agreement shall survive the termination or expiration of the Co-Investment Agreement </w:t>
      </w:r>
      <w:del w:id="1215" w:author="Hargrove, Wynn &amp; Calloway LLP" w:date="2025-01-11T12:00:00Z">
        <w:r>
          <w:rPr>
            <w:rFonts w:ascii="Times New Roman" w:hAnsi="Times New Roman"/>
            <w:color w:val="000000"/>
            <w:sz w:val="22"/>
          </w:rPr>
          <w:delText xml:space="preserve">with respect to any Dispute arising prior to</w:delText>
        </w:r>
      </w:del>
      <w:ins w:id="1216" w:author="Hargrove, Wynn &amp; Calloway LLP" w:date="2025-01-11T12:00:00Z">
        <w:r>
          <w:rPr>
            <w:rFonts w:ascii="Times New Roman" w:hAnsi="Times New Roman"/>
            <w:color w:val="000000"/>
            <w:sz w:val="22"/>
          </w:rPr>
          <w:t xml:space="preserve">and shall continue to apply to any Dispute, whether such Dispute arises prior to, upon,</w:t>
        </w:r>
      </w:ins>
      <w:r>
        <w:rPr>
          <w:rFonts w:ascii="Times New Roman" w:hAnsi="Times New Roman"/>
          <w:color w:val="000000"/>
          <w:sz w:val="22"/>
        </w:rPr>
        <w:t xml:space="preserve"> or </w:t>
      </w:r>
      <w:del w:id="1217" w:author="Hargrove, Wynn &amp; Calloway LLP" w:date="2025-01-11T12:00:00Z">
        <w:r>
          <w:rPr>
            <w:rFonts w:ascii="Times New Roman" w:hAnsi="Times New Roman"/>
            <w:color w:val="000000"/>
            <w:sz w:val="22"/>
          </w:rPr>
          <w:delText xml:space="preserve">upon</w:delText>
        </w:r>
      </w:del>
      <w:ins w:id="1218" w:author="Hargrove, Wynn &amp; Calloway LLP" w:date="2025-01-11T12:00:00Z">
        <w:r>
          <w:rPr>
            <w:rFonts w:ascii="Times New Roman" w:hAnsi="Times New Roman"/>
            <w:color w:val="000000"/>
            <w:sz w:val="22"/>
          </w:rPr>
          <w:t xml:space="preserve">after</w:t>
        </w:r>
      </w:ins>
      <w:r>
        <w:rPr>
          <w:rFonts w:ascii="Times New Roman" w:hAnsi="Times New Roman"/>
          <w:color w:val="000000"/>
          <w:sz w:val="22"/>
        </w:rPr>
        <w:t xml:space="preserve"> such termination or expiration.</w:t>
      </w:r>
      <w:commentRangeEnd w:id="36"/>
      <w:r>
        <w:rPr>
          <w:rStyle w:val="CommentReference"/>
        </w:rPr>
        <w:commentReference w:id="36"/>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WHITMORE CAPITAL FUND III LP</w:t>
      </w:r>
    </w:p>
    <w:p>
      <w:pPr>
        <w:spacing w:line="240" w:lineRule="auto" w:before="20" w:after="20"/>
        <w:jc w:val="left"/>
      </w:pPr>
      <w:commentRangeStart w:id="37"/>
      <w:r>
        <w:rPr>
          <w:rFonts w:ascii="Times New Roman" w:hAnsi="Times New Roman"/>
          <w:color w:val="000000"/>
          <w:sz w:val="22"/>
        </w:rPr>
        <w:t>By: Whitmore Capital Partners LLC, its General Partner</w:t>
      </w:r>
      <w:commentRangeEnd w:id="37"/>
      <w:r>
        <w:rPr>
          <w:rStyle w:val="CommentReference"/>
        </w:rPr>
        <w:commentReference w:id="37"/>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CASCADIAN GROWTH FUND LP</w:t>
      </w:r>
    </w:p>
    <w:p>
      <w:pPr>
        <w:spacing w:line="240" w:lineRule="auto" w:before="20" w:after="20"/>
        <w:jc w:val="left"/>
      </w:pPr>
      <w:r>
        <w:rPr>
          <w:rFonts w:ascii="Times New Roman" w:hAnsi="Times New Roman"/>
          <w:color w:val="000000"/>
          <w:sz w:val="22"/>
        </w:rPr>
        <w:t>By: Cascadian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Hargrove, Wynn &amp; Calloway LLP" w:date="2025-01-11T12:00:00Z" w:initials="HWC">
    <w:p>
      <w:r>
        <w:rPr>
          <w:sz w:val="18"/>
        </w:rPr>
        <w:t xml:space="preserve">[HWC General Note - INTERNAL / PRIVILEGED DRAFT FOR WHITMORE REVIEW] This markup reflects Whitmore Capital Partners LLC Arbitration Playbook v3.0 (Nov. 15, 2024) and R. Stadler instructions of Jan. 9, 2025. Each comment identifies the Playbook section, the position classification (Required / Preferred / Fallback) and the priority tier used in the cover memo (Critical / Important / Recommended). These comments refer to privileged Whitmore policy and internal fallbacks and MUST be removed (and replaced, if desired, with short external explanatory notes) before the markup is sent to Pinnacle Winterhaven LLP on Jan. 13, 2025.</w:t>
      </w:r>
    </w:p>
  </w:comment>
  <w:comment w:id="1" w:author="Hargrove, Wynn &amp; Calloway LLP" w:date="2025-01-11T12:00:00Z" w:initials="HWC">
    <w:p>
      <w:r>
        <w:rPr>
          <w:sz w:val="18"/>
        </w:rPr>
        <w:t xml:space="preserve">[HWC Comment 1 | Playbook N/A (deal-team confirmation) | Position: N/A | Priority: Recommended] Signature block ("By: Whitmore Capital Partners LLC, its General Partner") describes the manager as General Partner of Fund III, whereas this Recital describes it as the entity that manages the fund. Please confirm the correct general partner entity and signatory authority for Whitmore Capital Fund III LP and conform the Recital and signature block.</w:t>
      </w:r>
    </w:p>
  </w:comment>
  <w:comment w:id="2" w:author="Hargrove, Wynn &amp; Calloway LLP" w:date="2025-01-11T12:00:00Z" w:initials="HWC">
    <w:p>
      <w:r>
        <w:rPr>
          <w:sz w:val="18"/>
        </w:rPr>
        <w:t xml:space="preserve">[HWC Comment 2 | Playbook N/A (deal-team confirmation) | Position: N/A | Priority: Recommended] Economic terms in this Recital appear internally inconsistent: $195M / $130M of equity is a 60/40 split of the $325M equity check, but the stated stakes (48% / 24%) are a 2:1 split of the 72% interest. $325M + $355M debt = $680M TEV reconciles. Please confirm the correct contributions and percentages against the CIA and conform; we have not changed the figures pending confirmation. (The $325M equity figure is the basis for the three-member panel position at Section 4.1.)</w:t>
      </w:r>
    </w:p>
  </w:comment>
  <w:comment w:id="3" w:author="Hargrove, Wynn &amp; Calloway LLP" w:date="2025-01-11T12:00:00Z" w:initials="HWC">
    <w:p>
      <w:r>
        <w:rPr>
          <w:sz w:val="18"/>
        </w:rPr>
        <w:t xml:space="preserve">[HWC Comment 3 | Playbook Sec. 2 | Position: Required | Priority: Important] Replaces the ICC definitions. This is a purely domestic U.S. transaction: both Parties are Delaware limited partnerships with U.S. managers (Atlanta and Seattle), and the Target is a Delaware corporation headquartered in Houston. Playbook Sec. 2 requires AAA (Commercial Arbitration Rules) for domestic transactions and treats the ICC as NOT ACCEPTABLE for purely domestic co-investments. ICC fees are calculated on amount-in-dispute scales designed for international cases (material at $325M of equity), and Terms of Reference and ICC Court scrutiny of draft awards add cost and delay. Note also that the ICC Rules contain no discovery framework, which undercuts Cascadian's stated rationale of relying on the ICC Rules to fill procedural gaps.</w:t>
      </w:r>
    </w:p>
    <w:p>
      <w:r>
        <w:rPr>
          <w:sz w:val="18"/>
        </w:rPr>
        <w:t xml:space="preserve">[Fallback / negotiating room: JAMS Comprehensive Arbitration Rules and Procedures is acceptable if Cascadian objects to AAA (Playbook Sec. 2 Fallback). ICC is not an available compromise.]</w:t>
      </w:r>
    </w:p>
  </w:comment>
  <w:comment w:id="4" w:author="Hargrove, Wynn &amp; Calloway LLP" w:date="2025-01-11T12:00:00Z" w:initials="HWC">
    <w:p>
      <w:r>
        <w:rPr>
          <w:sz w:val="18"/>
        </w:rPr>
        <w:t xml:space="preserve">[HWC Comment 4 | Playbook Sec. 7 | Position: Required | Priority: Important (conforming)] Playbook Sec. 7 requires the scope clause to cover all disputes arising out of or relating to the co-investment agreement AND any ancillary agreements. Cascadian's scope (Sec. 2.1) covers only this Agreement and the CIA. We have added Ancillary Agreements to avoid parallel court proceedings and jurisdictional challenges. Broad scope is otherwise consistent with the Playbook.</w:t>
      </w:r>
    </w:p>
  </w:comment>
  <w:comment w:id="5" w:author="Hargrove, Wynn &amp; Calloway LLP" w:date="2025-01-11T12:00:00Z" w:initials="HWC">
    <w:p>
      <w:r>
        <w:rPr>
          <w:sz w:val="18"/>
        </w:rPr>
        <w:t xml:space="preserve">[HWC Comment 5 | Playbook Sec. 7 | Position: Required | Priority: Recommended (clean-up)] Cascadian's draft defines "Dispute" twice (here and again in Section 2.1) with slightly different wording, creating interpretive risk. Conformed to a single operative definition in Section 2.1 (as broadened to cover Ancillary Agreements).</w:t>
      </w:r>
    </w:p>
  </w:comment>
  <w:comment w:id="6" w:author="Hargrove, Wynn &amp; Calloway LLP" w:date="2025-01-11T12:00:00Z" w:initials="HWC">
    <w:p>
      <w:r>
        <w:rPr>
          <w:sz w:val="18"/>
        </w:rPr>
        <w:t xml:space="preserve">[HWC Comment 6 | Playbook Sec. 3 | Position: Required | Priority: Important] Seattle is Cascadian's home jurisdiction (Cascadian Growth Management LLC is headquartered at 1501 Fourth Avenue, Seattle). Playbook Sec. 3 categorically prohibits seating the arbitration in the counterparty's (or its GP's / manager's) home jurisdiction. Atlanta, Georgia is the Required/Preferred seat. The seat fixes the supervisory court for vacatur, confirmation, and court-ordered interim relief under the FAA, so this is not merely a convenience point. Conformed here and in Section 3.1.</w:t>
      </w:r>
    </w:p>
    <w:p>
      <w:r>
        <w:rPr>
          <w:sz w:val="18"/>
        </w:rPr>
        <w:t xml:space="preserve">[Fallback / negotiating room: [New York, New York] is the Playbook-approved neutral fallback if Cascadian objects to Atlanta. Hearings may be held at another mutually convenient location without changing the legal seat.]</w:t>
      </w:r>
    </w:p>
  </w:comment>
  <w:comment w:id="7" w:author="Hargrove, Wynn &amp; Calloway LLP" w:date="2025-01-11T12:00:00Z" w:initials="HWC">
    <w:p>
      <w:r>
        <w:rPr>
          <w:sz w:val="18"/>
        </w:rPr>
        <w:t xml:space="preserve">[HWC Comment 7 | Playbook Secs. 2, 7, 10 | Position: Required | Priority: Important] (i) Administering institution changed from ICC to AAA Commercial Rules (Playbook Sec. 2 - Required for domestic transactions; Preferred: rules current at filing). (ii) Scope broadened to Ancillary Agreements (Sec. 7 - Required). (iii) Express carve-out cross-reference to Article VI so the court interim-relief right is an express exception to the agreement to arbitrate (Sec. 10 - Required). (iv) Conflict rule added so the bespoke terms of this Agreement (panel, discovery caps, expedited track, consolidation/joinder) prevail over default AAA Rules. FAA designation retained - consistent with Playbook.</w:t>
      </w:r>
    </w:p>
    <w:p>
      <w:r>
        <w:rPr>
          <w:sz w:val="18"/>
        </w:rPr>
        <w:t xml:space="preserve">[Fallback / negotiating room: JAMS Comprehensive Rules in lieu of AAA.]</w:t>
      </w:r>
    </w:p>
  </w:comment>
  <w:comment w:id="8" w:author="Hargrove, Wynn &amp; Calloway LLP" w:date="2025-01-11T12:00:00Z" w:initials="HWC">
    <w:p>
      <w:r>
        <w:rPr>
          <w:sz w:val="18"/>
        </w:rPr>
        <w:t xml:space="preserve">[HWC Comment 8 | Playbook Sec. 10 | Position: Required | Priority: Critical (conforming)] Cascadian's "except as expressly provided herein" was hollow because its draft contained no court carve-out at all (Section 6.1 waived court relief). We have enumerated the court proceedings that remain available, most importantly the Article VI interim-relief carve-out required by Playbook Sec. 10 and R. Stadler's Jan. 9 instructions.</w:t>
      </w:r>
    </w:p>
  </w:comment>
  <w:comment w:id="9" w:author="Hargrove, Wynn &amp; Calloway LLP" w:date="2025-01-11T12:00:00Z" w:initials="HWC">
    <w:p>
      <w:r>
        <w:rPr>
          <w:sz w:val="18"/>
        </w:rPr>
        <w:t xml:space="preserve">[HWC Comment 9 | Playbook Sec. 16 | Position: Required | Priority: Critical] Cascadian's draft contains no class, collective, or representative action waiver. Playbook Sec. 16 makes an express waiver Required and non-negotiable (no Fallback); inserted using the Playbook's Required Language essentially verbatim. The final sentence is a conforming clarification so the reference to "consolidated" proceedings does not conflict with the consent-based consolidation mechanism in Section 7.1. Rationale: prevents minority investors, parallel-vehicle co-investors, or other stakeholders from aggregating claims against Whitmore.</w:t>
      </w:r>
    </w:p>
    <w:p>
      <w:r>
        <w:rPr>
          <w:sz w:val="18"/>
        </w:rPr>
        <w:t xml:space="preserve">[Fallback / negotiating room: None - non-negotiable. Escalate to GC if Cascadian resists.]</w:t>
      </w:r>
    </w:p>
  </w:comment>
  <w:comment w:id="10" w:author="Hargrove, Wynn &amp; Calloway LLP" w:date="2025-01-11T12:00:00Z" w:initials="HWC">
    <w:p>
      <w:r>
        <w:rPr>
          <w:sz w:val="18"/>
        </w:rPr>
        <w:t xml:space="preserve">[HWC Comment 10 | Playbook Sec. 3 | Position: Required | Priority: Important] See Comment 6. Seattle (Cascadian's home jurisdiction) is NOT ACCEPTABLE under Playbook Sec. 3; replaced with Atlanta, Georgia. We also removed the Tribunal's unilateral power to move hearings and added a proviso that a different hearing location does not shift the seat (Playbook Sec. 3, Hearing Location Note). Negotiation point: both Parties are Delaware entities and the Target is in Texas, so Cascadian may push for a neutral venue.</w:t>
      </w:r>
    </w:p>
    <w:p>
      <w:r>
        <w:rPr>
          <w:sz w:val="18"/>
        </w:rPr>
        <w:t xml:space="preserve">[Fallback / negotiating room: [New York, New York] as the neutral seat (Playbook Sec. 3 Fallback). Do not accept Seattle or any other Washington venue.]</w:t>
      </w:r>
    </w:p>
  </w:comment>
  <w:comment w:id="11" w:author="Hargrove, Wynn &amp; Calloway LLP" w:date="2025-01-11T12:00:00Z" w:initials="HWC">
    <w:p>
      <w:r>
        <w:rPr>
          <w:sz w:val="18"/>
        </w:rPr>
        <w:t xml:space="preserve">[HWC Comment 11 | Playbook Sec. 21 | Position: Required | Priority: N/A - no change] English as the language of the arbitration is consistent with Playbook Sec. 21 (Required for domestic transactions). No change proposed.</w:t>
      </w:r>
    </w:p>
  </w:comment>
  <w:comment w:id="12" w:author="Hargrove, Wynn &amp; Calloway LLP" w:date="2025-01-11T12:00:00Z" w:initials="HWC">
    <w:p>
      <w:r>
        <w:rPr>
          <w:sz w:val="18"/>
        </w:rPr>
        <w:t xml:space="preserve">[HWC Comment 12 | Playbook Sec. 6 | Position: Required | Priority: Critical] Washington is Cascadian's home-state law, which Playbook Sec. 6 categorically prohibits. Delaware law is Required (both Parties and the Target are Delaware entities, so Delaware is also the most defensible neutral choice in negotiation). The FAA proviso is retained for consistency with Section 2.1. Please also confirm that the CIA itself is governed by Delaware law - Playbook Sec. 6 requires the underlying agreement to be Delaware-governed as well, and Washington law in the CIA would be a separate escalation item. Note the interaction with Section 10.1: Delaware's 3-year contract limitations period (10 Del. C. Sec. 8106) will apply by default.</w:t>
      </w:r>
    </w:p>
    <w:p>
      <w:r>
        <w:rPr>
          <w:sz w:val="18"/>
        </w:rPr>
        <w:t xml:space="preserve">[Fallback / negotiating room: New York law (Playbook Sec. 6 Fallback). Note that New York law carries a 6-year contract limitations period (N.Y. C.P.L.R. Sec. 213).]</w:t>
      </w:r>
    </w:p>
  </w:comment>
  <w:comment w:id="13" w:author="Hargrove, Wynn &amp; Calloway LLP" w:date="2025-01-11T12:00:00Z" w:initials="HWC">
    <w:p>
      <w:r>
        <w:rPr>
          <w:sz w:val="18"/>
        </w:rPr>
        <w:t xml:space="preserve">[HWC Comment 13 | Playbook Sec. 4 | Position: Required | Priority: Critical] Sole arbitrator deleted. Playbook Sec. 4 requires a three-member tribunal for any dispute over $10M; this co-investment involves $325M of total equity ($195M from Whitmore), more than 30x the threshold. R. Stadler (Jan. 9) has instructed that the three-member panel with standard party-appointment mechanics is REQUIRED, not merely Preferred, and that the sole arbitrator is a non-starter. A three-member panel provides a structural check against a single arbitrator's error or idiosyncrasy and is the prevailing norm for high-value PE/M&amp;A disputes. The only exception is the sole Expedited Arbitrator for capital call, drag-along, and buy-sell disputes required by Playbook Sec. 17 (see Section 5.5 and Comment 20).</w:t>
      </w:r>
    </w:p>
    <w:p>
      <w:r>
        <w:rPr>
          <w:sz w:val="18"/>
        </w:rPr>
        <w:t xml:space="preserve">[Fallback / negotiating room: None for this transaction per GC instruction. (Playbook Sec. 4 Fallback would permit a sole arbitrator only for disputes of $10M or less; we have NOT offered this and recommend it be raised only with GC approval.)]</w:t>
      </w:r>
    </w:p>
  </w:comment>
  <w:comment w:id="14" w:author="Hargrove, Wynn &amp; Calloway LLP" w:date="2025-01-11T12:00:00Z" w:initials="HWC">
    <w:p>
      <w:r>
        <w:rPr>
          <w:sz w:val="18"/>
        </w:rPr>
        <w:t xml:space="preserve">[HWC Comment 14 | Playbook Sec. 4 | Position: Preferred (elevated to Required by GC instruction) | Priority: Critical] Inserts the Playbook Sec. 4 selection mechanics: each side appoints one arbitrator within 30 days of the demand; the two party-appointed arbitrators select the chair within 20 days; AAA appoints the chair from its roster if they cannot agree. We added AAA default appointment for a side that fails to appoint (prevents a defaulting party from stalling constitution of the Tribunal) and confirmed that party-appointed arbitrators are neutral. Although Playbook Sec. 4 lists these mechanics as "Preferred," R. Stadler's instruction is that standard selection mechanics are required for this deal; we are presenting them as Required.</w:t>
      </w:r>
    </w:p>
  </w:comment>
  <w:comment w:id="15" w:author="Hargrove, Wynn &amp; Calloway LLP" w:date="2025-01-11T12:00:00Z" w:initials="HWC">
    <w:p>
      <w:r>
        <w:rPr>
          <w:sz w:val="18"/>
        </w:rPr>
        <w:t xml:space="preserve">[HWC Comment 15 | Playbook Sec. 5 | Position: Required (15-year experience, roster, 5-year conflict lookback); Preferred (3 prior PE/JV arbitrations) | Priority: Recommended] Cascadian's draft requires only that the arbitrator be "neutral" and "independent." Playbook Sec. 5 requires all arbitrators to have 15 years of PE / M&amp;A / corporate finance experience, AAA roster membership, and a 5-year conflict lookback covering parties, affiliates and counsel of record. PE co-investment disputes involve capital call mechanics, waterfalls, drag/tag-along and valuation issues that generalist arbitrators may not handle well, and the industry is small and interconnected. The Preferred 3-prior-arbitrations criterion is included as a soft preference so it does not narrow the pool to the point of delaying appointment. If JAMS is accepted as the fallback institution, conform clause (b) to the JAMS panel of neutrals.</w:t>
      </w:r>
    </w:p>
    <w:p>
      <w:r>
        <w:rPr>
          <w:sz w:val="18"/>
        </w:rPr>
        <w:t xml:space="preserve">[Fallback / negotiating room: 10 years of qualifying experience - ONLY with prior GC approval (Playbook Sec. 5 Fallback). The preference for 3 prior PE/JV arbitrations may be dropped without escalation.]</w:t>
      </w:r>
    </w:p>
  </w:comment>
  <w:comment w:id="16" w:author="Hargrove, Wynn &amp; Calloway LLP" w:date="2025-01-11T12:00:00Z" w:initials="HWC">
    <w:p>
      <w:r>
        <w:rPr>
          <w:sz w:val="18"/>
        </w:rPr>
        <w:t xml:space="preserve">[HWC Comment 16 | Playbook Sec. 8 | Position: Required (caps); Preferred (caps stated expressly in the Agreement) | Priority: Recommended] Cascadian's "in accordance with the ICC Rules, without modification" formulation is expressly identified as inadequate in Playbook Sec. 8, which requires affirmative limits in the agreement itself: 3 fact depositions per side (7 hours each), 15 document requests per side (including subparts), and 1 testifying expert per side with simultaneous exchange of reports. Unbounded discovery is the primary driver of arbitration cost and delay; simultaneous expert exchange avoids sequential-rebuttal gamesmanship. We limited the Tribunal's discretion to managing within (not expanding) the caps absent Party consent.</w:t>
      </w:r>
    </w:p>
    <w:p>
      <w:r>
        <w:rPr>
          <w:sz w:val="18"/>
        </w:rPr>
        <w:t xml:space="preserve">[Fallback / negotiating room: "Discovery shall be limited and proportional to the amounts in dispute, as determined by the Tribunal" - BUT the 3-deposition and 1-expert caps per side must be retained as non-negotiable minimums (Playbook Sec. 8 Fallback).]</w:t>
      </w:r>
    </w:p>
  </w:comment>
  <w:comment w:id="17" w:author="Hargrove, Wynn &amp; Calloway LLP" w:date="2025-01-11T12:00:00Z" w:initials="HWC">
    <w:p>
      <w:r>
        <w:rPr>
          <w:sz w:val="18"/>
        </w:rPr>
        <w:t xml:space="preserve">[HWC Comment 17 | Playbook Secs. 4, 8 | Position: N/A (conforming) | Priority: Recommended (conforming)] Conforming changes in Sections 5.2 and 5.3 (and throughout): references to the sole "Arbitrator" replaced with "Arbitral Tribunal" to reflect the three-member panel; Tribunal's power to relocate hearings removed (see Comment 10); evidence powers made subject to the discovery caps and expedited procedures.</w:t>
      </w:r>
    </w:p>
  </w:comment>
  <w:comment w:id="18" w:author="Hargrove, Wynn &amp; Calloway LLP" w:date="2025-01-11T12:00:00Z" w:initials="HWC">
    <w:p>
      <w:r>
        <w:rPr>
          <w:sz w:val="18"/>
        </w:rPr>
        <w:t xml:space="preserve">[HWC Comment 18 | Playbook Sec. 9 | Position: Required (provision, five categories, three exceptions); Preferred (injunctive relief right) | Priority: Important] Cascadian's draft contains NO confidentiality provision; Playbook Sec. 9 states that the absence of one is unacceptable. Inserted a mandatory provision covering each of the five Required categories, limited to the three Required exceptions (law/regulation/court order incl. SEC, tax and regulatory; enforcement/confirmation/vacatur; professional advisors bound by confidentiality). Clause (c) implements the Preferred express right to injunctive (including emergency) relief; we did not propose liquidated damages because no figure has been approved - please advise if Whitmore wants an LD amount. Two points for GC decision: (1) we extended exception (b)(ii) to court proceedings under Article VI and to compel arbitration so that this Section cannot be used to impede Whitmore's court interim-relief rights (Critical priority); and (2) the Playbook's closed list of exceptions does not expressly permit disclosure to Whitmore's limited partners, LPAC, lenders, or co-investors under fund reporting obligations - consider whether to add a narrow LP-reporting exception (requires GC approval as a departure from the closed list). Note: the existing ICC/AAA Rules do not themselves impose confidentiality on the parties, so an express clause is essential.</w:t>
      </w:r>
    </w:p>
    <w:p>
      <w:r>
        <w:rPr>
          <w:sz w:val="18"/>
        </w:rPr>
        <w:t xml:space="preserve">[Fallback / negotiating room: At minimum, confidentiality of (a) the Award and (b) all financial information, trade secrets, and proprietary business information produced in the arbitration (Playbook Sec. 9 Fallback).]</w:t>
      </w:r>
    </w:p>
  </w:comment>
  <w:comment w:id="19" w:author="Hargrove, Wynn &amp; Calloway LLP" w:date="2025-01-11T12:00:00Z" w:initials="HWC">
    <w:p>
      <w:r>
        <w:rPr>
          <w:sz w:val="18"/>
        </w:rPr>
        <w:t xml:space="preserve">[HWC Comment 19 | Playbook Sec. 17 | Position: Required | Priority: Critical (elevated by client instruction)] Cascadian's draft has no expedited track. Playbook Sec. 17 makes an expedited track Required for capital call, drag-along and buy-sell disputes, with all five Required terms: sole arbitrator; appointment within 10 business days of the demand; hearing within 30 days of appointment; final award within 45 days of the demand; document production only (no depositions) with max. 5 document requests per side. NOTE ON PRIORITY: Playbook Sec. 22 lists expedited procedures in the "Recommended" tier, but R. Stadler's Jan. 9 instructions identify this as one of her three highest priorities ("critical for fund governance"; investment committee focus given the $195M commitment and a co-investor holding a 24% stake). Client instructions control, so the cover memo treats this item as Critical. Rationale: a disputed capital call can jeopardize closing or trigger LPA default provisions; a disputed drag-along can close an exit window; a buy-sell dispute can freeze portfolio-company governance. Standard timelines (90+ days to hearing) are inadequate. Severance of non-expedited claims prevents a counterparty from defeating the expedited track by bundling claims.</w:t>
      </w:r>
    </w:p>
    <w:p>
      <w:r>
        <w:rPr>
          <w:sz w:val="18"/>
        </w:rPr>
        <w:t xml:space="preserve">[Fallback / negotiating room: Playbook Sec. 17 permits up to 60 days (not longer) for the final award if Cascadian objects to 45. Because R. Stadler specified a 45-day award deadline, we recommend not offering 60 days without her confirmation.]</w:t>
      </w:r>
    </w:p>
  </w:comment>
  <w:comment w:id="20" w:author="Hargrove, Wynn &amp; Calloway LLP" w:date="2025-01-11T12:00:00Z" w:initials="HWC">
    <w:p>
      <w:r>
        <w:rPr>
          <w:sz w:val="18"/>
        </w:rPr>
        <w:t xml:space="preserve">[HWC Comment 20 | Playbook Secs. 4, 17 | Position: Required | Priority: Critical] Playbook Sec. 17 expressly calls for a sole arbitrator on the expedited track "notwithstanding the three-member panel requirement" of Sec. 4. Because R. Stadler described a sole arbitrator as a "non-starter" at this deal size, please confirm she is comfortable with a sole Expedited Arbitrator for capital call / drag-along / buy-sell disputes (which may themselves exceed $10M). The 4.3 qualifications (15 years PE/M&amp;A, roster, 5-year conflict lookback) continue to apply to the Expedited Arbitrator.</w:t>
      </w:r>
    </w:p>
  </w:comment>
  <w:comment w:id="21" w:author="Hargrove, Wynn &amp; Calloway LLP" w:date="2025-01-11T12:00:00Z" w:initials="HWC">
    <w:p>
      <w:r>
        <w:rPr>
          <w:sz w:val="18"/>
        </w:rPr>
        <w:t xml:space="preserve">[HWC Comment 21 | Playbook Secs. 17, 18, 19 | Position: Required (45-day award; FoF/CoL); open drafting point | Priority: Critical] The 45-day award deadline runs from the filing of the demand. Practical note: with appointment as late as day ~14 (10 business days) and a hearing up to 30 days later, the outer-bound schedule leaves almost no time to write the award; clause (c) therefore requires the Expedited Arbitrator to schedule the hearing early enough to meet day 45, and the respondent's answer is compressed to 5 Business Days. We retained a "no invalidity" sentence so a missed deadline cannot be used as a vacatur ground under FAA Sec. 10(a)(4). OPEN POINT FOR GC (bracketed alternatives): Playbook Sec. 19 (appellate arbitration for awards over $25M; award not final until appeal period expires) is not reconciled with Sec. 17. A capital-call award could exceed $25M, and an automatic stay pending appeal would defeat the expedited track. Please select one bracketed alternative; we recommend the first (no appeal for expedited awards) or, if Whitmore wants appellate protection, the second (appeal available but no stay). "Business Days" assumed to be defined in the CIA - please confirm.</w:t>
      </w:r>
    </w:p>
  </w:comment>
  <w:comment w:id="22" w:author="Hargrove, Wynn &amp; Calloway LLP" w:date="2025-01-11T12:00:00Z" w:initials="HWC">
    <w:p>
      <w:r>
        <w:rPr>
          <w:sz w:val="18"/>
        </w:rPr>
        <w:t xml:space="preserve">[HWC Comment 22 | Playbook Sec. 10 | Position: Required | Priority: Critical] Cascadian's Section 6.1 contained an express, "knowing and voluntary" waiver of the right to seek TROs, preliminary injunctions, attachments, and other interim relief from any court. Playbook Sec. 10 categorically prohibits any such waiver and requires it to be DELETED wherever found; R. Stadler has confirmed this is non-negotiable and asked that the waiver be deleted entirely and replaced with a carve-out preserving both court relief and emergency arbitrator procedures. The waiver has been deleted in its entirety and replaced with (i) an express carve-out preserving court-ordered provisional relief before, during, or after the arbitration, and (ii) the Preferred statement that seeking such relief is not a waiver of, or inconsistent with, arbitration and is not a submission to jurisdiction for other purposes. Rationale: interim court relief may be needed to prevent irreparable harm before a tribunal can be constituted (e.g., unauthorized transfers in breach of transfer restrictions/ROFR/lock-ups, misappropriation of confidential information, non-compete breaches, asset dissipation); Whitmore needed emergency TRO relief in the Fund II co-investment. Emergency arbitrator orders are not a substitute because they may not be enforceable in the same way as court orders.</w:t>
      </w:r>
    </w:p>
    <w:p>
      <w:r>
        <w:rPr>
          <w:sz w:val="18"/>
        </w:rPr>
        <w:t xml:space="preserve">[Fallback / negotiating room: NONE. Do not accept any formulation that restricts, limits, conditions, or delays court-ordered provisional measures (including any "only before the Tribunal is constituted" or "only if the emergency arbitrator is unavailable" compromise). If Cascadian insists on any waiver, escalate to R. Stadler immediately.]</w:t>
      </w:r>
    </w:p>
  </w:comment>
  <w:comment w:id="23" w:author="Hargrove, Wynn &amp; Calloway LLP" w:date="2025-01-11T12:00:00Z" w:initials="HWC">
    <w:p>
      <w:r>
        <w:rPr>
          <w:sz w:val="18"/>
        </w:rPr>
        <w:t xml:space="preserve">[HWC Comment 23 | Playbook Sec. 10 | Position: Required | Priority: Critical] Playbook Sec. 10 separately requires express incorporation of the administering institution's emergency arbitrator provisions (AAA Optional Rules for Emergency Measures of Protection or JAMS equivalent). Cascadian's draft had none. The final sentence makes clear the emergency arbitrator is an additional layer of protection, not a substitute for, or precondition to, court relief. The Section 4.3 qualifications apply to the emergency arbitrator only "to the extent reasonably practicable" so that qualification requirements do not delay urgent relief; please confirm this is acceptable.</w:t>
      </w:r>
    </w:p>
    <w:p>
      <w:r>
        <w:rPr>
          <w:sz w:val="18"/>
        </w:rPr>
        <w:t xml:space="preserve">[Fallback / negotiating room: If JAMS is the institution, reference JAMS emergency relief procedures. No fallback on the substance.]</w:t>
      </w:r>
    </w:p>
  </w:comment>
  <w:comment w:id="24" w:author="Hargrove, Wynn &amp; Calloway LLP" w:date="2025-01-11T12:00:00Z" w:initials="HWC">
    <w:p>
      <w:r>
        <w:rPr>
          <w:sz w:val="18"/>
        </w:rPr>
        <w:t xml:space="preserve">[HWC Comment 24 | Playbook Sec. 11 | Position: Required | Priority: Important] Cascadian's Section 7.1 lets the Tribunal, at the request of either Party and in its "sole discretion," consolidate this arbitration with any other arbitration under the CIA or "any other agreement ... involving a party." Playbook Sec. 11 requires prior written consent of all parties to all proceedings and prohibits unilateral tribunal authority. Involuntary consolidation could merge Whitmore's claims with proceedings involving the Target, lenders, minority investors or other co-investors. We also override the AAA Rules' default consolidation mechanism.</w:t>
      </w:r>
    </w:p>
    <w:p>
      <w:r>
        <w:rPr>
          <w:sz w:val="18"/>
        </w:rPr>
        <w:t xml:space="preserve">[Fallback / negotiating room: Consent of all claimants and all respondents across all proceedings to be consolidated, plus approval of the applicable tribunal(s) (Playbook Sec. 11 Fallback).]</w:t>
      </w:r>
    </w:p>
  </w:comment>
  <w:comment w:id="25" w:author="Hargrove, Wynn &amp; Calloway LLP" w:date="2025-01-11T12:00:00Z" w:initials="HWC">
    <w:p>
      <w:r>
        <w:rPr>
          <w:sz w:val="18"/>
        </w:rPr>
        <w:t xml:space="preserve">[HWC Comment 25 | Playbook Sec. 12 | Position: Required (unanimous + third-party consent); Preferred (written agreement to be bound) | Priority: Important] Cascadian's Section 7.2 allows involuntary joinder at the Tribunal's discretion "without the requirement of consent of all parties ... or of the party to be joined," which Playbook Sec. 12 lists as NOT ACCEPTABLE. Revised to require both (a) consent of all existing parties and (b) consent of the third party, plus the Preferred requirement that the joined party agree in writing to be bound by the Agreement and prior procedural orders. Non-consensual joinder also creates FAA enforceability/due process risk for the award.</w:t>
      </w:r>
    </w:p>
    <w:p>
      <w:r>
        <w:rPr>
          <w:sz w:val="18"/>
        </w:rPr>
        <w:t xml:space="preserve">[Fallback / negotiating room: None - unanimous consent for joinder is non-negotiable (Playbook Sec. 12).]</w:t>
      </w:r>
    </w:p>
  </w:comment>
  <w:comment w:id="26" w:author="Hargrove, Wynn &amp; Calloway LLP" w:date="2025-01-11T12:00:00Z" w:initials="HWC">
    <w:p>
      <w:r>
        <w:rPr>
          <w:sz w:val="18"/>
        </w:rPr>
        <w:t xml:space="preserve">[HWC Comment 26 | Playbook Sec. 18 | Position: Required | Priority: Recommended] Cascadian's draft requires only "best efforts" to issue a "reasoned award" within 120 days of an undefined "close of Proceedings." Playbook Sec. 18 requires (i) a mandatory 90-day deadline from the Close of Proceedings, defined as the later of the last post-hearing submission or receipt of the transcript, and (ii) both findings of fact and conclusions of law - a mere reasoned award is insufficient. FoF/CoL enable meaningful review (including manifest disregard) and provide the record needed for appellate arbitration under Section 8.5. We retained the "no invalidity" sentence to avoid giving a losing party a vacatur argument based on timing.</w:t>
      </w:r>
    </w:p>
    <w:p>
      <w:r>
        <w:rPr>
          <w:sz w:val="18"/>
        </w:rPr>
        <w:t xml:space="preserve">[Fallback / negotiating room: Up to 120 days (i.e., Cascadian's period, but as a mandatory deadline) is acceptable; findings of fact and conclusions of law are non-negotiable regardless of timeline (Playbook Sec. 18 Fallback).]</w:t>
      </w:r>
    </w:p>
  </w:comment>
  <w:comment w:id="27" w:author="Hargrove, Wynn &amp; Calloway LLP" w:date="2025-01-11T12:00:00Z" w:initials="HWC">
    <w:p>
      <w:r>
        <w:rPr>
          <w:sz w:val="18"/>
        </w:rPr>
        <w:t xml:space="preserve">[HWC Comment 27 | Playbook Sec. 19 | Position: Required (conforming) | Priority: Important] Cascadian's finality and appeal-waiver language would foreclose the appellate arbitration mechanism required by Playbook Sec. 19. Made subject to new Section 8.5. The FAA-ground carve-out for court challenges is retained.</w:t>
      </w:r>
    </w:p>
  </w:comment>
  <w:comment w:id="28" w:author="Hargrove, Wynn &amp; Calloway LLP" w:date="2025-01-11T12:00:00Z" w:initials="HWC">
    <w:p>
      <w:r>
        <w:rPr>
          <w:sz w:val="18"/>
        </w:rPr>
        <w:t xml:space="preserve">[HWC Comment 28 | Playbook Sec. 13 | Position: Required (conforming) | Priority: Important] Deleted Cascadian's statement that the Arbitrator "shall not be limited in the types or amounts of damages that may be awarded," which is irreconcilable with the Required damages waiver in new Section 8.4. Authority to award specific performance and injunctive relief is retained (important for enforcing capital call, drag-along and transfer provisions).</w:t>
      </w:r>
    </w:p>
  </w:comment>
  <w:comment w:id="29" w:author="Hargrove, Wynn &amp; Calloway LLP" w:date="2025-01-11T12:00:00Z" w:initials="HWC">
    <w:p>
      <w:r>
        <w:rPr>
          <w:sz w:val="18"/>
        </w:rPr>
        <w:t xml:space="preserve">[HWC Comment 29 | Playbook Sec. 13 | Position: Required (mutual waiver; fraud / willful misconduct carve-out); Preferred (all claims, any legal theory) | Priority: Important] Cascadian's draft contains no damages limitation and in fact purports to leave damages unlimited (former Section 8.3). Playbook Sec. 13 requires an express mutual waiver of punitive, exemplary, and consequential damages (expressly including lost profits, lost opportunities, diminution in value of other investments, and reputational harm), with a Required carve-out for fraud and willful misconduct; the Preferred formulation applies regardless of legal theory. Rationale: at $325M of equity, uncapped consequential exposure (lost deal opportunities, portfolio-wide effects) is disproportionate. Clause (b) is our drafting addition to ensure that the waiver of "lost profits" cannot be used by a defaulting co-investor to argue that Whitmore's recovery of unfunded capital or contractual default amounts is barred - please confirm against the CIA capital-call default provisions.</w:t>
      </w:r>
    </w:p>
    <w:p>
      <w:r>
        <w:rPr>
          <w:sz w:val="18"/>
        </w:rPr>
        <w:t xml:space="preserve">[Fallback / negotiating room: Waiver of punitive and exemplary damages only, with the fraud/willful misconduct carve-out preserved - but escalate to GC before accepting any narrower limitation (Playbook Sec. 13 Fallback).]</w:t>
      </w:r>
    </w:p>
  </w:comment>
  <w:comment w:id="30" w:author="Hargrove, Wynn &amp; Calloway LLP" w:date="2025-01-11T12:00:00Z" w:initials="HWC">
    <w:p>
      <w:r>
        <w:rPr>
          <w:sz w:val="18"/>
        </w:rPr>
        <w:t xml:space="preserve">[HWC Comment 30 | Playbook Sec. 19 | Position: Required | Priority: Important] Cascadian's draft has no appellate mechanism. Playbook Sec. 19 requires optional appellate arbitration under the AAA Optional Appellate Arbitration Rules for awards exceeding $25M in aggregate monetary relief (damages, interest, fees and costs), with: a 30-day notice of appeal; a three-arbitrator appellate panel from the AAA appellate roster; the Appellate Rules' standard of review (material and prejudicial errors of law; clearly erroneous findings of fact); and no finality/enforceability until the appeal period lapses or the appellate panel rules. All Required terms are reflected. Rationale: an award of this size could have fund-level effects on returns, reserves and LP distributions. ISSUE FOR GC: as drafted in the Playbook the trigger is an award GRANTING more than $25M, so if Whitmore is the claimant and a large claim is denied (zero award), Whitmore would have no appeal right. Consider extending the trigger to any Dispute in which more than $25M is claimed (would be a departure from the Playbook text; we have not made this change). See also Comment 21 regarding expedited awards.</w:t>
      </w:r>
    </w:p>
    <w:p>
      <w:r>
        <w:rPr>
          <w:sz w:val="18"/>
        </w:rPr>
        <w:t xml:space="preserve">[Fallback / negotiating room: Post-award appellate arbitration by mutual written consent of the Parties (Playbook Sec. 19 Fallback).]</w:t>
      </w:r>
    </w:p>
  </w:comment>
  <w:comment w:id="31" w:author="Hargrove, Wynn &amp; Calloway LLP" w:date="2025-01-11T12:00:00Z" w:initials="HWC">
    <w:p>
      <w:r>
        <w:rPr>
          <w:sz w:val="18"/>
        </w:rPr>
        <w:t xml:space="preserve">[HWC Comment 31 | Playbook Sec. 14 | Position: Required (prevailing-party fee shifting); Preferred (Tribunal determines prevailing party and reasonableness) | Priority: Important] Cascadian's "each Party bears its own costs ... regardless of the outcome" is expressly NOT ACCEPTABLE under Playbook Sec. 14 because it removes any cost consequence for frivolous or tactical claims. Replaced with a prevailing-party fee-shifting provision covering attorneys', expert, arbitrator and administrative fees and other costs, with the Tribunal determining the substantially prevailing party and reasonableness in the final Award (Preferred). Extended to emergency, expedited, appellate, and ancillary court proceedings so that Whitmore can recover the cost of enforcing its interim-relief and award rights.</w:t>
      </w:r>
    </w:p>
    <w:p>
      <w:r>
        <w:rPr>
          <w:sz w:val="18"/>
        </w:rPr>
        <w:t xml:space="preserve">[Fallback / negotiating room: Tribunal discretion to allocate fees and costs based on the relative success of the parties' claims and defenses (Playbook Sec. 14 Fallback).]</w:t>
      </w:r>
    </w:p>
  </w:comment>
  <w:comment w:id="32" w:author="Hargrove, Wynn &amp; Calloway LLP" w:date="2025-01-11T12:00:00Z" w:initials="HWC">
    <w:p>
      <w:r>
        <w:rPr>
          <w:sz w:val="18"/>
        </w:rPr>
        <w:t xml:space="preserve">[HWC Comment 32 | Playbook Secs. 2, 14 | Position: Required (conforming) | Priority: Important] ICC replaced with AAA; equal sharing converted to an advance only, subject to reallocation under the Section 9.1 fee-shifting provision.</w:t>
      </w:r>
    </w:p>
  </w:comment>
  <w:comment w:id="33" w:author="Hargrove, Wynn &amp; Calloway LLP" w:date="2025-01-11T12:00:00Z" w:initials="HWC">
    <w:p>
      <w:r>
        <w:rPr>
          <w:sz w:val="18"/>
        </w:rPr>
        <w:t xml:space="preserve">[HWC Comment 33 | Playbook Sec. 15 | Position: Required (no shortening; 3-year minimum); Preferred (silent - statutory period applies) | Priority: Critical] Cascadian's one-year contractual limitations period (from when the claimant knew or should have known of the facts), with an acknowledgment that it is shorter than the statutory period and "reasonable and enforceable," is NOT ACCEPTABLE under Playbook Sec. 15. The Playbook singles out one-year periods as particularly dangerous: fund quarterly/annual reporting and audit cycles often do not reveal breaches within 12 months. The one-year bar and acknowledgment have been deleted. Consistent with the Preferred "silent" position, the replacement simply confirms that the statutory period under governing law applies (3 years for Delaware contract claims, 10 Del. C. Sec. 8106; 6 years under New York law, N.Y. C.P.L.R. Sec. 213, if the NY fallback is accepted) and that filing a demand stops the clock. If Cascadian prefers, Article X may be deleted in its entirety, which is equally consistent with the Preferred position.</w:t>
      </w:r>
    </w:p>
    <w:p>
      <w:r>
        <w:rPr>
          <w:sz w:val="18"/>
        </w:rPr>
        <w:t xml:space="preserve">[Fallback / negotiating room: If Cascadian insists on a contractual limitations period, it must be no shorter than the longer of (a) the applicable statutory period and (b) three (3) years from accrual (Playbook Sec. 15 Fallback). No shortening below that floor without GC approval.]</w:t>
      </w:r>
    </w:p>
  </w:comment>
  <w:comment w:id="34" w:author="Hargrove, Wynn &amp; Calloway LLP" w:date="2025-01-11T12:00:00Z" w:initials="HWC">
    <w:p>
      <w:r>
        <w:rPr>
          <w:sz w:val="18"/>
        </w:rPr>
        <w:t xml:space="preserve">[HWC Comment 34 | Playbook Sec. 20 | Position: Required (no destruction; 7-year minimum retention) | Priority: Important] Cascadian's Section 11.1 requires each Party to destroy all arbitration records within 30 days after the final award (or any confirmation/vacatur proceeding) and certify destruction. Playbook Sec. 20 categorically prohibits any mandatory destruction clause, regardless of time period, and requires deletion. Replaced with an express no-destruction statement and a 7-year minimum retention period running from the final award (or final appellate award), consistent with Whitmore's fund record-retention policy, tax and regulatory audit cycles, LP reporting obligations, and the need to preserve records for vacatur, enforcement and appellate proceedings. Retained materials remain confidential under Section 5.4, which should address Cascadian's underlying concern.</w:t>
      </w:r>
    </w:p>
    <w:p>
      <w:r>
        <w:rPr>
          <w:sz w:val="18"/>
        </w:rPr>
        <w:t xml:space="preserve">[Fallback / negotiating room: Return (not destruction) of produced documents to the producing party, with retention of all other materials - including submissions, transcripts, orders, and awards - for at least 7 years (Playbook Sec. 20 Fallback).]</w:t>
      </w:r>
    </w:p>
  </w:comment>
  <w:comment w:id="35" w:author="Hargrove, Wynn &amp; Calloway LLP" w:date="2025-01-11T12:00:00Z" w:initials="HWC">
    <w:p>
      <w:r>
        <w:rPr>
          <w:sz w:val="18"/>
        </w:rPr>
        <w:t xml:space="preserve">[HWC Comment 35 | Playbook N/A (deal-team confirmation) | Position: N/A | Priority: Recommended] Please confirm that Section 11.4 of the CIA is the notices provision in the execution version of the CIA. We also recommend confirming that the arbitration-related provisions of the CIA body (see Section 12.6) are conformed to this markup (AAA, Atlanta seat, Delaware law, interim relief carve-out), since Section 12.6 only resolves conflicts and Playbook Sec. 6 requires the CIA itself to be Delaware-governed.</w:t>
      </w:r>
    </w:p>
  </w:comment>
  <w:comment w:id="36" w:author="Hargrove, Wynn &amp; Calloway LLP" w:date="2025-01-11T12:00:00Z" w:initials="HWC">
    <w:p>
      <w:r>
        <w:rPr>
          <w:sz w:val="18"/>
        </w:rPr>
        <w:t xml:space="preserve">[HWC Comment 36 | Playbook Sec. 7 | Position: Required (conforming) | Priority: Recommended] As drafted, the Agreement survives only for Disputes "arising prior to or upon" termination, leaving post-termination disputes (e.g., surviving indemnity, confidentiality, clawback, or post-exit drag-along/buy-sell claims) outside arbitration and outside the protections of this markup. Playbook Sec. 7 requires that all disputes arising out of the co-investment be covered; revised so the Agreement continues to apply regardless of when the Dispute arises.</w:t>
      </w:r>
    </w:p>
  </w:comment>
  <w:comment w:id="37" w:author="Hargrove, Wynn &amp; Calloway LLP" w:date="2025-01-11T12:00:00Z" w:initials="HWC">
    <w:p>
      <w:r>
        <w:rPr>
          <w:sz w:val="18"/>
        </w:rPr>
        <w:t xml:space="preserve">[HWC Comment 37 | Playbook N/A (deal-team confirmation) | Position: N/A | Priority: Recommended] See Comment 1 - confirm the correct general partner entity and authorized signatory for Whitmore Capital Fund III LP.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