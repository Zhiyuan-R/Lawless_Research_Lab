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 xml:space="preserve">DRAFT — Version 1.</w:t>
      </w:r>
      <w:ins w:id="5001" w:author="Ceritas Therapeutics (QA/Legal)" w:date="2025-04-21T09:00:00Z">
        <w:r>
          <w:rPr>
            <w:rFonts w:ascii="Times New Roman" w:hAnsi="Times New Roman"/>
            <w:b/>
            <w:color w:val="000000"/>
            <w:sz w:val="22"/>
          </w:rPr>
          <w:t xml:space="preserve">1 (Ceritas Redline of Pinnacle Draft v1.</w:t>
        </w:r>
      </w:ins>
      <w:r>
        <w:rPr>
          <w:rFonts w:ascii="Times New Roman" w:hAnsi="Times New Roman"/>
          <w:b/>
          <w:color w:val="000000"/>
          <w:sz w:val="22"/>
        </w:rPr>
        <w:t xml:space="preserve">0</w:t>
      </w:r>
      <w:ins w:id="5002" w:author="Ceritas Therapeutics (QA/Legal)" w:date="2025-04-21T09:00:00Z">
        <w:r>
          <w:rPr>
            <w:rFonts w:ascii="Times New Roman" w:hAnsi="Times New Roman"/>
            <w:b/>
            <w:color w:val="000000"/>
            <w:sz w:val="22"/>
          </w:rPr>
          <w:t xml:space="preserve">)</w:t>
        </w:r>
      </w:ins>
    </w:p>
    <w:p>
      <w:pPr>
        <w:spacing w:line="276" w:lineRule="auto" w:before="0" w:after="120"/>
        <w:jc w:val="center"/>
      </w:pPr>
      <w:r>
        <w:rPr>
          <w:rFonts w:ascii="Times New Roman" w:hAnsi="Times New Roman"/>
          <w:b/>
          <w:color w:val="000000"/>
          <w:sz w:val="22"/>
        </w:rPr>
        <w:t xml:space="preserve">April 4, 2025</w:t>
      </w:r>
      <w:ins w:id="5003" w:author="Ceritas Therapeutics (QA/Legal)" w:date="2025-04-21T09:00:00Z">
        <w:r>
          <w:rPr>
            <w:rFonts w:ascii="Times New Roman" w:hAnsi="Times New Roman"/>
            <w:b/>
            <w:color w:val="000000"/>
            <w:sz w:val="22"/>
          </w:rPr>
          <w:t xml:space="preserve">; Ceritas comments April 21, 2025</w:t>
        </w:r>
      </w:ins>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PHARMASOLUTIONS GMBH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CERITAS THERAPEUTICS, INC.</w:t>
      </w:r>
    </w:p>
    <w:p>
      <w:pPr>
        <w:spacing w:line="276" w:lineRule="auto" w:before="0" w:after="120"/>
        <w:jc w:val="center"/>
      </w:pPr>
      <w:r>
        <w:rPr>
          <w:rFonts w:ascii="Times New Roman" w:hAnsi="Times New Roman"/>
          <w:color w:val="000000"/>
          <w:sz w:val="22"/>
        </w:rPr>
        <w:t>Re: Commercial Manufacture of Velorantib Tablets, 25 mg and 100 mg</w:t>
      </w:r>
    </w:p>
    <w:p>
      <w:pPr>
        <w:spacing w:line="276" w:lineRule="auto" w:before="0" w:after="120"/>
        <w:jc w:val="both"/>
      </w:pPr>
      <w:r>
        <w:rPr>
          <w:rFonts w:ascii="Times New Roman" w:hAnsi="Times New Roman"/>
          <w:color w:val="000000"/>
          <w:sz w:val="18"/>
        </w:rPr>
        <w:t>CONFIDENTIAL — This document constitutes a draft quality agreement prepared for discussion purposes between the Parties. It is subject to further review, negotiation, and execution. No binding obligations arise from this draft until it is executed by authorized representatives of both Parties.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Lukas Eitner, Head of Quality, Commercial Manufacturing, Pinnacle PharmaSolutions GmbH</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Pinnacle PharmaSolutions GmbH</w:t>
      </w:r>
      <w:r>
        <w:rPr>
          <w:rFonts w:ascii="Times New Roman" w:hAnsi="Times New Roman"/>
          <w:color w:val="000000"/>
          <w:sz w:val="22"/>
        </w:rPr>
        <w:t xml:space="preserve"> ("Pinnacle" or "Contract Manufacturer"), a company organized under the laws of Germany, with its principal place of business at Industriestraße 44, 79576 Weil am Rhein, Germany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Ceritas Therapeutics, Inc.</w:t>
      </w:r>
      <w:r>
        <w:rPr>
          <w:rFonts w:ascii="Times New Roman" w:hAnsi="Times New Roman"/>
          <w:color w:val="000000"/>
          <w:sz w:val="22"/>
        </w:rPr>
        <w:t xml:space="preserve"> ("Ceritas" or "Sponsor"), a corporation organized under the laws of the State of Delaware, United States, with its principal place of business at 400 Concord Avenue, Suite 1200, Cambridge, MA 02138, United States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Velorantib Tablets, 25 mg and 100 mg strengths (oral solid dosage form)</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Master Services Agreement dated March 14, 2025, between Pinnacle PharmaSolutions GmbH and Ceritas Therapeutics, Inc. (the "MSA")</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Initial draft for review and negotiation</w:t>
            </w:r>
          </w:p>
        </w:tc>
        <w:tc>
          <w:tcPr>
            <w:tcW w:type="dxa" w:w="2160"/>
          </w:tcPr>
          <w:p>
            <w:pPr>
              <w:spacing w:line="276" w:lineRule="auto" w:before="20" w:after="20"/>
            </w:pPr>
            <w:r/>
            <w:r>
              <w:rPr>
                <w:rFonts w:ascii="Times New Roman" w:hAnsi="Times New Roman"/>
                <w:color w:val="000000"/>
                <w:sz w:val="18"/>
              </w:rPr>
              <w:t>Dr. Lukas Eitner, Head of Quality, Commercial Manufacturing, Pinnacle PharmaSolutions GmbH</w:t>
            </w:r>
          </w:p>
        </w:tc>
      </w:tr>
    </w:tbl>
    <w:p/>
    <w:p>
      <w:pPr>
        <w:spacing w:line="276" w:lineRule="auto" w:before="200" w:after="80"/>
        <w:ind w:left="0"/>
        <w:jc w:val="both"/>
      </w:pPr>
      <w:r>
        <w:rPr>
          <w:rFonts w:ascii="Times New Roman" w:hAnsi="Times New Roman"/>
          <w:b/>
          <w:color w:val="000000"/>
          <w:sz w:val="22"/>
        </w:rPr>
        <w:t xml:space="preserve">Approval Signatures.  </w:t>
      </w:r>
      <w:r>
        <w:rPr>
          <w:rFonts w:ascii="Times New Roman" w:hAnsi="Times New Roman"/>
          <w:color w:val="000000"/>
          <w:sz w:val="22"/>
        </w:rPr>
        <w:t>The undersigned authorized representatives of each Party have reviewed and approved this Quality Agreement as of the dates set forth below.</w:t>
      </w:r>
    </w:p>
    <w:p>
      <w:pPr>
        <w:spacing w:line="276" w:lineRule="auto" w:before="0" w:after="120"/>
        <w:jc w:val="both"/>
      </w:pPr>
      <w:r>
        <w:rPr>
          <w:rFonts w:ascii="Times New Roman" w:hAnsi="Times New Roman"/>
          <w:b/>
          <w:color w:val="000000"/>
          <w:sz w:val="22"/>
        </w:rPr>
        <w:t>PINNACLE PHARMASOLUTIONS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Eitner</w:t>
      </w:r>
    </w:p>
    <w:p>
      <w:pPr>
        <w:spacing w:line="240" w:lineRule="auto" w:before="20" w:after="20"/>
        <w:jc w:val="left"/>
      </w:pPr>
      <w:r>
        <w:rPr>
          <w:rFonts w:ascii="Times New Roman" w:hAnsi="Times New Roman"/>
          <w:color w:val="000000"/>
          <w:sz w:val="22"/>
        </w:rPr>
        <w:t>Title: Head of Quality, Commercial Manufacturing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Franziska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CERITAS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 xml:space="preserve">The purpose of this Quality Agreement (this "Agreement" or "Quality Agreement") is to define the quality-related roles, responsibilities, and obligations of Pinnacle PharmaSolutions GmbH ("Pinnacle") and Ceritas Therapeutics, Inc. ("Ceritas" and, together with Pinnacle, the "Parties" and each individually a "Party") for the commercial manufacture, testing, packaging, storage, and release of Velorantib Tablets, 25 mg and 100 mg (the "Product") at Pinnacle's manufacturing facility located at Industriestraße 44, 79576 Weil am Rhein, Germany (the "Facility"). This Agreement is entered into in support of Ceritas's New Drug Application No. 215-847 </w:t>
      </w:r>
      <w:del w:id="5004" w:author="Ceritas Therapeutics (QA/Legal)" w:date="2025-04-21T09:00:00Z">
        <w:r>
          <w:rPr>
            <w:rFonts w:ascii="Times New Roman" w:hAnsi="Times New Roman"/>
            <w:color w:val="000000"/>
            <w:sz w:val="22"/>
          </w:rPr>
          <w:delText xml:space="preserve">filed</w:delText>
        </w:r>
      </w:del>
      <w:ins w:id="5005" w:author="Ceritas Therapeutics (QA/Legal)" w:date="2025-04-21T09:00:00Z">
        <w:r>
          <w:rPr>
            <w:rFonts w:ascii="Times New Roman" w:hAnsi="Times New Roman"/>
            <w:color w:val="000000"/>
            <w:sz w:val="22"/>
          </w:rPr>
          <w:t xml:space="preserve">approved</w:t>
        </w:r>
      </w:ins>
      <w:r>
        <w:rPr>
          <w:rFonts w:ascii="Times New Roman" w:hAnsi="Times New Roman"/>
          <w:color w:val="000000"/>
          <w:sz w:val="22"/>
        </w:rPr>
        <w:t xml:space="preserve"> </w:t>
      </w:r>
      <w:del w:id="5006" w:author="Ceritas Therapeutics (QA/Legal)" w:date="2025-04-21T09:00:00Z">
        <w:r>
          <w:rPr>
            <w:rFonts w:ascii="Times New Roman" w:hAnsi="Times New Roman"/>
            <w:color w:val="000000"/>
            <w:sz w:val="22"/>
          </w:rPr>
          <w:delText xml:space="preserve">with</w:delText>
        </w:r>
      </w:del>
      <w:ins w:id="5007" w:author="Ceritas Therapeutics (QA/Legal)" w:date="2025-04-21T09:00:00Z">
        <w:r>
          <w:rPr>
            <w:rFonts w:ascii="Times New Roman" w:hAnsi="Times New Roman"/>
            <w:color w:val="000000"/>
            <w:sz w:val="22"/>
          </w:rPr>
          <w:t xml:space="preserve">by</w:t>
        </w:r>
      </w:ins>
      <w:r>
        <w:rPr>
          <w:rFonts w:ascii="Times New Roman" w:hAnsi="Times New Roman"/>
          <w:color w:val="000000"/>
          <w:sz w:val="22"/>
        </w:rPr>
        <w:t xml:space="preserve"> the United States Food and Drug Administration ("FDA") and the European Union Marketing Authorisation held by Ceritas Therapeutics Ireland DAC, a wholly owned subsidiary of Ceritas, as approved by the relevant EU Member State competent authorities through the applicable marketing authorisation procedure.</w:t>
      </w:r>
    </w:p>
    <w:p>
      <w:pPr>
        <w:spacing w:line="276" w:lineRule="auto" w:before="0" w:after="120"/>
        <w:jc w:val="both"/>
      </w:pPr>
      <w:r>
        <w:rPr>
          <w:rFonts w:ascii="Times New Roman" w:hAnsi="Times New Roman"/>
          <w:color w:val="000000"/>
          <w:sz w:val="22"/>
        </w:rPr>
        <w:t>This Agreement is intended to ensure that both Parties clearly understand and comply with their respective obligations related to the quality, safety, and regulatory compliance of the Product throughout the manufacturing and supply chain, from receipt of incoming materials through final release and distribution.</w:t>
      </w:r>
    </w:p>
    <w:p>
      <w:pPr>
        <w:spacing w:line="276" w:lineRule="auto" w:before="0" w:after="120"/>
        <w:jc w:val="both"/>
        <w:rPr>
          <w:ins w:id="5008" w:author="Ceritas Therapeutics (QA/Legal)" w:date="2025-04-21T09:00:00Z"/>
        </w:rPr>
      </w:pPr>
      <w:ins w:id="5009" w:author="Ceritas Therapeutics (QA/Legal)" w:date="2025-04-21T09:00:00Z">
        <w:r>
          <w:rPr>
            <w:rFonts w:ascii="Times New Roman" w:hAnsi="Times New Roman"/>
            <w:color w:val="000000"/>
            <w:sz w:val="22"/>
          </w:rPr>
          <w:t xml:space="preserve">Ceritas is the holder of NDA No. 215-847 for the Product in the United States (the "NDA"), and Ceritas Therapeutics Ireland DAC ("Ceritas Ireland"), a wholly owned subsidiary of Ceritas, is the holder of the European Union Marketing Authorisation for the Product (the "EU Marketing Authorisation" and, together with the NDA, the "Marketing Authorisations"). As NDA holder, and on behalf of Ceritas Ireland as EU Marketing Authorisation holder, Ceritas retains ultimate quality oversight authority over all activities performed by Pinnacle under this Quality Agreement. Pinnacle performs such activities as a contract manufacturer and service provider under Ceritas's oversight. Nothing in this Quality Agreement shall be construed to create a partnership, joint venture, or any shared or co-equal quality authority between the Parties, consistent with Section 16.8 of the MSA.</w:t>
        </w:r>
      </w:ins>
    </w:p>
    <w:p>
      <w:pPr>
        <w:spacing w:line="276" w:lineRule="auto" w:before="0" w:after="120"/>
        <w:jc w:val="both"/>
      </w:pPr>
      <w:r>
        <w:rPr>
          <w:rFonts w:ascii="Times New Roman" w:hAnsi="Times New Roman"/>
          <w:b/>
          <w:color w:val="000000"/>
          <w:sz w:val="22"/>
        </w:rPr>
        <w:t>1.2 Scope.</w:t>
      </w:r>
    </w:p>
    <w:p>
      <w:pPr>
        <w:spacing w:line="276" w:lineRule="auto" w:before="0" w:after="120"/>
        <w:jc w:val="both"/>
      </w:pPr>
      <w:r>
        <w:rPr>
          <w:rFonts w:ascii="Times New Roman" w:hAnsi="Times New Roman"/>
          <w:color w:val="000000"/>
          <w:sz w:val="22"/>
        </w:rPr>
        <w:t>This Quality Agreement covers all current Good Manufacturing Practice ("cGMP") activities performed by Pinnacle for the Product, including, without limitation:</w:t>
      </w:r>
    </w:p>
    <w:p>
      <w:pPr>
        <w:spacing w:line="276" w:lineRule="auto" w:before="0" w:after="120"/>
        <w:ind w:left="432"/>
        <w:jc w:val="both"/>
      </w:pPr>
      <w:r>
        <w:rPr>
          <w:rFonts w:ascii="Times New Roman" w:hAnsi="Times New Roman"/>
          <w:color w:val="000000"/>
          <w:sz w:val="22"/>
        </w:rPr>
        <w:t>(a) manufacturing, processing, and formulation of the Product;</w:t>
      </w:r>
    </w:p>
    <w:p>
      <w:pPr>
        <w:spacing w:line="276" w:lineRule="auto" w:before="0" w:after="120"/>
        <w:ind w:left="432"/>
        <w:jc w:val="both"/>
      </w:pPr>
      <w:r>
        <w:rPr>
          <w:rFonts w:ascii="Times New Roman" w:hAnsi="Times New Roman"/>
          <w:color w:val="000000"/>
          <w:sz w:val="22"/>
        </w:rPr>
        <w:t>(b) in-process testing and controls;</w:t>
      </w:r>
    </w:p>
    <w:p>
      <w:pPr>
        <w:spacing w:line="276" w:lineRule="auto" w:before="0" w:after="120"/>
        <w:ind w:left="432"/>
        <w:jc w:val="both"/>
      </w:pPr>
      <w:r>
        <w:rPr>
          <w:rFonts w:ascii="Times New Roman" w:hAnsi="Times New Roman"/>
          <w:color w:val="000000"/>
          <w:sz w:val="22"/>
        </w:rPr>
        <w:t>(c) analytical release testing;</w:t>
      </w:r>
    </w:p>
    <w:p>
      <w:pPr>
        <w:spacing w:line="276" w:lineRule="auto" w:before="0" w:after="120"/>
        <w:ind w:left="432"/>
        <w:jc w:val="both"/>
      </w:pPr>
      <w:r>
        <w:rPr>
          <w:rFonts w:ascii="Times New Roman" w:hAnsi="Times New Roman"/>
          <w:color w:val="000000"/>
          <w:sz w:val="22"/>
        </w:rPr>
        <w:t xml:space="preserve">(d) primary</w:t>
      </w:r>
      <w:ins w:id="5010" w:author="Ceritas Therapeutics (QA/Legal)" w:date="2025-04-21T09:00:00Z">
        <w:r>
          <w:rPr>
            <w:rFonts w:ascii="Times New Roman" w:hAnsi="Times New Roman"/>
            <w:color w:val="000000"/>
            <w:sz w:val="22"/>
          </w:rPr>
          <w:t xml:space="preserve">, secondary,</w:t>
        </w:r>
      </w:ins>
      <w:r>
        <w:rPr>
          <w:rFonts w:ascii="Times New Roman" w:hAnsi="Times New Roman"/>
          <w:color w:val="000000"/>
          <w:sz w:val="22"/>
        </w:rPr>
        <w:t xml:space="preserve"> and </w:t>
      </w:r>
      <w:del w:id="5011" w:author="Ceritas Therapeutics (QA/Legal)" w:date="2025-04-21T09:00:00Z">
        <w:r>
          <w:rPr>
            <w:rFonts w:ascii="Times New Roman" w:hAnsi="Times New Roman"/>
            <w:color w:val="000000"/>
            <w:sz w:val="22"/>
          </w:rPr>
          <w:delText xml:space="preserve">secondary</w:delText>
        </w:r>
      </w:del>
      <w:ins w:id="5012" w:author="Ceritas Therapeutics (QA/Legal)" w:date="2025-04-21T09:00:00Z">
        <w:r>
          <w:rPr>
            <w:rFonts w:ascii="Times New Roman" w:hAnsi="Times New Roman"/>
            <w:color w:val="000000"/>
            <w:sz w:val="22"/>
          </w:rPr>
          <w:t xml:space="preserve">tertiary</w:t>
        </w:r>
      </w:ins>
      <w:r>
        <w:rPr>
          <w:rFonts w:ascii="Times New Roman" w:hAnsi="Times New Roman"/>
          <w:color w:val="000000"/>
          <w:sz w:val="22"/>
        </w:rPr>
        <w:t xml:space="preserve"> packaging and labeling;</w:t>
      </w:r>
    </w:p>
    <w:p>
      <w:pPr>
        <w:spacing w:line="276" w:lineRule="auto" w:before="0" w:after="120"/>
        <w:ind w:left="432"/>
        <w:jc w:val="both"/>
      </w:pPr>
      <w:r>
        <w:rPr>
          <w:rFonts w:ascii="Times New Roman" w:hAnsi="Times New Roman"/>
          <w:color w:val="000000"/>
          <w:sz w:val="22"/>
        </w:rPr>
        <w:t>(e) stability testing in accordance with the stability program described in Section 13;</w:t>
      </w:r>
    </w:p>
    <w:p>
      <w:pPr>
        <w:spacing w:line="276" w:lineRule="auto" w:before="0" w:after="120"/>
        <w:ind w:left="432"/>
        <w:jc w:val="both"/>
      </w:pPr>
      <w:r>
        <w:rPr>
          <w:rFonts w:ascii="Times New Roman" w:hAnsi="Times New Roman"/>
          <w:color w:val="000000"/>
          <w:sz w:val="22"/>
        </w:rPr>
        <w:t xml:space="preserve">(f) storage of</w:t>
      </w:r>
      <w:ins w:id="5013" w:author="Ceritas Therapeutics (QA/Legal)" w:date="2025-04-21T09:00:00Z">
        <w:r>
          <w:rPr>
            <w:rFonts w:ascii="Times New Roman" w:hAnsi="Times New Roman"/>
            <w:color w:val="000000"/>
            <w:sz w:val="22"/>
          </w:rPr>
          <w:t xml:space="preserve"> API, Ceritas-Furnished Materials, components, work-in-process, and</w:t>
        </w:r>
      </w:ins>
      <w:r>
        <w:rPr>
          <w:rFonts w:ascii="Times New Roman" w:hAnsi="Times New Roman"/>
          <w:color w:val="000000"/>
          <w:sz w:val="22"/>
        </w:rPr>
        <w:t xml:space="preserve"> the Product at the Facility </w:t>
      </w:r>
      <w:del w:id="5014" w:author="Ceritas Therapeutics (QA/Legal)" w:date="2025-04-21T09:00:00Z">
        <w:r>
          <w:rPr>
            <w:rFonts w:ascii="Times New Roman" w:hAnsi="Times New Roman"/>
            <w:color w:val="000000"/>
            <w:sz w:val="22"/>
          </w:rPr>
          <w:delText xml:space="preserve">prior</w:delText>
        </w:r>
      </w:del>
      <w:ins w:id="5015" w:author="Ceritas Therapeutics (QA/Legal)" w:date="2025-04-21T09:00:00Z">
        <w:r>
          <w:rPr>
            <w:rFonts w:ascii="Times New Roman" w:hAnsi="Times New Roman"/>
            <w:color w:val="000000"/>
            <w:sz w:val="22"/>
          </w:rPr>
          <w:t xml:space="preserve">under</w:t>
        </w:r>
      </w:ins>
      <w:r>
        <w:rPr>
          <w:rFonts w:ascii="Times New Roman" w:hAnsi="Times New Roman"/>
          <w:color w:val="000000"/>
          <w:sz w:val="22"/>
        </w:rPr>
        <w:t xml:space="preserve"> </w:t>
      </w:r>
      <w:del w:id="5016" w:author="Ceritas Therapeutics (QA/Legal)" w:date="2025-04-21T09:00:00Z">
        <w:r>
          <w:rPr>
            <w:rFonts w:ascii="Times New Roman" w:hAnsi="Times New Roman"/>
            <w:color w:val="000000"/>
            <w:sz w:val="22"/>
          </w:rPr>
          <w:delText xml:space="preserve">to</w:delText>
        </w:r>
      </w:del>
      <w:ins w:id="5017"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018" w:author="Ceritas Therapeutics (QA/Legal)" w:date="2025-04-21T09:00:00Z">
        <w:r>
          <w:rPr>
            <w:rFonts w:ascii="Times New Roman" w:hAnsi="Times New Roman"/>
            <w:color w:val="000000"/>
            <w:sz w:val="22"/>
          </w:rPr>
          <w:delText xml:space="preserve">shipment</w:delText>
        </w:r>
      </w:del>
      <w:ins w:id="5019" w:author="Ceritas Therapeutics (QA/Legal)" w:date="2025-04-21T09:00:00Z">
        <w:r>
          <w:rPr>
            <w:rFonts w:ascii="Times New Roman" w:hAnsi="Times New Roman"/>
            <w:color w:val="000000"/>
            <w:sz w:val="22"/>
          </w:rPr>
          <w:t xml:space="preserve">conditions specified in the Specifications</w:t>
        </w:r>
      </w:ins>
      <w:r>
        <w:rPr>
          <w:rFonts w:ascii="Times New Roman" w:hAnsi="Times New Roman"/>
          <w:color w:val="000000"/>
          <w:sz w:val="22"/>
        </w:rPr>
        <w:t xml:space="preserve">;</w:t>
      </w:r>
      <w:del w:id="5020" w:author="Ceritas Therapeutics (QA/Legal)" w:date="2025-04-21T09:00:00Z">
        <w:r>
          <w:rPr>
            <w:rFonts w:ascii="Times New Roman" w:hAnsi="Times New Roman"/>
            <w:color w:val="000000"/>
            <w:sz w:val="22"/>
          </w:rPr>
          <w:delText xml:space="preserve"> and</w:delText>
        </w:r>
      </w:del>
    </w:p>
    <w:p>
      <w:pPr>
        <w:spacing w:line="276" w:lineRule="auto" w:before="0" w:after="120"/>
        <w:ind w:left="432"/>
        <w:jc w:val="both"/>
      </w:pPr>
      <w:r>
        <w:rPr>
          <w:rFonts w:ascii="Times New Roman" w:hAnsi="Times New Roman"/>
          <w:color w:val="000000"/>
          <w:sz w:val="22"/>
        </w:rPr>
        <w:t xml:space="preserve">(g) shipment and transportation </w:t>
      </w:r>
      <w:del w:id="5021" w:author="Ceritas Therapeutics (QA/Legal)" w:date="2025-04-21T09:00:00Z">
        <w:r>
          <w:rPr>
            <w:rFonts w:ascii="Times New Roman" w:hAnsi="Times New Roman"/>
            <w:color w:val="000000"/>
            <w:sz w:val="22"/>
          </w:rPr>
          <w:delText xml:space="preserve">arrangements</w:delText>
        </w:r>
      </w:del>
      <w:ins w:id="5022" w:author="Ceritas Therapeutics (QA/Legal)" w:date="2025-04-21T09:00:00Z">
        <w:r>
          <w:rPr>
            <w:rFonts w:ascii="Times New Roman" w:hAnsi="Times New Roman"/>
            <w:color w:val="000000"/>
            <w:sz w:val="22"/>
          </w:rPr>
          <w:t xml:space="preserve">of the Product</w:t>
        </w:r>
      </w:ins>
      <w:r>
        <w:rPr>
          <w:rFonts w:ascii="Times New Roman" w:hAnsi="Times New Roman"/>
          <w:color w:val="000000"/>
          <w:sz w:val="22"/>
        </w:rPr>
        <w:t xml:space="preserve"> from the Facility to the delivery points specified in the MSA</w:t>
      </w:r>
      <w:del w:id="5023" w:author="Ceritas Therapeutics (QA/Legal)" w:date="2025-04-21T09:00:00Z">
        <w:r>
          <w:rPr>
            <w:rFonts w:ascii="Times New Roman" w:hAnsi="Times New Roman"/>
            <w:color w:val="000000"/>
            <w:sz w:val="22"/>
          </w:rPr>
          <w:delText xml:space="preserve">.</w:delText>
        </w:r>
      </w:del>
      <w:ins w:id="5024" w:author="Ceritas Therapeutics (QA/Legal)" w:date="2025-04-21T09:00:00Z">
        <w:r>
          <w:rPr>
            <w:rFonts w:ascii="Times New Roman" w:hAnsi="Times New Roman"/>
            <w:color w:val="000000"/>
            <w:sz w:val="22"/>
          </w:rPr>
          <w:t xml:space="preserve">, in accordance with validated shipping procedures and temperature-controlled logistics requirements;</w:t>
        </w:r>
      </w:ins>
    </w:p>
    <w:p>
      <w:pPr>
        <w:spacing w:line="276" w:lineRule="auto" w:before="0" w:after="120"/>
        <w:ind w:left="432"/>
        <w:jc w:val="both"/>
        <w:rPr>
          <w:ins w:id="5025" w:author="Ceritas Therapeutics (QA/Legal)" w:date="2025-04-21T09:00:00Z"/>
        </w:rPr>
      </w:pPr>
      <w:ins w:id="5026" w:author="Ceritas Therapeutics (QA/Legal)" w:date="2025-04-21T09:00:00Z">
        <w:r>
          <w:rPr>
            <w:rFonts w:ascii="Times New Roman" w:hAnsi="Times New Roman"/>
            <w:color w:val="000000"/>
            <w:sz w:val="22"/>
          </w:rPr>
          <w:t xml:space="preserve">(h) receipt, inspection, sampling, and testing of incoming raw materials, components, API, and other Ceritas-Furnished Materials;</w:t>
        </w:r>
      </w:ins>
    </w:p>
    <w:p>
      <w:pPr>
        <w:spacing w:line="276" w:lineRule="auto" w:before="0" w:after="120"/>
        <w:ind w:left="432"/>
        <w:jc w:val="both"/>
        <w:rPr>
          <w:ins w:id="5027" w:author="Ceritas Therapeutics (QA/Legal)" w:date="2025-04-21T09:00:00Z"/>
        </w:rPr>
      </w:pPr>
      <w:ins w:id="5028" w:author="Ceritas Therapeutics (QA/Legal)" w:date="2025-04-21T09:00:00Z">
        <w:r>
          <w:rPr>
            <w:rFonts w:ascii="Times New Roman" w:hAnsi="Times New Roman"/>
            <w:color w:val="000000"/>
            <w:sz w:val="22"/>
          </w:rPr>
          <w:t xml:space="preserve">(i) serialization and aggregation in compliance with the U.S. Drug Supply Chain Security Act, Directive 2011/62/EU (Falsified Medicines Directive), and Commission Delegated Regulation (EU) 2016/161; and</w:t>
        </w:r>
      </w:ins>
    </w:p>
    <w:p>
      <w:pPr>
        <w:spacing w:line="276" w:lineRule="auto" w:before="0" w:after="120"/>
        <w:ind w:left="432"/>
        <w:jc w:val="both"/>
        <w:rPr>
          <w:ins w:id="5029" w:author="Ceritas Therapeutics (QA/Legal)" w:date="2025-04-21T09:00:00Z"/>
        </w:rPr>
      </w:pPr>
      <w:ins w:id="5030" w:author="Ceritas Therapeutics (QA/Legal)" w:date="2025-04-21T09:00:00Z">
        <w:r>
          <w:rPr>
            <w:rFonts w:ascii="Times New Roman" w:hAnsi="Times New Roman"/>
            <w:color w:val="000000"/>
            <w:sz w:val="22"/>
          </w:rPr>
          <w:t xml:space="preserve">(j) investigation of deviations, out-of-specification and out-of-trend results, and Complaints relating to the Product.</w:t>
        </w:r>
      </w:ins>
    </w:p>
    <w:p>
      <w:pPr>
        <w:spacing w:line="276" w:lineRule="auto" w:before="0" w:after="120"/>
        <w:jc w:val="both"/>
      </w:pPr>
      <w:r>
        <w:rPr>
          <w:rFonts w:ascii="Times New Roman" w:hAnsi="Times New Roman"/>
          <w:color w:val="000000"/>
          <w:sz w:val="22"/>
        </w:rPr>
        <w:t>This Quality Agreement applies to both the 25 mg and 100 mg strengths of Velorantib Tablets. The Specifications applicable to each strength are set forth in Annex B.</w:t>
      </w:r>
    </w:p>
    <w:p>
      <w:pPr>
        <w:spacing w:line="276" w:lineRule="auto" w:before="0" w:after="120"/>
        <w:jc w:val="both"/>
      </w:pPr>
      <w:r>
        <w:rPr>
          <w:rFonts w:ascii="Times New Roman" w:hAnsi="Times New Roman"/>
          <w:color w:val="000000"/>
          <w:sz w:val="22"/>
        </w:rPr>
        <w:t>This Quality Agreement does not govern commercial, financial, or other business terms of the relationship between the Parties, including pricing, payment terms, supply volumes, delivery schedules, or intellectual property ownership, all of which are addressed exclusively in the MSA. In the event that a matter does not relate to quality or cGMP compliance, the MSA shall be the controlling agreement.</w:t>
      </w:r>
    </w:p>
    <w:p>
      <w:pPr>
        <w:spacing w:line="276" w:lineRule="auto" w:before="0" w:after="120"/>
        <w:jc w:val="both"/>
      </w:pPr>
      <w:r>
        <w:rPr>
          <w:rFonts w:ascii="Times New Roman" w:hAnsi="Times New Roman"/>
          <w:b/>
          <w:color w:val="000000"/>
          <w:sz w:val="22"/>
        </w:rPr>
        <w:t>1.3 Regulatory Framework.</w:t>
      </w:r>
    </w:p>
    <w:p>
      <w:pPr>
        <w:spacing w:line="276" w:lineRule="auto" w:before="0" w:after="120"/>
        <w:jc w:val="both"/>
      </w:pPr>
      <w:r>
        <w:rPr>
          <w:rFonts w:ascii="Times New Roman" w:hAnsi="Times New Roman"/>
          <w:color w:val="000000"/>
          <w:sz w:val="22"/>
        </w:rPr>
        <w:t>This Quality Agreement is intended to satisfy the requirements and expectations of the following regulatory frameworks and guidance, as applicable to the manufacture of the Product:</w:t>
      </w:r>
    </w:p>
    <w:p>
      <w:pPr>
        <w:spacing w:line="276" w:lineRule="auto" w:before="0" w:after="120"/>
        <w:ind w:left="432"/>
        <w:jc w:val="both"/>
      </w:pPr>
      <w:r>
        <w:rPr>
          <w:rFonts w:ascii="Times New Roman" w:hAnsi="Times New Roman"/>
          <w:color w:val="000000"/>
          <w:sz w:val="22"/>
        </w:rPr>
        <w:t>(a) ICH Q10 — Pharmaceutical Quality System;</w:t>
      </w:r>
    </w:p>
    <w:p>
      <w:pPr>
        <w:spacing w:line="276" w:lineRule="auto" w:before="0" w:after="120"/>
        <w:ind w:left="432"/>
        <w:jc w:val="both"/>
      </w:pPr>
      <w:r>
        <w:rPr>
          <w:rFonts w:ascii="Times New Roman" w:hAnsi="Times New Roman"/>
          <w:color w:val="000000"/>
          <w:sz w:val="22"/>
        </w:rPr>
        <w:t>(b) Title 21 of the United States Code of Federal Regulations, Parts 210 and 211 (21 CFR Parts 210 and 211) — Current Good Manufacturing Practice for Finished Pharmaceuticals;</w:t>
      </w:r>
    </w:p>
    <w:p>
      <w:pPr>
        <w:spacing w:line="276" w:lineRule="auto" w:before="0" w:after="120"/>
        <w:ind w:left="432"/>
        <w:jc w:val="both"/>
      </w:pPr>
      <w:r>
        <w:rPr>
          <w:rFonts w:ascii="Times New Roman" w:hAnsi="Times New Roman"/>
          <w:color w:val="000000"/>
          <w:sz w:val="22"/>
        </w:rPr>
        <w:t xml:space="preserve">(c) European Union Guidelines on Good Manufacturing Practice, including Annex 16 (Certification by a Qualified Person and Batch Release)</w:t>
      </w:r>
      <w:del w:id="5031" w:author="Ceritas Therapeutics (QA/Legal)" w:date="2025-04-21T09:00:00Z">
        <w:r>
          <w:rPr>
            <w:rFonts w:ascii="Times New Roman" w:hAnsi="Times New Roman"/>
            <w:color w:val="000000"/>
            <w:sz w:val="22"/>
          </w:rPr>
          <w:delText xml:space="preserve">;</w:delText>
        </w:r>
      </w:del>
      <w:ins w:id="5032" w:author="Ceritas Therapeutics (QA/Legal)" w:date="2025-04-21T09:00:00Z">
        <w:r>
          <w:rPr>
            <w:rFonts w:ascii="Times New Roman" w:hAnsi="Times New Roman"/>
            <w:color w:val="000000"/>
            <w:sz w:val="22"/>
          </w:rPr>
          <w:t xml:space="preserve">, Chapter 7 (Outsourced Activities),</w:t>
        </w:r>
      </w:ins>
      <w:r>
        <w:rPr>
          <w:rFonts w:ascii="Times New Roman" w:hAnsi="Times New Roman"/>
          <w:color w:val="000000"/>
          <w:sz w:val="22"/>
        </w:rPr>
        <w:t xml:space="preserve"> and</w:t>
      </w:r>
      <w:ins w:id="5033" w:author="Ceritas Therapeutics (QA/Legal)" w:date="2025-04-21T09:00:00Z">
        <w:r>
          <w:rPr>
            <w:rFonts w:ascii="Times New Roman" w:hAnsi="Times New Roman"/>
            <w:color w:val="000000"/>
            <w:sz w:val="22"/>
          </w:rPr>
          <w:t xml:space="preserve"> Annex 11 (Computerised Systems);</w:t>
        </w:r>
      </w:ins>
    </w:p>
    <w:p>
      <w:pPr>
        <w:spacing w:line="276" w:lineRule="auto" w:before="0" w:after="120"/>
        <w:ind w:left="432"/>
        <w:jc w:val="both"/>
        <w:rPr>
          <w:ins w:id="5034" w:author="Ceritas Therapeutics (QA/Legal)" w:date="2025-04-21T09:00:00Z"/>
        </w:rPr>
      </w:pPr>
      <w:ins w:id="5035" w:author="Ceritas Therapeutics (QA/Legal)" w:date="2025-04-21T09:00:00Z">
        <w:r>
          <w:rPr>
            <w:rFonts w:ascii="Times New Roman" w:hAnsi="Times New Roman"/>
            <w:color w:val="000000"/>
            <w:sz w:val="22"/>
          </w:rPr>
          <w:t xml:space="preserve">(d) FDA Guidance for Industry, Contract Manufacturing Arrangements for Drugs: Quality Agreements (November 2016), 21 CFR Part 11, and the Data Integrity Requirements; and</w:t>
        </w:r>
      </w:ins>
    </w:p>
    <w:p>
      <w:pPr>
        <w:spacing w:line="276" w:lineRule="auto" w:before="0" w:after="120"/>
        <w:ind w:left="432"/>
        <w:jc w:val="both"/>
      </w:pPr>
      <w:r>
        <w:rPr>
          <w:rFonts w:ascii="Times New Roman" w:hAnsi="Times New Roman"/>
          <w:color w:val="000000"/>
          <w:sz w:val="22"/>
        </w:rPr>
        <w:t xml:space="preserve">(</w:t>
      </w:r>
      <w:del w:id="5036" w:author="Ceritas Therapeutics (QA/Legal)" w:date="2025-04-21T09:00:00Z">
        <w:r>
          <w:rPr>
            <w:rFonts w:ascii="Times New Roman" w:hAnsi="Times New Roman"/>
            <w:color w:val="000000"/>
            <w:sz w:val="22"/>
          </w:rPr>
          <w:delText xml:space="preserve">d</w:delText>
        </w:r>
      </w:del>
      <w:ins w:id="5037" w:author="Ceritas Therapeutics (QA/Legal)" w:date="2025-04-21T09:00:00Z">
        <w:r>
          <w:rPr>
            <w:rFonts w:ascii="Times New Roman" w:hAnsi="Times New Roman"/>
            <w:color w:val="000000"/>
            <w:sz w:val="22"/>
          </w:rPr>
          <w:t xml:space="preserve">e</w:t>
        </w:r>
      </w:ins>
      <w:r>
        <w:rPr>
          <w:rFonts w:ascii="Times New Roman" w:hAnsi="Times New Roman"/>
          <w:color w:val="000000"/>
          <w:sz w:val="22"/>
        </w:rPr>
        <w:t xml:space="preserve">) such other applicable regulations, directives, and guidance documents as may be referenced in Article 4 of the MSA.</w:t>
      </w:r>
    </w:p>
    <w:p>
      <w:pPr>
        <w:spacing w:line="276" w:lineRule="auto" w:before="0" w:after="120"/>
        <w:jc w:val="both"/>
      </w:pPr>
      <w:r>
        <w:rPr>
          <w:rFonts w:ascii="Times New Roman" w:hAnsi="Times New Roman"/>
          <w:color w:val="000000"/>
          <w:sz w:val="22"/>
        </w:rPr>
        <w:t>Each Party shall perform its respective obligations under this Quality Agreement in compliance with all applicable laws, regulations, and guidelines of the jurisdictions in which the Product is manufactured, tested, released, and distributed.</w:t>
      </w:r>
    </w:p>
    <w:p>
      <w:pPr>
        <w:spacing w:line="276" w:lineRule="auto" w:before="0" w:after="120"/>
        <w:jc w:val="both"/>
      </w:pPr>
      <w:r>
        <w:rPr>
          <w:rFonts w:ascii="Times New Roman" w:hAnsi="Times New Roman"/>
          <w:b/>
          <w:color w:val="000000"/>
          <w:sz w:val="22"/>
        </w:rPr>
        <w:t>1.4 Conflict with MSA.</w:t>
      </w:r>
    </w:p>
    <w:p>
      <w:pPr>
        <w:spacing w:line="276" w:lineRule="auto" w:before="0" w:after="120"/>
        <w:jc w:val="both"/>
      </w:pPr>
      <w:r>
        <w:rPr>
          <w:rFonts w:ascii="Times New Roman" w:hAnsi="Times New Roman"/>
          <w:color w:val="000000"/>
          <w:sz w:val="22"/>
        </w:rPr>
        <w:t>This Quality Agreement is entered into in connection with, and supplements, the Master Services Agreement dated March 14, 2025, between Pinnacle and Ceritas (the "MSA"). In the event of any conflict or inconsistency between the terms and conditions of this Quality Agreement and the terms and conditions of the MSA, the following principles shall apply:</w:t>
      </w:r>
    </w:p>
    <w:p>
      <w:pPr>
        <w:spacing w:line="276" w:lineRule="auto" w:before="0" w:after="120"/>
        <w:ind w:left="432"/>
        <w:jc w:val="both"/>
      </w:pPr>
      <w:r>
        <w:rPr>
          <w:rFonts w:ascii="Times New Roman" w:hAnsi="Times New Roman"/>
          <w:color w:val="000000"/>
          <w:sz w:val="22"/>
        </w:rPr>
        <w:t>(a) With respect to matters relating to product quality, cGMP compliance, regulatory compliance, and the quality-related roles and responsibilities of the Parties, the provisions of this Quality Agreement shall govern and take precedence.</w:t>
      </w:r>
    </w:p>
    <w:p>
      <w:pPr>
        <w:spacing w:line="276" w:lineRule="auto" w:before="0" w:after="120"/>
        <w:ind w:left="432"/>
        <w:jc w:val="both"/>
      </w:pPr>
      <w:r>
        <w:rPr>
          <w:rFonts w:ascii="Times New Roman" w:hAnsi="Times New Roman"/>
          <w:color w:val="000000"/>
          <w:sz w:val="22"/>
        </w:rPr>
        <w:t xml:space="preserve">(b) With respect to all other matters, including but not limited to commercial terms, </w:t>
      </w:r>
      <w:ins w:id="5038" w:author="Ceritas Therapeutics (QA/Legal)" w:date="2025-04-21T09:00:00Z">
        <w:r>
          <w:rPr>
            <w:rFonts w:ascii="Times New Roman" w:hAnsi="Times New Roman"/>
            <w:color w:val="000000"/>
            <w:sz w:val="22"/>
          </w:rPr>
          <w:t xml:space="preserve">financial terms, </w:t>
        </w:r>
      </w:ins>
      <w:r>
        <w:rPr>
          <w:rFonts w:ascii="Times New Roman" w:hAnsi="Times New Roman"/>
          <w:color w:val="000000"/>
          <w:sz w:val="22"/>
        </w:rPr>
        <w:t xml:space="preserve">pricing, supply obligations, intellectual property, </w:t>
      </w:r>
      <w:ins w:id="5039" w:author="Ceritas Therapeutics (QA/Legal)" w:date="2025-04-21T09:00:00Z">
        <w:r>
          <w:rPr>
            <w:rFonts w:ascii="Times New Roman" w:hAnsi="Times New Roman"/>
            <w:color w:val="000000"/>
            <w:sz w:val="22"/>
          </w:rPr>
          <w:t xml:space="preserve">confidentiality, indemnification, limitation of liability, governing law, dispute resolution, </w:t>
        </w:r>
      </w:ins>
      <w:r>
        <w:rPr>
          <w:rFonts w:ascii="Times New Roman" w:hAnsi="Times New Roman"/>
          <w:color w:val="000000"/>
          <w:sz w:val="22"/>
        </w:rPr>
        <w:t xml:space="preserve">and general legal terms and conditions</w:t>
      </w:r>
      <w:ins w:id="5040" w:author="Ceritas Therapeutics (QA/Legal)" w:date="2025-04-21T09:00:00Z">
        <w:r>
          <w:rPr>
            <w:rFonts w:ascii="Times New Roman" w:hAnsi="Times New Roman"/>
            <w:color w:val="000000"/>
            <w:sz w:val="22"/>
          </w:rPr>
          <w:t xml:space="preserve"> (consistent with Section 4.3 of the MSA)</w:t>
        </w:r>
      </w:ins>
      <w:r>
        <w:rPr>
          <w:rFonts w:ascii="Times New Roman" w:hAnsi="Times New Roman"/>
          <w:color w:val="000000"/>
          <w:sz w:val="22"/>
        </w:rPr>
        <w:t xml:space="preserve">, the provisions of the MSA shall govern and take precedence.</w:t>
      </w:r>
    </w:p>
    <w:p>
      <w:pPr>
        <w:spacing w:line="276" w:lineRule="auto" w:before="0" w:after="120"/>
        <w:ind w:left="432"/>
        <w:jc w:val="both"/>
        <w:rPr>
          <w:ins w:id="5041" w:author="Ceritas Therapeutics (QA/Legal)" w:date="2025-04-21T09:00:00Z"/>
        </w:rPr>
      </w:pPr>
      <w:ins w:id="5042" w:author="Ceritas Therapeutics (QA/Legal)" w:date="2025-04-21T09:00:00Z">
        <w:r>
          <w:rPr>
            <w:rFonts w:ascii="Times New Roman" w:hAnsi="Times New Roman"/>
            <w:color w:val="000000"/>
            <w:sz w:val="22"/>
          </w:rPr>
          <w:t xml:space="preserve">(c) Nothing in this Quality Agreement shall be construed to limit, exclude, or reduce any liability, indemnity, or remedy available to Ceritas or Ceritas Ireland under the MSA.</w:t>
        </w:r>
      </w:ins>
    </w:p>
    <w:p>
      <w:pPr>
        <w:spacing w:line="276" w:lineRule="auto" w:before="0" w:after="120"/>
        <w:jc w:val="both"/>
      </w:pPr>
      <w:r>
        <w:rPr>
          <w:rFonts w:ascii="Times New Roman" w:hAnsi="Times New Roman"/>
          <w:color w:val="000000"/>
          <w:sz w:val="22"/>
        </w:rPr>
        <w:t>The Parties acknowledge that this Quality Agreement and the MSA are intended to be read together as complementary instruments and shall, to the greatest extent possible, be construed harmoniously.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but not otherwise defined in this Quality Agreement shall have the meanings ascribed to them in the MSA. The following terms shall have the meanings set forth below when used in this Quality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"Batch" shall have the meaning given to such term in the MSA.</w:t>
      </w:r>
    </w:p>
    <w:p>
      <w:pPr>
        <w:spacing w:line="276" w:lineRule="auto" w:before="0" w:after="120"/>
        <w:jc w:val="both"/>
      </w:pPr>
      <w:r>
        <w:rPr>
          <w:rFonts w:ascii="Times New Roman" w:hAnsi="Times New Roman"/>
          <w:b/>
          <w:color w:val="000000"/>
          <w:sz w:val="22"/>
        </w:rPr>
        <w:t xml:space="preserve">2.2</w:t>
      </w:r>
      <w:r>
        <w:rPr>
          <w:rFonts w:ascii="Times New Roman" w:hAnsi="Times New Roman"/>
          <w:color w:val="000000"/>
          <w:sz w:val="22"/>
        </w:rPr>
        <w:t xml:space="preserve"> "Certificate of Analysis" or "CoA" means a document prepared by Pinnacle </w:t>
      </w:r>
      <w:del w:id="5043" w:author="Ceritas Therapeutics (QA/Legal)" w:date="2025-04-21T09:00:00Z">
        <w:r>
          <w:rPr>
            <w:rFonts w:ascii="Times New Roman" w:hAnsi="Times New Roman"/>
            <w:color w:val="000000"/>
            <w:sz w:val="22"/>
          </w:rPr>
          <w:delText xml:space="preserve">listing</w:delText>
        </w:r>
      </w:del>
      <w:ins w:id="5044" w:author="Ceritas Therapeutics (QA/Legal)" w:date="2025-04-21T09:00:00Z">
        <w:r>
          <w:rPr>
            <w:rFonts w:ascii="Times New Roman" w:hAnsi="Times New Roman"/>
            <w:color w:val="000000"/>
            <w:sz w:val="22"/>
          </w:rPr>
          <w:t xml:space="preserve">for</w:t>
        </w:r>
      </w:ins>
      <w:r>
        <w:rPr>
          <w:rFonts w:ascii="Times New Roman" w:hAnsi="Times New Roman"/>
          <w:color w:val="000000"/>
          <w:sz w:val="22"/>
        </w:rPr>
        <w:t xml:space="preserve"> </w:t>
      </w:r>
      <w:del w:id="5045" w:author="Ceritas Therapeutics (QA/Legal)" w:date="2025-04-21T09:00:00Z">
        <w:r>
          <w:rPr>
            <w:rFonts w:ascii="Times New Roman" w:hAnsi="Times New Roman"/>
            <w:color w:val="000000"/>
            <w:sz w:val="22"/>
          </w:rPr>
          <w:delText xml:space="preserve">the analytical tests performed on a given</w:delText>
        </w:r>
      </w:del>
      <w:ins w:id="5046" w:author="Ceritas Therapeutics (QA/Legal)" w:date="2025-04-21T09:00:00Z">
        <w:r>
          <w:rPr>
            <w:rFonts w:ascii="Times New Roman" w:hAnsi="Times New Roman"/>
            <w:color w:val="000000"/>
            <w:sz w:val="22"/>
          </w:rPr>
          <w:t xml:space="preserve">each</w:t>
        </w:r>
      </w:ins>
      <w:r>
        <w:rPr>
          <w:rFonts w:ascii="Times New Roman" w:hAnsi="Times New Roman"/>
          <w:color w:val="000000"/>
          <w:sz w:val="22"/>
        </w:rPr>
        <w:t xml:space="preserve"> Batch of the Product</w:t>
      </w:r>
      <w:ins w:id="5047" w:author="Ceritas Therapeutics (QA/Legal)" w:date="2025-04-21T09:00:00Z">
        <w:r>
          <w:rPr>
            <w:rFonts w:ascii="Times New Roman" w:hAnsi="Times New Roman"/>
            <w:color w:val="000000"/>
            <w:sz w:val="22"/>
          </w:rPr>
          <w:t xml:space="preserve"> that states, at a minimum</w:t>
        </w:r>
      </w:ins>
      <w:r>
        <w:rPr>
          <w:rFonts w:ascii="Times New Roman" w:hAnsi="Times New Roman"/>
          <w:color w:val="000000"/>
          <w:sz w:val="22"/>
        </w:rPr>
        <w:t xml:space="preserve">, the </w:t>
      </w:r>
      <w:del w:id="5048" w:author="Ceritas Therapeutics (QA/Legal)" w:date="2025-04-21T09:00:00Z">
        <w:r>
          <w:rPr>
            <w:rFonts w:ascii="Times New Roman" w:hAnsi="Times New Roman"/>
            <w:color w:val="000000"/>
            <w:sz w:val="22"/>
          </w:rPr>
          <w:delText xml:space="preserve">applicable</w:delText>
        </w:r>
      </w:del>
      <w:ins w:id="5049" w:author="Ceritas Therapeutics (QA/Legal)" w:date="2025-04-21T09:00:00Z">
        <w:r>
          <w:rPr>
            <w:rFonts w:ascii="Times New Roman" w:hAnsi="Times New Roman"/>
            <w:color w:val="000000"/>
            <w:sz w:val="22"/>
          </w:rPr>
          <w:t xml:space="preserve">Product name and strength, the Batch number, the date of manufacture and expiry date, the result of each release test required by the</w:t>
        </w:r>
      </w:ins>
      <w:r>
        <w:rPr>
          <w:rFonts w:ascii="Times New Roman" w:hAnsi="Times New Roman"/>
          <w:color w:val="000000"/>
          <w:sz w:val="22"/>
        </w:rPr>
        <w:t xml:space="preserve"> Specifications</w:t>
      </w:r>
      <w:ins w:id="5050" w:author="Ceritas Therapeutics (QA/Legal)" w:date="2025-04-21T09:00:00Z">
        <w:r>
          <w:rPr>
            <w:rFonts w:ascii="Times New Roman" w:hAnsi="Times New Roman"/>
            <w:color w:val="000000"/>
            <w:sz w:val="22"/>
          </w:rPr>
          <w:t xml:space="preserve">, the specification limits (acceptance criteria)</w:t>
        </w:r>
      </w:ins>
      <w:r>
        <w:rPr>
          <w:rFonts w:ascii="Times New Roman" w:hAnsi="Times New Roman"/>
          <w:color w:val="000000"/>
          <w:sz w:val="22"/>
        </w:rPr>
        <w:t xml:space="preserve"> for each test, </w:t>
      </w:r>
      <w:ins w:id="5051" w:author="Ceritas Therapeutics (QA/Legal)" w:date="2025-04-21T09:00:00Z">
        <w:r>
          <w:rPr>
            <w:rFonts w:ascii="Times New Roman" w:hAnsi="Times New Roman"/>
            <w:color w:val="000000"/>
            <w:sz w:val="22"/>
          </w:rPr>
          <w:t xml:space="preserve">a reference to </w:t>
        </w:r>
      </w:ins>
      <w:r>
        <w:rPr>
          <w:rFonts w:ascii="Times New Roman" w:hAnsi="Times New Roman"/>
          <w:color w:val="000000"/>
          <w:sz w:val="22"/>
        </w:rPr>
        <w:t xml:space="preserve">the </w:t>
      </w:r>
      <w:del w:id="5052" w:author="Ceritas Therapeutics (QA/Legal)" w:date="2025-04-21T09:00:00Z">
        <w:r>
          <w:rPr>
            <w:rFonts w:ascii="Times New Roman" w:hAnsi="Times New Roman"/>
            <w:color w:val="000000"/>
            <w:sz w:val="22"/>
          </w:rPr>
          <w:delText xml:space="preserve">results</w:delText>
        </w:r>
      </w:del>
      <w:ins w:id="5053" w:author="Ceritas Therapeutics (QA/Legal)" w:date="2025-04-21T09:00:00Z">
        <w:r>
          <w:rPr>
            <w:rFonts w:ascii="Times New Roman" w:hAnsi="Times New Roman"/>
            <w:color w:val="000000"/>
            <w:sz w:val="22"/>
          </w:rPr>
          <w:t xml:space="preserve">Approved</w:t>
        </w:r>
      </w:ins>
      <w:r>
        <w:rPr>
          <w:rFonts w:ascii="Times New Roman" w:hAnsi="Times New Roman"/>
          <w:color w:val="000000"/>
          <w:sz w:val="22"/>
        </w:rPr>
        <w:t xml:space="preserve"> </w:t>
      </w:r>
      <w:del w:id="5054" w:author="Ceritas Therapeutics (QA/Legal)" w:date="2025-04-21T09:00:00Z">
        <w:r>
          <w:rPr>
            <w:rFonts w:ascii="Times New Roman" w:hAnsi="Times New Roman"/>
            <w:color w:val="000000"/>
            <w:sz w:val="22"/>
          </w:rPr>
          <w:delText xml:space="preserve">obtained</w:delText>
        </w:r>
      </w:del>
      <w:ins w:id="5055" w:author="Ceritas Therapeutics (QA/Legal)" w:date="2025-04-21T09:00:00Z">
        <w:r>
          <w:rPr>
            <w:rFonts w:ascii="Times New Roman" w:hAnsi="Times New Roman"/>
            <w:color w:val="000000"/>
            <w:sz w:val="22"/>
          </w:rPr>
          <w:t xml:space="preserve">Test Method used for each test</w:t>
        </w:r>
      </w:ins>
      <w:r>
        <w:rPr>
          <w:rFonts w:ascii="Times New Roman" w:hAnsi="Times New Roman"/>
          <w:color w:val="000000"/>
          <w:sz w:val="22"/>
        </w:rPr>
        <w:t xml:space="preserve">, and a </w:t>
      </w:r>
      <w:del w:id="5056" w:author="Ceritas Therapeutics (QA/Legal)" w:date="2025-04-21T09:00:00Z">
        <w:r>
          <w:rPr>
            <w:rFonts w:ascii="Times New Roman" w:hAnsi="Times New Roman"/>
            <w:color w:val="000000"/>
            <w:sz w:val="22"/>
          </w:rPr>
          <w:delText xml:space="preserve">pass</w:delText>
        </w:r>
      </w:del>
      <w:ins w:id="5057" w:author="Ceritas Therapeutics (QA/Legal)" w:date="2025-04-21T09:00:00Z">
        <w:r>
          <w:rPr>
            <w:rFonts w:ascii="Times New Roman" w:hAnsi="Times New Roman"/>
            <w:color w:val="000000"/>
            <w:sz w:val="22"/>
          </w:rPr>
          <w:t xml:space="preserve">statement of Batch disposition (approved</w:t>
        </w:r>
      </w:ins>
      <w:r>
        <w:rPr>
          <w:rFonts w:ascii="Times New Roman" w:hAnsi="Times New Roman"/>
          <w:color w:val="000000"/>
          <w:sz w:val="22"/>
        </w:rPr>
        <w:t xml:space="preserve">/</w:t>
      </w:r>
      <w:del w:id="5058" w:author="Ceritas Therapeutics (QA/Legal)" w:date="2025-04-21T09:00:00Z">
        <w:r>
          <w:rPr>
            <w:rFonts w:ascii="Times New Roman" w:hAnsi="Times New Roman"/>
            <w:color w:val="000000"/>
            <w:sz w:val="22"/>
          </w:rPr>
          <w:delText xml:space="preserve">fail determination for each test</w:delText>
        </w:r>
      </w:del>
      <w:ins w:id="5059" w:author="Ceritas Therapeutics (QA/Legal)" w:date="2025-04-21T09:00:00Z">
        <w:r>
          <w:rPr>
            <w:rFonts w:ascii="Times New Roman" w:hAnsi="Times New Roman"/>
            <w:color w:val="000000"/>
            <w:sz w:val="22"/>
          </w:rPr>
          <w:t xml:space="preserve">rejected)</w:t>
        </w:r>
      </w:ins>
      <w:r>
        <w:rPr>
          <w:rFonts w:ascii="Times New Roman" w:hAnsi="Times New Roman"/>
          <w:color w:val="000000"/>
          <w:sz w:val="22"/>
        </w:rPr>
        <w:t xml:space="preserve">. The Certificate of Analysis shall be signed</w:t>
      </w:r>
      <w:ins w:id="5060" w:author="Ceritas Therapeutics (QA/Legal)" w:date="2025-04-21T09:00:00Z">
        <w:r>
          <w:rPr>
            <w:rFonts w:ascii="Times New Roman" w:hAnsi="Times New Roman"/>
            <w:color w:val="000000"/>
            <w:sz w:val="22"/>
          </w:rPr>
          <w:t xml:space="preserve"> and dated</w:t>
        </w:r>
      </w:ins>
      <w:r>
        <w:rPr>
          <w:rFonts w:ascii="Times New Roman" w:hAnsi="Times New Roman"/>
          <w:color w:val="000000"/>
          <w:sz w:val="22"/>
        </w:rPr>
        <w:t xml:space="preserve"> by an authorized representative of Pinnacle's quality assurance function and, for Batches intended for the EU market, shall accompany the QP certification.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"cGMP" or "current Good Manufacturing Practices" means the current good manufacturing practices as set forth in 21 CFR Parts 210 and 211, the European Union Guidelines on Good Manufacturing Practice (including all applicable Annexes), and any other applicable regulations, guidelines, or standards relating to the manufacture, testing, packaging, storage, and distribution of pharmaceutical products, as amended from time to time by the relevant Regulatory Authority.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"CAPA" means Corrective and Preventive Action, being a systematic methodology for investigating the root cause of identified problems, deviations, or nonconformances, and for implementing corrective actions to eliminate the root cause and preventive actions to prevent recurrence.</w:t>
      </w:r>
    </w:p>
    <w:p>
      <w:pPr>
        <w:spacing w:line="276" w:lineRule="auto" w:before="0" w:after="120"/>
        <w:jc w:val="both"/>
      </w:pPr>
      <w:r>
        <w:rPr>
          <w:rFonts w:ascii="Times New Roman" w:hAnsi="Times New Roman"/>
          <w:b/>
          <w:color w:val="000000"/>
          <w:sz w:val="22"/>
        </w:rPr>
        <w:t xml:space="preserve">2.5</w:t>
      </w:r>
      <w:r>
        <w:rPr>
          <w:rFonts w:ascii="Times New Roman" w:hAnsi="Times New Roman"/>
          <w:color w:val="000000"/>
          <w:sz w:val="22"/>
        </w:rPr>
        <w:t xml:space="preserve"> "Critical Deviation" means a deviation from approved procedures, Specifications, or cGMP requirements that has, or may reasonably be expected to have, a direct impact on the identity, strength, quality, purity, potency, safety, or efficacy of the Product, </w:t>
      </w:r>
      <w:ins w:id="5061" w:author="Ceritas Therapeutics (QA/Legal)" w:date="2025-04-21T09:00:00Z">
        <w:r>
          <w:rPr>
            <w:rFonts w:ascii="Times New Roman" w:hAnsi="Times New Roman"/>
            <w:color w:val="000000"/>
            <w:sz w:val="22"/>
          </w:rPr>
          <w:t xml:space="preserve">that results in, or has the potential to result in, Product that does not conform to the Specifications or the Marketing Authorisations, that poses a risk to patient safety, that may require a Field Alert Report, recall, or other market action, </w:t>
        </w:r>
      </w:ins>
      <w:r>
        <w:rPr>
          <w:rFonts w:ascii="Times New Roman" w:hAnsi="Times New Roman"/>
          <w:color w:val="000000"/>
          <w:sz w:val="22"/>
        </w:rPr>
        <w:t xml:space="preserve">or that represents a significant failure in the pharmaceutical quality system.</w:t>
      </w:r>
    </w:p>
    <w:p>
      <w:pPr>
        <w:spacing w:line="276" w:lineRule="auto" w:before="0" w:after="120"/>
        <w:jc w:val="both"/>
      </w:pPr>
      <w:r>
        <w:rPr>
          <w:rFonts w:ascii="Times New Roman" w:hAnsi="Times New Roman"/>
          <w:b/>
          <w:color w:val="000000"/>
          <w:sz w:val="22"/>
        </w:rPr>
        <w:t xml:space="preserve">2.6</w:t>
      </w:r>
      <w:r>
        <w:rPr>
          <w:rFonts w:ascii="Times New Roman" w:hAnsi="Times New Roman"/>
          <w:color w:val="000000"/>
          <w:sz w:val="22"/>
        </w:rPr>
        <w:t xml:space="preserve"> "Facility" means Pinnacle's FDA-registered </w:t>
      </w:r>
      <w:del w:id="5062" w:author="Ceritas Therapeutics (QA/Legal)" w:date="2025-04-21T09:00:00Z">
        <w:r>
          <w:rPr>
            <w:rFonts w:ascii="Times New Roman" w:hAnsi="Times New Roman"/>
            <w:color w:val="000000"/>
            <w:sz w:val="22"/>
          </w:rPr>
          <w:delText xml:space="preserve">and EMA-authorized </w:delText>
        </w:r>
      </w:del>
      <w:r>
        <w:rPr>
          <w:rFonts w:ascii="Times New Roman" w:hAnsi="Times New Roman"/>
          <w:color w:val="000000"/>
          <w:sz w:val="22"/>
        </w:rPr>
        <w:t xml:space="preserve">manufacturing and testing facility</w:t>
      </w:r>
      <w:ins w:id="5063" w:author="Ceritas Therapeutics (QA/Legal)" w:date="2025-04-21T09:00:00Z">
        <w:r>
          <w:rPr>
            <w:rFonts w:ascii="Times New Roman" w:hAnsi="Times New Roman"/>
            <w:color w:val="000000"/>
            <w:sz w:val="22"/>
          </w:rPr>
          <w:t xml:space="preserve">, operating under a manufacturing authorisation issued by the competent authority of the Federal Republic of Germany pursuant to Article 40 of Directive 2001/83/EC,</w:t>
        </w:r>
      </w:ins>
      <w:r>
        <w:rPr>
          <w:rFonts w:ascii="Times New Roman" w:hAnsi="Times New Roman"/>
          <w:color w:val="000000"/>
          <w:sz w:val="22"/>
        </w:rPr>
        <w:t xml:space="preserve"> located at Industriestraße 44, 79576 Weil am Rhein, Germany, including all buildings, rooms, equipment, utilities, and support areas used in connection with the manufacture, testing, packaging, storage, and release of the Product.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"Force Majeure Event" shall have the meaning given to such term in the MSA.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"GMP Records" means all records, documents, data, and information generated, maintained, or controlled by a Party in connection with the manufacture, testing, packaging, labeling, storage, release, or distribution of the Product, including batch production records, batch packaging records, laboratory notebooks, raw data, electronic data, equipment logs, environmental monitoring records, deviation reports, CAPA records, change-control records, training records, and validation records.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"Major Deviation" means a deviation from approved procedures, Specifications, or cGMP requirements that may affect the quality of the Product or compliance with cGMP, but is not classified as a Critical Deviation. A Major Deviation may include, by way of example, a process parameter excursion within a range that does not directly impact product quality but that warrants investigation and corrective action.</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"Minor Deviation" means a deviation from approved procedures, Specifications, or cGMP requirements that has minimal or no impact on the quality of the Product and does not affect compliance with cGMP in a material manner. Minor Deviations are typically administrative or procedural in nature and are resolved through routine corrective actions.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"Product" means Velorantib Tablets, 25 mg and Velorantib Tablets, 100 mg, each an oral solid dosage form manufactured at the Facility by Pinnacle for Ceritas, as further described in Annex B.</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"Qualified Person" or "QP" means a person qualified under Article 49 of Directive 2001/83/EC of the European Parliament and of the Council, as amended, who is authorized to certify that each Batch of the Product has been manufactured and tested in accordance with applicable cGMP requirements, the terms of the relevant Marketing Authorisation, and applicable regulatory requirements, before the Batch is released for distribution within the European Economic Area.</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"Regulatory Authority" means the FDA, the European Medicines Agency ("EMA"), the competent authorities of any EU Member State, and any other governmental or regulatory body with authority over the manufacture, testing, packaging, labeling, storage, distribution, or marketing of the Product in any jurisdiction.</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"Root-Cause Analysis" means a structured investigation methodology used to identify the fundamental cause or causes of a deviation, out-of-specification result, complaint, or other quality event, with the objective of determining appropriate corrective and preventive actions.</w:t>
      </w:r>
    </w:p>
    <w:p>
      <w:pPr>
        <w:spacing w:line="276" w:lineRule="auto" w:before="0" w:after="120"/>
        <w:jc w:val="both"/>
      </w:pPr>
      <w:r>
        <w:rPr>
          <w:rFonts w:ascii="Times New Roman" w:hAnsi="Times New Roman"/>
          <w:b/>
          <w:color w:val="000000"/>
          <w:sz w:val="22"/>
        </w:rPr>
        <w:t xml:space="preserve">2.15</w:t>
      </w:r>
      <w:r>
        <w:rPr>
          <w:rFonts w:ascii="Times New Roman" w:hAnsi="Times New Roman"/>
          <w:color w:val="000000"/>
          <w:sz w:val="22"/>
        </w:rPr>
        <w:t xml:space="preserve"> "Specifications" means the analytical, manufacturing, in-process, and release specifications for the Product, including test methods, acceptance criteria, and sampling plans, as set forth in Annex B </w:t>
      </w:r>
      <w:ins w:id="5064" w:author="Ceritas Therapeutics (QA/Legal)" w:date="2025-04-21T09:00:00Z">
        <w:r>
          <w:rPr>
            <w:rFonts w:ascii="Times New Roman" w:hAnsi="Times New Roman"/>
            <w:color w:val="000000"/>
            <w:sz w:val="22"/>
          </w:rPr>
          <w:t xml:space="preserve">(which shall at all times be consistent with the Marketing Authorisations) </w:t>
        </w:r>
      </w:ins>
      <w:r>
        <w:rPr>
          <w:rFonts w:ascii="Times New Roman" w:hAnsi="Times New Roman"/>
          <w:color w:val="000000"/>
          <w:sz w:val="22"/>
        </w:rPr>
        <w:t xml:space="preserve">and as may be amended from time to time by mutual written agreement of the Parties in accordance with Section 5 of this Quality Agreement.</w:t>
      </w:r>
    </w:p>
    <w:p>
      <w:pPr>
        <w:spacing w:line="276" w:lineRule="auto" w:before="0" w:after="120"/>
        <w:jc w:val="both"/>
      </w:pPr>
      <w:r>
        <w:rPr>
          <w:rFonts w:ascii="Times New Roman" w:hAnsi="Times New Roman"/>
          <w:b/>
          <w:color w:val="000000"/>
          <w:sz w:val="22"/>
        </w:rPr>
        <w:t xml:space="preserve">2.16</w:t>
      </w:r>
      <w:r>
        <w:rPr>
          <w:rFonts w:ascii="Times New Roman" w:hAnsi="Times New Roman"/>
          <w:color w:val="000000"/>
          <w:sz w:val="22"/>
        </w:rPr>
        <w:t xml:space="preserve"> "Subcontractor" means any third party</w:t>
      </w:r>
      <w:ins w:id="5066" w:author="Ceritas Therapeutics (QA/Legal)" w:date="2025-04-21T09:00:00Z">
        <w:r>
          <w:rPr>
            <w:rFonts w:ascii="Times New Roman" w:hAnsi="Times New Roman"/>
            <w:color w:val="000000"/>
            <w:sz w:val="22"/>
          </w:rPr>
          <w:t xml:space="preserve"> (including any Affiliate of Pinnacle, including Pinnacle US)</w:t>
        </w:r>
      </w:ins>
      <w:r>
        <w:rPr>
          <w:rFonts w:ascii="Times New Roman" w:hAnsi="Times New Roman"/>
          <w:color w:val="000000"/>
          <w:sz w:val="22"/>
        </w:rPr>
        <w:t xml:space="preserve"> engaged by Pinnacle to perform any portion of the manufacturing, testing, packaging, or other cGMP activities covered by this Quality Agreement, including the </w:t>
      </w:r>
      <w:del w:id="5067" w:author="Ceritas Therapeutics (QA/Legal)" w:date="2025-04-21T09:00:00Z">
        <w:r>
          <w:rPr>
            <w:rFonts w:ascii="Times New Roman" w:hAnsi="Times New Roman"/>
            <w:color w:val="000000"/>
            <w:sz w:val="22"/>
          </w:rPr>
          <w:delText xml:space="preserve">pre-approved </w:delText>
        </w:r>
      </w:del>
      <w:r>
        <w:rPr>
          <w:rFonts w:ascii="Times New Roman" w:hAnsi="Times New Roman"/>
          <w:color w:val="000000"/>
          <w:sz w:val="22"/>
        </w:rPr>
        <w:t xml:space="preserve">laboratories listed in Annex </w:t>
      </w:r>
      <w:del w:id="5068" w:author="Ceritas Therapeutics (QA/Legal)" w:date="2025-04-21T09:00:00Z">
        <w:r>
          <w:rPr>
            <w:rFonts w:ascii="Times New Roman" w:hAnsi="Times New Roman"/>
            <w:color w:val="000000"/>
            <w:sz w:val="22"/>
          </w:rPr>
          <w:delText xml:space="preserve">C</w:delText>
        </w:r>
      </w:del>
      <w:ins w:id="5069" w:author="Ceritas Therapeutics (QA/Legal)" w:date="2025-04-21T09:00:00Z">
        <w:r>
          <w:rPr>
            <w:rFonts w:ascii="Times New Roman" w:hAnsi="Times New Roman"/>
            <w:color w:val="000000"/>
            <w:sz w:val="22"/>
          </w:rPr>
          <w:t xml:space="preserve">E</w:t>
        </w:r>
      </w:ins>
      <w:r>
        <w:rPr>
          <w:rFonts w:ascii="Times New Roman" w:hAnsi="Times New Roman"/>
          <w:color w:val="000000"/>
          <w:sz w:val="22"/>
        </w:rPr>
        <w:t xml:space="preserve"> and any additional subcontractors </w:t>
      </w:r>
      <w:del w:id="5070" w:author="Ceritas Therapeutics (QA/Legal)" w:date="2025-04-21T09:00:00Z">
        <w:r>
          <w:rPr>
            <w:rFonts w:ascii="Times New Roman" w:hAnsi="Times New Roman"/>
            <w:color w:val="000000"/>
            <w:sz w:val="22"/>
          </w:rPr>
          <w:delText xml:space="preserve">engaged</w:delText>
        </w:r>
      </w:del>
      <w:ins w:id="5071" w:author="Ceritas Therapeutics (QA/Legal)" w:date="2025-04-21T09:00:00Z">
        <w:r>
          <w:rPr>
            <w:rFonts w:ascii="Times New Roman" w:hAnsi="Times New Roman"/>
            <w:color w:val="000000"/>
            <w:sz w:val="22"/>
          </w:rPr>
          <w:t xml:space="preserve">approved by Ceritas</w:t>
        </w:r>
      </w:ins>
      <w:r>
        <w:rPr>
          <w:rFonts w:ascii="Times New Roman" w:hAnsi="Times New Roman"/>
          <w:color w:val="000000"/>
          <w:sz w:val="22"/>
        </w:rPr>
        <w:t xml:space="preserve"> in accordance with Section 11.</w:t>
      </w:r>
    </w:p>
    <w:p>
      <w:pPr>
        <w:spacing w:line="276" w:lineRule="auto" w:before="0" w:after="120"/>
        <w:jc w:val="both"/>
        <w:rPr>
          <w:ins w:id="5072" w:author="Ceritas Therapeutics (QA/Legal)" w:date="2025-04-21T09:00:00Z"/>
        </w:rPr>
      </w:pPr>
      <w:ins w:id="5073" w:author="Ceritas Therapeutics (QA/Legal)" w:date="2025-04-21T09:00:00Z">
        <w:r>
          <w:rPr>
            <w:rFonts w:ascii="Times New Roman" w:hAnsi="Times New Roman"/>
            <w:b/>
            <w:color w:val="000000"/>
            <w:sz w:val="22"/>
          </w:rPr>
          <w:t xml:space="preserve">2.17</w:t>
        </w:r>
        <w:r>
          <w:rPr>
            <w:rFonts w:ascii="Times New Roman" w:hAnsi="Times New Roman"/>
            <w:color w:val="000000"/>
            <w:sz w:val="22"/>
          </w:rPr>
          <w:t xml:space="preserve"> "Approved Test Methods" means the validated analytical test methods approved in writing by Ceritas for the testing and release of the Product, API, and components, as listed in Annex C, as amended from time to time in accordance with Section 5.</w:t>
        </w:r>
      </w:ins>
    </w:p>
    <w:p>
      <w:pPr>
        <w:spacing w:line="276" w:lineRule="auto" w:before="0" w:after="120"/>
        <w:jc w:val="both"/>
        <w:rPr>
          <w:ins w:id="5074" w:author="Ceritas Therapeutics (QA/Legal)" w:date="2025-04-21T09:00:00Z"/>
        </w:rPr>
      </w:pPr>
      <w:ins w:id="5075" w:author="Ceritas Therapeutics (QA/Legal)" w:date="2025-04-21T09:00:00Z">
        <w:r>
          <w:rPr>
            <w:rFonts w:ascii="Times New Roman" w:hAnsi="Times New Roman"/>
            <w:b/>
            <w:color w:val="000000"/>
            <w:sz w:val="22"/>
          </w:rPr>
          <w:t xml:space="preserve">2.18</w:t>
        </w:r>
        <w:r>
          <w:rPr>
            <w:rFonts w:ascii="Times New Roman" w:hAnsi="Times New Roman"/>
            <w:color w:val="000000"/>
            <w:sz w:val="22"/>
          </w:rPr>
          <w:t xml:space="preserve"> "Complaint" means any written, electronic, or oral communication that alleges deficiencies related to the identity, quality, durability, reliability, safety, effectiveness, or performance of the Product, including any complaint within the meaning of 21 CFR 211.198 and Chapter 8 of the EU GMP Guidelines.</w:t>
        </w:r>
      </w:ins>
    </w:p>
    <w:p>
      <w:pPr>
        <w:spacing w:line="276" w:lineRule="auto" w:before="0" w:after="120"/>
        <w:jc w:val="both"/>
        <w:rPr>
          <w:ins w:id="5076" w:author="Ceritas Therapeutics (QA/Legal)" w:date="2025-04-21T09:00:00Z"/>
        </w:rPr>
      </w:pPr>
      <w:ins w:id="5077" w:author="Ceritas Therapeutics (QA/Legal)" w:date="2025-04-21T09:00:00Z">
        <w:r>
          <w:rPr>
            <w:rFonts w:ascii="Times New Roman" w:hAnsi="Times New Roman"/>
            <w:b/>
            <w:color w:val="000000"/>
            <w:sz w:val="22"/>
          </w:rPr>
          <w:t xml:space="preserve">2.19</w:t>
        </w:r>
        <w:r>
          <w:rPr>
            <w:rFonts w:ascii="Times New Roman" w:hAnsi="Times New Roman"/>
            <w:color w:val="000000"/>
            <w:sz w:val="22"/>
          </w:rPr>
          <w:t xml:space="preserve"> "Data Integrity Requirements" means 21 CFR Part 11, EU GMP Annex 11, the FDA Guidance for Industry, Data Integrity and Compliance With Drug CGMP: Questions and Answers (December 2018), and the MHRA 'GXP' Data Integrity Guidance and Definitions (March 2018), each as amended or superseded from time to time. This definition constitutes the definition of "Data Integrity Requirements" referenced in Section 1.3 of the MSA.</w:t>
        </w:r>
      </w:ins>
    </w:p>
    <w:p>
      <w:pPr>
        <w:spacing w:line="276" w:lineRule="auto" w:before="0" w:after="120"/>
        <w:jc w:val="both"/>
        <w:rPr>
          <w:ins w:id="5078" w:author="Ceritas Therapeutics (QA/Legal)" w:date="2025-04-21T09:00:00Z"/>
        </w:rPr>
      </w:pPr>
      <w:ins w:id="5079" w:author="Ceritas Therapeutics (QA/Legal)" w:date="2025-04-21T09:00:00Z">
        <w:r>
          <w:rPr>
            <w:rFonts w:ascii="Times New Roman" w:hAnsi="Times New Roman"/>
            <w:b/>
            <w:color w:val="000000"/>
            <w:sz w:val="22"/>
          </w:rPr>
          <w:t xml:space="preserve">2.20</w:t>
        </w:r>
        <w:r>
          <w:rPr>
            <w:rFonts w:ascii="Times New Roman" w:hAnsi="Times New Roman"/>
            <w:color w:val="000000"/>
            <w:sz w:val="22"/>
          </w:rPr>
          <w:t xml:space="preserve"> "Detection" means the time at which any Pinnacle (or Subcontractor) personnel first becomes aware of the relevant event, result, or circumstance, irrespective of the time at which it is classified or confirmed.</w:t>
        </w:r>
      </w:ins>
    </w:p>
    <w:p>
      <w:pPr>
        <w:spacing w:line="276" w:lineRule="auto" w:before="0" w:after="120"/>
        <w:jc w:val="both"/>
        <w:rPr>
          <w:ins w:id="5080" w:author="Ceritas Therapeutics (QA/Legal)" w:date="2025-04-21T09:00:00Z"/>
        </w:rPr>
      </w:pPr>
      <w:ins w:id="5081" w:author="Ceritas Therapeutics (QA/Legal)" w:date="2025-04-21T09:00:00Z">
        <w:r>
          <w:rPr>
            <w:rFonts w:ascii="Times New Roman" w:hAnsi="Times New Roman"/>
            <w:b/>
            <w:color w:val="000000"/>
            <w:sz w:val="22"/>
          </w:rPr>
          <w:t xml:space="preserve">2.21</w:t>
        </w:r>
        <w:r>
          <w:rPr>
            <w:rFonts w:ascii="Times New Roman" w:hAnsi="Times New Roman"/>
            <w:color w:val="000000"/>
            <w:sz w:val="22"/>
          </w:rPr>
          <w:t xml:space="preserve"> "Field Alert Report" means a field alert report required to be submitted by the NDA holder to FDA under 21 CFR 314.81(b)(1).</w:t>
        </w:r>
      </w:ins>
    </w:p>
    <w:p>
      <w:pPr>
        <w:spacing w:line="276" w:lineRule="auto" w:before="0" w:after="120"/>
        <w:jc w:val="both"/>
        <w:rPr>
          <w:ins w:id="5082" w:author="Ceritas Therapeutics (QA/Legal)" w:date="2025-04-21T09:00:00Z"/>
        </w:rPr>
      </w:pPr>
      <w:ins w:id="5083" w:author="Ceritas Therapeutics (QA/Legal)" w:date="2025-04-21T09:00:00Z">
        <w:r>
          <w:rPr>
            <w:rFonts w:ascii="Times New Roman" w:hAnsi="Times New Roman"/>
            <w:b/>
            <w:color w:val="000000"/>
            <w:sz w:val="22"/>
          </w:rPr>
          <w:t xml:space="preserve">2.22</w:t>
        </w:r>
        <w:r>
          <w:rPr>
            <w:rFonts w:ascii="Times New Roman" w:hAnsi="Times New Roman"/>
            <w:color w:val="000000"/>
            <w:sz w:val="22"/>
          </w:rPr>
          <w:t xml:space="preserve"> "OOS Result" means a test result that falls outside the Specifications or other established acceptance criteria, and "OOT Result" means a result that, while within the Specifications, departs from the historical trend or the expected stability profile in a manner indicating a potential quality issue.</w:t>
        </w:r>
      </w:ins>
    </w:p>
    <w:p>
      <w:pPr>
        <w:keepNext/>
        <w:spacing w:line="276" w:lineRule="auto" w:before="360" w:after="120"/>
        <w:jc w:val="left"/>
      </w:pPr>
      <w:r>
        <w:rPr>
          <w:rFonts w:ascii="Times New Roman" w:hAnsi="Times New Roman"/>
          <w:b/>
          <w:color w:val="000000"/>
          <w:sz w:val="22"/>
          <w:u w:val="single"/>
        </w:rPr>
        <w:t>SECTION 3 — GENERAL RESPONSIBILITIES</w:t>
      </w:r>
    </w:p>
    <w:p>
      <w:pPr>
        <w:spacing w:line="276" w:lineRule="auto" w:before="0" w:after="120"/>
        <w:jc w:val="both"/>
      </w:pPr>
      <w:r>
        <w:rPr>
          <w:rFonts w:ascii="Times New Roman" w:hAnsi="Times New Roman"/>
          <w:b/>
          <w:color w:val="000000"/>
          <w:sz w:val="22"/>
        </w:rPr>
        <w:t>3.1 Pinnacle Responsibilities.</w:t>
      </w:r>
    </w:p>
    <w:p>
      <w:pPr>
        <w:spacing w:line="276" w:lineRule="auto" w:before="0" w:after="120"/>
        <w:jc w:val="both"/>
      </w:pPr>
      <w:r>
        <w:rPr>
          <w:rFonts w:ascii="Times New Roman" w:hAnsi="Times New Roman"/>
          <w:color w:val="000000"/>
          <w:sz w:val="22"/>
        </w:rPr>
        <w:t>Pinnacle shall be responsible for the following quality and cGMP-related activities with respect to the Product:</w:t>
      </w:r>
    </w:p>
    <w:p>
      <w:pPr>
        <w:spacing w:line="276" w:lineRule="auto" w:before="0" w:after="120"/>
        <w:ind w:left="432"/>
        <w:jc w:val="both"/>
      </w:pPr>
      <w:r>
        <w:rPr>
          <w:rFonts w:ascii="Times New Roman" w:hAnsi="Times New Roman"/>
          <w:color w:val="000000"/>
          <w:sz w:val="22"/>
        </w:rPr>
        <w:t>(a) Manufacturing the Product in accordance with cGMP, the Specifications set forth in Annex B, approved manufacturing procedures and batch records, and the terms and conditions of this Quality Agreement;</w:t>
      </w:r>
    </w:p>
    <w:p>
      <w:pPr>
        <w:spacing w:line="276" w:lineRule="auto" w:before="0" w:after="120"/>
        <w:ind w:left="432"/>
        <w:jc w:val="both"/>
      </w:pPr>
      <w:r>
        <w:rPr>
          <w:rFonts w:ascii="Times New Roman" w:hAnsi="Times New Roman"/>
          <w:color w:val="000000"/>
          <w:sz w:val="22"/>
        </w:rPr>
        <w:t xml:space="preserve">(b) Maintaining the Facility in a state of regulatory compliance at all times, including </w:t>
      </w:r>
      <w:ins w:id="5084" w:author="Ceritas Therapeutics (QA/Legal)" w:date="2025-04-21T09:00:00Z">
        <w:r>
          <w:rPr>
            <w:rFonts w:ascii="Times New Roman" w:hAnsi="Times New Roman"/>
            <w:color w:val="000000"/>
            <w:sz w:val="22"/>
          </w:rPr>
          <w:t xml:space="preserve">maintenance of FDA establishment registration, the manufacturing authorisation for the Facility issued by the competent authority of the Federal Republic of Germany, and </w:t>
        </w:r>
      </w:ins>
      <w:r>
        <w:rPr>
          <w:rFonts w:ascii="Times New Roman" w:hAnsi="Times New Roman"/>
          <w:color w:val="000000"/>
          <w:sz w:val="22"/>
        </w:rPr>
        <w:t xml:space="preserve">compliance with</w:t>
      </w:r>
      <w:del w:id="5085" w:author="Ceritas Therapeutics (QA/Legal)" w:date="2025-04-21T09:00:00Z">
        <w:r>
          <w:rPr>
            <w:rFonts w:ascii="Times New Roman" w:hAnsi="Times New Roman"/>
            <w:color w:val="000000"/>
            <w:sz w:val="22"/>
          </w:rPr>
          <w:delText xml:space="preserve"> all applicable FDA registrations, EMA authorizations, and</w:delText>
        </w:r>
      </w:del>
      <w:r>
        <w:rPr>
          <w:rFonts w:ascii="Times New Roman" w:hAnsi="Times New Roman"/>
          <w:color w:val="000000"/>
          <w:sz w:val="22"/>
        </w:rPr>
        <w:t xml:space="preserve"> cGMP requirements;</w:t>
      </w:r>
    </w:p>
    <w:p>
      <w:pPr>
        <w:spacing w:line="276" w:lineRule="auto" w:before="0" w:after="120"/>
        <w:ind w:left="432"/>
        <w:jc w:val="both"/>
      </w:pPr>
      <w:r>
        <w:rPr>
          <w:rFonts w:ascii="Times New Roman" w:hAnsi="Times New Roman"/>
          <w:color w:val="000000"/>
          <w:sz w:val="22"/>
        </w:rPr>
        <w:t>(c) Providing and maintaining adequate, qualified, and trained personnel to perform all manufacturing, testing, packaging, storage, and release activities for the Product;</w:t>
      </w:r>
    </w:p>
    <w:p>
      <w:pPr>
        <w:spacing w:line="276" w:lineRule="auto" w:before="0" w:after="120"/>
        <w:ind w:left="432"/>
        <w:jc w:val="both"/>
      </w:pPr>
      <w:r>
        <w:rPr>
          <w:rFonts w:ascii="Times New Roman" w:hAnsi="Times New Roman"/>
          <w:color w:val="000000"/>
          <w:sz w:val="22"/>
        </w:rPr>
        <w:t>(d) Providing and maintaining qualified, calibrated, and validated equipment, instruments, and systems for the manufacture and testing of the Product;</w:t>
      </w:r>
    </w:p>
    <w:p>
      <w:pPr>
        <w:spacing w:line="276" w:lineRule="auto" w:before="0" w:after="120"/>
        <w:ind w:left="432"/>
        <w:jc w:val="both"/>
      </w:pPr>
      <w:r>
        <w:rPr>
          <w:rFonts w:ascii="Times New Roman" w:hAnsi="Times New Roman"/>
          <w:color w:val="000000"/>
          <w:sz w:val="22"/>
        </w:rPr>
        <w:t>(e) Operating and maintaining validated manufacturing processes, cleaning procedures, analytical methods, and computerized systems in accordance with cGMP requirements;</w:t>
      </w:r>
    </w:p>
    <w:p>
      <w:pPr>
        <w:spacing w:line="276" w:lineRule="auto" w:before="0" w:after="120"/>
        <w:ind w:left="432"/>
        <w:jc w:val="both"/>
      </w:pPr>
      <w:r>
        <w:rPr>
          <w:rFonts w:ascii="Times New Roman" w:hAnsi="Times New Roman"/>
          <w:color w:val="000000"/>
          <w:sz w:val="22"/>
        </w:rPr>
        <w:t>(f) Performing in-process testing and release testing of the Product in accordance with the Specifications and approved test methods;</w:t>
      </w:r>
    </w:p>
    <w:p>
      <w:pPr>
        <w:spacing w:line="276" w:lineRule="auto" w:before="0" w:after="120"/>
        <w:ind w:left="432"/>
        <w:jc w:val="both"/>
      </w:pPr>
      <w:r>
        <w:rPr>
          <w:rFonts w:ascii="Times New Roman" w:hAnsi="Times New Roman"/>
          <w:color w:val="000000"/>
          <w:sz w:val="22"/>
        </w:rPr>
        <w:t>(g) Maintaining a pharmaceutical quality system in accordance with ICH Q10 and applicable cGMP requirements;</w:t>
      </w:r>
    </w:p>
    <w:p>
      <w:pPr>
        <w:spacing w:line="276" w:lineRule="auto" w:before="0" w:after="120"/>
        <w:ind w:left="432"/>
        <w:jc w:val="both"/>
      </w:pPr>
      <w:r>
        <w:rPr>
          <w:rFonts w:ascii="Times New Roman" w:hAnsi="Times New Roman"/>
          <w:color w:val="000000"/>
          <w:sz w:val="22"/>
        </w:rPr>
        <w:t>(h) Complying with all reporting obligations, notification requirements, and other quality-related duties set forth in this Quality Agreement; and</w:t>
      </w:r>
    </w:p>
    <w:p>
      <w:pPr>
        <w:spacing w:line="276" w:lineRule="auto" w:before="0" w:after="120"/>
        <w:ind w:left="432"/>
        <w:jc w:val="both"/>
      </w:pPr>
      <w:r>
        <w:rPr>
          <w:rFonts w:ascii="Times New Roman" w:hAnsi="Times New Roman"/>
          <w:color w:val="000000"/>
          <w:sz w:val="22"/>
        </w:rPr>
        <w:t>(i) Cooperating with Ceritas in connection with regulatory inspections, audits, and other quality-related matters as described herein.</w:t>
      </w:r>
    </w:p>
    <w:p>
      <w:pPr>
        <w:spacing w:line="276" w:lineRule="auto" w:before="0" w:after="120"/>
        <w:jc w:val="both"/>
      </w:pPr>
      <w:r>
        <w:rPr>
          <w:rFonts w:ascii="Times New Roman" w:hAnsi="Times New Roman"/>
          <w:b/>
          <w:color w:val="000000"/>
          <w:sz w:val="22"/>
        </w:rPr>
        <w:t>3.2 Ceritas Responsibilities.</w:t>
      </w:r>
    </w:p>
    <w:p>
      <w:pPr>
        <w:spacing w:line="276" w:lineRule="auto" w:before="0" w:after="120"/>
        <w:jc w:val="both"/>
      </w:pPr>
      <w:r>
        <w:rPr>
          <w:rFonts w:ascii="Times New Roman" w:hAnsi="Times New Roman"/>
          <w:color w:val="000000"/>
          <w:sz w:val="22"/>
        </w:rPr>
        <w:t>Ceritas shall be responsible for the following quality and regulatory-related activities with respect to the Product:</w:t>
      </w:r>
    </w:p>
    <w:p>
      <w:pPr>
        <w:spacing w:line="276" w:lineRule="auto" w:before="0" w:after="120"/>
        <w:ind w:left="432"/>
        <w:jc w:val="both"/>
      </w:pPr>
      <w:r>
        <w:rPr>
          <w:rFonts w:ascii="Times New Roman" w:hAnsi="Times New Roman"/>
          <w:color w:val="000000"/>
          <w:sz w:val="22"/>
        </w:rPr>
        <w:t>(a) Providing and maintaining the Specifications and approved test methods for the Product, including any updates or amendments thereto, in a timely manner;</w:t>
      </w:r>
    </w:p>
    <w:p>
      <w:pPr>
        <w:spacing w:line="276" w:lineRule="auto" w:before="0" w:after="120"/>
        <w:ind w:left="432"/>
        <w:jc w:val="both"/>
      </w:pPr>
      <w:r>
        <w:rPr>
          <w:rFonts w:ascii="Times New Roman" w:hAnsi="Times New Roman"/>
          <w:color w:val="000000"/>
          <w:sz w:val="22"/>
        </w:rPr>
        <w:t>(b) Supplying the active pharmaceutical ingredient ("API") and any Ceritas-furnished materials (e.g., printed packaging components bearing Ceritas trademarks, artwork, or regulatory markings) in accordance with the specifications and timelines set forth in the MSA;</w:t>
      </w:r>
    </w:p>
    <w:p>
      <w:pPr>
        <w:spacing w:line="276" w:lineRule="auto" w:before="0" w:after="120"/>
        <w:ind w:left="432"/>
        <w:jc w:val="both"/>
      </w:pPr>
      <w:r>
        <w:rPr>
          <w:rFonts w:ascii="Times New Roman" w:hAnsi="Times New Roman"/>
          <w:color w:val="000000"/>
          <w:sz w:val="22"/>
        </w:rPr>
        <w:t>(c) Maintaining the NDA No. 215-847 with the FDA and coordinating with Ceritas Therapeutics Ireland DAC for all matters relating to the EU Marketing Authorisation, including but not limited to the preparation and filing of regulatory supplements, variations, and annual reports;</w:t>
      </w:r>
    </w:p>
    <w:p>
      <w:pPr>
        <w:spacing w:line="276" w:lineRule="auto" w:before="0" w:after="120"/>
        <w:ind w:left="432"/>
        <w:jc w:val="both"/>
      </w:pPr>
      <w:r>
        <w:rPr>
          <w:rFonts w:ascii="Times New Roman" w:hAnsi="Times New Roman"/>
          <w:color w:val="000000"/>
          <w:sz w:val="22"/>
        </w:rPr>
        <w:t>(d) Timely review and approval, as applicable, of documents, protocols, reports, and other materials submitted by Pinnacle under this Quality Agreement, including but not limited to the Annual Product Quality Review, stability protocols, and Certificates of Analysis;</w:t>
      </w:r>
    </w:p>
    <w:p>
      <w:pPr>
        <w:spacing w:line="276" w:lineRule="auto" w:before="0" w:after="120"/>
        <w:ind w:left="432"/>
        <w:jc w:val="both"/>
      </w:pPr>
      <w:r>
        <w:rPr>
          <w:rFonts w:ascii="Times New Roman" w:hAnsi="Times New Roman"/>
          <w:color w:val="000000"/>
          <w:sz w:val="22"/>
        </w:rPr>
        <w:t xml:space="preserve">(e) Managing all post-marketing obligations for the Product, including adverse event reporting, periodic safety update reports, and </w:t>
      </w:r>
      <w:del w:id="5086" w:author="Ceritas Therapeutics (QA/Legal)" w:date="2025-04-21T09:00:00Z">
        <w:r>
          <w:rPr>
            <w:rFonts w:ascii="Times New Roman" w:hAnsi="Times New Roman"/>
            <w:color w:val="000000"/>
            <w:sz w:val="22"/>
          </w:rPr>
          <w:delText xml:space="preserve">product</w:delText>
        </w:r>
      </w:del>
      <w:ins w:id="5087" w:author="Ceritas Therapeutics (QA/Legal)" w:date="2025-04-21T09:00:00Z">
        <w:r>
          <w:rPr>
            <w:rFonts w:ascii="Times New Roman" w:hAnsi="Times New Roman"/>
            <w:color w:val="000000"/>
            <w:sz w:val="22"/>
          </w:rPr>
          <w:t xml:space="preserve">overall</w:t>
        </w:r>
      </w:ins>
      <w:r>
        <w:rPr>
          <w:rFonts w:ascii="Times New Roman" w:hAnsi="Times New Roman"/>
          <w:color w:val="000000"/>
          <w:sz w:val="22"/>
        </w:rPr>
        <w:t xml:space="preserve"> </w:t>
      </w:r>
      <w:del w:id="5088" w:author="Ceritas Therapeutics (QA/Legal)" w:date="2025-04-21T09:00:00Z">
        <w:r>
          <w:rPr>
            <w:rFonts w:ascii="Times New Roman" w:hAnsi="Times New Roman"/>
            <w:color w:val="000000"/>
            <w:sz w:val="22"/>
          </w:rPr>
          <w:delText xml:space="preserve">complaint</w:delText>
        </w:r>
      </w:del>
      <w:ins w:id="5089" w:author="Ceritas Therapeutics (QA/Legal)" w:date="2025-04-21T09:00:00Z">
        <w:r>
          <w:rPr>
            <w:rFonts w:ascii="Times New Roman" w:hAnsi="Times New Roman"/>
            <w:color w:val="000000"/>
            <w:sz w:val="22"/>
          </w:rPr>
          <w:t xml:space="preserve">responsibility for Complaint</w:t>
        </w:r>
      </w:ins>
      <w:r>
        <w:rPr>
          <w:rFonts w:ascii="Times New Roman" w:hAnsi="Times New Roman"/>
          <w:color w:val="000000"/>
          <w:sz w:val="22"/>
        </w:rPr>
        <w:t xml:space="preserve"> handling </w:t>
      </w:r>
      <w:ins w:id="5090" w:author="Ceritas Therapeutics (QA/Legal)" w:date="2025-04-21T09:00:00Z">
        <w:r>
          <w:rPr>
            <w:rFonts w:ascii="Times New Roman" w:hAnsi="Times New Roman"/>
            <w:color w:val="000000"/>
            <w:sz w:val="22"/>
          </w:rPr>
          <w:t xml:space="preserve">and associated regulatory reporting, </w:t>
        </w:r>
      </w:ins>
      <w:r>
        <w:rPr>
          <w:rFonts w:ascii="Times New Roman" w:hAnsi="Times New Roman"/>
          <w:color w:val="000000"/>
          <w:sz w:val="22"/>
        </w:rPr>
        <w:t xml:space="preserve">with </w:t>
      </w:r>
      <w:del w:id="5091" w:author="Ceritas Therapeutics (QA/Legal)" w:date="2025-04-21T09:00:00Z">
        <w:r>
          <w:rPr>
            <w:rFonts w:ascii="Times New Roman" w:hAnsi="Times New Roman"/>
            <w:color w:val="000000"/>
            <w:sz w:val="22"/>
          </w:rPr>
          <w:delText xml:space="preserve">respect</w:delText>
        </w:r>
      </w:del>
      <w:ins w:id="5092" w:author="Ceritas Therapeutics (QA/Legal)" w:date="2025-04-21T09:00:00Z">
        <w:r>
          <w:rPr>
            <w:rFonts w:ascii="Times New Roman" w:hAnsi="Times New Roman"/>
            <w:color w:val="000000"/>
            <w:sz w:val="22"/>
          </w:rPr>
          <w:t xml:space="preserve">Pinnacle</w:t>
        </w:r>
      </w:ins>
      <w:r>
        <w:rPr>
          <w:rFonts w:ascii="Times New Roman" w:hAnsi="Times New Roman"/>
          <w:color w:val="000000"/>
          <w:sz w:val="22"/>
        </w:rPr>
        <w:t xml:space="preserve"> </w:t>
      </w:r>
      <w:del w:id="5093" w:author="Ceritas Therapeutics (QA/Legal)" w:date="2025-04-21T09:00:00Z">
        <w:r>
          <w:rPr>
            <w:rFonts w:ascii="Times New Roman" w:hAnsi="Times New Roman"/>
            <w:color w:val="000000"/>
            <w:sz w:val="22"/>
          </w:rPr>
          <w:delText xml:space="preserve">to complaints received by Ceritas from</w:delText>
        </w:r>
      </w:del>
      <w:ins w:id="5094" w:author="Ceritas Therapeutics (QA/Legal)" w:date="2025-04-21T09:00:00Z">
        <w:r>
          <w:rPr>
            <w:rFonts w:ascii="Times New Roman" w:hAnsi="Times New Roman"/>
            <w:color w:val="000000"/>
            <w:sz w:val="22"/>
          </w:rPr>
          <w:t xml:space="preserve">performing</w:t>
        </w:r>
      </w:ins>
      <w:r>
        <w:rPr>
          <w:rFonts w:ascii="Times New Roman" w:hAnsi="Times New Roman"/>
          <w:color w:val="000000"/>
          <w:sz w:val="22"/>
        </w:rPr>
        <w:t xml:space="preserve"> the </w:t>
      </w:r>
      <w:del w:id="5095" w:author="Ceritas Therapeutics (QA/Legal)" w:date="2025-04-21T09:00:00Z">
        <w:r>
          <w:rPr>
            <w:rFonts w:ascii="Times New Roman" w:hAnsi="Times New Roman"/>
            <w:color w:val="000000"/>
            <w:sz w:val="22"/>
          </w:rPr>
          <w:delText xml:space="preserve">market</w:delText>
        </w:r>
      </w:del>
      <w:ins w:id="5096" w:author="Ceritas Therapeutics (QA/Legal)" w:date="2025-04-21T09:00:00Z">
        <w:r>
          <w:rPr>
            <w:rFonts w:ascii="Times New Roman" w:hAnsi="Times New Roman"/>
            <w:color w:val="000000"/>
            <w:sz w:val="22"/>
          </w:rPr>
          <w:t xml:space="preserve">Complaint investigation activities set forth in Section 17 and Annex D</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(f) Communicating promptly with Pinnacle regarding any regulatory action, inspection finding, or safety concern that may affect the manufacture, quality, or release of the Product;</w:t>
      </w:r>
      <w:del w:id="5097" w:author="Ceritas Therapeutics (QA/Legal)" w:date="2025-04-21T09:00:00Z">
        <w:r>
          <w:rPr>
            <w:rFonts w:ascii="Times New Roman" w:hAnsi="Times New Roman"/>
            <w:color w:val="000000"/>
            <w:sz w:val="22"/>
          </w:rPr>
          <w:delText xml:space="preserve"> and</w:delText>
        </w:r>
      </w:del>
    </w:p>
    <w:p>
      <w:pPr>
        <w:spacing w:line="276" w:lineRule="auto" w:before="0" w:after="120"/>
        <w:ind w:left="432"/>
        <w:jc w:val="both"/>
      </w:pPr>
      <w:r>
        <w:rPr>
          <w:rFonts w:ascii="Times New Roman" w:hAnsi="Times New Roman"/>
          <w:color w:val="000000"/>
          <w:sz w:val="22"/>
        </w:rPr>
        <w:t xml:space="preserve">(g) Final batch disposition authority for </w:t>
      </w:r>
      <w:ins w:id="5098" w:author="Ceritas Therapeutics (QA/Legal)" w:date="2025-04-21T09:00:00Z">
        <w:r>
          <w:rPr>
            <w:rFonts w:ascii="Times New Roman" w:hAnsi="Times New Roman"/>
            <w:color w:val="000000"/>
            <w:sz w:val="22"/>
          </w:rPr>
          <w:t xml:space="preserve">all markets, including </w:t>
        </w:r>
      </w:ins>
      <w:r>
        <w:rPr>
          <w:rFonts w:ascii="Times New Roman" w:hAnsi="Times New Roman"/>
          <w:color w:val="000000"/>
          <w:sz w:val="22"/>
        </w:rPr>
        <w:t xml:space="preserve">the </w:t>
      </w:r>
      <w:del w:id="5099" w:author="Ceritas Therapeutics (QA/Legal)" w:date="2025-04-21T09:00:00Z">
        <w:r>
          <w:rPr>
            <w:rFonts w:ascii="Times New Roman" w:hAnsi="Times New Roman"/>
            <w:color w:val="000000"/>
            <w:sz w:val="22"/>
          </w:rPr>
          <w:delText xml:space="preserve">U.S.</w:delText>
        </w:r>
      </w:del>
      <w:ins w:id="5100" w:author="Ceritas Therapeutics (QA/Legal)" w:date="2025-04-21T09:00:00Z">
        <w:r>
          <w:rPr>
            <w:rFonts w:ascii="Times New Roman" w:hAnsi="Times New Roman"/>
            <w:color w:val="000000"/>
            <w:sz w:val="22"/>
          </w:rPr>
          <w:t xml:space="preserve">United</w:t>
        </w:r>
      </w:ins>
      <w:r>
        <w:rPr>
          <w:rFonts w:ascii="Times New Roman" w:hAnsi="Times New Roman"/>
          <w:color w:val="000000"/>
          <w:sz w:val="22"/>
        </w:rPr>
        <w:t xml:space="preserve"> </w:t>
      </w:r>
      <w:del w:id="5101" w:author="Ceritas Therapeutics (QA/Legal)" w:date="2025-04-21T09:00:00Z">
        <w:r>
          <w:rPr>
            <w:rFonts w:ascii="Times New Roman" w:hAnsi="Times New Roman"/>
            <w:color w:val="000000"/>
            <w:sz w:val="22"/>
          </w:rPr>
          <w:delText xml:space="preserve">market</w:delText>
        </w:r>
      </w:del>
      <w:ins w:id="5102" w:author="Ceritas Therapeutics (QA/Legal)" w:date="2025-04-21T09:00:00Z">
        <w:r>
          <w:rPr>
            <w:rFonts w:ascii="Times New Roman" w:hAnsi="Times New Roman"/>
            <w:color w:val="000000"/>
            <w:sz w:val="22"/>
          </w:rPr>
          <w:t xml:space="preserve">States (under the NDA) and the European Economic Area (on behalf of Ceritas Ireland under the EU Marketing Authorisation), subject only to the QP certification required under EU GMP Annex 16</w:t>
        </w:r>
      </w:ins>
      <w:r>
        <w:rPr>
          <w:rFonts w:ascii="Times New Roman" w:hAnsi="Times New Roman"/>
          <w:color w:val="000000"/>
          <w:sz w:val="22"/>
        </w:rPr>
        <w:t xml:space="preserve">, as further described in Section 7.1 of this Quality Agreement</w:t>
      </w:r>
      <w:del w:id="5103" w:author="Ceritas Therapeutics (QA/Legal)" w:date="2025-04-21T09:00:00Z">
        <w:r>
          <w:rPr>
            <w:rFonts w:ascii="Times New Roman" w:hAnsi="Times New Roman"/>
            <w:color w:val="000000"/>
            <w:sz w:val="22"/>
          </w:rPr>
          <w:delText xml:space="preserve">.</w:delText>
        </w:r>
      </w:del>
      <w:ins w:id="5104" w:author="Ceritas Therapeutics (QA/Legal)" w:date="2025-04-21T09:00:00Z">
        <w:r>
          <w:rPr>
            <w:rFonts w:ascii="Times New Roman" w:hAnsi="Times New Roman"/>
            <w:color w:val="000000"/>
            <w:sz w:val="22"/>
          </w:rPr>
          <w:t xml:space="preserve">; and</w:t>
        </w:r>
      </w:ins>
    </w:p>
    <w:p>
      <w:pPr>
        <w:spacing w:line="276" w:lineRule="auto" w:before="0" w:after="120"/>
        <w:ind w:left="432"/>
        <w:jc w:val="both"/>
        <w:rPr>
          <w:ins w:id="5105" w:author="Ceritas Therapeutics (QA/Legal)" w:date="2025-04-21T09:00:00Z"/>
        </w:rPr>
      </w:pPr>
      <w:ins w:id="5106" w:author="Ceritas Therapeutics (QA/Legal)" w:date="2025-04-21T09:00:00Z">
        <w:r>
          <w:rPr>
            <w:rFonts w:ascii="Times New Roman" w:hAnsi="Times New Roman"/>
            <w:color w:val="000000"/>
            <w:sz w:val="22"/>
          </w:rPr>
          <w:t xml:space="preserve">(h) Approval of the Specifications, the Approved Test Methods, stability protocols, Significant Changes, CAPA plans for Critical Deviations and Major Deviations, Subcontractors, and the other matters reserved to Ceritas under this Quality Agreement.</w:t>
        </w:r>
      </w:ins>
    </w:p>
    <w:p>
      <w:pPr>
        <w:spacing w:line="276" w:lineRule="auto" w:before="0" w:after="120"/>
        <w:jc w:val="both"/>
      </w:pPr>
      <w:r>
        <w:rPr>
          <w:rFonts w:ascii="Times New Roman" w:hAnsi="Times New Roman"/>
          <w:b/>
          <w:color w:val="000000"/>
          <w:sz w:val="22"/>
        </w:rPr>
        <w:t>3.3 Communication.</w:t>
      </w:r>
    </w:p>
    <w:p>
      <w:pPr>
        <w:spacing w:line="276" w:lineRule="auto" w:before="0" w:after="120"/>
        <w:jc w:val="both"/>
      </w:pPr>
      <w:r>
        <w:rPr>
          <w:rFonts w:ascii="Times New Roman" w:hAnsi="Times New Roman"/>
          <w:color w:val="000000"/>
          <w:sz w:val="22"/>
        </w:rPr>
        <w:t>Effective and timely communication between the Parties is essential to the fulfillment of their respective obligations under this Quality Agreement. The Parties agree to the following communication framework:</w:t>
      </w:r>
    </w:p>
    <w:p>
      <w:pPr>
        <w:spacing w:line="276" w:lineRule="auto" w:before="0" w:after="120"/>
        <w:ind w:left="432"/>
        <w:jc w:val="both"/>
      </w:pPr>
      <w:r>
        <w:rPr>
          <w:rFonts w:ascii="Times New Roman" w:hAnsi="Times New Roman"/>
          <w:color w:val="000000"/>
          <w:sz w:val="22"/>
        </w:rPr>
        <w:t>(a) Day-to-day quality communications regarding routine manufacturing, testing, and quality matters shall be directed through the quality contact persons identified in Annex A.</w:t>
      </w:r>
    </w:p>
    <w:p>
      <w:pPr>
        <w:spacing w:line="276" w:lineRule="auto" w:before="0" w:after="120"/>
        <w:ind w:left="432"/>
        <w:jc w:val="both"/>
      </w:pPr>
      <w:r>
        <w:rPr>
          <w:rFonts w:ascii="Times New Roman" w:hAnsi="Times New Roman"/>
          <w:color w:val="000000"/>
          <w:sz w:val="22"/>
        </w:rPr>
        <w:t>(b) Formal quality notices, including deviation notifications, change-control notifications, audit notifications, and other notices required under this Quality Agreement, shall be sent in writing (which may include email) to the quality contacts listed in Annex A.</w:t>
      </w:r>
    </w:p>
    <w:p>
      <w:pPr>
        <w:spacing w:line="276" w:lineRule="auto" w:before="0" w:after="120"/>
        <w:ind w:left="432"/>
        <w:jc w:val="both"/>
      </w:pPr>
      <w:r>
        <w:rPr>
          <w:rFonts w:ascii="Times New Roman" w:hAnsi="Times New Roman"/>
          <w:color w:val="000000"/>
          <w:sz w:val="22"/>
        </w:rPr>
        <w:t xml:space="preserve">(c) The Parties shall hold periodic quality review meetings, </w:t>
      </w:r>
      <w:del w:id="5107" w:author="Ceritas Therapeutics (QA/Legal)" w:date="2025-04-21T09:00:00Z">
        <w:r>
          <w:rPr>
            <w:rFonts w:ascii="Times New Roman" w:hAnsi="Times New Roman"/>
            <w:color w:val="000000"/>
            <w:sz w:val="22"/>
          </w:rPr>
          <w:delText xml:space="preserve">the</w:delText>
        </w:r>
      </w:del>
      <w:ins w:id="5108" w:author="Ceritas Therapeutics (QA/Legal)" w:date="2025-04-21T09:00:00Z">
        <w:r>
          <w:rPr>
            <w:rFonts w:ascii="Times New Roman" w:hAnsi="Times New Roman"/>
            <w:color w:val="000000"/>
            <w:sz w:val="22"/>
          </w:rPr>
          <w:t xml:space="preserve">no</w:t>
        </w:r>
      </w:ins>
      <w:r>
        <w:rPr>
          <w:rFonts w:ascii="Times New Roman" w:hAnsi="Times New Roman"/>
          <w:color w:val="000000"/>
          <w:sz w:val="22"/>
        </w:rPr>
        <w:t xml:space="preserve"> </w:t>
      </w:r>
      <w:del w:id="5109" w:author="Ceritas Therapeutics (QA/Legal)" w:date="2025-04-21T09:00:00Z">
        <w:r>
          <w:rPr>
            <w:rFonts w:ascii="Times New Roman" w:hAnsi="Times New Roman"/>
            <w:color w:val="000000"/>
            <w:sz w:val="22"/>
          </w:rPr>
          <w:delText xml:space="preserve">frequency</w:delText>
        </w:r>
      </w:del>
      <w:ins w:id="5110" w:author="Ceritas Therapeutics (QA/Legal)" w:date="2025-04-21T09:00:00Z">
        <w:r>
          <w:rPr>
            <w:rFonts w:ascii="Times New Roman" w:hAnsi="Times New Roman"/>
            <w:color w:val="000000"/>
            <w:sz w:val="22"/>
          </w:rPr>
          <w:t xml:space="preserve">less</w:t>
        </w:r>
      </w:ins>
      <w:r>
        <w:rPr>
          <w:rFonts w:ascii="Times New Roman" w:hAnsi="Times New Roman"/>
          <w:color w:val="000000"/>
          <w:sz w:val="22"/>
        </w:rPr>
        <w:t xml:space="preserve"> </w:t>
      </w:r>
      <w:ins w:id="5111" w:author="Ceritas Therapeutics (QA/Legal)" w:date="2025-04-21T09:00:00Z">
        <w:r>
          <w:rPr>
            <w:rFonts w:ascii="Times New Roman" w:hAnsi="Times New Roman"/>
            <w:color w:val="000000"/>
            <w:sz w:val="22"/>
          </w:rPr>
          <w:t xml:space="preserve">frequently than quarterly (</w:t>
        </w:r>
      </w:ins>
      <w:r>
        <w:rPr>
          <w:rFonts w:ascii="Times New Roman" w:hAnsi="Times New Roman"/>
          <w:color w:val="000000"/>
          <w:sz w:val="22"/>
        </w:rPr>
        <w:t xml:space="preserve">and</w:t>
      </w:r>
      <w:ins w:id="5112" w:author="Ceritas Therapeutics (QA/Legal)" w:date="2025-04-21T09:00:00Z">
        <w:r>
          <w:rPr>
            <w:rFonts w:ascii="Times New Roman" w:hAnsi="Times New Roman"/>
            <w:color w:val="000000"/>
            <w:sz w:val="22"/>
          </w:rPr>
          <w:t xml:space="preserve"> more frequently as reasonably requested by Ceritas), in a</w:t>
        </w:r>
      </w:ins>
      <w:r>
        <w:rPr>
          <w:rFonts w:ascii="Times New Roman" w:hAnsi="Times New Roman"/>
          <w:color w:val="000000"/>
          <w:sz w:val="22"/>
        </w:rPr>
        <w:t xml:space="preserve"> format </w:t>
      </w:r>
      <w:del w:id="5113" w:author="Ceritas Therapeutics (QA/Legal)" w:date="2025-04-21T09:00:00Z">
        <w:r>
          <w:rPr>
            <w:rFonts w:ascii="Times New Roman" w:hAnsi="Times New Roman"/>
            <w:color w:val="000000"/>
            <w:sz w:val="22"/>
          </w:rPr>
          <w:delText xml:space="preserve">of</w:delText>
        </w:r>
      </w:del>
      <w:ins w:id="5114" w:author="Ceritas Therapeutics (QA/Legal)" w:date="2025-04-21T09:00:00Z">
        <w:r>
          <w:rPr>
            <w:rFonts w:ascii="Times New Roman" w:hAnsi="Times New Roman"/>
            <w:color w:val="000000"/>
            <w:sz w:val="22"/>
          </w:rPr>
          <w:t xml:space="preserve">agreed</w:t>
        </w:r>
      </w:ins>
      <w:r>
        <w:rPr>
          <w:rFonts w:ascii="Times New Roman" w:hAnsi="Times New Roman"/>
          <w:color w:val="000000"/>
          <w:sz w:val="22"/>
        </w:rPr>
        <w:t xml:space="preserve"> </w:t>
      </w:r>
      <w:del w:id="5115" w:author="Ceritas Therapeutics (QA/Legal)" w:date="2025-04-21T09:00:00Z">
        <w:r>
          <w:rPr>
            <w:rFonts w:ascii="Times New Roman" w:hAnsi="Times New Roman"/>
            <w:color w:val="000000"/>
            <w:sz w:val="22"/>
          </w:rPr>
          <w:delText xml:space="preserve">which</w:delText>
        </w:r>
      </w:del>
      <w:ins w:id="5116" w:author="Ceritas Therapeutics (QA/Legal)" w:date="2025-04-21T09:00:00Z">
        <w:r>
          <w:rPr>
            <w:rFonts w:ascii="Times New Roman" w:hAnsi="Times New Roman"/>
            <w:color w:val="000000"/>
            <w:sz w:val="22"/>
          </w:rPr>
          <w:t xml:space="preserve">by</w:t>
        </w:r>
      </w:ins>
      <w:r>
        <w:rPr>
          <w:rFonts w:ascii="Times New Roman" w:hAnsi="Times New Roman"/>
          <w:color w:val="000000"/>
          <w:sz w:val="22"/>
        </w:rPr>
        <w:t xml:space="preserve"> </w:t>
      </w:r>
      <w:del w:id="5117" w:author="Ceritas Therapeutics (QA/Legal)" w:date="2025-04-21T09:00:00Z">
        <w:r>
          <w:rPr>
            <w:rFonts w:ascii="Times New Roman" w:hAnsi="Times New Roman"/>
            <w:color w:val="000000"/>
            <w:sz w:val="22"/>
          </w:rPr>
          <w:delText xml:space="preserve">shall</w:delText>
        </w:r>
      </w:del>
      <w:ins w:id="5118"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119" w:author="Ceritas Therapeutics (QA/Legal)" w:date="2025-04-21T09:00:00Z">
        <w:r>
          <w:rPr>
            <w:rFonts w:ascii="Times New Roman" w:hAnsi="Times New Roman"/>
            <w:color w:val="000000"/>
            <w:sz w:val="22"/>
          </w:rPr>
          <w:delText xml:space="preserve">be mutually agreed</w:delText>
        </w:r>
      </w:del>
      <w:ins w:id="5120" w:author="Ceritas Therapeutics (QA/Legal)" w:date="2025-04-21T09:00:00Z">
        <w:r>
          <w:rPr>
            <w:rFonts w:ascii="Times New Roman" w:hAnsi="Times New Roman"/>
            <w:color w:val="000000"/>
            <w:sz w:val="22"/>
          </w:rPr>
          <w:t xml:space="preserve">Parties</w:t>
        </w:r>
      </w:ins>
      <w:r>
        <w:rPr>
          <w:rFonts w:ascii="Times New Roman" w:hAnsi="Times New Roman"/>
          <w:color w:val="000000"/>
          <w:sz w:val="22"/>
        </w:rPr>
        <w:t xml:space="preserve">, to discuss ongoing manufacturing activities, quality performance, deviations, CAPAs, change controls, stability results, regulatory developments, and any other matters relevant to the quality of the Product.</w:t>
      </w:r>
    </w:p>
    <w:p>
      <w:pPr>
        <w:spacing w:line="276" w:lineRule="auto" w:before="0" w:after="120"/>
        <w:ind w:left="432"/>
        <w:jc w:val="both"/>
      </w:pPr>
      <w:r>
        <w:rPr>
          <w:rFonts w:ascii="Times New Roman" w:hAnsi="Times New Roman"/>
          <w:color w:val="000000"/>
          <w:sz w:val="22"/>
        </w:rPr>
        <w:t>(d) Each Party shall promptly notify the other Party of any matter that may materially affect the quality, safety, efficacy, or regulatory status of the Product.</w:t>
      </w:r>
    </w:p>
    <w:p>
      <w:pPr>
        <w:spacing w:line="276" w:lineRule="auto" w:before="0" w:after="120"/>
        <w:ind w:left="432"/>
        <w:jc w:val="both"/>
        <w:rPr>
          <w:ins w:id="5121" w:author="Ceritas Therapeutics (QA/Legal)" w:date="2025-04-21T09:00:00Z"/>
        </w:rPr>
      </w:pPr>
      <w:ins w:id="5122" w:author="Ceritas Therapeutics (QA/Legal)" w:date="2025-04-21T09:00:00Z">
        <w:r>
          <w:rPr>
            <w:rFonts w:ascii="Times New Roman" w:hAnsi="Times New Roman"/>
            <w:color w:val="000000"/>
            <w:sz w:val="22"/>
          </w:rPr>
          <w:t xml:space="preserve">(e) Pinnacle shall provide Ceritas with a monthly quality summary report no later than ten (10) business days after the end of each calendar month, summarizing all deviations, OOS Results and OOT Results, investigations, CAPAs, change controls, Complaints, and audit and inspection activity relating to the Product during the month. The monthly quality summary report supplements, and does not replace, the event-driven notifications required under this Quality Agreement.</w:t>
        </w:r>
      </w:ins>
    </w:p>
    <w:p>
      <w:pPr>
        <w:spacing w:line="276" w:lineRule="auto" w:before="0" w:after="120"/>
        <w:jc w:val="both"/>
        <w:rPr>
          <w:ins w:id="5123" w:author="Ceritas Therapeutics (QA/Legal)" w:date="2025-04-21T09:00:00Z"/>
        </w:rPr>
      </w:pPr>
      <w:ins w:id="5124" w:author="Ceritas Therapeutics (QA/Legal)" w:date="2025-04-21T09:00:00Z">
        <w:r>
          <w:rPr>
            <w:rFonts w:ascii="Times New Roman" w:hAnsi="Times New Roman"/>
            <w:b/>
            <w:color w:val="000000"/>
            <w:sz w:val="22"/>
          </w:rPr>
          <w:t xml:space="preserve">3.4 Role of Ceritas Ireland.</w:t>
        </w:r>
      </w:ins>
    </w:p>
    <w:p>
      <w:pPr>
        <w:spacing w:line="276" w:lineRule="auto" w:before="0" w:after="120"/>
        <w:jc w:val="both"/>
        <w:rPr>
          <w:ins w:id="5125" w:author="Ceritas Therapeutics (QA/Legal)" w:date="2025-04-21T09:00:00Z"/>
        </w:rPr>
      </w:pPr>
      <w:ins w:id="5126" w:author="Ceritas Therapeutics (QA/Legal)" w:date="2025-04-21T09:00:00Z">
        <w:r>
          <w:rPr>
            <w:rFonts w:ascii="Times New Roman" w:hAnsi="Times New Roman"/>
            <w:color w:val="000000"/>
            <w:sz w:val="22"/>
          </w:rPr>
          <w:t xml:space="preserve">Ceritas Ireland, as holder of the EU Marketing Authorisation, is responsible for the obligations of a marketing authorisation holder under Directive 2001/83/EC with respect to Product placed on the market in the European Economic Area, including EU variations and EU market actions. Ceritas acts for itself and on behalf of Ceritas Ireland under this Quality Agreement, and all rights of Ceritas under this Quality Agreement (including approval, audit, batch-disposition, and recall rights) may be exercised by Ceritas on its own behalf and on behalf of Ceritas Ireland. Pinnacle's Qualified Person shall perform QP certification of EU-market Batches in support of Ceritas Ireland as EU Marketing Authorisation holder, subject to Section 7.1. Pinnacle acknowledges that Ceritas Ireland is an intended third-party beneficiary of this Quality Agreement, consistent with Section 16.9 of the MSA, and Ceritas Ireland acknowledges this Quality Agreement by its signature below.</w:t>
        </w:r>
      </w:ins>
    </w:p>
    <w:p>
      <w:pPr>
        <w:keepNext/>
        <w:spacing w:line="276" w:lineRule="auto" w:before="360" w:after="120"/>
        <w:jc w:val="left"/>
      </w:pPr>
      <w:r>
        <w:rPr>
          <w:rFonts w:ascii="Times New Roman" w:hAnsi="Times New Roman"/>
          <w:b/>
          <w:color w:val="000000"/>
          <w:sz w:val="22"/>
          <w:u w:val="single"/>
        </w:rPr>
        <w:t>SECTION 4 — ORGANIZATION AND PERSONNEL</w:t>
      </w:r>
    </w:p>
    <w:p>
      <w:pPr>
        <w:spacing w:line="276" w:lineRule="auto" w:before="0" w:after="120"/>
        <w:jc w:val="both"/>
      </w:pPr>
      <w:r>
        <w:rPr>
          <w:rFonts w:ascii="Times New Roman" w:hAnsi="Times New Roman"/>
          <w:b/>
          <w:color w:val="000000"/>
          <w:sz w:val="22"/>
        </w:rPr>
        <w:t>4.1 Key Personnel.</w:t>
      </w:r>
    </w:p>
    <w:p>
      <w:pPr>
        <w:spacing w:line="276" w:lineRule="auto" w:before="0" w:after="120"/>
        <w:jc w:val="both"/>
      </w:pPr>
      <w:r>
        <w:rPr>
          <w:rFonts w:ascii="Times New Roman" w:hAnsi="Times New Roman"/>
          <w:color w:val="000000"/>
          <w:sz w:val="22"/>
        </w:rPr>
        <w:t>Each Party shall designate key quality personnel responsible for overseeing the performance of that Party's obligations under this Quality Agreement. The initial key quality contact persons for each Party are identified in Annex A. Each Party shall promptly notify the other Party in writing of any change to its designated key quality contact person.</w:t>
      </w:r>
    </w:p>
    <w:p>
      <w:pPr>
        <w:spacing w:line="276" w:lineRule="auto" w:before="0" w:after="120"/>
        <w:jc w:val="both"/>
      </w:pPr>
      <w:r>
        <w:rPr>
          <w:rFonts w:ascii="Times New Roman" w:hAnsi="Times New Roman"/>
          <w:color w:val="000000"/>
          <w:sz w:val="22"/>
        </w:rPr>
        <w:t>Pinnacle's key quality contact for purposes of this Quality Agreement is Dr. Lukas Eitner, Head of Quality, Commercial Manufacturing, Pinnacle PharmaSolutions GmbH. Dr. Eitner shall serve as the primary point of contact for all quality-related matters arising under this Quality Agreement, including the oversight of Pinnacle's quality obligations, coordination with Ceritas on quality communications, and escalation of significant quality issues as appropriate.</w:t>
      </w:r>
    </w:p>
    <w:p>
      <w:pPr>
        <w:spacing w:line="276" w:lineRule="auto" w:before="0" w:after="120"/>
        <w:jc w:val="both"/>
      </w:pPr>
      <w:ins w:id="5127" w:author="Ceritas Therapeutics (QA/Legal)" w:date="2025-04-21T09:00:00Z">
        <w:r>
          <w:rPr>
            <w:rFonts w:ascii="Times New Roman" w:hAnsi="Times New Roman"/>
            <w:color w:val="000000"/>
            <w:sz w:val="22"/>
          </w:rPr>
          <w:t xml:space="preserve">Ceritas's initial key quality contact is Dr. Mariel Castaño-Webb, Vice President, Quality Assurance. </w:t>
        </w:r>
      </w:ins>
      <w:r>
        <w:rPr>
          <w:rFonts w:ascii="Times New Roman" w:hAnsi="Times New Roman"/>
          <w:color w:val="000000"/>
          <w:sz w:val="22"/>
        </w:rPr>
        <w:t xml:space="preserve">Ceritas shall </w:t>
      </w:r>
      <w:del w:id="5128" w:author="Ceritas Therapeutics (QA/Legal)" w:date="2025-04-21T09:00:00Z">
        <w:r>
          <w:rPr>
            <w:rFonts w:ascii="Times New Roman" w:hAnsi="Times New Roman"/>
            <w:color w:val="000000"/>
            <w:sz w:val="22"/>
          </w:rPr>
          <w:delText xml:space="preserve">designate</w:delText>
        </w:r>
      </w:del>
      <w:ins w:id="5129" w:author="Ceritas Therapeutics (QA/Legal)" w:date="2025-04-21T09:00:00Z">
        <w:r>
          <w:rPr>
            <w:rFonts w:ascii="Times New Roman" w:hAnsi="Times New Roman"/>
            <w:color w:val="000000"/>
            <w:sz w:val="22"/>
          </w:rPr>
          <w:t xml:space="preserve">confirm the remaining contact details for</w:t>
        </w:r>
      </w:ins>
      <w:r>
        <w:rPr>
          <w:rFonts w:ascii="Times New Roman" w:hAnsi="Times New Roman"/>
          <w:color w:val="000000"/>
          <w:sz w:val="22"/>
        </w:rPr>
        <w:t xml:space="preserve"> its key quality contact person and provide Pinnacle with the name, title, and contact information of such person prior to or contemporaneously with the execution of this Quality Agreement. The Ceritas quality contact person's information shall be recorded in Annex A upon designation.</w:t>
      </w:r>
    </w:p>
    <w:p>
      <w:pPr>
        <w:spacing w:line="276" w:lineRule="auto" w:before="0" w:after="120"/>
        <w:jc w:val="both"/>
      </w:pPr>
      <w:r>
        <w:rPr>
          <w:rFonts w:ascii="Times New Roman" w:hAnsi="Times New Roman"/>
          <w:b/>
          <w:color w:val="000000"/>
          <w:sz w:val="22"/>
        </w:rPr>
        <w:t>4.2 Training.</w:t>
      </w:r>
    </w:p>
    <w:p>
      <w:pPr>
        <w:spacing w:line="276" w:lineRule="auto" w:before="0" w:after="120"/>
        <w:jc w:val="both"/>
      </w:pPr>
      <w:r>
        <w:rPr>
          <w:rFonts w:ascii="Times New Roman" w:hAnsi="Times New Roman"/>
          <w:color w:val="000000"/>
          <w:sz w:val="22"/>
        </w:rPr>
        <w:t>Pinnacle shall ensure that all personnel involved in the manufacture, testing, packaging, labeling, storage, release, and shipment of the Product are adequately trained in accordance with Pinnacle's standard operating procedures ("SOPs"), cGMP requirements, and the specific requirements of this Quality Agreement. Training records shall be maintained by Pinnacle in accordance with cGMP requirements and shall be available for review by Ceritas during audits conducted pursuant to Section 9.</w:t>
      </w:r>
    </w:p>
    <w:p>
      <w:pPr>
        <w:spacing w:line="276" w:lineRule="auto" w:before="0" w:after="120"/>
        <w:jc w:val="both"/>
      </w:pPr>
      <w:r>
        <w:rPr>
          <w:rFonts w:ascii="Times New Roman" w:hAnsi="Times New Roman"/>
          <w:color w:val="000000"/>
          <w:sz w:val="22"/>
        </w:rPr>
        <w:t>Pinnacle's training program shall include, at a minimum, initial training for new personnel assigned to Product-related activities, periodic refresher training, and training on new or revised SOPs that are relevant to the Product. Pinnacle shall maintain a documented training program that identifies the training requirements for each role and function involved in Product-related activities.</w:t>
      </w:r>
    </w:p>
    <w:p>
      <w:pPr>
        <w:spacing w:line="276" w:lineRule="auto" w:before="0" w:after="120"/>
        <w:jc w:val="both"/>
      </w:pPr>
      <w:r>
        <w:rPr>
          <w:rFonts w:ascii="Times New Roman" w:hAnsi="Times New Roman"/>
          <w:b/>
          <w:color w:val="000000"/>
          <w:sz w:val="22"/>
        </w:rPr>
        <w:t>4.3 Qualified Persons.</w:t>
      </w:r>
    </w:p>
    <w:p>
      <w:pPr>
        <w:spacing w:line="276" w:lineRule="auto" w:before="0" w:after="120"/>
        <w:jc w:val="both"/>
      </w:pPr>
      <w:r>
        <w:rPr>
          <w:rFonts w:ascii="Times New Roman" w:hAnsi="Times New Roman"/>
          <w:color w:val="000000"/>
          <w:sz w:val="22"/>
        </w:rPr>
        <w:t>Pinnacle's designated Qualified Person for the Product is Dr. Annika Voß. The alternate Qualified Person designated by Pinnacle for the Product is Dr. Stefan Meier. The QP shall be responsible for certifying each Batch of the Product intended for release within the European Economic Area, in accordance with Article 51 of Directive 2001/83/EC and EU GMP Annex 16.</w:t>
      </w:r>
    </w:p>
    <w:p>
      <w:pPr>
        <w:spacing w:line="276" w:lineRule="auto" w:before="0" w:after="120"/>
        <w:jc w:val="both"/>
      </w:pPr>
      <w:r>
        <w:rPr>
          <w:rFonts w:ascii="Times New Roman" w:hAnsi="Times New Roman"/>
          <w:color w:val="000000"/>
          <w:sz w:val="22"/>
        </w:rPr>
        <w:t xml:space="preserve">Pinnacle shall provide Ceritas with an updated list of designated Qualified Persons on an annual basis, </w:t>
      </w:r>
      <w:del w:id="5130" w:author="Ceritas Therapeutics (QA/Legal)" w:date="2025-04-21T09:00:00Z">
        <w:r>
          <w:rPr>
            <w:rFonts w:ascii="Times New Roman" w:hAnsi="Times New Roman"/>
            <w:color w:val="000000"/>
            <w:sz w:val="22"/>
          </w:rPr>
          <w:delText xml:space="preserve">or</w:delText>
        </w:r>
      </w:del>
      <w:ins w:id="5131" w:author="Ceritas Therapeutics (QA/Legal)" w:date="2025-04-21T09:00:00Z">
        <w:r>
          <w:rPr>
            <w:rFonts w:ascii="Times New Roman" w:hAnsi="Times New Roman"/>
            <w:color w:val="000000"/>
            <w:sz w:val="22"/>
          </w:rPr>
          <w:t xml:space="preserve">and</w:t>
        </w:r>
      </w:ins>
      <w:r>
        <w:rPr>
          <w:rFonts w:ascii="Times New Roman" w:hAnsi="Times New Roman"/>
          <w:color w:val="000000"/>
          <w:sz w:val="22"/>
        </w:rPr>
        <w:t xml:space="preserve"> </w:t>
      </w:r>
      <w:del w:id="5132" w:author="Ceritas Therapeutics (QA/Legal)" w:date="2025-04-21T09:00:00Z">
        <w:r>
          <w:rPr>
            <w:rFonts w:ascii="Times New Roman" w:hAnsi="Times New Roman"/>
            <w:color w:val="000000"/>
            <w:sz w:val="22"/>
          </w:rPr>
          <w:delText xml:space="preserve">more</w:delText>
        </w:r>
      </w:del>
      <w:ins w:id="5133" w:author="Ceritas Therapeutics (QA/Legal)" w:date="2025-04-21T09:00:00Z">
        <w:r>
          <w:rPr>
            <w:rFonts w:ascii="Times New Roman" w:hAnsi="Times New Roman"/>
            <w:color w:val="000000"/>
            <w:sz w:val="22"/>
          </w:rPr>
          <w:t xml:space="preserve">Annex</w:t>
        </w:r>
      </w:ins>
      <w:r>
        <w:rPr>
          <w:rFonts w:ascii="Times New Roman" w:hAnsi="Times New Roman"/>
          <w:color w:val="000000"/>
          <w:sz w:val="22"/>
        </w:rPr>
        <w:t xml:space="preserve"> </w:t>
      </w:r>
      <w:del w:id="5134" w:author="Ceritas Therapeutics (QA/Legal)" w:date="2025-04-21T09:00:00Z">
        <w:r>
          <w:rPr>
            <w:rFonts w:ascii="Times New Roman" w:hAnsi="Times New Roman"/>
            <w:color w:val="000000"/>
            <w:sz w:val="22"/>
          </w:rPr>
          <w:delText xml:space="preserve">frequently</w:delText>
        </w:r>
      </w:del>
      <w:ins w:id="5135" w:author="Ceritas Therapeutics (QA/Legal)" w:date="2025-04-21T09:00:00Z">
        <w:r>
          <w:rPr>
            <w:rFonts w:ascii="Times New Roman" w:hAnsi="Times New Roman"/>
            <w:color w:val="000000"/>
            <w:sz w:val="22"/>
          </w:rPr>
          <w:t xml:space="preserve">A</w:t>
        </w:r>
      </w:ins>
      <w:r>
        <w:rPr>
          <w:rFonts w:ascii="Times New Roman" w:hAnsi="Times New Roman"/>
          <w:color w:val="000000"/>
          <w:sz w:val="22"/>
        </w:rPr>
        <w:t xml:space="preserve"> </w:t>
      </w:r>
      <w:del w:id="5136" w:author="Ceritas Therapeutics (QA/Legal)" w:date="2025-04-21T09:00:00Z">
        <w:r>
          <w:rPr>
            <w:rFonts w:ascii="Times New Roman" w:hAnsi="Times New Roman"/>
            <w:color w:val="000000"/>
            <w:sz w:val="22"/>
          </w:rPr>
          <w:delText xml:space="preserve">if</w:delText>
        </w:r>
      </w:del>
      <w:ins w:id="5137" w:author="Ceritas Therapeutics (QA/Legal)" w:date="2025-04-21T09:00:00Z">
        <w:r>
          <w:rPr>
            <w:rFonts w:ascii="Times New Roman" w:hAnsi="Times New Roman"/>
            <w:color w:val="000000"/>
            <w:sz w:val="22"/>
          </w:rPr>
          <w:t xml:space="preserve">shall</w:t>
        </w:r>
      </w:ins>
      <w:r>
        <w:rPr>
          <w:rFonts w:ascii="Times New Roman" w:hAnsi="Times New Roman"/>
          <w:color w:val="000000"/>
          <w:sz w:val="22"/>
        </w:rPr>
        <w:t xml:space="preserve"> </w:t>
      </w:r>
      <w:del w:id="5138" w:author="Ceritas Therapeutics (QA/Legal)" w:date="2025-04-21T09:00:00Z">
        <w:r>
          <w:rPr>
            <w:rFonts w:ascii="Times New Roman" w:hAnsi="Times New Roman"/>
            <w:color w:val="000000"/>
            <w:sz w:val="22"/>
          </w:rPr>
          <w:delText xml:space="preserve">changes</w:delText>
        </w:r>
      </w:del>
      <w:ins w:id="5139" w:author="Ceritas Therapeutics (QA/Legal)" w:date="2025-04-21T09:00:00Z">
        <w:r>
          <w:rPr>
            <w:rFonts w:ascii="Times New Roman" w:hAnsi="Times New Roman"/>
            <w:color w:val="000000"/>
            <w:sz w:val="22"/>
          </w:rPr>
          <w:t xml:space="preserve">be</w:t>
        </w:r>
      </w:ins>
      <w:r>
        <w:rPr>
          <w:rFonts w:ascii="Times New Roman" w:hAnsi="Times New Roman"/>
          <w:color w:val="000000"/>
          <w:sz w:val="22"/>
        </w:rPr>
        <w:t xml:space="preserve"> </w:t>
      </w:r>
      <w:del w:id="5140" w:author="Ceritas Therapeutics (QA/Legal)" w:date="2025-04-21T09:00:00Z">
        <w:r>
          <w:rPr>
            <w:rFonts w:ascii="Times New Roman" w:hAnsi="Times New Roman"/>
            <w:color w:val="000000"/>
            <w:sz w:val="22"/>
          </w:rPr>
          <w:delText xml:space="preserve">occur</w:delText>
        </w:r>
      </w:del>
      <w:ins w:id="5141" w:author="Ceritas Therapeutics (QA/Legal)" w:date="2025-04-21T09:00:00Z">
        <w:r>
          <w:rPr>
            <w:rFonts w:ascii="Times New Roman" w:hAnsi="Times New Roman"/>
            <w:color w:val="000000"/>
            <w:sz w:val="22"/>
          </w:rPr>
          <w:t xml:space="preserve">updated accordingly</w:t>
        </w:r>
      </w:ins>
      <w:r>
        <w:rPr>
          <w:rFonts w:ascii="Times New Roman" w:hAnsi="Times New Roman"/>
          <w:color w:val="000000"/>
          <w:sz w:val="22"/>
        </w:rPr>
        <w:t xml:space="preserve">. </w:t>
      </w:r>
      <w:del w:id="5142" w:author="Ceritas Therapeutics (QA/Legal)" w:date="2025-04-21T09:00:00Z">
        <w:r>
          <w:rPr>
            <w:rFonts w:ascii="Times New Roman" w:hAnsi="Times New Roman"/>
            <w:color w:val="000000"/>
            <w:sz w:val="22"/>
          </w:rPr>
          <w:delText xml:space="preserve">Changes</w:delText>
        </w:r>
      </w:del>
      <w:ins w:id="5143" w:author="Ceritas Therapeutics (QA/Legal)" w:date="2025-04-21T09:00:00Z">
        <w:r>
          <w:rPr>
            <w:rFonts w:ascii="Times New Roman" w:hAnsi="Times New Roman"/>
            <w:color w:val="000000"/>
            <w:sz w:val="22"/>
          </w:rPr>
          <w:t xml:space="preserve">Pinnacle shall notify Ceritas in writing of any proposed change</w:t>
        </w:r>
      </w:ins>
      <w:r>
        <w:rPr>
          <w:rFonts w:ascii="Times New Roman" w:hAnsi="Times New Roman"/>
          <w:color w:val="000000"/>
          <w:sz w:val="22"/>
        </w:rPr>
        <w:t xml:space="preserve"> to the designated QP or alternate QP </w:t>
      </w:r>
      <w:ins w:id="5144" w:author="Ceritas Therapeutics (QA/Legal)" w:date="2025-04-21T09:00:00Z">
        <w:r>
          <w:rPr>
            <w:rFonts w:ascii="Times New Roman" w:hAnsi="Times New Roman"/>
            <w:color w:val="000000"/>
            <w:sz w:val="22"/>
          </w:rPr>
          <w:t xml:space="preserve">at least thirty (30) calendar days before the effective date of the change. Such notice </w:t>
        </w:r>
      </w:ins>
      <w:r>
        <w:rPr>
          <w:rFonts w:ascii="Times New Roman" w:hAnsi="Times New Roman"/>
          <w:color w:val="000000"/>
          <w:sz w:val="22"/>
        </w:rPr>
        <w:t xml:space="preserve">shall </w:t>
      </w:r>
      <w:del w:id="5145" w:author="Ceritas Therapeutics (QA/Legal)" w:date="2025-04-21T09:00:00Z">
        <w:r>
          <w:rPr>
            <w:rFonts w:ascii="Times New Roman" w:hAnsi="Times New Roman"/>
            <w:color w:val="000000"/>
            <w:sz w:val="22"/>
          </w:rPr>
          <w:delText xml:space="preserve">be</w:delText>
        </w:r>
      </w:del>
      <w:ins w:id="5146" w:author="Ceritas Therapeutics (QA/Legal)" w:date="2025-04-21T09:00:00Z">
        <w:r>
          <w:rPr>
            <w:rFonts w:ascii="Times New Roman" w:hAnsi="Times New Roman"/>
            <w:color w:val="000000"/>
            <w:sz w:val="22"/>
          </w:rPr>
          <w:t xml:space="preserve">include</w:t>
        </w:r>
      </w:ins>
      <w:r>
        <w:rPr>
          <w:rFonts w:ascii="Times New Roman" w:hAnsi="Times New Roman"/>
          <w:color w:val="000000"/>
          <w:sz w:val="22"/>
        </w:rPr>
        <w:t xml:space="preserve"> </w:t>
      </w:r>
      <w:del w:id="5147" w:author="Ceritas Therapeutics (QA/Legal)" w:date="2025-04-21T09:00:00Z">
        <w:r>
          <w:rPr>
            <w:rFonts w:ascii="Times New Roman" w:hAnsi="Times New Roman"/>
            <w:color w:val="000000"/>
            <w:sz w:val="22"/>
          </w:rPr>
          <w:delText xml:space="preserve">at</w:delText>
        </w:r>
      </w:del>
      <w:ins w:id="5148"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149" w:author="Ceritas Therapeutics (QA/Legal)" w:date="2025-04-21T09:00:00Z">
        <w:r>
          <w:rPr>
            <w:rFonts w:ascii="Times New Roman" w:hAnsi="Times New Roman"/>
            <w:color w:val="000000"/>
            <w:sz w:val="22"/>
          </w:rPr>
          <w:delText xml:space="preserve">Pinnacle's</w:delText>
        </w:r>
      </w:del>
      <w:ins w:id="5150" w:author="Ceritas Therapeutics (QA/Legal)" w:date="2025-04-21T09:00:00Z">
        <w:r>
          <w:rPr>
            <w:rFonts w:ascii="Times New Roman" w:hAnsi="Times New Roman"/>
            <w:color w:val="000000"/>
            <w:sz w:val="22"/>
          </w:rPr>
          <w:t xml:space="preserve">identity,</w:t>
        </w:r>
      </w:ins>
      <w:r>
        <w:rPr>
          <w:rFonts w:ascii="Times New Roman" w:hAnsi="Times New Roman"/>
          <w:color w:val="000000"/>
          <w:sz w:val="22"/>
        </w:rPr>
        <w:t xml:space="preserve"> </w:t>
      </w:r>
      <w:del w:id="5151" w:author="Ceritas Therapeutics (QA/Legal)" w:date="2025-04-21T09:00:00Z">
        <w:r>
          <w:rPr>
            <w:rFonts w:ascii="Times New Roman" w:hAnsi="Times New Roman"/>
            <w:color w:val="000000"/>
            <w:sz w:val="22"/>
          </w:rPr>
          <w:delText xml:space="preserve">sole discretion</w:delText>
        </w:r>
      </w:del>
      <w:ins w:id="5152" w:author="Ceritas Therapeutics (QA/Legal)" w:date="2025-04-21T09:00:00Z">
        <w:r>
          <w:rPr>
            <w:rFonts w:ascii="Times New Roman" w:hAnsi="Times New Roman"/>
            <w:color w:val="000000"/>
            <w:sz w:val="22"/>
          </w:rPr>
          <w:t xml:space="preserve">qualifications</w:t>
        </w:r>
      </w:ins>
      <w:r>
        <w:rPr>
          <w:rFonts w:ascii="Times New Roman" w:hAnsi="Times New Roman"/>
          <w:color w:val="000000"/>
          <w:sz w:val="22"/>
        </w:rPr>
        <w:t xml:space="preserve">, and </w:t>
      </w:r>
      <w:del w:id="5153" w:author="Ceritas Therapeutics (QA/Legal)" w:date="2025-04-21T09:00:00Z">
        <w:r>
          <w:rPr>
            <w:rFonts w:ascii="Times New Roman" w:hAnsi="Times New Roman"/>
            <w:color w:val="000000"/>
            <w:sz w:val="22"/>
          </w:rPr>
          <w:delText xml:space="preserve">no</w:delText>
        </w:r>
      </w:del>
      <w:ins w:id="5154" w:author="Ceritas Therapeutics (QA/Legal)" w:date="2025-04-21T09:00:00Z">
        <w:r>
          <w:rPr>
            <w:rFonts w:ascii="Times New Roman" w:hAnsi="Times New Roman"/>
            <w:color w:val="000000"/>
            <w:sz w:val="22"/>
          </w:rPr>
          <w:t xml:space="preserve">relevant</w:t>
        </w:r>
      </w:ins>
      <w:r>
        <w:rPr>
          <w:rFonts w:ascii="Times New Roman" w:hAnsi="Times New Roman"/>
          <w:color w:val="000000"/>
          <w:sz w:val="22"/>
        </w:rPr>
        <w:t xml:space="preserve"> </w:t>
      </w:r>
      <w:del w:id="5155" w:author="Ceritas Therapeutics (QA/Legal)" w:date="2025-04-21T09:00:00Z">
        <w:r>
          <w:rPr>
            <w:rFonts w:ascii="Times New Roman" w:hAnsi="Times New Roman"/>
            <w:color w:val="000000"/>
            <w:sz w:val="22"/>
          </w:rPr>
          <w:delText xml:space="preserve">advance</w:delText>
        </w:r>
      </w:del>
      <w:ins w:id="5156" w:author="Ceritas Therapeutics (QA/Legal)" w:date="2025-04-21T09:00:00Z">
        <w:r>
          <w:rPr>
            <w:rFonts w:ascii="Times New Roman" w:hAnsi="Times New Roman"/>
            <w:color w:val="000000"/>
            <w:sz w:val="22"/>
          </w:rPr>
          <w:t xml:space="preserve">experience</w:t>
        </w:r>
      </w:ins>
      <w:r>
        <w:rPr>
          <w:rFonts w:ascii="Times New Roman" w:hAnsi="Times New Roman"/>
          <w:color w:val="000000"/>
          <w:sz w:val="22"/>
        </w:rPr>
        <w:t xml:space="preserve"> </w:t>
      </w:r>
      <w:del w:id="5157" w:author="Ceritas Therapeutics (QA/Legal)" w:date="2025-04-21T09:00:00Z">
        <w:r>
          <w:rPr>
            <w:rFonts w:ascii="Times New Roman" w:hAnsi="Times New Roman"/>
            <w:color w:val="000000"/>
            <w:sz w:val="22"/>
          </w:rPr>
          <w:delText xml:space="preserve">notice</w:delText>
        </w:r>
      </w:del>
      <w:ins w:id="5158" w:author="Ceritas Therapeutics (QA/Legal)" w:date="2025-04-21T09:00:00Z">
        <w:r>
          <w:rPr>
            <w:rFonts w:ascii="Times New Roman" w:hAnsi="Times New Roman"/>
            <w:color w:val="000000"/>
            <w:sz w:val="22"/>
          </w:rPr>
          <w:t xml:space="preserve">of</w:t>
        </w:r>
      </w:ins>
      <w:r>
        <w:rPr>
          <w:rFonts w:ascii="Times New Roman" w:hAnsi="Times New Roman"/>
          <w:color w:val="000000"/>
          <w:sz w:val="22"/>
        </w:rPr>
        <w:t xml:space="preserve"> </w:t>
      </w:r>
      <w:del w:id="5159" w:author="Ceritas Therapeutics (QA/Legal)" w:date="2025-04-21T09:00:00Z">
        <w:r>
          <w:rPr>
            <w:rFonts w:ascii="Times New Roman" w:hAnsi="Times New Roman"/>
            <w:color w:val="000000"/>
            <w:sz w:val="22"/>
          </w:rPr>
          <w:delText xml:space="preserve">to</w:delText>
        </w:r>
      </w:del>
      <w:ins w:id="5160"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161" w:author="Ceritas Therapeutics (QA/Legal)" w:date="2025-04-21T09:00:00Z">
        <w:r>
          <w:rPr>
            <w:rFonts w:ascii="Times New Roman" w:hAnsi="Times New Roman"/>
            <w:color w:val="000000"/>
            <w:sz w:val="22"/>
          </w:rPr>
          <w:delText xml:space="preserve">or</w:delText>
        </w:r>
      </w:del>
      <w:ins w:id="5162" w:author="Ceritas Therapeutics (QA/Legal)" w:date="2025-04-21T09:00:00Z">
        <w:r>
          <w:rPr>
            <w:rFonts w:ascii="Times New Roman" w:hAnsi="Times New Roman"/>
            <w:color w:val="000000"/>
            <w:sz w:val="22"/>
          </w:rPr>
          <w:t xml:space="preserve">proposed</w:t>
        </w:r>
      </w:ins>
      <w:r>
        <w:rPr>
          <w:rFonts w:ascii="Times New Roman" w:hAnsi="Times New Roman"/>
          <w:color w:val="000000"/>
          <w:sz w:val="22"/>
        </w:rPr>
        <w:t xml:space="preserve"> </w:t>
      </w:r>
      <w:del w:id="5163" w:author="Ceritas Therapeutics (QA/Legal)" w:date="2025-04-21T09:00:00Z">
        <w:r>
          <w:rPr>
            <w:rFonts w:ascii="Times New Roman" w:hAnsi="Times New Roman"/>
            <w:color w:val="000000"/>
            <w:sz w:val="22"/>
          </w:rPr>
          <w:delText xml:space="preserve">approval</w:delText>
        </w:r>
      </w:del>
      <w:ins w:id="5164" w:author="Ceritas Therapeutics (QA/Legal)" w:date="2025-04-21T09:00:00Z">
        <w:r>
          <w:rPr>
            <w:rFonts w:ascii="Times New Roman" w:hAnsi="Times New Roman"/>
            <w:color w:val="000000"/>
            <w:sz w:val="22"/>
          </w:rPr>
          <w:t xml:space="preserve">replacement</w:t>
        </w:r>
      </w:ins>
      <w:r>
        <w:rPr>
          <w:rFonts w:ascii="Times New Roman" w:hAnsi="Times New Roman"/>
          <w:color w:val="000000"/>
          <w:sz w:val="22"/>
        </w:rPr>
        <w:t xml:space="preserve"> </w:t>
      </w:r>
      <w:del w:id="5165" w:author="Ceritas Therapeutics (QA/Legal)" w:date="2025-04-21T09:00:00Z">
        <w:r>
          <w:rPr>
            <w:rFonts w:ascii="Times New Roman" w:hAnsi="Times New Roman"/>
            <w:color w:val="000000"/>
            <w:sz w:val="22"/>
          </w:rPr>
          <w:delText xml:space="preserve">from</w:delText>
        </w:r>
      </w:del>
      <w:ins w:id="5166" w:author="Ceritas Therapeutics (QA/Legal)" w:date="2025-04-21T09:00:00Z">
        <w:r>
          <w:rPr>
            <w:rFonts w:ascii="Times New Roman" w:hAnsi="Times New Roman"/>
            <w:color w:val="000000"/>
            <w:sz w:val="22"/>
          </w:rPr>
          <w:t xml:space="preserve">QP.</w:t>
        </w:r>
      </w:ins>
      <w:r>
        <w:rPr>
          <w:rFonts w:ascii="Times New Roman" w:hAnsi="Times New Roman"/>
          <w:color w:val="000000"/>
          <w:sz w:val="22"/>
        </w:rPr>
        <w:t xml:space="preserve"> Ceritas shall </w:t>
      </w:r>
      <w:del w:id="5167" w:author="Ceritas Therapeutics (QA/Legal)" w:date="2025-04-21T09:00:00Z">
        <w:r>
          <w:rPr>
            <w:rFonts w:ascii="Times New Roman" w:hAnsi="Times New Roman"/>
            <w:color w:val="000000"/>
            <w:sz w:val="22"/>
          </w:rPr>
          <w:delText xml:space="preserve">be</w:delText>
        </w:r>
      </w:del>
      <w:ins w:id="5168" w:author="Ceritas Therapeutics (QA/Legal)" w:date="2025-04-21T09:00:00Z">
        <w:r>
          <w:rPr>
            <w:rFonts w:ascii="Times New Roman" w:hAnsi="Times New Roman"/>
            <w:color w:val="000000"/>
            <w:sz w:val="22"/>
          </w:rPr>
          <w:t xml:space="preserve">have</w:t>
        </w:r>
      </w:ins>
      <w:r>
        <w:rPr>
          <w:rFonts w:ascii="Times New Roman" w:hAnsi="Times New Roman"/>
          <w:color w:val="000000"/>
          <w:sz w:val="22"/>
        </w:rPr>
        <w:t xml:space="preserve"> </w:t>
      </w:r>
      <w:del w:id="5169" w:author="Ceritas Therapeutics (QA/Legal)" w:date="2025-04-21T09:00:00Z">
        <w:r>
          <w:rPr>
            <w:rFonts w:ascii="Times New Roman" w:hAnsi="Times New Roman"/>
            <w:color w:val="000000"/>
            <w:sz w:val="22"/>
          </w:rPr>
          <w:delText xml:space="preserve">required</w:delText>
        </w:r>
      </w:del>
      <w:ins w:id="5170"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171" w:author="Ceritas Therapeutics (QA/Legal)" w:date="2025-04-21T09:00:00Z">
        <w:r>
          <w:rPr>
            <w:rFonts w:ascii="Times New Roman" w:hAnsi="Times New Roman"/>
            <w:color w:val="000000"/>
            <w:sz w:val="22"/>
          </w:rPr>
          <w:delText xml:space="preserve">in</w:delText>
        </w:r>
      </w:del>
      <w:ins w:id="5172" w:author="Ceritas Therapeutics (QA/Legal)" w:date="2025-04-21T09:00:00Z">
        <w:r>
          <w:rPr>
            <w:rFonts w:ascii="Times New Roman" w:hAnsi="Times New Roman"/>
            <w:color w:val="000000"/>
            <w:sz w:val="22"/>
          </w:rPr>
          <w:t xml:space="preserve">right</w:t>
        </w:r>
      </w:ins>
      <w:r>
        <w:rPr>
          <w:rFonts w:ascii="Times New Roman" w:hAnsi="Times New Roman"/>
          <w:color w:val="000000"/>
          <w:sz w:val="22"/>
        </w:rPr>
        <w:t xml:space="preserve"> </w:t>
      </w:r>
      <w:del w:id="5173" w:author="Ceritas Therapeutics (QA/Legal)" w:date="2025-04-21T09:00:00Z">
        <w:r>
          <w:rPr>
            <w:rFonts w:ascii="Times New Roman" w:hAnsi="Times New Roman"/>
            <w:color w:val="000000"/>
            <w:sz w:val="22"/>
          </w:rPr>
          <w:delText xml:space="preserve">connection</w:delText>
        </w:r>
      </w:del>
      <w:ins w:id="5174" w:author="Ceritas Therapeutics (QA/Legal)" w:date="2025-04-21T09:00:00Z">
        <w:r>
          <w:rPr>
            <w:rFonts w:ascii="Times New Roman" w:hAnsi="Times New Roman"/>
            <w:color w:val="000000"/>
            <w:sz w:val="22"/>
          </w:rPr>
          <w:t xml:space="preserve">to</w:t>
        </w:r>
      </w:ins>
      <w:r>
        <w:rPr>
          <w:rFonts w:ascii="Times New Roman" w:hAnsi="Times New Roman"/>
          <w:color w:val="000000"/>
          <w:sz w:val="22"/>
        </w:rPr>
        <w:t xml:space="preserve"> </w:t>
      </w:r>
      <w:del w:id="5175" w:author="Ceritas Therapeutics (QA/Legal)" w:date="2025-04-21T09:00:00Z">
        <w:r>
          <w:rPr>
            <w:rFonts w:ascii="Times New Roman" w:hAnsi="Times New Roman"/>
            <w:color w:val="000000"/>
            <w:sz w:val="22"/>
          </w:rPr>
          <w:delText xml:space="preserve">with</w:delText>
        </w:r>
      </w:del>
      <w:ins w:id="5176" w:author="Ceritas Therapeutics (QA/Legal)" w:date="2025-04-21T09:00:00Z">
        <w:r>
          <w:rPr>
            <w:rFonts w:ascii="Times New Roman" w:hAnsi="Times New Roman"/>
            <w:color w:val="000000"/>
            <w:sz w:val="22"/>
          </w:rPr>
          <w:t xml:space="preserve">interview</w:t>
        </w:r>
      </w:ins>
      <w:r>
        <w:rPr>
          <w:rFonts w:ascii="Times New Roman" w:hAnsi="Times New Roman"/>
          <w:color w:val="000000"/>
          <w:sz w:val="22"/>
        </w:rPr>
        <w:t xml:space="preserve"> </w:t>
      </w:r>
      <w:del w:id="5177" w:author="Ceritas Therapeutics (QA/Legal)" w:date="2025-04-21T09:00:00Z">
        <w:r>
          <w:rPr>
            <w:rFonts w:ascii="Times New Roman" w:hAnsi="Times New Roman"/>
            <w:color w:val="000000"/>
            <w:sz w:val="22"/>
          </w:rPr>
          <w:delText xml:space="preserve">any</w:delText>
        </w:r>
      </w:del>
      <w:ins w:id="5178" w:author="Ceritas Therapeutics (QA/Legal)" w:date="2025-04-21T09:00:00Z">
        <w:r>
          <w:rPr>
            <w:rFonts w:ascii="Times New Roman" w:hAnsi="Times New Roman"/>
            <w:color w:val="000000"/>
            <w:sz w:val="22"/>
          </w:rPr>
          <w:t xml:space="preserve">or</w:t>
        </w:r>
      </w:ins>
      <w:r>
        <w:rPr>
          <w:rFonts w:ascii="Times New Roman" w:hAnsi="Times New Roman"/>
          <w:color w:val="000000"/>
          <w:sz w:val="22"/>
        </w:rPr>
        <w:t xml:space="preserve"> </w:t>
      </w:r>
      <w:del w:id="5179" w:author="Ceritas Therapeutics (QA/Legal)" w:date="2025-04-21T09:00:00Z">
        <w:r>
          <w:rPr>
            <w:rFonts w:ascii="Times New Roman" w:hAnsi="Times New Roman"/>
            <w:color w:val="000000"/>
            <w:sz w:val="22"/>
          </w:rPr>
          <w:delText xml:space="preserve">such</w:delText>
        </w:r>
      </w:del>
      <w:ins w:id="5180" w:author="Ceritas Therapeutics (QA/Legal)" w:date="2025-04-21T09:00:00Z">
        <w:r>
          <w:rPr>
            <w:rFonts w:ascii="Times New Roman" w:hAnsi="Times New Roman"/>
            <w:color w:val="000000"/>
            <w:sz w:val="22"/>
          </w:rPr>
          <w:t xml:space="preserve">otherwise</w:t>
        </w:r>
      </w:ins>
      <w:r>
        <w:rPr>
          <w:rFonts w:ascii="Times New Roman" w:hAnsi="Times New Roman"/>
          <w:color w:val="000000"/>
          <w:sz w:val="22"/>
        </w:rPr>
        <w:t xml:space="preserve"> </w:t>
      </w:r>
      <w:del w:id="5181" w:author="Ceritas Therapeutics (QA/Legal)" w:date="2025-04-21T09:00:00Z">
        <w:r>
          <w:rPr>
            <w:rFonts w:ascii="Times New Roman" w:hAnsi="Times New Roman"/>
            <w:color w:val="000000"/>
            <w:sz w:val="22"/>
          </w:rPr>
          <w:delText xml:space="preserve">change,</w:delText>
        </w:r>
      </w:del>
      <w:ins w:id="5182" w:author="Ceritas Therapeutics (QA/Legal)" w:date="2025-04-21T09:00:00Z">
        <w:r>
          <w:rPr>
            <w:rFonts w:ascii="Times New Roman" w:hAnsi="Times New Roman"/>
            <w:color w:val="000000"/>
            <w:sz w:val="22"/>
          </w:rPr>
          <w:t xml:space="preserve">assess</w:t>
        </w:r>
      </w:ins>
      <w:r>
        <w:rPr>
          <w:rFonts w:ascii="Times New Roman" w:hAnsi="Times New Roman"/>
          <w:color w:val="000000"/>
          <w:sz w:val="22"/>
        </w:rPr>
        <w:t xml:space="preserve"> </w:t>
      </w:r>
      <w:del w:id="5183" w:author="Ceritas Therapeutics (QA/Legal)" w:date="2025-04-21T09:00:00Z">
        <w:r>
          <w:rPr>
            <w:rFonts w:ascii="Times New Roman" w:hAnsi="Times New Roman"/>
            <w:color w:val="000000"/>
            <w:sz w:val="22"/>
          </w:rPr>
          <w:delText xml:space="preserve">provided</w:delText>
        </w:r>
      </w:del>
      <w:ins w:id="5184"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185" w:author="Ceritas Therapeutics (QA/Legal)" w:date="2025-04-21T09:00:00Z">
        <w:r>
          <w:rPr>
            <w:rFonts w:ascii="Times New Roman" w:hAnsi="Times New Roman"/>
            <w:color w:val="000000"/>
            <w:sz w:val="22"/>
          </w:rPr>
          <w:delText xml:space="preserve">that any</w:delText>
        </w:r>
      </w:del>
      <w:ins w:id="5186" w:author="Ceritas Therapeutics (QA/Legal)" w:date="2025-04-21T09:00:00Z">
        <w:r>
          <w:rPr>
            <w:rFonts w:ascii="Times New Roman" w:hAnsi="Times New Roman"/>
            <w:color w:val="000000"/>
            <w:sz w:val="22"/>
          </w:rPr>
          <w:t xml:space="preserve">proposed</w:t>
        </w:r>
      </w:ins>
      <w:r>
        <w:rPr>
          <w:rFonts w:ascii="Times New Roman" w:hAnsi="Times New Roman"/>
          <w:color w:val="000000"/>
          <w:sz w:val="22"/>
        </w:rPr>
        <w:t xml:space="preserve"> replacement QP </w:t>
      </w:r>
      <w:del w:id="5187" w:author="Ceritas Therapeutics (QA/Legal)" w:date="2025-04-21T09:00:00Z">
        <w:r>
          <w:rPr>
            <w:rFonts w:ascii="Times New Roman" w:hAnsi="Times New Roman"/>
            <w:color w:val="000000"/>
            <w:sz w:val="22"/>
          </w:rPr>
          <w:delText xml:space="preserve">meets</w:delText>
        </w:r>
      </w:del>
      <w:ins w:id="5188" w:author="Ceritas Therapeutics (QA/Legal)" w:date="2025-04-21T09:00:00Z">
        <w:r>
          <w:rPr>
            <w:rFonts w:ascii="Times New Roman" w:hAnsi="Times New Roman"/>
            <w:color w:val="000000"/>
            <w:sz w:val="22"/>
          </w:rPr>
          <w:t xml:space="preserve">(in person, by videoconference, or by written questionnaire, at Ceritas's discretion) before the change takes effect, and to object in writing to the proposed change within such thirty (30)-day period. If Ceritas objects, Pinnacle shall not implement the change until the objection has been resolved to Ceritas's satisfaction. Where a QP change is required on an unplanned basis (for example, due to death, incapacity, or resignation with immediate effect), Pinnacle shall notify Ceritas within two (2) business days, the alternate QP shall act in the interim, and the permanent replacement shall be subject to Ceritas's rights under this Section 4.3. Any replacement QP must meet</w:t>
        </w:r>
      </w:ins>
      <w:r>
        <w:rPr>
          <w:rFonts w:ascii="Times New Roman" w:hAnsi="Times New Roman"/>
          <w:color w:val="000000"/>
          <w:sz w:val="22"/>
        </w:rPr>
        <w:t xml:space="preserve"> all applicable legal and regulatory qualifications.</w:t>
      </w:r>
    </w:p>
    <w:p>
      <w:pPr>
        <w:spacing w:line="276" w:lineRule="auto" w:before="0" w:after="120"/>
        <w:jc w:val="both"/>
      </w:pPr>
      <w:r>
        <w:rPr>
          <w:rFonts w:ascii="Times New Roman" w:hAnsi="Times New Roman"/>
          <w:color w:val="000000"/>
          <w:sz w:val="22"/>
        </w:rPr>
        <w:t>The Qualified Person's responsibilities include, but are not limited to, ensuring that each Batch of the Product has been manufactured and controlled in accordance with cGMP requirements, the conditions of the relevant Marketing Authorisation, and any other applicable regulatory requirements before issuing QP certification for release.</w:t>
      </w:r>
    </w:p>
    <w:p>
      <w:pPr>
        <w:keepNext/>
        <w:spacing w:line="276" w:lineRule="auto" w:before="360" w:after="120"/>
        <w:jc w:val="left"/>
      </w:pPr>
      <w:r>
        <w:rPr>
          <w:rFonts w:ascii="Times New Roman" w:hAnsi="Times New Roman"/>
          <w:b/>
          <w:color w:val="000000"/>
          <w:sz w:val="22"/>
          <w:u w:val="single"/>
        </w:rPr>
        <w:t>SECTION 5 — CHANGE CONTROL</w:t>
      </w:r>
    </w:p>
    <w:p>
      <w:pPr>
        <w:spacing w:line="276" w:lineRule="auto" w:before="0" w:after="120"/>
        <w:jc w:val="both"/>
      </w:pPr>
      <w:r>
        <w:rPr>
          <w:rFonts w:ascii="Times New Roman" w:hAnsi="Times New Roman"/>
          <w:b/>
          <w:color w:val="000000"/>
          <w:sz w:val="22"/>
        </w:rPr>
        <w:t>5.1 General Principle.</w:t>
      </w:r>
    </w:p>
    <w:p>
      <w:pPr>
        <w:spacing w:line="276" w:lineRule="auto" w:before="0" w:after="120"/>
        <w:jc w:val="both"/>
      </w:pPr>
      <w:r>
        <w:rPr>
          <w:rFonts w:ascii="Times New Roman" w:hAnsi="Times New Roman"/>
          <w:color w:val="000000"/>
          <w:sz w:val="22"/>
        </w:rPr>
        <w:t>Changes to validated processes, equipment, facilities, materials, documentation, or any other element that could directly or indirectly affect the identity, strength, quality, purity, or potency of the Product shall be managed through Pinnacle's change-control system in compliance with cGMP requirements. Pinnacle shall maintain a documented change-control procedure that provides for the evaluation, classification, approval, implementation, and documentation of all proposed changes.</w:t>
      </w:r>
    </w:p>
    <w:p>
      <w:pPr>
        <w:spacing w:line="276" w:lineRule="auto" w:before="0" w:after="120"/>
        <w:jc w:val="both"/>
      </w:pPr>
      <w:r>
        <w:rPr>
          <w:rFonts w:ascii="Times New Roman" w:hAnsi="Times New Roman"/>
          <w:color w:val="000000"/>
          <w:sz w:val="22"/>
        </w:rPr>
        <w:t>Pinnacle's change-control system shall ensure that all proposed changes are assessed for their potential impact on the Product, including considerations related to product quality, process capability, validated state, regulatory compliance, and the need for regulatory submissions. Changes shall be classified and documented in accordance with Pinnacle's applicable SOPs.</w:t>
      </w:r>
    </w:p>
    <w:p>
      <w:pPr>
        <w:spacing w:line="276" w:lineRule="auto" w:before="0" w:after="120"/>
        <w:jc w:val="both"/>
      </w:pPr>
      <w:r>
        <w:rPr>
          <w:rFonts w:ascii="Times New Roman" w:hAnsi="Times New Roman"/>
          <w:b/>
          <w:color w:val="000000"/>
          <w:sz w:val="22"/>
        </w:rPr>
        <w:t xml:space="preserve">5.2 </w:t>
      </w:r>
      <w:del w:id="5189" w:author="Ceritas Therapeutics (QA/Legal)" w:date="2025-04-21T09:00:00Z">
        <w:r>
          <w:rPr>
            <w:rFonts w:ascii="Times New Roman" w:hAnsi="Times New Roman"/>
            <w:b/>
            <w:color w:val="000000"/>
            <w:sz w:val="22"/>
          </w:rPr>
          <w:delText xml:space="preserve">Notification</w:delText>
        </w:r>
      </w:del>
      <w:ins w:id="5190" w:author="Ceritas Therapeutics (QA/Legal)" w:date="2025-04-21T09:00:00Z">
        <w:r>
          <w:rPr>
            <w:rFonts w:ascii="Times New Roman" w:hAnsi="Times New Roman"/>
            <w:b/>
            <w:color w:val="000000"/>
            <w:sz w:val="22"/>
          </w:rPr>
          <w:t xml:space="preserve">Prior</w:t>
        </w:r>
      </w:ins>
      <w:r>
        <w:rPr>
          <w:rFonts w:ascii="Times New Roman" w:hAnsi="Times New Roman"/>
          <w:b/>
          <w:color w:val="000000"/>
          <w:sz w:val="22"/>
        </w:rPr>
        <w:t xml:space="preserve"> </w:t>
      </w:r>
      <w:del w:id="5191" w:author="Ceritas Therapeutics (QA/Legal)" w:date="2025-04-21T09:00:00Z">
        <w:r>
          <w:rPr>
            <w:rFonts w:ascii="Times New Roman" w:hAnsi="Times New Roman"/>
            <w:b/>
            <w:color w:val="000000"/>
            <w:sz w:val="22"/>
          </w:rPr>
          <w:delText xml:space="preserve">to</w:delText>
        </w:r>
      </w:del>
      <w:ins w:id="5192" w:author="Ceritas Therapeutics (QA/Legal)" w:date="2025-04-21T09:00:00Z">
        <w:r>
          <w:rPr>
            <w:rFonts w:ascii="Times New Roman" w:hAnsi="Times New Roman"/>
            <w:b/>
            <w:color w:val="000000"/>
            <w:sz w:val="22"/>
          </w:rPr>
          <w:t xml:space="preserve">Written Approval by</w:t>
        </w:r>
      </w:ins>
      <w:r>
        <w:rPr>
          <w:rFonts w:ascii="Times New Roman" w:hAnsi="Times New Roman"/>
          <w:b/>
          <w:color w:val="000000"/>
          <w:sz w:val="22"/>
        </w:rPr>
        <w:t xml:space="preserve"> Ceritas.</w:t>
      </w:r>
    </w:p>
    <w:p>
      <w:pPr>
        <w:spacing w:line="276" w:lineRule="auto" w:before="0" w:after="120"/>
        <w:jc w:val="both"/>
      </w:pPr>
      <w:del w:id="5193" w:author="Ceritas Therapeutics (QA/Legal)" w:date="2025-04-21T09:00:00Z">
        <w:r>
          <w:rPr>
            <w:rFonts w:ascii="Times New Roman" w:hAnsi="Times New Roman"/>
            <w:color w:val="000000"/>
            <w:sz w:val="22"/>
          </w:rPr>
          <w:delText xml:space="preserve">Pinnacle shall notify Ceritas in writing of any "significant" change that Pinnacle proposes to implement in connection with the manufacture or testing of the Product. For the purposes of this Quality Agreement, a "significant" change is defined as any change that may affect the identity, strength, quality, purity, or potency of the Product, or that may require the filing of a regulatory supplement, variation, or other submission with a Regulatory Authority in any jurisdiction where the Product is marketed.</w:delText>
        </w:r>
      </w:del>
      <w:ins w:id="5194" w:author="Ceritas Therapeutics (QA/Legal)" w:date="2025-04-21T09:00:00Z">
        <w:r>
          <w:rPr>
            <w:rFonts w:ascii="Times New Roman" w:hAnsi="Times New Roman"/>
            <w:color w:val="000000"/>
            <w:sz w:val="22"/>
          </w:rPr>
          <w:t xml:space="preserve">Pinnacle shall not implement any change to manufacturing process parameters, process steps, or in-process controls; equipment used in the manufacture, processing, packaging, or testing of the Product (including like-for-like equipment replacements); the Facility (including HVAC, water systems, clean-room classifications, and environmental monitoring programs); raw-material, excipient, or component suppliers (including any change in the grade, source, or synthesis route of any raw material or excipient); primary or secondary packaging components or suppliers; test methods, reference standards, or analytical instruments used for release or stability testing; or computerized systems used to control, monitor, or record GMP activities (including laboratory information management systems and manufacturing execution systems), in each case that could directly or indirectly affect the identity, strength, quality, purity, or potency of the Product or that may require a regulatory submission in any jurisdiction (each, a "Significant Change"), without the prior written approval of Ceritas.</w:t>
        </w:r>
      </w:ins>
    </w:p>
    <w:p>
      <w:pPr>
        <w:spacing w:line="276" w:lineRule="auto" w:before="0" w:after="120"/>
        <w:jc w:val="both"/>
      </w:pPr>
      <w:del w:id="5195" w:author="Ceritas Therapeutics (QA/Legal)" w:date="2025-04-21T09:00:00Z">
        <w:r>
          <w:rPr>
            <w:rFonts w:ascii="Times New Roman" w:hAnsi="Times New Roman"/>
            <w:color w:val="000000"/>
            <w:sz w:val="22"/>
          </w:rPr>
          <w:delText xml:space="preserve">Such notification shall be provided to Ceritas a minimum of thirty (30) calendar days in advance of the planned implementation date for the proposed change. The notification shall include a description of the proposed change, the rationale for the change, an assessment of the potential impact on the Product, and any supporting data or documentation as reasonably necessary for Ceritas to evaluate the change.</w:delText>
        </w:r>
      </w:del>
      <w:ins w:id="5196" w:author="Ceritas Therapeutics (QA/Legal)" w:date="2025-04-21T09:00:00Z">
        <w:r>
          <w:rPr>
            <w:rFonts w:ascii="Times New Roman" w:hAnsi="Times New Roman"/>
            <w:color w:val="000000"/>
            <w:sz w:val="22"/>
          </w:rPr>
          <w:t xml:space="preserve">Pinnacle shall submit a complete change-notification package to Ceritas at least ninety (90) calendar days before the proposed implementation date of any Significant Change. The ninety (90)-day period shall commence upon Ceritas's receipt of a complete package, which shall include: (a) a description of the proposed change; (b) the rationale for the change; (c) a risk assessment evaluating the potential impact on Product quality and regulatory status (including the Marketing Authorisations); (d) proposed qualification and/or validation activities; and (e) a proposed implementation timeline. Ceritas shall provide its written approval, rejection, or request for additional information within thirty (30) calendar days of receipt of a complete package, consistent with Section 3.5 of the MSA.</w:t>
        </w:r>
      </w:ins>
    </w:p>
    <w:p>
      <w:pPr>
        <w:spacing w:line="276" w:lineRule="auto" w:before="0" w:after="120"/>
        <w:jc w:val="both"/>
      </w:pPr>
      <w:del w:id="5197" w:author="Ceritas Therapeutics (QA/Legal)" w:date="2025-04-21T09:00:00Z">
        <w:r>
          <w:rPr>
            <w:rFonts w:ascii="Times New Roman" w:hAnsi="Times New Roman"/>
            <w:color w:val="000000"/>
            <w:sz w:val="22"/>
          </w:rPr>
          <w:delText xml:space="preserve">Pinnacle shall use commercially reasonable efforts to accommodate Ceritas's written comments on proposed significant changes and to address any concerns raised by Ceritas in a timely and constructive manner. Notwithstanding the foregoing, the Parties acknowledge that Pinnacle retains the authority to implement changes through its change-control system in accordance with its obligations under cGMP and applicable regulatory requirements. In the event that Pinnacle determines that a proposed change is necessary for regulatory compliance, product safety, or operational reasons, Pinnacle may proceed with implementation provided that it has given Ceritas the notice described above and has considered Ceritas's comments in good faith.</w:delText>
        </w:r>
      </w:del>
      <w:ins w:id="5198" w:author="Ceritas Therapeutics (QA/Legal)" w:date="2025-04-21T09:00:00Z">
        <w:r>
          <w:rPr>
            <w:rFonts w:ascii="Times New Roman" w:hAnsi="Times New Roman"/>
            <w:color w:val="000000"/>
            <w:sz w:val="22"/>
          </w:rPr>
          <w:t xml:space="preserve">No Significant Change shall be implemented without Ceritas's documented prior written approval. Ceritas's approval shall not relieve Pinnacle of its responsibility to implement the change in compliance with cGMP. Where a Significant Change requires a regulatory submission, Pinnacle shall not implement the change (or, as applicable, release Product manufactured, tested, or packaged using the change) until Ceritas has confirmed in writing that the applicable regulatory approval has been obtained or that the applicable regulatory notification or waiting period has elapsed.</w:t>
        </w:r>
      </w:ins>
    </w:p>
    <w:p>
      <w:pPr>
        <w:spacing w:line="276" w:lineRule="auto" w:before="0" w:after="120"/>
        <w:jc w:val="both"/>
      </w:pPr>
      <w:del w:id="5199" w:author="Ceritas Therapeutics (QA/Legal)" w:date="2025-04-21T09:00:00Z">
        <w:r>
          <w:rPr>
            <w:rFonts w:ascii="Times New Roman" w:hAnsi="Times New Roman"/>
            <w:color w:val="000000"/>
            <w:sz w:val="22"/>
          </w:rPr>
          <w:delText xml:space="preserve">Changes that do not constitute significant changes within the meaning of this Section 5.2, including routine maintenance activities, like-for-like replacements, and minor procedural updates that have no impact on the Product, shall be managed through Pinnacle's internal change-control system and do not require prior notification to Ceritas.</w:delText>
        </w:r>
      </w:del>
      <w:ins w:id="5200" w:author="Ceritas Therapeutics (QA/Legal)" w:date="2025-04-21T09:00:00Z">
        <w:r>
          <w:rPr>
            <w:rFonts w:ascii="Times New Roman" w:hAnsi="Times New Roman"/>
            <w:color w:val="000000"/>
            <w:sz w:val="22"/>
          </w:rPr>
          <w:t xml:space="preserve">All proposed changes shall be classified as Critical, Major, or Minor in accordance with the Change Classification Matrix set forth in Annex F. Ceritas shall have sole authority to classify any change, and in the event of any disagreement regarding classification, Ceritas's classification shall prevail. Changes classified as Minor under Annex F that have no potential impact on the Product may be managed through Pinnacle's internal change-control system without prior Ceritas approval, provided that such changes are listed in the monthly quality summary report and the related change-control records are made available to Ceritas upon request and during audits. Like-for-like equipment replacements are not exempt from Ceritas approval unless expressly so classified in Annex F.</w:t>
        </w:r>
      </w:ins>
    </w:p>
    <w:p>
      <w:pPr>
        <w:spacing w:line="276" w:lineRule="auto" w:before="0" w:after="120"/>
        <w:jc w:val="both"/>
      </w:pPr>
      <w:r>
        <w:rPr>
          <w:rFonts w:ascii="Times New Roman" w:hAnsi="Times New Roman"/>
          <w:b/>
          <w:color w:val="000000"/>
          <w:sz w:val="22"/>
        </w:rPr>
        <w:t>5.3 Ceritas-Initiated Changes.</w:t>
      </w:r>
    </w:p>
    <w:p>
      <w:pPr>
        <w:spacing w:line="276" w:lineRule="auto" w:before="0" w:after="120"/>
        <w:jc w:val="both"/>
      </w:pPr>
      <w:r>
        <w:rPr>
          <w:rFonts w:ascii="Times New Roman" w:hAnsi="Times New Roman"/>
          <w:color w:val="000000"/>
          <w:sz w:val="22"/>
        </w:rPr>
        <w:t>Ceritas may request changes to the Specifications, test methods, packaging configurations, labeling, or other aspects of the Product or the manufacturing process by providing written notice to Pinnacle's quality contact. Such notice shall include a detailed description of the requested change, the rationale for the request, any supporting technical data or regulatory justification, and the desired timeline for implementation.</w:t>
      </w:r>
    </w:p>
    <w:p>
      <w:pPr>
        <w:spacing w:line="276" w:lineRule="auto" w:before="0" w:after="120"/>
        <w:jc w:val="both"/>
      </w:pPr>
      <w:r>
        <w:rPr>
          <w:rFonts w:ascii="Times New Roman" w:hAnsi="Times New Roman"/>
          <w:color w:val="000000"/>
          <w:sz w:val="22"/>
        </w:rPr>
        <w:t xml:space="preserve">Upon receipt of a Ceritas change request, Pinnacle shall evaluate the feasibility of the requested change, including an assessment of the potential impact on the manufacturing process, validated state, timeline, and cost. Pinnacle shall provide Ceritas with a written assessment of the requested change within </w:t>
      </w:r>
      <w:del w:id="5201" w:author="Ceritas Therapeutics (QA/Legal)" w:date="2025-04-21T09:00:00Z">
        <w:r>
          <w:rPr>
            <w:rFonts w:ascii="Times New Roman" w:hAnsi="Times New Roman"/>
            <w:color w:val="000000"/>
            <w:sz w:val="22"/>
          </w:rPr>
          <w:delText xml:space="preserve">a</w:delText>
        </w:r>
      </w:del>
      <w:ins w:id="5202" w:author="Ceritas Therapeutics (QA/Legal)" w:date="2025-04-21T09:00:00Z">
        <w:r>
          <w:rPr>
            <w:rFonts w:ascii="Times New Roman" w:hAnsi="Times New Roman"/>
            <w:color w:val="000000"/>
            <w:sz w:val="22"/>
          </w:rPr>
          <w:t xml:space="preserve">fifteen</w:t>
        </w:r>
      </w:ins>
      <w:r>
        <w:rPr>
          <w:rFonts w:ascii="Times New Roman" w:hAnsi="Times New Roman"/>
          <w:color w:val="000000"/>
          <w:sz w:val="22"/>
        </w:rPr>
        <w:t xml:space="preserve"> </w:t>
      </w:r>
      <w:del w:id="5203" w:author="Ceritas Therapeutics (QA/Legal)" w:date="2025-04-21T09:00:00Z">
        <w:r>
          <w:rPr>
            <w:rFonts w:ascii="Times New Roman" w:hAnsi="Times New Roman"/>
            <w:color w:val="000000"/>
            <w:sz w:val="22"/>
          </w:rPr>
          <w:delText xml:space="preserve">reasonable</w:delText>
        </w:r>
      </w:del>
      <w:ins w:id="5204" w:author="Ceritas Therapeutics (QA/Legal)" w:date="2025-04-21T09:00:00Z">
        <w:r>
          <w:rPr>
            <w:rFonts w:ascii="Times New Roman" w:hAnsi="Times New Roman"/>
            <w:color w:val="000000"/>
            <w:sz w:val="22"/>
          </w:rPr>
          <w:t xml:space="preserve">(15)</w:t>
        </w:r>
      </w:ins>
      <w:r>
        <w:rPr>
          <w:rFonts w:ascii="Times New Roman" w:hAnsi="Times New Roman"/>
          <w:color w:val="000000"/>
          <w:sz w:val="22"/>
        </w:rPr>
        <w:t xml:space="preserve"> </w:t>
      </w:r>
      <w:del w:id="5205" w:author="Ceritas Therapeutics (QA/Legal)" w:date="2025-04-21T09:00:00Z">
        <w:r>
          <w:rPr>
            <w:rFonts w:ascii="Times New Roman" w:hAnsi="Times New Roman"/>
            <w:color w:val="000000"/>
            <w:sz w:val="22"/>
          </w:rPr>
          <w:delText xml:space="preserve">timeframe</w:delText>
        </w:r>
      </w:del>
      <w:ins w:id="5206" w:author="Ceritas Therapeutics (QA/Legal)" w:date="2025-04-21T09:00:00Z">
        <w:r>
          <w:rPr>
            <w:rFonts w:ascii="Times New Roman" w:hAnsi="Times New Roman"/>
            <w:color w:val="000000"/>
            <w:sz w:val="22"/>
          </w:rPr>
          <w:t xml:space="preserve">business days of receipt of the request</w:t>
        </w:r>
      </w:ins>
      <w:r>
        <w:rPr>
          <w:rFonts w:ascii="Times New Roman" w:hAnsi="Times New Roman"/>
          <w:color w:val="000000"/>
          <w:sz w:val="22"/>
        </w:rPr>
        <w:t xml:space="preserve">, which shall include Pinnacle's determination of feasibility, any technical concerns, an estimated timeline for implementation, and any cost implications (to the extent such cost matters are relevant under the MSA).</w:t>
      </w:r>
    </w:p>
    <w:p>
      <w:pPr>
        <w:spacing w:line="276" w:lineRule="auto" w:before="0" w:after="120"/>
        <w:jc w:val="both"/>
      </w:pPr>
      <w:r>
        <w:rPr>
          <w:rFonts w:ascii="Times New Roman" w:hAnsi="Times New Roman"/>
          <w:color w:val="000000"/>
          <w:sz w:val="22"/>
        </w:rPr>
        <w:t xml:space="preserve">Implementation of any Ceritas-initiated change shall be subject to mutual written agreement of the Parties and shall be carried out in accordance with Pinnacle's change-control procedures. Neither Party shall be obligated to agree to a requested change that it reasonably determines is not feasible, would have an adverse impact on product quality, or would otherwise be inconsistent with cGMP requirements</w:t>
      </w:r>
      <w:ins w:id="5207" w:author="Ceritas Therapeutics (QA/Legal)" w:date="2025-04-21T09:00:00Z">
        <w:r>
          <w:rPr>
            <w:rFonts w:ascii="Times New Roman" w:hAnsi="Times New Roman"/>
            <w:color w:val="000000"/>
            <w:sz w:val="22"/>
          </w:rPr>
          <w:t xml:space="preserve">; provided, however, that Pinnacle shall implement any change required by a Regulatory Authority, by the Marketing Authorisations, or by Applicable Law within the timeline so required (as notified by Ceritas), subject to the cost provisions of the MSA</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5.4 Regulatory Submissions.</w:t>
      </w:r>
    </w:p>
    <w:p>
      <w:pPr>
        <w:spacing w:line="276" w:lineRule="auto" w:before="0" w:after="120"/>
        <w:jc w:val="both"/>
      </w:pPr>
      <w:r>
        <w:rPr>
          <w:rFonts w:ascii="Times New Roman" w:hAnsi="Times New Roman"/>
          <w:color w:val="000000"/>
          <w:sz w:val="22"/>
        </w:rPr>
        <w:t xml:space="preserve">Ceritas</w:t>
      </w:r>
      <w:ins w:id="5208" w:author="Ceritas Therapeutics (QA/Legal)" w:date="2025-04-21T09:00:00Z">
        <w:r>
          <w:rPr>
            <w:rFonts w:ascii="Times New Roman" w:hAnsi="Times New Roman"/>
            <w:color w:val="000000"/>
            <w:sz w:val="22"/>
          </w:rPr>
          <w:t xml:space="preserve"> (or Ceritas Ireland, with respect to the EU Marketing Authorisation)</w:t>
        </w:r>
      </w:ins>
      <w:r>
        <w:rPr>
          <w:rFonts w:ascii="Times New Roman" w:hAnsi="Times New Roman"/>
          <w:color w:val="000000"/>
          <w:sz w:val="22"/>
        </w:rPr>
        <w:t xml:space="preserve"> shall be solely responsible for preparing, filing, and maintaining all regulatory submissions, supplements, variations, and annual reports arising from changes to the Product, the manufacturing process, the Specifications, or the Facility, including but not limited to Prior Approval Supplements, Changes Being Effected supplements, and Type IA/IB/II variations under EU procedures.</w:t>
      </w:r>
    </w:p>
    <w:p>
      <w:pPr>
        <w:spacing w:line="276" w:lineRule="auto" w:before="0" w:after="120"/>
        <w:jc w:val="both"/>
      </w:pPr>
      <w:r>
        <w:rPr>
          <w:rFonts w:ascii="Times New Roman" w:hAnsi="Times New Roman"/>
          <w:color w:val="000000"/>
          <w:sz w:val="22"/>
        </w:rPr>
        <w:t xml:space="preserve">Pinnacle shall provide Ceritas with all supporting documentation, technical data, validation reports, and other information reasonably requested by Ceritas in connection with the preparation and filing of such regulatory submissions. Pinnacle shall provide such documentation within </w:t>
      </w:r>
      <w:del w:id="5209" w:author="Ceritas Therapeutics (QA/Legal)" w:date="2025-04-21T09:00:00Z">
        <w:r>
          <w:rPr>
            <w:rFonts w:ascii="Times New Roman" w:hAnsi="Times New Roman"/>
            <w:color w:val="000000"/>
            <w:sz w:val="22"/>
          </w:rPr>
          <w:delText xml:space="preserve">a</w:delText>
        </w:r>
      </w:del>
      <w:ins w:id="5210" w:author="Ceritas Therapeutics (QA/Legal)" w:date="2025-04-21T09:00:00Z">
        <w:r>
          <w:rPr>
            <w:rFonts w:ascii="Times New Roman" w:hAnsi="Times New Roman"/>
            <w:color w:val="000000"/>
            <w:sz w:val="22"/>
          </w:rPr>
          <w:t xml:space="preserve">ten</w:t>
        </w:r>
      </w:ins>
      <w:r>
        <w:rPr>
          <w:rFonts w:ascii="Times New Roman" w:hAnsi="Times New Roman"/>
          <w:color w:val="000000"/>
          <w:sz w:val="22"/>
        </w:rPr>
        <w:t xml:space="preserve"> </w:t>
      </w:r>
      <w:del w:id="5211" w:author="Ceritas Therapeutics (QA/Legal)" w:date="2025-04-21T09:00:00Z">
        <w:r>
          <w:rPr>
            <w:rFonts w:ascii="Times New Roman" w:hAnsi="Times New Roman"/>
            <w:color w:val="000000"/>
            <w:sz w:val="22"/>
          </w:rPr>
          <w:delText xml:space="preserve">reasonable</w:delText>
        </w:r>
      </w:del>
      <w:ins w:id="5212" w:author="Ceritas Therapeutics (QA/Legal)" w:date="2025-04-21T09:00:00Z">
        <w:r>
          <w:rPr>
            <w:rFonts w:ascii="Times New Roman" w:hAnsi="Times New Roman"/>
            <w:color w:val="000000"/>
            <w:sz w:val="22"/>
          </w:rPr>
          <w:t xml:space="preserve">(10)</w:t>
        </w:r>
      </w:ins>
      <w:r>
        <w:rPr>
          <w:rFonts w:ascii="Times New Roman" w:hAnsi="Times New Roman"/>
          <w:color w:val="000000"/>
          <w:sz w:val="22"/>
        </w:rPr>
        <w:t xml:space="preserve"> </w:t>
      </w:r>
      <w:del w:id="5213" w:author="Ceritas Therapeutics (QA/Legal)" w:date="2025-04-21T09:00:00Z">
        <w:r>
          <w:rPr>
            <w:rFonts w:ascii="Times New Roman" w:hAnsi="Times New Roman"/>
            <w:color w:val="000000"/>
            <w:sz w:val="22"/>
          </w:rPr>
          <w:delText xml:space="preserve">timeframe</w:delText>
        </w:r>
      </w:del>
      <w:ins w:id="5214" w:author="Ceritas Therapeutics (QA/Legal)" w:date="2025-04-21T09:00:00Z">
        <w:r>
          <w:rPr>
            <w:rFonts w:ascii="Times New Roman" w:hAnsi="Times New Roman"/>
            <w:color w:val="000000"/>
            <w:sz w:val="22"/>
          </w:rPr>
          <w:t xml:space="preserve">business days</w:t>
        </w:r>
      </w:ins>
      <w:r>
        <w:rPr>
          <w:rFonts w:ascii="Times New Roman" w:hAnsi="Times New Roman"/>
          <w:color w:val="000000"/>
          <w:sz w:val="22"/>
        </w:rPr>
        <w:t xml:space="preserve"> following receipt of Ceritas's written request, </w:t>
      </w:r>
      <w:del w:id="5215" w:author="Ceritas Therapeutics (QA/Legal)" w:date="2025-04-21T09:00:00Z">
        <w:r>
          <w:rPr>
            <w:rFonts w:ascii="Times New Roman" w:hAnsi="Times New Roman"/>
            <w:color w:val="000000"/>
            <w:sz w:val="22"/>
          </w:rPr>
          <w:delText xml:space="preserve">taking</w:delText>
        </w:r>
      </w:del>
      <w:ins w:id="5216" w:author="Ceritas Therapeutics (QA/Legal)" w:date="2025-04-21T09:00:00Z">
        <w:r>
          <w:rPr>
            <w:rFonts w:ascii="Times New Roman" w:hAnsi="Times New Roman"/>
            <w:color w:val="000000"/>
            <w:sz w:val="22"/>
          </w:rPr>
          <w:t xml:space="preserve">or</w:t>
        </w:r>
      </w:ins>
      <w:r>
        <w:rPr>
          <w:rFonts w:ascii="Times New Roman" w:hAnsi="Times New Roman"/>
          <w:color w:val="000000"/>
          <w:sz w:val="22"/>
        </w:rPr>
        <w:t xml:space="preserve"> </w:t>
      </w:r>
      <w:del w:id="5217" w:author="Ceritas Therapeutics (QA/Legal)" w:date="2025-04-21T09:00:00Z">
        <w:r>
          <w:rPr>
            <w:rFonts w:ascii="Times New Roman" w:hAnsi="Times New Roman"/>
            <w:color w:val="000000"/>
            <w:sz w:val="22"/>
          </w:rPr>
          <w:delText xml:space="preserve">into</w:delText>
        </w:r>
      </w:del>
      <w:ins w:id="5218" w:author="Ceritas Therapeutics (QA/Legal)" w:date="2025-04-21T09:00:00Z">
        <w:r>
          <w:rPr>
            <w:rFonts w:ascii="Times New Roman" w:hAnsi="Times New Roman"/>
            <w:color w:val="000000"/>
            <w:sz w:val="22"/>
          </w:rPr>
          <w:t xml:space="preserve">within</w:t>
        </w:r>
      </w:ins>
      <w:r>
        <w:rPr>
          <w:rFonts w:ascii="Times New Roman" w:hAnsi="Times New Roman"/>
          <w:color w:val="000000"/>
          <w:sz w:val="22"/>
        </w:rPr>
        <w:t xml:space="preserve"> </w:t>
      </w:r>
      <w:del w:id="5219" w:author="Ceritas Therapeutics (QA/Legal)" w:date="2025-04-21T09:00:00Z">
        <w:r>
          <w:rPr>
            <w:rFonts w:ascii="Times New Roman" w:hAnsi="Times New Roman"/>
            <w:color w:val="000000"/>
            <w:sz w:val="22"/>
          </w:rPr>
          <w:delText xml:space="preserve">account</w:delText>
        </w:r>
      </w:del>
      <w:ins w:id="5220" w:author="Ceritas Therapeutics (QA/Legal)" w:date="2025-04-21T09:00:00Z">
        <w:r>
          <w:rPr>
            <w:rFonts w:ascii="Times New Roman" w:hAnsi="Times New Roman"/>
            <w:color w:val="000000"/>
            <w:sz w:val="22"/>
          </w:rPr>
          <w:t xml:space="preserve">such</w:t>
        </w:r>
      </w:ins>
      <w:r>
        <w:rPr>
          <w:rFonts w:ascii="Times New Roman" w:hAnsi="Times New Roman"/>
          <w:color w:val="000000"/>
          <w:sz w:val="22"/>
        </w:rPr>
        <w:t xml:space="preserve"> </w:t>
      </w:r>
      <w:del w:id="5221" w:author="Ceritas Therapeutics (QA/Legal)" w:date="2025-04-21T09:00:00Z">
        <w:r>
          <w:rPr>
            <w:rFonts w:ascii="Times New Roman" w:hAnsi="Times New Roman"/>
            <w:color w:val="000000"/>
            <w:sz w:val="22"/>
          </w:rPr>
          <w:delText xml:space="preserve">the</w:delText>
        </w:r>
      </w:del>
      <w:ins w:id="5222" w:author="Ceritas Therapeutics (QA/Legal)" w:date="2025-04-21T09:00:00Z">
        <w:r>
          <w:rPr>
            <w:rFonts w:ascii="Times New Roman" w:hAnsi="Times New Roman"/>
            <w:color w:val="000000"/>
            <w:sz w:val="22"/>
          </w:rPr>
          <w:t xml:space="preserve">shorter</w:t>
        </w:r>
      </w:ins>
      <w:r>
        <w:rPr>
          <w:rFonts w:ascii="Times New Roman" w:hAnsi="Times New Roman"/>
          <w:color w:val="000000"/>
          <w:sz w:val="22"/>
        </w:rPr>
        <w:t xml:space="preserve"> </w:t>
      </w:r>
      <w:del w:id="5223" w:author="Ceritas Therapeutics (QA/Legal)" w:date="2025-04-21T09:00:00Z">
        <w:r>
          <w:rPr>
            <w:rFonts w:ascii="Times New Roman" w:hAnsi="Times New Roman"/>
            <w:color w:val="000000"/>
            <w:sz w:val="22"/>
          </w:rPr>
          <w:delText xml:space="preserve">regulatory</w:delText>
        </w:r>
      </w:del>
      <w:ins w:id="5224" w:author="Ceritas Therapeutics (QA/Legal)" w:date="2025-04-21T09:00:00Z">
        <w:r>
          <w:rPr>
            <w:rFonts w:ascii="Times New Roman" w:hAnsi="Times New Roman"/>
            <w:color w:val="000000"/>
            <w:sz w:val="22"/>
          </w:rPr>
          <w:t xml:space="preserve">period</w:t>
        </w:r>
      </w:ins>
      <w:r>
        <w:rPr>
          <w:rFonts w:ascii="Times New Roman" w:hAnsi="Times New Roman"/>
          <w:color w:val="000000"/>
          <w:sz w:val="22"/>
        </w:rPr>
        <w:t xml:space="preserve"> </w:t>
      </w:r>
      <w:del w:id="5225" w:author="Ceritas Therapeutics (QA/Legal)" w:date="2025-04-21T09:00:00Z">
        <w:r>
          <w:rPr>
            <w:rFonts w:ascii="Times New Roman" w:hAnsi="Times New Roman"/>
            <w:color w:val="000000"/>
            <w:sz w:val="22"/>
          </w:rPr>
          <w:delText xml:space="preserve">timelines</w:delText>
        </w:r>
      </w:del>
      <w:ins w:id="5226" w:author="Ceritas Therapeutics (QA/Legal)" w:date="2025-04-21T09:00:00Z">
        <w:r>
          <w:rPr>
            <w:rFonts w:ascii="Times New Roman" w:hAnsi="Times New Roman"/>
            <w:color w:val="000000"/>
            <w:sz w:val="22"/>
          </w:rPr>
          <w:t xml:space="preserve">as</w:t>
        </w:r>
      </w:ins>
      <w:r>
        <w:rPr>
          <w:rFonts w:ascii="Times New Roman" w:hAnsi="Times New Roman"/>
          <w:color w:val="000000"/>
          <w:sz w:val="22"/>
        </w:rPr>
        <w:t xml:space="preserve"> </w:t>
      </w:r>
      <w:del w:id="5227" w:author="Ceritas Therapeutics (QA/Legal)" w:date="2025-04-21T09:00:00Z">
        <w:r>
          <w:rPr>
            <w:rFonts w:ascii="Times New Roman" w:hAnsi="Times New Roman"/>
            <w:color w:val="000000"/>
            <w:sz w:val="22"/>
          </w:rPr>
          <w:delText xml:space="preserve">applicable</w:delText>
        </w:r>
      </w:del>
      <w:ins w:id="5228" w:author="Ceritas Therapeutics (QA/Legal)" w:date="2025-04-21T09:00:00Z">
        <w:r>
          <w:rPr>
            <w:rFonts w:ascii="Times New Roman" w:hAnsi="Times New Roman"/>
            <w:color w:val="000000"/>
            <w:sz w:val="22"/>
          </w:rPr>
          <w:t xml:space="preserve">is necessary</w:t>
        </w:r>
      </w:ins>
      <w:r>
        <w:rPr>
          <w:rFonts w:ascii="Times New Roman" w:hAnsi="Times New Roman"/>
          <w:color w:val="000000"/>
          <w:sz w:val="22"/>
        </w:rPr>
        <w:t xml:space="preserve"> to </w:t>
      </w:r>
      <w:del w:id="5229" w:author="Ceritas Therapeutics (QA/Legal)" w:date="2025-04-21T09:00:00Z">
        <w:r>
          <w:rPr>
            <w:rFonts w:ascii="Times New Roman" w:hAnsi="Times New Roman"/>
            <w:color w:val="000000"/>
            <w:sz w:val="22"/>
          </w:rPr>
          <w:delText xml:space="preserve">the</w:delText>
        </w:r>
      </w:del>
      <w:ins w:id="5230" w:author="Ceritas Therapeutics (QA/Legal)" w:date="2025-04-21T09:00:00Z">
        <w:r>
          <w:rPr>
            <w:rFonts w:ascii="Times New Roman" w:hAnsi="Times New Roman"/>
            <w:color w:val="000000"/>
            <w:sz w:val="22"/>
          </w:rPr>
          <w:t xml:space="preserve">meet</w:t>
        </w:r>
      </w:ins>
      <w:r>
        <w:rPr>
          <w:rFonts w:ascii="Times New Roman" w:hAnsi="Times New Roman"/>
          <w:color w:val="000000"/>
          <w:sz w:val="22"/>
        </w:rPr>
        <w:t xml:space="preserve"> </w:t>
      </w:r>
      <w:del w:id="5231" w:author="Ceritas Therapeutics (QA/Legal)" w:date="2025-04-21T09:00:00Z">
        <w:r>
          <w:rPr>
            <w:rFonts w:ascii="Times New Roman" w:hAnsi="Times New Roman"/>
            <w:color w:val="000000"/>
            <w:sz w:val="22"/>
          </w:rPr>
          <w:delText xml:space="preserve">submission</w:delText>
        </w:r>
      </w:del>
      <w:ins w:id="5232" w:author="Ceritas Therapeutics (QA/Legal)" w:date="2025-04-21T09:00:00Z">
        <w:r>
          <w:rPr>
            <w:rFonts w:ascii="Times New Roman" w:hAnsi="Times New Roman"/>
            <w:color w:val="000000"/>
            <w:sz w:val="22"/>
          </w:rPr>
          <w:t xml:space="preserve">a deadline imposed by a Regulatory Authority, as notified by Ceritas</w:t>
        </w:r>
      </w:ins>
      <w:r>
        <w:rPr>
          <w:rFonts w:ascii="Times New Roman" w:hAnsi="Times New Roman"/>
          <w:color w:val="000000"/>
          <w:sz w:val="22"/>
        </w:rPr>
        <w:t xml:space="preserve">.</w:t>
      </w:r>
    </w:p>
    <w:p>
      <w:pPr>
        <w:spacing w:line="276" w:lineRule="auto" w:before="0" w:after="120"/>
        <w:jc w:val="both"/>
        <w:rPr>
          <w:ins w:id="5233" w:author="Ceritas Therapeutics (QA/Legal)" w:date="2025-04-21T09:00:00Z"/>
        </w:rPr>
      </w:pPr>
      <w:ins w:id="5234" w:author="Ceritas Therapeutics (QA/Legal)" w:date="2025-04-21T09:00:00Z">
        <w:r>
          <w:rPr>
            <w:rFonts w:ascii="Times New Roman" w:hAnsi="Times New Roman"/>
            <w:b/>
            <w:color w:val="000000"/>
            <w:sz w:val="22"/>
          </w:rPr>
          <w:t xml:space="preserve">5.5 Emergency Changes.</w:t>
        </w:r>
      </w:ins>
    </w:p>
    <w:p>
      <w:pPr>
        <w:spacing w:line="276" w:lineRule="auto" w:before="0" w:after="120"/>
        <w:jc w:val="both"/>
        <w:rPr>
          <w:ins w:id="5235" w:author="Ceritas Therapeutics (QA/Legal)" w:date="2025-04-21T09:00:00Z"/>
        </w:rPr>
      </w:pPr>
      <w:ins w:id="5236" w:author="Ceritas Therapeutics (QA/Legal)" w:date="2025-04-21T09:00:00Z">
        <w:r>
          <w:rPr>
            <w:rFonts w:ascii="Times New Roman" w:hAnsi="Times New Roman"/>
            <w:color w:val="000000"/>
            <w:sz w:val="22"/>
          </w:rPr>
          <w:t xml:space="preserve">Where a change is necessary to address an immediate threat to patient safety, Product quality, or Facility safety that cannot reasonably wait for the prior-approval process set forth in Section 5.2, Pinnacle may implement the change with concurrent notice to Ceritas. Concurrent notice shall be provided by email to the designated Ceritas quality contact within four (4) hours of implementation, followed by a formal written change notification within twenty-four (24) hours. Pinnacle shall obtain Ceritas's formal written approval of the emergency change within five (5) business days of implementation. If Ceritas does not approve the emergency change, Pinnacle shall promptly reverse the change or implement an alternative approved by Ceritas, unless reversal would itself create a safety risk, in which case the Parties shall confer immediately to agree on a corrective course of action. No Batch affected by an emergency change shall be certified or released without Ceritas's prior written approval.</w:t>
        </w:r>
      </w:ins>
    </w:p>
    <w:p>
      <w:pPr>
        <w:keepNext/>
        <w:spacing w:line="276" w:lineRule="auto" w:before="360" w:after="120"/>
        <w:jc w:val="left"/>
      </w:pPr>
      <w:r>
        <w:rPr>
          <w:rFonts w:ascii="Times New Roman" w:hAnsi="Times New Roman"/>
          <w:b/>
          <w:color w:val="000000"/>
          <w:sz w:val="22"/>
          <w:u w:val="single"/>
        </w:rPr>
        <w:t>SECTION 6 — DEVIATIONS AND CORRECTIVE AND PREVENTIVE ACTIONS</w:t>
      </w:r>
    </w:p>
    <w:p>
      <w:pPr>
        <w:spacing w:line="276" w:lineRule="auto" w:before="0" w:after="120"/>
        <w:jc w:val="both"/>
      </w:pPr>
      <w:r>
        <w:rPr>
          <w:rFonts w:ascii="Times New Roman" w:hAnsi="Times New Roman"/>
          <w:b/>
          <w:color w:val="000000"/>
          <w:sz w:val="22"/>
        </w:rPr>
        <w:t>6.1 Deviation Reporting.</w:t>
      </w:r>
    </w:p>
    <w:p>
      <w:pPr>
        <w:spacing w:line="276" w:lineRule="auto" w:before="0" w:after="120"/>
        <w:jc w:val="both"/>
      </w:pPr>
      <w:r>
        <w:rPr>
          <w:rFonts w:ascii="Times New Roman" w:hAnsi="Times New Roman"/>
          <w:color w:val="000000"/>
          <w:sz w:val="22"/>
        </w:rPr>
        <w:t xml:space="preserve">Pinnacle shall document, classify, and investigate all deviations from approved manufacturing procedures, Specifications, cGMP requirements, or other established quality standards that occur during the manufacture, testing, packaging, storage, or release of the Product. Deviations shall be classified in accordance with Pinnacle's deviation classification SOP as Critical Deviations, Major Deviations, or Minor Deviations, based on the assessed or potential impact on product quality, safety, and compliance</w:t>
      </w:r>
      <w:ins w:id="5237" w:author="Ceritas Therapeutics (QA/Legal)" w:date="2025-04-21T09:00:00Z">
        <w:r>
          <w:rPr>
            <w:rFonts w:ascii="Times New Roman" w:hAnsi="Times New Roman"/>
            <w:color w:val="000000"/>
            <w:sz w:val="22"/>
          </w:rPr>
          <w:t xml:space="preserve"> and consistent with the definitions in Section 2</w:t>
        </w:r>
      </w:ins>
      <w:r>
        <w:rPr>
          <w:rFonts w:ascii="Times New Roman" w:hAnsi="Times New Roman"/>
          <w:color w:val="000000"/>
          <w:sz w:val="22"/>
        </w:rPr>
        <w:t xml:space="preserve">.</w:t>
      </w:r>
      <w:ins w:id="5238" w:author="Ceritas Therapeutics (QA/Legal)" w:date="2025-04-21T09:00:00Z">
        <w:r>
          <w:rPr>
            <w:rFonts w:ascii="Times New Roman" w:hAnsi="Times New Roman"/>
            <w:color w:val="000000"/>
            <w:sz w:val="22"/>
          </w:rPr>
          <w:t xml:space="preserve"> Ceritas may review and, by written notice, reclassify any deviation, and Ceritas's classification shall prevail. Where the classification of a deviation is uncertain, Pinnacle shall treat the deviation as being of the higher classification pending resolution.</w:t>
        </w:r>
      </w:ins>
    </w:p>
    <w:p>
      <w:pPr>
        <w:spacing w:line="276" w:lineRule="auto" w:before="0" w:after="120"/>
        <w:jc w:val="both"/>
      </w:pPr>
      <w:r>
        <w:rPr>
          <w:rFonts w:ascii="Times New Roman" w:hAnsi="Times New Roman"/>
          <w:color w:val="000000"/>
          <w:sz w:val="22"/>
        </w:rPr>
        <w:t xml:space="preserve">Pinnacle shall report deviations to Ceritas in accordance with the following notification timelines</w:t>
      </w:r>
      <w:ins w:id="5239" w:author="Ceritas Therapeutics (QA/Legal)" w:date="2025-04-21T09:00:00Z">
        <w:r>
          <w:rPr>
            <w:rFonts w:ascii="Times New Roman" w:hAnsi="Times New Roman"/>
            <w:color w:val="000000"/>
            <w:sz w:val="22"/>
          </w:rPr>
          <w:t xml:space="preserve">, in each case measured from Detection and irrespective of the date of classification</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 xml:space="preserve">Critical Deviations:</w:t>
      </w:r>
      <w:r>
        <w:rPr>
          <w:rFonts w:ascii="Times New Roman" w:hAnsi="Times New Roman"/>
          <w:color w:val="000000"/>
          <w:sz w:val="22"/>
        </w:rPr>
        <w:t xml:space="preserve"> Pinnacle shall notify Ceritas in writing within </w:t>
      </w:r>
      <w:del w:id="5240" w:author="Ceritas Therapeutics (QA/Legal)" w:date="2025-04-21T09:00:00Z">
        <w:r>
          <w:rPr>
            <w:rFonts w:ascii="Times New Roman" w:hAnsi="Times New Roman"/>
            <w:color w:val="000000"/>
            <w:sz w:val="22"/>
          </w:rPr>
          <w:delText xml:space="preserve">seventy</w:delText>
        </w:r>
      </w:del>
      <w:ins w:id="5250" w:author="Ceritas Therapeutics (QA/Legal)" w:date="2025-04-21T09:00:00Z">
        <w:r>
          <w:rPr>
            <w:rFonts w:ascii="Times New Roman" w:hAnsi="Times New Roman"/>
            <w:color w:val="000000"/>
            <w:sz w:val="22"/>
          </w:rPr>
          <w:t xml:space="preserve">twenty</w:t>
        </w:r>
      </w:ins>
      <w:r>
        <w:rPr>
          <w:rFonts w:ascii="Times New Roman" w:hAnsi="Times New Roman"/>
          <w:color w:val="000000"/>
          <w:sz w:val="22"/>
        </w:rPr>
        <w:t xml:space="preserve">-</w:t>
      </w:r>
      <w:del w:id="5242" w:author="Ceritas Therapeutics (QA/Legal)" w:date="2025-04-21T09:00:00Z">
        <w:r>
          <w:rPr>
            <w:rFonts w:ascii="Times New Roman" w:hAnsi="Times New Roman"/>
            <w:color w:val="000000"/>
            <w:sz w:val="22"/>
          </w:rPr>
          <w:delText xml:space="preserve">two</w:delText>
        </w:r>
      </w:del>
      <w:ins w:id="5251" w:author="Ceritas Therapeutics (QA/Legal)" w:date="2025-04-21T09:00:00Z">
        <w:r>
          <w:rPr>
            <w:rFonts w:ascii="Times New Roman" w:hAnsi="Times New Roman"/>
            <w:color w:val="000000"/>
            <w:sz w:val="22"/>
          </w:rPr>
          <w:t xml:space="preserve">four</w:t>
        </w:r>
      </w:ins>
      <w:r>
        <w:rPr>
          <w:rFonts w:ascii="Times New Roman" w:hAnsi="Times New Roman"/>
          <w:color w:val="000000"/>
          <w:sz w:val="22"/>
        </w:rPr>
        <w:t xml:space="preserve"> (</w:t>
      </w:r>
      <w:del w:id="5244" w:author="Ceritas Therapeutics (QA/Legal)" w:date="2025-04-21T09:00:00Z">
        <w:r>
          <w:rPr>
            <w:rFonts w:ascii="Times New Roman" w:hAnsi="Times New Roman"/>
            <w:color w:val="000000"/>
            <w:sz w:val="22"/>
          </w:rPr>
          <w:delText xml:space="preserve">72</w:delText>
        </w:r>
      </w:del>
      <w:ins w:id="5252" w:author="Ceritas Therapeutics (QA/Legal)" w:date="2025-04-21T09:00:00Z">
        <w:r>
          <w:rPr>
            <w:rFonts w:ascii="Times New Roman" w:hAnsi="Times New Roman"/>
            <w:color w:val="000000"/>
            <w:sz w:val="22"/>
          </w:rPr>
          <w:t xml:space="preserve">24</w:t>
        </w:r>
      </w:ins>
      <w:r>
        <w:rPr>
          <w:rFonts w:ascii="Times New Roman" w:hAnsi="Times New Roman"/>
          <w:color w:val="000000"/>
          <w:sz w:val="22"/>
        </w:rPr>
        <w:t xml:space="preserve">) hours of </w:t>
      </w:r>
      <w:del w:id="5246" w:author="Ceritas Therapeutics (QA/Legal)" w:date="2025-04-21T09:00:00Z">
        <w:r>
          <w:rPr>
            <w:rFonts w:ascii="Times New Roman" w:hAnsi="Times New Roman"/>
            <w:color w:val="000000"/>
            <w:sz w:val="22"/>
          </w:rPr>
          <w:delText xml:space="preserve">the classification</w:delText>
        </w:r>
      </w:del>
      <w:ins w:id="5253" w:author="Ceritas Therapeutics (QA/Legal)" w:date="2025-04-21T09:00:00Z">
        <w:r>
          <w:rPr>
            <w:rFonts w:ascii="Times New Roman" w:hAnsi="Times New Roman"/>
            <w:color w:val="000000"/>
            <w:sz w:val="22"/>
          </w:rPr>
          <w:t xml:space="preserve">Detection</w:t>
        </w:r>
      </w:ins>
      <w:r>
        <w:rPr>
          <w:rFonts w:ascii="Times New Roman" w:hAnsi="Times New Roman"/>
          <w:color w:val="000000"/>
          <w:sz w:val="22"/>
        </w:rPr>
        <w:t xml:space="preserve"> of a deviation </w:t>
      </w:r>
      <w:del w:id="5248" w:author="Ceritas Therapeutics (QA/Legal)" w:date="2025-04-21T09:00:00Z">
        <w:r>
          <w:rPr>
            <w:rFonts w:ascii="Times New Roman" w:hAnsi="Times New Roman"/>
            <w:color w:val="000000"/>
            <w:sz w:val="22"/>
          </w:rPr>
          <w:delText xml:space="preserve">as</w:delText>
        </w:r>
      </w:del>
      <w:ins w:id="5254" w:author="Ceritas Therapeutics (QA/Legal)" w:date="2025-04-21T09:00:00Z">
        <w:r>
          <w:rPr>
            <w:rFonts w:ascii="Times New Roman" w:hAnsi="Times New Roman"/>
            <w:color w:val="000000"/>
            <w:sz w:val="22"/>
          </w:rPr>
          <w:t xml:space="preserve">that is, or may reasonably be,</w:t>
        </w:r>
      </w:ins>
      <w:r>
        <w:rPr>
          <w:rFonts w:ascii="Times New Roman" w:hAnsi="Times New Roman"/>
          <w:color w:val="000000"/>
          <w:sz w:val="22"/>
        </w:rPr>
        <w:t xml:space="preserve"> a Critical Deviation. Such notification shall include a preliminary description of the deviation, the Batch(es) affected, the preliminary impact assessment, and the immediate containment actions taken by Pinnacle. Pinnacle shall provide supplemental </w:t>
      </w:r>
      <w:del w:id="5255" w:author="Ceritas Therapeutics (QA/Legal)" w:date="2025-04-21T09:00:00Z">
        <w:r>
          <w:rPr>
            <w:rFonts w:ascii="Times New Roman" w:hAnsi="Times New Roman"/>
            <w:color w:val="000000"/>
            <w:sz w:val="22"/>
          </w:rPr>
          <w:delText xml:space="preserve">information and</w:delText>
        </w:r>
      </w:del>
      <w:ins w:id="5256" w:author="Ceritas Therapeutics (QA/Legal)" w:date="2025-04-21T09:00:00Z">
        <w:r>
          <w:rPr>
            <w:rFonts w:ascii="Times New Roman" w:hAnsi="Times New Roman"/>
            <w:color w:val="000000"/>
            <w:sz w:val="22"/>
          </w:rPr>
          <w:t xml:space="preserve">written</w:t>
        </w:r>
      </w:ins>
      <w:r>
        <w:rPr>
          <w:rFonts w:ascii="Times New Roman" w:hAnsi="Times New Roman"/>
          <w:color w:val="000000"/>
          <w:sz w:val="22"/>
        </w:rPr>
        <w:t xml:space="preserve"> updates to Ceritas as the investigation progresses</w:t>
      </w:r>
      <w:ins w:id="5257" w:author="Ceritas Therapeutics (QA/Legal)" w:date="2025-04-21T09:00:00Z">
        <w:r>
          <w:rPr>
            <w:rFonts w:ascii="Times New Roman" w:hAnsi="Times New Roman"/>
            <w:color w:val="000000"/>
            <w:sz w:val="22"/>
          </w:rPr>
          <w:t xml:space="preserve">, and in any event at least every five (5) business days until the investigation report is submitted under Section 6</w:t>
        </w:r>
      </w:ins>
      <w:r>
        <w:rPr>
          <w:rFonts w:ascii="Times New Roman" w:hAnsi="Times New Roman"/>
          <w:color w:val="000000"/>
          <w:sz w:val="22"/>
        </w:rPr>
        <w:t xml:space="preserve">.</w:t>
      </w:r>
      <w:ins w:id="5258" w:author="Ceritas Therapeutics (QA/Legal)" w:date="2025-04-21T09:00:00Z">
        <w:r>
          <w:rPr>
            <w:rFonts w:ascii="Times New Roman" w:hAnsi="Times New Roman"/>
            <w:color w:val="000000"/>
            <w:sz w:val="22"/>
          </w:rPr>
          <w:t xml:space="preserve">2.</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 xml:space="preserve">Major Deviations:</w:t>
      </w:r>
      <w:r>
        <w:rPr>
          <w:rFonts w:ascii="Times New Roman" w:hAnsi="Times New Roman"/>
          <w:color w:val="000000"/>
          <w:sz w:val="22"/>
        </w:rPr>
        <w:t xml:space="preserve"> </w:t>
      </w:r>
      <w:ins w:id="5259" w:author="Ceritas Therapeutics (QA/Legal)" w:date="2025-04-21T09:00:00Z">
        <w:r>
          <w:rPr>
            <w:rFonts w:ascii="Times New Roman" w:hAnsi="Times New Roman"/>
            <w:color w:val="000000"/>
            <w:sz w:val="22"/>
          </w:rPr>
          <w:t xml:space="preserve">Pinnacle shall notify Ceritas in writing within five (5) business days of Detection of a Major Deviation. Such notification shall include a description of the deviation, the Batch(es) affected, the preliminary impact assessment, and the containment actions taken. </w:t>
        </w:r>
      </w:ins>
      <w:r>
        <w:rPr>
          <w:rFonts w:ascii="Times New Roman" w:hAnsi="Times New Roman"/>
          <w:color w:val="000000"/>
          <w:sz w:val="22"/>
        </w:rPr>
        <w:t xml:space="preserve">Major Deviations shall </w:t>
      </w:r>
      <w:ins w:id="5260" w:author="Ceritas Therapeutics (QA/Legal)" w:date="2025-04-21T09:00:00Z">
        <w:r>
          <w:rPr>
            <w:rFonts w:ascii="Times New Roman" w:hAnsi="Times New Roman"/>
            <w:color w:val="000000"/>
            <w:sz w:val="22"/>
          </w:rPr>
          <w:t xml:space="preserve">also </w:t>
        </w:r>
      </w:ins>
      <w:r>
        <w:rPr>
          <w:rFonts w:ascii="Times New Roman" w:hAnsi="Times New Roman"/>
          <w:color w:val="000000"/>
          <w:sz w:val="22"/>
        </w:rPr>
        <w:t xml:space="preserve">be </w:t>
      </w:r>
      <w:del w:id="5261" w:author="Ceritas Therapeutics (QA/Legal)" w:date="2025-04-21T09:00:00Z">
        <w:r>
          <w:rPr>
            <w:rFonts w:ascii="Times New Roman" w:hAnsi="Times New Roman"/>
            <w:color w:val="000000"/>
            <w:sz w:val="22"/>
          </w:rPr>
          <w:delText xml:space="preserve">reported to Ceritas</w:delText>
        </w:r>
      </w:del>
      <w:ins w:id="5262" w:author="Ceritas Therapeutics (QA/Legal)" w:date="2025-04-21T09:00:00Z">
        <w:r>
          <w:rPr>
            <w:rFonts w:ascii="Times New Roman" w:hAnsi="Times New Roman"/>
            <w:color w:val="000000"/>
            <w:sz w:val="22"/>
          </w:rPr>
          <w:t xml:space="preserve">summarized</w:t>
        </w:r>
      </w:ins>
      <w:r>
        <w:rPr>
          <w:rFonts w:ascii="Times New Roman" w:hAnsi="Times New Roman"/>
          <w:color w:val="000000"/>
          <w:sz w:val="22"/>
        </w:rPr>
        <w:t xml:space="preserve"> in the monthly quality summary report</w:t>
      </w:r>
      <w:ins w:id="5263"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w:t>
      </w:r>
      <w:del w:id="5264" w:author="Ceritas Therapeutics (QA/Legal)" w:date="2025-04-21T09:00:00Z">
        <w:r>
          <w:rPr>
            <w:rFonts w:ascii="Times New Roman" w:hAnsi="Times New Roman"/>
            <w:color w:val="000000"/>
            <w:sz w:val="22"/>
          </w:rPr>
          <w:delText xml:space="preserve">provided</w:delText>
        </w:r>
      </w:del>
      <w:ins w:id="5265" w:author="Ceritas Therapeutics (QA/Legal)" w:date="2025-04-21T09:00:00Z">
        <w:r>
          <w:rPr>
            <w:rFonts w:ascii="Times New Roman" w:hAnsi="Times New Roman"/>
            <w:color w:val="000000"/>
            <w:sz w:val="22"/>
          </w:rPr>
          <w:t xml:space="preserve">which shall supplement, and shall not replace, the event-driven notification required</w:t>
        </w:r>
      </w:ins>
      <w:r>
        <w:rPr>
          <w:rFonts w:ascii="Times New Roman" w:hAnsi="Times New Roman"/>
          <w:color w:val="000000"/>
          <w:sz w:val="22"/>
        </w:rPr>
        <w:t xml:space="preserve"> by </w:t>
      </w:r>
      <w:del w:id="5266" w:author="Ceritas Therapeutics (QA/Legal)" w:date="2025-04-21T09:00:00Z">
        <w:r>
          <w:rPr>
            <w:rFonts w:ascii="Times New Roman" w:hAnsi="Times New Roman"/>
            <w:color w:val="000000"/>
            <w:sz w:val="22"/>
          </w:rPr>
          <w:delText xml:space="preserve">Pinnacle</w:delText>
        </w:r>
      </w:del>
      <w:ins w:id="5267" w:author="Ceritas Therapeutics (QA/Legal)" w:date="2025-04-21T09:00:00Z">
        <w:r>
          <w:rPr>
            <w:rFonts w:ascii="Times New Roman" w:hAnsi="Times New Roman"/>
            <w:color w:val="000000"/>
            <w:sz w:val="22"/>
          </w:rPr>
          <w:t xml:space="preserve">this</w:t>
        </w:r>
      </w:ins>
      <w:r>
        <w:rPr>
          <w:rFonts w:ascii="Times New Roman" w:hAnsi="Times New Roman"/>
          <w:color w:val="000000"/>
          <w:sz w:val="22"/>
        </w:rPr>
        <w:t xml:space="preserve"> </w:t>
      </w:r>
      <w:del w:id="5268" w:author="Ceritas Therapeutics (QA/Legal)" w:date="2025-04-21T09:00:00Z">
        <w:r>
          <w:rPr>
            <w:rFonts w:ascii="Times New Roman" w:hAnsi="Times New Roman"/>
            <w:color w:val="000000"/>
            <w:sz w:val="22"/>
          </w:rPr>
          <w:delText xml:space="preserve">to</w:delText>
        </w:r>
      </w:del>
      <w:ins w:id="5269" w:author="Ceritas Therapeutics (QA/Legal)" w:date="2025-04-21T09:00:00Z">
        <w:r>
          <w:rPr>
            <w:rFonts w:ascii="Times New Roman" w:hAnsi="Times New Roman"/>
            <w:color w:val="000000"/>
            <w:sz w:val="22"/>
          </w:rPr>
          <w:t xml:space="preserve">Section</w:t>
        </w:r>
      </w:ins>
      <w:r>
        <w:rPr>
          <w:rFonts w:ascii="Times New Roman" w:hAnsi="Times New Roman"/>
          <w:color w:val="000000"/>
          <w:sz w:val="22"/>
        </w:rPr>
        <w:t xml:space="preserve"> </w:t>
      </w:r>
      <w:del w:id="5270" w:author="Ceritas Therapeutics (QA/Legal)" w:date="2025-04-21T09:00:00Z">
        <w:r>
          <w:rPr>
            <w:rFonts w:ascii="Times New Roman" w:hAnsi="Times New Roman"/>
            <w:color w:val="000000"/>
            <w:sz w:val="22"/>
          </w:rPr>
          <w:delText xml:space="preserve">Ceritas</w:delText>
        </w:r>
      </w:del>
      <w:ins w:id="5271" w:author="Ceritas Therapeutics (QA/Legal)" w:date="2025-04-21T09:00:00Z">
        <w:r>
          <w:rPr>
            <w:rFonts w:ascii="Times New Roman" w:hAnsi="Times New Roman"/>
            <w:color w:val="000000"/>
            <w:sz w:val="22"/>
          </w:rPr>
          <w:t xml:space="preserve">6.1(b)</w:t>
        </w:r>
      </w:ins>
      <w:r>
        <w:rPr>
          <w:rFonts w:ascii="Times New Roman" w:hAnsi="Times New Roman"/>
          <w:color w:val="000000"/>
          <w:sz w:val="22"/>
        </w:rPr>
        <w:t xml:space="preserve">. The monthly quality summary shall include a description of each Major Deviation that occurred during the reporting period, the Batch(es) affected, the current status of the investigation, and any interim or final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 xml:space="preserve">Minor Deviations:</w:t>
      </w:r>
      <w:ins w:id="5272" w:author="Ceritas Therapeutics (QA/Legal)" w:date="2025-04-21T09:00:00Z">
        <w:r>
          <w:rPr>
            <w:rFonts w:ascii="Times New Roman" w:hAnsi="Times New Roman"/>
            <w:color w:val="000000"/>
            <w:sz w:val="22"/>
          </w:rPr>
          <w:t xml:space="preserve"> Pinnacle shall notify Ceritas in writing of each Minor Deviation within five (5) business days of Detection, which notification may be given by means of a consolidated written deviation log transmitted to the Ceritas quality contact designated in Annex A.</w:t>
        </w:r>
      </w:ins>
      <w:r>
        <w:rPr>
          <w:rFonts w:ascii="Times New Roman" w:hAnsi="Times New Roman"/>
          <w:color w:val="000000"/>
          <w:sz w:val="22"/>
        </w:rPr>
        <w:t xml:space="preserve"> Minor Deviations shall be documented</w:t>
      </w:r>
      <w:del w:id="5273" w:author="Ceritas Therapeutics (QA/Legal)" w:date="2025-04-21T09:00:00Z">
        <w:r>
          <w:rPr>
            <w:rFonts w:ascii="Times New Roman" w:hAnsi="Times New Roman"/>
            <w:color w:val="000000"/>
            <w:sz w:val="22"/>
          </w:rPr>
          <w:delText xml:space="preserve"> internally</w:delText>
        </w:r>
      </w:del>
      <w:r>
        <w:rPr>
          <w:rFonts w:ascii="Times New Roman" w:hAnsi="Times New Roman"/>
          <w:color w:val="000000"/>
          <w:sz w:val="22"/>
        </w:rPr>
        <w:t xml:space="preserve"> by Pinnacle in accordance with its deviation management SOPs</w:t>
      </w:r>
      <w:del w:id="5274" w:author="Ceritas Therapeutics (QA/Legal)" w:date="2025-04-21T09:00:00Z">
        <w:r>
          <w:rPr>
            <w:rFonts w:ascii="Times New Roman" w:hAnsi="Times New Roman"/>
            <w:color w:val="000000"/>
            <w:sz w:val="22"/>
          </w:rPr>
          <w:delText xml:space="preserve">. Minor Deviations are not subject to individual notification to Ceritas; however</w:delText>
        </w:r>
      </w:del>
      <w:r>
        <w:rPr>
          <w:rFonts w:ascii="Times New Roman" w:hAnsi="Times New Roman"/>
          <w:color w:val="000000"/>
          <w:sz w:val="22"/>
        </w:rPr>
        <w:t xml:space="preserve">, </w:t>
      </w:r>
      <w:ins w:id="5275" w:author="Ceritas Therapeutics (QA/Legal)" w:date="2025-04-21T09:00:00Z">
        <w:r>
          <w:rPr>
            <w:rFonts w:ascii="Times New Roman" w:hAnsi="Times New Roman"/>
            <w:color w:val="000000"/>
            <w:sz w:val="22"/>
          </w:rPr>
          <w:t xml:space="preserve">and such </w:t>
        </w:r>
      </w:ins>
      <w:r>
        <w:rPr>
          <w:rFonts w:ascii="Times New Roman" w:hAnsi="Times New Roman"/>
          <w:color w:val="000000"/>
          <w:sz w:val="22"/>
        </w:rPr>
        <w:t xml:space="preserve">documentation</w:t>
      </w:r>
      <w:del w:id="5276" w:author="Ceritas Therapeutics (QA/Legal)" w:date="2025-04-21T09:00:00Z">
        <w:r>
          <w:rPr>
            <w:rFonts w:ascii="Times New Roman" w:hAnsi="Times New Roman"/>
            <w:color w:val="000000"/>
            <w:sz w:val="22"/>
          </w:rPr>
          <w:delText xml:space="preserve"> of Minor Deviations</w:delText>
        </w:r>
      </w:del>
      <w:r>
        <w:rPr>
          <w:rFonts w:ascii="Times New Roman" w:hAnsi="Times New Roman"/>
          <w:color w:val="000000"/>
          <w:sz w:val="22"/>
        </w:rPr>
        <w:t xml:space="preserve"> shall be available for review by Ceritas</w:t>
      </w:r>
      <w:ins w:id="5277" w:author="Ceritas Therapeutics (QA/Legal)" w:date="2025-04-21T09:00:00Z">
        <w:r>
          <w:rPr>
            <w:rFonts w:ascii="Times New Roman" w:hAnsi="Times New Roman"/>
            <w:color w:val="000000"/>
            <w:sz w:val="22"/>
          </w:rPr>
          <w:t xml:space="preserve"> upon request and</w:t>
        </w:r>
      </w:ins>
      <w:r>
        <w:rPr>
          <w:rFonts w:ascii="Times New Roman" w:hAnsi="Times New Roman"/>
          <w:color w:val="000000"/>
          <w:sz w:val="22"/>
        </w:rPr>
        <w:t xml:space="preserve"> during audits conducted pursuant to Section 9 of this Quality Agreement.</w:t>
      </w:r>
    </w:p>
    <w:p>
      <w:pPr>
        <w:spacing w:line="276" w:lineRule="auto" w:before="0" w:after="120"/>
        <w:jc w:val="both"/>
        <w:rPr>
          <w:ins w:id="5278" w:author="Ceritas Therapeutics (QA/Legal)" w:date="2025-04-21T09:00:00Z"/>
        </w:rPr>
      </w:pPr>
      <w:ins w:id="5279" w:author="Ceritas Therapeutics (QA/Legal)" w:date="2025-04-21T09:00:00Z">
        <w:r>
          <w:rPr>
            <w:rFonts w:ascii="Times New Roman" w:hAnsi="Times New Roman"/>
            <w:color w:val="000000"/>
            <w:sz w:val="22"/>
          </w:rPr>
          <w:t xml:space="preserve">Initial notification of Critical Deviations and Major Deviations may be made by email to the designated Ceritas quality contact listed in Annex A, provided that a formal written deviation report follows within the timelines set forth in Section 6.2. Periodic summary reporting shall not be used as the sole or primary means of notification for any Critical Deviation or Major Deviation. No Batch affected by an open Critical Deviation or Major Deviation shall be certified, released, or shipped without Ceritas's prior written approval.</w:t>
        </w:r>
      </w:ins>
    </w:p>
    <w:p>
      <w:pPr>
        <w:spacing w:line="276" w:lineRule="auto" w:before="0" w:after="120"/>
        <w:jc w:val="both"/>
      </w:pPr>
      <w:r>
        <w:rPr>
          <w:rFonts w:ascii="Times New Roman" w:hAnsi="Times New Roman"/>
          <w:b/>
          <w:color w:val="000000"/>
          <w:sz w:val="22"/>
        </w:rPr>
        <w:t>6.2 Deviation Investigation.</w:t>
      </w:r>
    </w:p>
    <w:p>
      <w:pPr>
        <w:spacing w:line="276" w:lineRule="auto" w:before="0" w:after="120"/>
        <w:jc w:val="both"/>
      </w:pPr>
      <w:r>
        <w:rPr>
          <w:rFonts w:ascii="Times New Roman" w:hAnsi="Times New Roman"/>
          <w:color w:val="000000"/>
          <w:sz w:val="22"/>
        </w:rPr>
        <w:t>Pinnacle shall investigate all deviations in accordance with its internal standard operating procedures for deviation management and investigation. Each investigation shall be commensurate with the classification and potential impact of the deviation and shall include, as applicable, a root-cause analysis, an impact assessment (including an assessment of the impact on previously released Batches, if applicable), identification of corrective and preventive actions, and documentation of the investigation findings and conclusions.</w:t>
      </w:r>
    </w:p>
    <w:p>
      <w:pPr>
        <w:spacing w:line="276" w:lineRule="auto" w:before="0" w:after="120"/>
        <w:jc w:val="both"/>
      </w:pPr>
      <w:del w:id="5280" w:author="Ceritas Therapeutics (QA/Legal)" w:date="2025-04-21T09:00:00Z">
        <w:r>
          <w:rPr>
            <w:rFonts w:ascii="Times New Roman" w:hAnsi="Times New Roman"/>
            <w:color w:val="000000"/>
            <w:sz w:val="22"/>
          </w:rPr>
          <w:delText xml:space="preserve">Pinnacle shall maintain documented investigation records in accordance with cGMP requirements. The Parties acknowledge that specific timelines for the completion of root-cause analyses and deviation investigations are not specified in this Quality Agreement and shall be governed by Pinnacle's internal SOPs and cGMP requirements.</w:delText>
        </w:r>
      </w:del>
      <w:ins w:id="5281" w:author="Ceritas Therapeutics (QA/Legal)" w:date="2025-04-21T09:00:00Z">
        <w:r>
          <w:rPr>
            <w:rFonts w:ascii="Times New Roman" w:hAnsi="Times New Roman"/>
            <w:color w:val="000000"/>
            <w:sz w:val="22"/>
          </w:rPr>
          <w:t xml:space="preserve">Pinnacle shall complete the root-cause analysis and investigation of, and submit a written investigation report to Ceritas for, (a) each Critical Deviation within fifteen (15) business days of Detection, and (b) each Major Deviation within thirty (30) business days of Detection. These timelines are maximum periods, and earlier submission is expected wherever feasible. Extensions may be granted only with the prior written approval of Ceritas QA. Any extension request shall be submitted before the applicable deadline and shall include (i) an explanation of the reason the timeline cannot be met, (ii) a summary of work completed to date, (iii) a proposed revised completion date, and (iv) any interim risk-mitigation measures implemented. Root-cause analyses shall be conducted using a structured methodology (e.g., Ishikawa diagram, 5 Whys, or fault-tree analysis) and shall be supported by objective data; conclusory statements of root cause without supporting evidence shall not be acceptable.</w:t>
        </w:r>
      </w:ins>
    </w:p>
    <w:p>
      <w:pPr>
        <w:spacing w:line="276" w:lineRule="auto" w:before="0" w:after="120"/>
        <w:jc w:val="both"/>
      </w:pPr>
      <w:r>
        <w:rPr>
          <w:rFonts w:ascii="Times New Roman" w:hAnsi="Times New Roman"/>
          <w:b/>
          <w:color w:val="000000"/>
          <w:sz w:val="22"/>
        </w:rPr>
        <w:t>6.3 Corrective and Preventive Actions (CAPA).</w:t>
      </w:r>
    </w:p>
    <w:p>
      <w:pPr>
        <w:spacing w:line="276" w:lineRule="auto" w:before="0" w:after="120"/>
        <w:jc w:val="both"/>
      </w:pPr>
      <w:r>
        <w:rPr>
          <w:rFonts w:ascii="Times New Roman" w:hAnsi="Times New Roman"/>
          <w:color w:val="000000"/>
          <w:sz w:val="22"/>
        </w:rPr>
        <w:t xml:space="preserve">Pinnacle shall develop, approve, and implement Corrective and Preventive Action plans for all deviations, as appropriate based on the classification and root-cause analysis findings. Pinnacle </w:t>
      </w:r>
      <w:del w:id="5282" w:author="Ceritas Therapeutics (QA/Legal)" w:date="2025-04-21T09:00:00Z">
        <w:r>
          <w:rPr>
            <w:rFonts w:ascii="Times New Roman" w:hAnsi="Times New Roman"/>
            <w:color w:val="000000"/>
            <w:sz w:val="22"/>
          </w:rPr>
          <w:delText xml:space="preserve">retains</w:delText>
        </w:r>
      </w:del>
      <w:ins w:id="5283" w:author="Ceritas Therapeutics (QA/Legal)" w:date="2025-04-21T09:00:00Z">
        <w:r>
          <w:rPr>
            <w:rFonts w:ascii="Times New Roman" w:hAnsi="Times New Roman"/>
            <w:color w:val="000000"/>
            <w:sz w:val="22"/>
          </w:rPr>
          <w:t xml:space="preserve">shall</w:t>
        </w:r>
      </w:ins>
      <w:r>
        <w:rPr>
          <w:rFonts w:ascii="Times New Roman" w:hAnsi="Times New Roman"/>
          <w:color w:val="000000"/>
          <w:sz w:val="22"/>
        </w:rPr>
        <w:t xml:space="preserve"> </w:t>
      </w:r>
      <w:del w:id="5284" w:author="Ceritas Therapeutics (QA/Legal)" w:date="2025-04-21T09:00:00Z">
        <w:r>
          <w:rPr>
            <w:rFonts w:ascii="Times New Roman" w:hAnsi="Times New Roman"/>
            <w:color w:val="000000"/>
            <w:sz w:val="22"/>
          </w:rPr>
          <w:delText xml:space="preserve">sole</w:delText>
        </w:r>
      </w:del>
      <w:ins w:id="5285" w:author="Ceritas Therapeutics (QA/Legal)" w:date="2025-04-21T09:00:00Z">
        <w:r>
          <w:rPr>
            <w:rFonts w:ascii="Times New Roman" w:hAnsi="Times New Roman"/>
            <w:color w:val="000000"/>
            <w:sz w:val="22"/>
          </w:rPr>
          <w:t xml:space="preserve">submit</w:t>
        </w:r>
      </w:ins>
      <w:r>
        <w:rPr>
          <w:rFonts w:ascii="Times New Roman" w:hAnsi="Times New Roman"/>
          <w:color w:val="000000"/>
          <w:sz w:val="22"/>
        </w:rPr>
        <w:t xml:space="preserve"> </w:t>
      </w:r>
      <w:del w:id="5286" w:author="Ceritas Therapeutics (QA/Legal)" w:date="2025-04-21T09:00:00Z">
        <w:r>
          <w:rPr>
            <w:rFonts w:ascii="Times New Roman" w:hAnsi="Times New Roman"/>
            <w:color w:val="000000"/>
            <w:sz w:val="22"/>
          </w:rPr>
          <w:delText xml:space="preserve">authority</w:delText>
        </w:r>
      </w:del>
      <w:ins w:id="5287" w:author="Ceritas Therapeutics (QA/Legal)" w:date="2025-04-21T09:00:00Z">
        <w:r>
          <w:rPr>
            <w:rFonts w:ascii="Times New Roman" w:hAnsi="Times New Roman"/>
            <w:color w:val="000000"/>
            <w:sz w:val="22"/>
          </w:rPr>
          <w:t xml:space="preserve">each proposed CAPA plan for a Critical Deviation or a Major Deviation</w:t>
        </w:r>
      </w:ins>
      <w:r>
        <w:rPr>
          <w:rFonts w:ascii="Times New Roman" w:hAnsi="Times New Roman"/>
          <w:color w:val="000000"/>
          <w:sz w:val="22"/>
        </w:rPr>
        <w:t xml:space="preserve"> to</w:t>
      </w:r>
      <w:ins w:id="5288" w:author="Ceritas Therapeutics (QA/Legal)" w:date="2025-04-21T09:00:00Z">
        <w:r>
          <w:rPr>
            <w:rFonts w:ascii="Times New Roman" w:hAnsi="Times New Roman"/>
            <w:color w:val="000000"/>
            <w:sz w:val="22"/>
          </w:rPr>
          <w:t xml:space="preserve"> Ceritas for review and written approval before implementation. Ceritas's written approval shall be a condition precedent to the implementation of any CAPA plan for a Critical Deviation or a Major Deviation; provided that Pinnacle may implement immediate containment actions necessary to protect Product quality or patient safety pending such approval, with notice to Ceritas. Pinnacle may</w:t>
        </w:r>
      </w:ins>
      <w:r>
        <w:rPr>
          <w:rFonts w:ascii="Times New Roman" w:hAnsi="Times New Roman"/>
          <w:color w:val="000000"/>
          <w:sz w:val="22"/>
        </w:rPr>
        <w:t xml:space="preserve"> approve and implement CAPA plans for </w:t>
      </w:r>
      <w:del w:id="5289" w:author="Ceritas Therapeutics (QA/Legal)" w:date="2025-04-21T09:00:00Z">
        <w:r>
          <w:rPr>
            <w:rFonts w:ascii="Times New Roman" w:hAnsi="Times New Roman"/>
            <w:color w:val="000000"/>
            <w:sz w:val="22"/>
          </w:rPr>
          <w:delText xml:space="preserve">all deviation classifications, including Critical</w:delText>
        </w:r>
      </w:del>
      <w:ins w:id="5290" w:author="Ceritas Therapeutics (QA/Legal)" w:date="2025-04-21T09:00:00Z">
        <w:r>
          <w:rPr>
            <w:rFonts w:ascii="Times New Roman" w:hAnsi="Times New Roman"/>
            <w:color w:val="000000"/>
            <w:sz w:val="22"/>
          </w:rPr>
          <w:t xml:space="preserve">Minor</w:t>
        </w:r>
      </w:ins>
      <w:r>
        <w:rPr>
          <w:rFonts w:ascii="Times New Roman" w:hAnsi="Times New Roman"/>
          <w:color w:val="000000"/>
          <w:sz w:val="22"/>
        </w:rPr>
        <w:t xml:space="preserve"> Deviations, </w:t>
      </w:r>
      <w:del w:id="5291" w:author="Ceritas Therapeutics (QA/Legal)" w:date="2025-04-21T09:00:00Z">
        <w:r>
          <w:rPr>
            <w:rFonts w:ascii="Times New Roman" w:hAnsi="Times New Roman"/>
            <w:color w:val="000000"/>
            <w:sz w:val="22"/>
          </w:rPr>
          <w:delText xml:space="preserve">Major</w:delText>
        </w:r>
      </w:del>
      <w:ins w:id="5292" w:author="Ceritas Therapeutics (QA/Legal)" w:date="2025-04-21T09:00:00Z">
        <w:r>
          <w:rPr>
            <w:rFonts w:ascii="Times New Roman" w:hAnsi="Times New Roman"/>
            <w:color w:val="000000"/>
            <w:sz w:val="22"/>
          </w:rPr>
          <w:t xml:space="preserve">subject</w:t>
        </w:r>
      </w:ins>
      <w:r>
        <w:rPr>
          <w:rFonts w:ascii="Times New Roman" w:hAnsi="Times New Roman"/>
          <w:color w:val="000000"/>
          <w:sz w:val="22"/>
        </w:rPr>
        <w:t xml:space="preserve"> </w:t>
      </w:r>
      <w:del w:id="5293" w:author="Ceritas Therapeutics (QA/Legal)" w:date="2025-04-21T09:00:00Z">
        <w:r>
          <w:rPr>
            <w:rFonts w:ascii="Times New Roman" w:hAnsi="Times New Roman"/>
            <w:color w:val="000000"/>
            <w:sz w:val="22"/>
          </w:rPr>
          <w:delText xml:space="preserve">Deviations</w:delText>
        </w:r>
      </w:del>
      <w:ins w:id="5294" w:author="Ceritas Therapeutics (QA/Legal)" w:date="2025-04-21T09:00:00Z">
        <w:r>
          <w:rPr>
            <w:rFonts w:ascii="Times New Roman" w:hAnsi="Times New Roman"/>
            <w:color w:val="000000"/>
            <w:sz w:val="22"/>
          </w:rPr>
          <w:t xml:space="preserve">to Ceritas's review upon request, during audits</w:t>
        </w:r>
      </w:ins>
      <w:r>
        <w:rPr>
          <w:rFonts w:ascii="Times New Roman" w:hAnsi="Times New Roman"/>
          <w:color w:val="000000"/>
          <w:sz w:val="22"/>
        </w:rPr>
        <w:t xml:space="preserve">, and </w:t>
      </w:r>
      <w:del w:id="5295" w:author="Ceritas Therapeutics (QA/Legal)" w:date="2025-04-21T09:00:00Z">
        <w:r>
          <w:rPr>
            <w:rFonts w:ascii="Times New Roman" w:hAnsi="Times New Roman"/>
            <w:color w:val="000000"/>
            <w:sz w:val="22"/>
          </w:rPr>
          <w:delText xml:space="preserve">Minor</w:delText>
        </w:r>
      </w:del>
      <w:ins w:id="5296" w:author="Ceritas Therapeutics (QA/Legal)" w:date="2025-04-21T09:00:00Z">
        <w:r>
          <w:rPr>
            <w:rFonts w:ascii="Times New Roman" w:hAnsi="Times New Roman"/>
            <w:color w:val="000000"/>
            <w:sz w:val="22"/>
          </w:rPr>
          <w:t xml:space="preserve">in</w:t>
        </w:r>
      </w:ins>
      <w:r>
        <w:rPr>
          <w:rFonts w:ascii="Times New Roman" w:hAnsi="Times New Roman"/>
          <w:color w:val="000000"/>
          <w:sz w:val="22"/>
        </w:rPr>
        <w:t xml:space="preserve"> </w:t>
      </w:r>
      <w:del w:id="5297" w:author="Ceritas Therapeutics (QA/Legal)" w:date="2025-04-21T09:00:00Z">
        <w:r>
          <w:rPr>
            <w:rFonts w:ascii="Times New Roman" w:hAnsi="Times New Roman"/>
            <w:color w:val="000000"/>
            <w:sz w:val="22"/>
          </w:rPr>
          <w:delText xml:space="preserve">Deviations</w:delText>
        </w:r>
      </w:del>
      <w:ins w:id="5298" w:author="Ceritas Therapeutics (QA/Legal)" w:date="2025-04-21T09:00:00Z">
        <w:r>
          <w:rPr>
            <w:rFonts w:ascii="Times New Roman" w:hAnsi="Times New Roman"/>
            <w:color w:val="000000"/>
            <w:sz w:val="22"/>
          </w:rPr>
          <w:t xml:space="preserve">the APQR</w:t>
        </w:r>
      </w:ins>
      <w:r>
        <w:rPr>
          <w:rFonts w:ascii="Times New Roman" w:hAnsi="Times New Roman"/>
          <w:color w:val="000000"/>
          <w:sz w:val="22"/>
        </w:rPr>
        <w:t xml:space="preserve">.</w:t>
      </w:r>
    </w:p>
    <w:p>
      <w:pPr>
        <w:spacing w:line="276" w:lineRule="auto" w:before="0" w:after="120"/>
        <w:jc w:val="both"/>
        <w:rPr>
          <w:del w:id="5300" w:author="Ceritas Therapeutics (QA/Legal)" w:date="2025-04-21T09:00:00Z"/>
        </w:rPr>
      </w:pPr>
      <w:del w:id="5299" w:author="Ceritas Therapeutics (QA/Legal)" w:date="2025-04-21T09:00:00Z">
        <w:r>
          <w:rPr>
            <w:rFonts w:ascii="Times New Roman" w:hAnsi="Times New Roman"/>
            <w:color w:val="000000"/>
            <w:sz w:val="22"/>
          </w:rPr>
          <w:delText>Ceritas may provide input on proposed CAPA plans for Critical Deviations and Major Deviations, and Pinnacle shall consider such input in good faith. Pinnacle is not, however, obligated to adopt Ceritas's recommendations with respect to CAPA plans, provided that Pinnacle's CAPA plans are consistent with cGMP requirements and are designed to address the identified root cause(s) of the applicable deviation.</w:delText>
        </w:r>
      </w:del>
    </w:p>
    <w:p>
      <w:pPr>
        <w:spacing w:line="276" w:lineRule="auto" w:before="0" w:after="120"/>
        <w:jc w:val="both"/>
      </w:pPr>
      <w:r>
        <w:rPr>
          <w:rFonts w:ascii="Times New Roman" w:hAnsi="Times New Roman"/>
          <w:color w:val="000000"/>
          <w:sz w:val="22"/>
        </w:rPr>
        <w:t xml:space="preserve">Pinnacle shall </w:t>
      </w:r>
      <w:del w:id="5301" w:author="Ceritas Therapeutics (QA/Legal)" w:date="2025-04-21T09:00:00Z">
        <w:r>
          <w:rPr>
            <w:rFonts w:ascii="Times New Roman" w:hAnsi="Times New Roman"/>
            <w:color w:val="000000"/>
            <w:sz w:val="22"/>
          </w:rPr>
          <w:delText xml:space="preserve">inform</w:delText>
        </w:r>
      </w:del>
      <w:ins w:id="5302" w:author="Ceritas Therapeutics (QA/Legal)" w:date="2025-04-21T09:00:00Z">
        <w:r>
          <w:rPr>
            <w:rFonts w:ascii="Times New Roman" w:hAnsi="Times New Roman"/>
            <w:color w:val="000000"/>
            <w:sz w:val="22"/>
          </w:rPr>
          <w:t xml:space="preserve">perform</w:t>
        </w:r>
      </w:ins>
      <w:r>
        <w:rPr>
          <w:rFonts w:ascii="Times New Roman" w:hAnsi="Times New Roman"/>
          <w:color w:val="000000"/>
          <w:sz w:val="22"/>
        </w:rPr>
        <w:t xml:space="preserve"> </w:t>
      </w:r>
      <w:del w:id="5303" w:author="Ceritas Therapeutics (QA/Legal)" w:date="2025-04-21T09:00:00Z">
        <w:r>
          <w:rPr>
            <w:rFonts w:ascii="Times New Roman" w:hAnsi="Times New Roman"/>
            <w:color w:val="000000"/>
            <w:sz w:val="22"/>
          </w:rPr>
          <w:delText xml:space="preserve">Ceritas</w:delText>
        </w:r>
      </w:del>
      <w:ins w:id="5304" w:author="Ceritas Therapeutics (QA/Legal)" w:date="2025-04-21T09:00:00Z">
        <w:r>
          <w:rPr>
            <w:rFonts w:ascii="Times New Roman" w:hAnsi="Times New Roman"/>
            <w:color w:val="000000"/>
            <w:sz w:val="22"/>
          </w:rPr>
          <w:t xml:space="preserve">CAPA effectiveness checks at the intervals and against the criteria specified in the approved CAPA plan and shall report the results</w:t>
        </w:r>
      </w:ins>
      <w:r>
        <w:rPr>
          <w:rFonts w:ascii="Times New Roman" w:hAnsi="Times New Roman"/>
          <w:color w:val="000000"/>
          <w:sz w:val="22"/>
        </w:rPr>
        <w:t xml:space="preserve"> of </w:t>
      </w:r>
      <w:del w:id="5305" w:author="Ceritas Therapeutics (QA/Legal)" w:date="2025-04-21T09:00:00Z">
        <w:r>
          <w:rPr>
            <w:rFonts w:ascii="Times New Roman" w:hAnsi="Times New Roman"/>
            <w:color w:val="000000"/>
            <w:sz w:val="22"/>
          </w:rPr>
          <w:delText xml:space="preserve">CAPA outcomes, including verification of</w:delText>
        </w:r>
      </w:del>
      <w:ins w:id="5306" w:author="Ceritas Therapeutics (QA/Legal)" w:date="2025-04-21T09:00:00Z">
        <w:r>
          <w:rPr>
            <w:rFonts w:ascii="Times New Roman" w:hAnsi="Times New Roman"/>
            <w:color w:val="000000"/>
            <w:sz w:val="22"/>
          </w:rPr>
          <w:t xml:space="preserve">each</w:t>
        </w:r>
      </w:ins>
      <w:r>
        <w:rPr>
          <w:rFonts w:ascii="Times New Roman" w:hAnsi="Times New Roman"/>
          <w:color w:val="000000"/>
          <w:sz w:val="22"/>
        </w:rPr>
        <w:t xml:space="preserve"> effectiveness</w:t>
      </w:r>
      <w:del w:id="5307" w:author="Ceritas Therapeutics (QA/Legal)" w:date="2025-04-21T09:00:00Z">
        <w:r>
          <w:rPr>
            <w:rFonts w:ascii="Times New Roman" w:hAnsi="Times New Roman"/>
            <w:color w:val="000000"/>
            <w:sz w:val="22"/>
          </w:rPr>
          <w:delText xml:space="preserve">,</w:delText>
        </w:r>
      </w:del>
      <w:ins w:id="5308" w:author="Ceritas Therapeutics (QA/Legal)" w:date="2025-04-21T09:00:00Z">
        <w:r>
          <w:rPr>
            <w:rFonts w:ascii="Times New Roman" w:hAnsi="Times New Roman"/>
            <w:color w:val="000000"/>
            <w:sz w:val="22"/>
          </w:rPr>
          <w:t xml:space="preserve"> check</w:t>
        </w:r>
      </w:ins>
      <w:r>
        <w:rPr>
          <w:rFonts w:ascii="Times New Roman" w:hAnsi="Times New Roman"/>
          <w:color w:val="000000"/>
          <w:sz w:val="22"/>
        </w:rPr>
        <w:t xml:space="preserve"> for Critical Deviations and Major Deviations</w:t>
      </w:r>
      <w:ins w:id="5309" w:author="Ceritas Therapeutics (QA/Legal)" w:date="2025-04-21T09:00:00Z">
        <w:r>
          <w:rPr>
            <w:rFonts w:ascii="Times New Roman" w:hAnsi="Times New Roman"/>
            <w:color w:val="000000"/>
            <w:sz w:val="22"/>
          </w:rPr>
          <w:t xml:space="preserve"> to Ceritas, with supporting data demonstrating the effectiveness (or lack thereof) of the implemented actions, within ten (10) business days of completion of each check</w:t>
        </w:r>
      </w:ins>
      <w:r>
        <w:rPr>
          <w:rFonts w:ascii="Times New Roman" w:hAnsi="Times New Roman"/>
          <w:color w:val="000000"/>
          <w:sz w:val="22"/>
        </w:rPr>
        <w:t xml:space="preserve">. </w:t>
      </w:r>
      <w:del w:id="5310" w:author="Ceritas Therapeutics (QA/Legal)" w:date="2025-04-21T09:00:00Z">
        <w:r>
          <w:rPr>
            <w:rFonts w:ascii="Times New Roman" w:hAnsi="Times New Roman"/>
            <w:color w:val="000000"/>
            <w:sz w:val="22"/>
          </w:rPr>
          <w:delText xml:space="preserve">Such</w:delText>
        </w:r>
      </w:del>
      <w:ins w:id="5311" w:author="Ceritas Therapeutics (QA/Legal)" w:date="2025-04-21T09:00:00Z">
        <w:r>
          <w:rPr>
            <w:rFonts w:ascii="Times New Roman" w:hAnsi="Times New Roman"/>
            <w:color w:val="000000"/>
            <w:sz w:val="22"/>
          </w:rPr>
          <w:t xml:space="preserve">CAPA</w:t>
        </w:r>
      </w:ins>
      <w:r>
        <w:rPr>
          <w:rFonts w:ascii="Times New Roman" w:hAnsi="Times New Roman"/>
          <w:color w:val="000000"/>
          <w:sz w:val="22"/>
        </w:rPr>
        <w:t xml:space="preserve"> </w:t>
      </w:r>
      <w:del w:id="5312" w:author="Ceritas Therapeutics (QA/Legal)" w:date="2025-04-21T09:00:00Z">
        <w:r>
          <w:rPr>
            <w:rFonts w:ascii="Times New Roman" w:hAnsi="Times New Roman"/>
            <w:color w:val="000000"/>
            <w:sz w:val="22"/>
          </w:rPr>
          <w:delText xml:space="preserve">information</w:delText>
        </w:r>
      </w:del>
      <w:ins w:id="5313" w:author="Ceritas Therapeutics (QA/Legal)" w:date="2025-04-21T09:00:00Z">
        <w:r>
          <w:rPr>
            <w:rFonts w:ascii="Times New Roman" w:hAnsi="Times New Roman"/>
            <w:color w:val="000000"/>
            <w:sz w:val="22"/>
          </w:rPr>
          <w:t xml:space="preserve">status</w:t>
        </w:r>
      </w:ins>
      <w:r>
        <w:rPr>
          <w:rFonts w:ascii="Times New Roman" w:hAnsi="Times New Roman"/>
          <w:color w:val="000000"/>
          <w:sz w:val="22"/>
        </w:rPr>
        <w:t xml:space="preserve"> shall </w:t>
      </w:r>
      <w:ins w:id="5314" w:author="Ceritas Therapeutics (QA/Legal)" w:date="2025-04-21T09:00:00Z">
        <w:r>
          <w:rPr>
            <w:rFonts w:ascii="Times New Roman" w:hAnsi="Times New Roman"/>
            <w:color w:val="000000"/>
            <w:sz w:val="22"/>
          </w:rPr>
          <w:t xml:space="preserve">also </w:t>
        </w:r>
      </w:ins>
      <w:r>
        <w:rPr>
          <w:rFonts w:ascii="Times New Roman" w:hAnsi="Times New Roman"/>
          <w:color w:val="000000"/>
          <w:sz w:val="22"/>
        </w:rPr>
        <w:t xml:space="preserve">be </w:t>
      </w:r>
      <w:del w:id="5315" w:author="Ceritas Therapeutics (QA/Legal)" w:date="2025-04-21T09:00:00Z">
        <w:r>
          <w:rPr>
            <w:rFonts w:ascii="Times New Roman" w:hAnsi="Times New Roman"/>
            <w:color w:val="000000"/>
            <w:sz w:val="22"/>
          </w:rPr>
          <w:delText xml:space="preserve">included</w:delText>
        </w:r>
      </w:del>
      <w:ins w:id="5316" w:author="Ceritas Therapeutics (QA/Legal)" w:date="2025-04-21T09:00:00Z">
        <w:r>
          <w:rPr>
            <w:rFonts w:ascii="Times New Roman" w:hAnsi="Times New Roman"/>
            <w:color w:val="000000"/>
            <w:sz w:val="22"/>
          </w:rPr>
          <w:t xml:space="preserve">summarized</w:t>
        </w:r>
      </w:ins>
      <w:r>
        <w:rPr>
          <w:rFonts w:ascii="Times New Roman" w:hAnsi="Times New Roman"/>
          <w:color w:val="000000"/>
          <w:sz w:val="22"/>
        </w:rPr>
        <w:t xml:space="preserve"> in the</w:t>
      </w:r>
      <w:del w:id="5317" w:author="Ceritas Therapeutics (QA/Legal)" w:date="2025-04-21T09:00:00Z">
        <w:r>
          <w:rPr>
            <w:rFonts w:ascii="Times New Roman" w:hAnsi="Times New Roman"/>
            <w:color w:val="000000"/>
            <w:sz w:val="22"/>
          </w:rPr>
          <w:delText xml:space="preserve"> next</w:delText>
        </w:r>
      </w:del>
      <w:r>
        <w:rPr>
          <w:rFonts w:ascii="Times New Roman" w:hAnsi="Times New Roman"/>
          <w:color w:val="000000"/>
          <w:sz w:val="22"/>
        </w:rPr>
        <w:t xml:space="preserve"> monthly quality summary report</w:t>
      </w:r>
      <w:del w:id="5318" w:author="Ceritas Therapeutics (QA/Legal)" w:date="2025-04-21T09:00:00Z">
        <w:r>
          <w:rPr>
            <w:rFonts w:ascii="Times New Roman" w:hAnsi="Times New Roman"/>
            <w:color w:val="000000"/>
            <w:sz w:val="22"/>
          </w:rPr>
          <w:delText xml:space="preserve"> following CAPA closure</w:delText>
        </w:r>
      </w:del>
      <w:r>
        <w:rPr>
          <w:rFonts w:ascii="Times New Roman" w:hAnsi="Times New Roman"/>
          <w:color w:val="000000"/>
          <w:sz w:val="22"/>
        </w:rPr>
        <w:t xml:space="preserve">. Pinnacle shall maintain all CAPA records in accordance with cGMP requirements, and such records shall be available for review by Ceritas during audits conducted pursuant to Section 9.</w:t>
      </w:r>
    </w:p>
    <w:p>
      <w:pPr>
        <w:spacing w:line="276" w:lineRule="auto" w:before="0" w:after="120"/>
        <w:jc w:val="both"/>
        <w:rPr>
          <w:ins w:id="5319" w:author="Ceritas Therapeutics (QA/Legal)" w:date="2025-04-21T09:00:00Z"/>
        </w:rPr>
      </w:pPr>
      <w:ins w:id="5320" w:author="Ceritas Therapeutics (QA/Legal)" w:date="2025-04-21T09:00:00Z">
        <w:r>
          <w:rPr>
            <w:rFonts w:ascii="Times New Roman" w:hAnsi="Times New Roman"/>
            <w:b/>
            <w:color w:val="000000"/>
            <w:sz w:val="22"/>
          </w:rPr>
          <w:t xml:space="preserve">6.4 Out-of-Specification and Out-of-Trend Results.</w:t>
        </w:r>
      </w:ins>
    </w:p>
    <w:p>
      <w:pPr>
        <w:spacing w:line="276" w:lineRule="auto" w:before="0" w:after="120"/>
        <w:jc w:val="both"/>
        <w:rPr>
          <w:ins w:id="5321" w:author="Ceritas Therapeutics (QA/Legal)" w:date="2025-04-21T09:00:00Z"/>
        </w:rPr>
      </w:pPr>
      <w:ins w:id="5322" w:author="Ceritas Therapeutics (QA/Legal)" w:date="2025-04-21T09:00:00Z">
        <w:r>
          <w:rPr>
            <w:rFonts w:ascii="Times New Roman" w:hAnsi="Times New Roman"/>
            <w:color w:val="000000"/>
            <w:sz w:val="22"/>
          </w:rPr>
          <w:t xml:space="preserve">Pinnacle shall investigate all OOS Results and OOT Results obtained in the testing of the Product, API, Ceritas-Furnished Materials, and components in accordance with the FDA Guidance for Industry, Investigating Out-of-Specification (OOS) Test Results for Pharmaceutical Production, and Chapter 6 of the EU GMP Guidelines. Pinnacle shall notify Ceritas in writing within twenty-four (24) hours of confirmation of any OOS Result or OOT Result (confirmation occurring upon completion of the initial laboratory assessment concluding that the result is not attributable to an assignable laboratory error), and within twenty-four (24) hours of Detection of any OOS Result or OOT Result relating to a Batch that has been released or distributed. OOS and OOT investigations shall be completed and reported to Ceritas within the timelines applicable to Critical Deviations under Section 6.2, unless Ceritas agrees in writing to apply the timelines applicable to Major Deviations. No Batch subject to an open OOS or OOT investigation shall be certified, released, or shipped.</w:t>
        </w:r>
      </w:ins>
    </w:p>
    <w:p>
      <w:pPr>
        <w:keepNext/>
        <w:spacing w:line="276" w:lineRule="auto" w:before="360" w:after="120"/>
        <w:jc w:val="left"/>
      </w:pPr>
      <w:r>
        <w:rPr>
          <w:rFonts w:ascii="Times New Roman" w:hAnsi="Times New Roman"/>
          <w:b/>
          <w:color w:val="000000"/>
          <w:sz w:val="22"/>
          <w:u w:val="single"/>
        </w:rPr>
        <w:t>SECTION 7 — BATCH RELEASE AND CERTIFICATE OF ANALYSIS</w:t>
      </w:r>
    </w:p>
    <w:p>
      <w:pPr>
        <w:spacing w:line="276" w:lineRule="auto" w:before="0" w:after="120"/>
        <w:jc w:val="both"/>
      </w:pPr>
      <w:r>
        <w:rPr>
          <w:rFonts w:ascii="Times New Roman" w:hAnsi="Times New Roman"/>
          <w:b/>
          <w:color w:val="000000"/>
          <w:sz w:val="22"/>
        </w:rPr>
        <w:t>7.1 Batch Disposition.</w:t>
      </w:r>
    </w:p>
    <w:p>
      <w:pPr>
        <w:spacing w:line="276" w:lineRule="auto" w:before="0" w:after="120"/>
        <w:jc w:val="both"/>
      </w:pPr>
      <w:r>
        <w:rPr>
          <w:rFonts w:ascii="Times New Roman" w:hAnsi="Times New Roman"/>
          <w:color w:val="000000"/>
          <w:sz w:val="22"/>
        </w:rPr>
        <w:t>The Parties agree to the following framework for batch disposition and release of the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 xml:space="preserve">EU Market:</w:t>
      </w:r>
      <w:r>
        <w:rPr>
          <w:rFonts w:ascii="Times New Roman" w:hAnsi="Times New Roman"/>
          <w:color w:val="000000"/>
          <w:sz w:val="22"/>
        </w:rPr>
        <w:t xml:space="preserve"> Pinnacle's Qualified Person (currently Dr. Annika Voß, or an alternate QP designated </w:t>
      </w:r>
      <w:del w:id="5323" w:author="Ceritas Therapeutics (QA/Legal)" w:date="2025-04-21T09:00:00Z">
        <w:r>
          <w:rPr>
            <w:rFonts w:ascii="Times New Roman" w:hAnsi="Times New Roman"/>
            <w:color w:val="000000"/>
            <w:sz w:val="22"/>
          </w:rPr>
          <w:delText xml:space="preserve">by Pinnacle </w:delText>
        </w:r>
      </w:del>
      <w:r>
        <w:rPr>
          <w:rFonts w:ascii="Times New Roman" w:hAnsi="Times New Roman"/>
          <w:color w:val="000000"/>
          <w:sz w:val="22"/>
        </w:rPr>
        <w:t xml:space="preserve">in accordance with Section 4.3) shall </w:t>
      </w:r>
      <w:del w:id="5324" w:author="Ceritas Therapeutics (QA/Legal)" w:date="2025-04-21T09:00:00Z">
        <w:r>
          <w:rPr>
            <w:rFonts w:ascii="Times New Roman" w:hAnsi="Times New Roman"/>
            <w:color w:val="000000"/>
            <w:sz w:val="22"/>
          </w:rPr>
          <w:delText xml:space="preserve">have</w:delText>
        </w:r>
      </w:del>
      <w:ins w:id="5325" w:author="Ceritas Therapeutics (QA/Legal)" w:date="2025-04-21T09:00:00Z">
        <w:r>
          <w:rPr>
            <w:rFonts w:ascii="Times New Roman" w:hAnsi="Times New Roman"/>
            <w:color w:val="000000"/>
            <w:sz w:val="22"/>
          </w:rPr>
          <w:t xml:space="preserve">perform</w:t>
        </w:r>
      </w:ins>
      <w:r>
        <w:rPr>
          <w:rFonts w:ascii="Times New Roman" w:hAnsi="Times New Roman"/>
          <w:color w:val="000000"/>
          <w:sz w:val="22"/>
        </w:rPr>
        <w:t xml:space="preserve"> </w:t>
      </w:r>
      <w:del w:id="5326" w:author="Ceritas Therapeutics (QA/Legal)" w:date="2025-04-21T09:00:00Z">
        <w:r>
          <w:rPr>
            <w:rFonts w:ascii="Times New Roman" w:hAnsi="Times New Roman"/>
            <w:color w:val="000000"/>
            <w:sz w:val="22"/>
          </w:rPr>
          <w:delText xml:space="preserve">final</w:delText>
        </w:r>
      </w:del>
      <w:ins w:id="5327"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328" w:author="Ceritas Therapeutics (QA/Legal)" w:date="2025-04-21T09:00:00Z">
        <w:r>
          <w:rPr>
            <w:rFonts w:ascii="Times New Roman" w:hAnsi="Times New Roman"/>
            <w:color w:val="000000"/>
            <w:sz w:val="22"/>
          </w:rPr>
          <w:delText xml:space="preserve">batch disposition authority for Batches</w:delText>
        </w:r>
      </w:del>
      <w:ins w:id="5329" w:author="Ceritas Therapeutics (QA/Legal)" w:date="2025-04-21T09:00:00Z">
        <w:r>
          <w:rPr>
            <w:rFonts w:ascii="Times New Roman" w:hAnsi="Times New Roman"/>
            <w:color w:val="000000"/>
            <w:sz w:val="22"/>
          </w:rPr>
          <w:t xml:space="preserve">certification</w:t>
        </w:r>
      </w:ins>
      <w:r>
        <w:rPr>
          <w:rFonts w:ascii="Times New Roman" w:hAnsi="Times New Roman"/>
          <w:color w:val="000000"/>
          <w:sz w:val="22"/>
        </w:rPr>
        <w:t xml:space="preserve"> of </w:t>
      </w:r>
      <w:del w:id="5330" w:author="Ceritas Therapeutics (QA/Legal)" w:date="2025-04-21T09:00:00Z">
        <w:r>
          <w:rPr>
            <w:rFonts w:ascii="Times New Roman" w:hAnsi="Times New Roman"/>
            <w:color w:val="000000"/>
            <w:sz w:val="22"/>
          </w:rPr>
          <w:delText xml:space="preserve">the</w:delText>
        </w:r>
      </w:del>
      <w:ins w:id="5331" w:author="Ceritas Therapeutics (QA/Legal)" w:date="2025-04-21T09:00:00Z">
        <w:r>
          <w:rPr>
            <w:rFonts w:ascii="Times New Roman" w:hAnsi="Times New Roman"/>
            <w:color w:val="000000"/>
            <w:sz w:val="22"/>
          </w:rPr>
          <w:t xml:space="preserve">each</w:t>
        </w:r>
      </w:ins>
      <w:r>
        <w:rPr>
          <w:rFonts w:ascii="Times New Roman" w:hAnsi="Times New Roman"/>
          <w:color w:val="000000"/>
          <w:sz w:val="22"/>
        </w:rPr>
        <w:t xml:space="preserve"> </w:t>
      </w:r>
      <w:del w:id="5332" w:author="Ceritas Therapeutics (QA/Legal)" w:date="2025-04-21T09:00:00Z">
        <w:r>
          <w:rPr>
            <w:rFonts w:ascii="Times New Roman" w:hAnsi="Times New Roman"/>
            <w:color w:val="000000"/>
            <w:sz w:val="22"/>
          </w:rPr>
          <w:delText xml:space="preserve">Product</w:delText>
        </w:r>
      </w:del>
      <w:ins w:id="5333" w:author="Ceritas Therapeutics (QA/Legal)" w:date="2025-04-21T09:00:00Z">
        <w:r>
          <w:rPr>
            <w:rFonts w:ascii="Times New Roman" w:hAnsi="Times New Roman"/>
            <w:color w:val="000000"/>
            <w:sz w:val="22"/>
          </w:rPr>
          <w:t xml:space="preserve">Batch</w:t>
        </w:r>
      </w:ins>
      <w:r>
        <w:rPr>
          <w:rFonts w:ascii="Times New Roman" w:hAnsi="Times New Roman"/>
          <w:color w:val="000000"/>
          <w:sz w:val="22"/>
        </w:rPr>
        <w:t xml:space="preserve"> intended for</w:t>
      </w:r>
      <w:del w:id="5334" w:author="Ceritas Therapeutics (QA/Legal)" w:date="2025-04-21T09:00:00Z">
        <w:r>
          <w:rPr>
            <w:rFonts w:ascii="Times New Roman" w:hAnsi="Times New Roman"/>
            <w:color w:val="000000"/>
            <w:sz w:val="22"/>
          </w:rPr>
          <w:delText xml:space="preserve"> release and distribution within</w:delText>
        </w:r>
      </w:del>
      <w:r>
        <w:rPr>
          <w:rFonts w:ascii="Times New Roman" w:hAnsi="Times New Roman"/>
          <w:color w:val="000000"/>
          <w:sz w:val="22"/>
        </w:rPr>
        <w:t xml:space="preserve"> the European Economic Area</w:t>
      </w:r>
      <w:del w:id="5335" w:author="Ceritas Therapeutics (QA/Legal)" w:date="2025-04-21T09:00:00Z">
        <w:r>
          <w:rPr>
            <w:rFonts w:ascii="Times New Roman" w:hAnsi="Times New Roman"/>
            <w:color w:val="000000"/>
            <w:sz w:val="22"/>
          </w:rPr>
          <w:delText xml:space="preserve">.</w:delText>
        </w:r>
      </w:del>
      <w:r>
        <w:rPr>
          <w:rFonts w:ascii="Times New Roman" w:hAnsi="Times New Roman"/>
          <w:color w:val="000000"/>
          <w:sz w:val="22"/>
        </w:rPr>
        <w:t xml:space="preserve"> </w:t>
      </w:r>
      <w:del w:id="5336" w:author="Ceritas Therapeutics (QA/Legal)" w:date="2025-04-21T09:00:00Z">
        <w:r>
          <w:rPr>
            <w:rFonts w:ascii="Times New Roman" w:hAnsi="Times New Roman"/>
            <w:color w:val="000000"/>
            <w:sz w:val="22"/>
          </w:rPr>
          <w:delText xml:space="preserve">QP</w:delText>
        </w:r>
      </w:del>
      <w:ins w:id="5337" w:author="Ceritas Therapeutics (QA/Legal)" w:date="2025-04-21T09:00:00Z">
        <w:r>
          <w:rPr>
            <w:rFonts w:ascii="Times New Roman" w:hAnsi="Times New Roman"/>
            <w:color w:val="000000"/>
            <w:sz w:val="22"/>
          </w:rPr>
          <w:t xml:space="preserve">required</w:t>
        </w:r>
      </w:ins>
      <w:r>
        <w:rPr>
          <w:rFonts w:ascii="Times New Roman" w:hAnsi="Times New Roman"/>
          <w:color w:val="000000"/>
          <w:sz w:val="22"/>
        </w:rPr>
        <w:t xml:space="preserve"> </w:t>
      </w:r>
      <w:del w:id="5338" w:author="Ceritas Therapeutics (QA/Legal)" w:date="2025-04-21T09:00:00Z">
        <w:r>
          <w:rPr>
            <w:rFonts w:ascii="Times New Roman" w:hAnsi="Times New Roman"/>
            <w:color w:val="000000"/>
            <w:sz w:val="22"/>
          </w:rPr>
          <w:delText xml:space="preserve">certification</w:delText>
        </w:r>
      </w:del>
      <w:ins w:id="5339" w:author="Ceritas Therapeutics (QA/Legal)" w:date="2025-04-21T09:00:00Z">
        <w:r>
          <w:rPr>
            <w:rFonts w:ascii="Times New Roman" w:hAnsi="Times New Roman"/>
            <w:color w:val="000000"/>
            <w:sz w:val="22"/>
          </w:rPr>
          <w:t xml:space="preserve">by</w:t>
        </w:r>
      </w:ins>
      <w:r>
        <w:rPr>
          <w:rFonts w:ascii="Times New Roman" w:hAnsi="Times New Roman"/>
          <w:color w:val="000000"/>
          <w:sz w:val="22"/>
        </w:rPr>
        <w:t xml:space="preserve"> </w:t>
      </w:r>
      <w:del w:id="5340" w:author="Ceritas Therapeutics (QA/Legal)" w:date="2025-04-21T09:00:00Z">
        <w:r>
          <w:rPr>
            <w:rFonts w:ascii="Times New Roman" w:hAnsi="Times New Roman"/>
            <w:color w:val="000000"/>
            <w:sz w:val="22"/>
          </w:rPr>
          <w:delText xml:space="preserve">shall</w:delText>
        </w:r>
      </w:del>
      <w:ins w:id="5341" w:author="Ceritas Therapeutics (QA/Legal)" w:date="2025-04-21T09:00:00Z">
        <w:r>
          <w:rPr>
            <w:rFonts w:ascii="Times New Roman" w:hAnsi="Times New Roman"/>
            <w:color w:val="000000"/>
            <w:sz w:val="22"/>
          </w:rPr>
          <w:t xml:space="preserve">Article</w:t>
        </w:r>
      </w:ins>
      <w:r>
        <w:rPr>
          <w:rFonts w:ascii="Times New Roman" w:hAnsi="Times New Roman"/>
          <w:color w:val="000000"/>
          <w:sz w:val="22"/>
        </w:rPr>
        <w:t xml:space="preserve"> </w:t>
      </w:r>
      <w:del w:id="5342" w:author="Ceritas Therapeutics (QA/Legal)" w:date="2025-04-21T09:00:00Z">
        <w:r>
          <w:rPr>
            <w:rFonts w:ascii="Times New Roman" w:hAnsi="Times New Roman"/>
            <w:color w:val="000000"/>
            <w:sz w:val="22"/>
          </w:rPr>
          <w:delText xml:space="preserve">be</w:delText>
        </w:r>
      </w:del>
      <w:ins w:id="5343" w:author="Ceritas Therapeutics (QA/Legal)" w:date="2025-04-21T09:00:00Z">
        <w:r>
          <w:rPr>
            <w:rFonts w:ascii="Times New Roman" w:hAnsi="Times New Roman"/>
            <w:color w:val="000000"/>
            <w:sz w:val="22"/>
          </w:rPr>
          <w:t xml:space="preserve">51</w:t>
        </w:r>
      </w:ins>
      <w:r>
        <w:rPr>
          <w:rFonts w:ascii="Times New Roman" w:hAnsi="Times New Roman"/>
          <w:color w:val="000000"/>
          <w:sz w:val="22"/>
        </w:rPr>
        <w:t xml:space="preserve"> </w:t>
      </w:r>
      <w:del w:id="5344" w:author="Ceritas Therapeutics (QA/Legal)" w:date="2025-04-21T09:00:00Z">
        <w:r>
          <w:rPr>
            <w:rFonts w:ascii="Times New Roman" w:hAnsi="Times New Roman"/>
            <w:color w:val="000000"/>
            <w:sz w:val="22"/>
          </w:rPr>
          <w:delText xml:space="preserve">performed</w:delText>
        </w:r>
      </w:del>
      <w:ins w:id="5345" w:author="Ceritas Therapeutics (QA/Legal)" w:date="2025-04-21T09:00:00Z">
        <w:r>
          <w:rPr>
            <w:rFonts w:ascii="Times New Roman" w:hAnsi="Times New Roman"/>
            <w:color w:val="000000"/>
            <w:sz w:val="22"/>
          </w:rPr>
          <w:t xml:space="preserve">of</w:t>
        </w:r>
      </w:ins>
      <w:r>
        <w:rPr>
          <w:rFonts w:ascii="Times New Roman" w:hAnsi="Times New Roman"/>
          <w:color w:val="000000"/>
          <w:sz w:val="22"/>
        </w:rPr>
        <w:t xml:space="preserve"> </w:t>
      </w:r>
      <w:del w:id="5346" w:author="Ceritas Therapeutics (QA/Legal)" w:date="2025-04-21T09:00:00Z">
        <w:r>
          <w:rPr>
            <w:rFonts w:ascii="Times New Roman" w:hAnsi="Times New Roman"/>
            <w:color w:val="000000"/>
            <w:sz w:val="22"/>
          </w:rPr>
          <w:delText xml:space="preserve">in</w:delText>
        </w:r>
      </w:del>
      <w:ins w:id="5347" w:author="Ceritas Therapeutics (QA/Legal)" w:date="2025-04-21T09:00:00Z">
        <w:r>
          <w:rPr>
            <w:rFonts w:ascii="Times New Roman" w:hAnsi="Times New Roman"/>
            <w:color w:val="000000"/>
            <w:sz w:val="22"/>
          </w:rPr>
          <w:t xml:space="preserve">Directive</w:t>
        </w:r>
      </w:ins>
      <w:r>
        <w:rPr>
          <w:rFonts w:ascii="Times New Roman" w:hAnsi="Times New Roman"/>
          <w:color w:val="000000"/>
          <w:sz w:val="22"/>
        </w:rPr>
        <w:t xml:space="preserve"> </w:t>
      </w:r>
      <w:del w:id="5348" w:author="Ceritas Therapeutics (QA/Legal)" w:date="2025-04-21T09:00:00Z">
        <w:r>
          <w:rPr>
            <w:rFonts w:ascii="Times New Roman" w:hAnsi="Times New Roman"/>
            <w:color w:val="000000"/>
            <w:sz w:val="22"/>
          </w:rPr>
          <w:delText xml:space="preserve">accordance</w:delText>
        </w:r>
      </w:del>
      <w:ins w:id="5349" w:author="Ceritas Therapeutics (QA/Legal)" w:date="2025-04-21T09:00:00Z">
        <w:r>
          <w:rPr>
            <w:rFonts w:ascii="Times New Roman" w:hAnsi="Times New Roman"/>
            <w:color w:val="000000"/>
            <w:sz w:val="22"/>
          </w:rPr>
          <w:t xml:space="preserve">2001/83/EC</w:t>
        </w:r>
      </w:ins>
      <w:r>
        <w:rPr>
          <w:rFonts w:ascii="Times New Roman" w:hAnsi="Times New Roman"/>
          <w:color w:val="000000"/>
          <w:sz w:val="22"/>
        </w:rPr>
        <w:t xml:space="preserve"> </w:t>
      </w:r>
      <w:del w:id="5350" w:author="Ceritas Therapeutics (QA/Legal)" w:date="2025-04-21T09:00:00Z">
        <w:r>
          <w:rPr>
            <w:rFonts w:ascii="Times New Roman" w:hAnsi="Times New Roman"/>
            <w:color w:val="000000"/>
            <w:sz w:val="22"/>
          </w:rPr>
          <w:delText xml:space="preserve">with</w:delText>
        </w:r>
      </w:del>
      <w:ins w:id="5351" w:author="Ceritas Therapeutics (QA/Legal)" w:date="2025-04-21T09:00:00Z">
        <w:r>
          <w:rPr>
            <w:rFonts w:ascii="Times New Roman" w:hAnsi="Times New Roman"/>
            <w:color w:val="000000"/>
            <w:sz w:val="22"/>
          </w:rPr>
          <w:t xml:space="preserve">and</w:t>
        </w:r>
      </w:ins>
      <w:r>
        <w:rPr>
          <w:rFonts w:ascii="Times New Roman" w:hAnsi="Times New Roman"/>
          <w:color w:val="000000"/>
          <w:sz w:val="22"/>
        </w:rPr>
        <w:t xml:space="preserve"> EU GMP Annex 16, </w:t>
      </w:r>
      <w:del w:id="5352" w:author="Ceritas Therapeutics (QA/Legal)" w:date="2025-04-21T09:00:00Z">
        <w:r>
          <w:rPr>
            <w:rFonts w:ascii="Times New Roman" w:hAnsi="Times New Roman"/>
            <w:color w:val="000000"/>
            <w:sz w:val="22"/>
          </w:rPr>
          <w:delText xml:space="preserve">Directive 2001/83/EC, and all applicable regulatory requirements. The Qualified Person shall certify</w:delText>
        </w:r>
      </w:del>
      <w:ins w:id="5353" w:author="Ceritas Therapeutics (QA/Legal)" w:date="2025-04-21T09:00:00Z">
        <w:r>
          <w:rPr>
            <w:rFonts w:ascii="Times New Roman" w:hAnsi="Times New Roman"/>
            <w:color w:val="000000"/>
            <w:sz w:val="22"/>
          </w:rPr>
          <w:t xml:space="preserve">certifying</w:t>
        </w:r>
      </w:ins>
      <w:r>
        <w:rPr>
          <w:rFonts w:ascii="Times New Roman" w:hAnsi="Times New Roman"/>
          <w:color w:val="000000"/>
          <w:sz w:val="22"/>
        </w:rPr>
        <w:t xml:space="preserve"> that </w:t>
      </w:r>
      <w:del w:id="5354" w:author="Ceritas Therapeutics (QA/Legal)" w:date="2025-04-21T09:00:00Z">
        <w:r>
          <w:rPr>
            <w:rFonts w:ascii="Times New Roman" w:hAnsi="Times New Roman"/>
            <w:color w:val="000000"/>
            <w:sz w:val="22"/>
          </w:rPr>
          <w:delText xml:space="preserve">each</w:delText>
        </w:r>
      </w:del>
      <w:ins w:id="5355"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Batch has been manufactured and controlled in accordance with the </w:t>
      </w:r>
      <w:del w:id="5356" w:author="Ceritas Therapeutics (QA/Legal)" w:date="2025-04-21T09:00:00Z">
        <w:r>
          <w:rPr>
            <w:rFonts w:ascii="Times New Roman" w:hAnsi="Times New Roman"/>
            <w:color w:val="000000"/>
            <w:sz w:val="22"/>
          </w:rPr>
          <w:delText xml:space="preserve">conditions of the</w:delText>
        </w:r>
      </w:del>
      <w:ins w:id="5357" w:author="Ceritas Therapeutics (QA/Legal)" w:date="2025-04-21T09:00:00Z">
        <w:r>
          <w:rPr>
            <w:rFonts w:ascii="Times New Roman" w:hAnsi="Times New Roman"/>
            <w:color w:val="000000"/>
            <w:sz w:val="22"/>
          </w:rPr>
          <w:t xml:space="preserve">EU</w:t>
        </w:r>
      </w:ins>
      <w:r>
        <w:rPr>
          <w:rFonts w:ascii="Times New Roman" w:hAnsi="Times New Roman"/>
          <w:color w:val="000000"/>
          <w:sz w:val="22"/>
        </w:rPr>
        <w:t xml:space="preserve"> Marketing Authorisation, cGMP</w:t>
      </w:r>
      <w:del w:id="5358" w:author="Ceritas Therapeutics (QA/Legal)" w:date="2025-04-21T09:00:00Z">
        <w:r>
          <w:rPr>
            <w:rFonts w:ascii="Times New Roman" w:hAnsi="Times New Roman"/>
            <w:color w:val="000000"/>
            <w:sz w:val="22"/>
          </w:rPr>
          <w:delText xml:space="preserve"> requirements</w:delText>
        </w:r>
      </w:del>
      <w:r>
        <w:rPr>
          <w:rFonts w:ascii="Times New Roman" w:hAnsi="Times New Roman"/>
          <w:color w:val="000000"/>
          <w:sz w:val="22"/>
        </w:rPr>
        <w:t xml:space="preserve">, and</w:t>
      </w:r>
      <w:del w:id="5359" w:author="Ceritas Therapeutics (QA/Legal)" w:date="2025-04-21T09:00:00Z">
        <w:r>
          <w:rPr>
            <w:rFonts w:ascii="Times New Roman" w:hAnsi="Times New Roman"/>
            <w:color w:val="000000"/>
            <w:sz w:val="22"/>
          </w:rPr>
          <w:delText xml:space="preserve"> any</w:delText>
        </w:r>
      </w:del>
      <w:r>
        <w:rPr>
          <w:rFonts w:ascii="Times New Roman" w:hAnsi="Times New Roman"/>
          <w:color w:val="000000"/>
          <w:sz w:val="22"/>
        </w:rPr>
        <w:t xml:space="preserve"> other applicable regulatory requirements</w:t>
      </w:r>
      <w:ins w:id="5360"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w:t>
      </w:r>
      <w:del w:id="5361" w:author="Ceritas Therapeutics (QA/Legal)" w:date="2025-04-21T09:00:00Z">
        <w:r>
          <w:rPr>
            <w:rFonts w:ascii="Times New Roman" w:hAnsi="Times New Roman"/>
            <w:color w:val="000000"/>
            <w:sz w:val="22"/>
          </w:rPr>
          <w:delText xml:space="preserve">before</w:delText>
        </w:r>
      </w:del>
      <w:ins w:id="5362"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363" w:author="Ceritas Therapeutics (QA/Legal)" w:date="2025-04-21T09:00:00Z">
        <w:r>
          <w:rPr>
            <w:rFonts w:ascii="Times New Roman" w:hAnsi="Times New Roman"/>
            <w:color w:val="000000"/>
            <w:sz w:val="22"/>
          </w:rPr>
          <w:delText xml:space="preserve">releasing</w:delText>
        </w:r>
      </w:del>
      <w:ins w:id="5364" w:author="Ceritas Therapeutics (QA/Legal)" w:date="2025-04-21T09:00:00Z">
        <w:r>
          <w:rPr>
            <w:rFonts w:ascii="Times New Roman" w:hAnsi="Times New Roman"/>
            <w:color w:val="000000"/>
            <w:sz w:val="22"/>
          </w:rPr>
          <w:t xml:space="preserve">authority of Pinnacle's QP under this Quality Agreement is limited to such QP certification. Ceritas QA shall independently review</w:t>
        </w:r>
      </w:ins>
      <w:r>
        <w:rPr>
          <w:rFonts w:ascii="Times New Roman" w:hAnsi="Times New Roman"/>
          <w:color w:val="000000"/>
          <w:sz w:val="22"/>
        </w:rPr>
        <w:t xml:space="preserve"> the </w:t>
      </w:r>
      <w:del w:id="5365" w:author="Ceritas Therapeutics (QA/Legal)" w:date="2025-04-21T09:00:00Z">
        <w:r>
          <w:rPr>
            <w:rFonts w:ascii="Times New Roman" w:hAnsi="Times New Roman"/>
            <w:color w:val="000000"/>
            <w:sz w:val="22"/>
          </w:rPr>
          <w:delText xml:space="preserve">Batch</w:delText>
        </w:r>
      </w:del>
      <w:ins w:id="5366" w:author="Ceritas Therapeutics (QA/Legal)" w:date="2025-04-21T09:00:00Z">
        <w:r>
          <w:rPr>
            <w:rFonts w:ascii="Times New Roman" w:hAnsi="Times New Roman"/>
            <w:color w:val="000000"/>
            <w:sz w:val="22"/>
          </w:rPr>
          <w:t xml:space="preserve">batch documentation and release-testing results and shall make the final disposition decision</w:t>
        </w:r>
      </w:ins>
      <w:r>
        <w:rPr>
          <w:rFonts w:ascii="Times New Roman" w:hAnsi="Times New Roman"/>
          <w:color w:val="000000"/>
          <w:sz w:val="22"/>
        </w:rPr>
        <w:t xml:space="preserve"> for </w:t>
      </w:r>
      <w:del w:id="5367" w:author="Ceritas Therapeutics (QA/Legal)" w:date="2025-04-21T09:00:00Z">
        <w:r>
          <w:rPr>
            <w:rFonts w:ascii="Times New Roman" w:hAnsi="Times New Roman"/>
            <w:color w:val="000000"/>
            <w:sz w:val="22"/>
          </w:rPr>
          <w:delText xml:space="preserve">distribution</w:delText>
        </w:r>
      </w:del>
      <w:ins w:id="5368" w:author="Ceritas Therapeutics (QA/Legal)" w:date="2025-04-21T09:00:00Z">
        <w:r>
          <w:rPr>
            <w:rFonts w:ascii="Times New Roman" w:hAnsi="Times New Roman"/>
            <w:color w:val="000000"/>
            <w:sz w:val="22"/>
          </w:rPr>
          <w:t xml:space="preserve">each EU-market Batch on behalf of Ceritas Ireland, and Pinnacle shall not ship or release for sale any EU-market Batch until both (i) QP certification has been issued and (ii) Ceritas has provided written confirmation of release. Notwithstanding any QP certification, Ceritas shall have the right,</w:t>
        </w:r>
      </w:ins>
      <w:r>
        <w:rPr>
          <w:rFonts w:ascii="Times New Roman" w:hAnsi="Times New Roman"/>
          <w:color w:val="000000"/>
          <w:sz w:val="22"/>
        </w:rPr>
        <w:t xml:space="preserve"> in </w:t>
      </w:r>
      <w:ins w:id="5369" w:author="Ceritas Therapeutics (QA/Legal)" w:date="2025-04-21T09:00:00Z">
        <w:r>
          <w:rPr>
            <w:rFonts w:ascii="Times New Roman" w:hAnsi="Times New Roman"/>
            <w:color w:val="000000"/>
            <w:sz w:val="22"/>
          </w:rPr>
          <w:t xml:space="preserve">its sole discretion, to direct Pinnacle not to release or ship any certified Batch that Ceritas determines does not meet Ceritas's quality standards, </w:t>
        </w:r>
      </w:ins>
      <w:r>
        <w:rPr>
          <w:rFonts w:ascii="Times New Roman" w:hAnsi="Times New Roman"/>
          <w:color w:val="000000"/>
          <w:sz w:val="22"/>
        </w:rPr>
        <w:t xml:space="preserve">the </w:t>
      </w:r>
      <w:del w:id="5370" w:author="Ceritas Therapeutics (QA/Legal)" w:date="2025-04-21T09:00:00Z">
        <w:r>
          <w:rPr>
            <w:rFonts w:ascii="Times New Roman" w:hAnsi="Times New Roman"/>
            <w:color w:val="000000"/>
            <w:sz w:val="22"/>
          </w:rPr>
          <w:delText xml:space="preserve">EU</w:delText>
        </w:r>
      </w:del>
      <w:ins w:id="5371" w:author="Ceritas Therapeutics (QA/Legal)" w:date="2025-04-21T09:00:00Z">
        <w:r>
          <w:rPr>
            <w:rFonts w:ascii="Times New Roman" w:hAnsi="Times New Roman"/>
            <w:color w:val="000000"/>
            <w:sz w:val="22"/>
          </w:rPr>
          <w:t xml:space="preserve">Specifications,</w:t>
        </w:r>
      </w:ins>
      <w:r>
        <w:rPr>
          <w:rFonts w:ascii="Times New Roman" w:hAnsi="Times New Roman"/>
          <w:color w:val="000000"/>
          <w:sz w:val="22"/>
        </w:rPr>
        <w:t xml:space="preserve"> </w:t>
      </w:r>
      <w:del w:id="5372" w:author="Ceritas Therapeutics (QA/Legal)" w:date="2025-04-21T09:00:00Z">
        <w:r>
          <w:rPr>
            <w:rFonts w:ascii="Times New Roman" w:hAnsi="Times New Roman"/>
            <w:color w:val="000000"/>
            <w:sz w:val="22"/>
          </w:rPr>
          <w:delText xml:space="preserve">market</w:delText>
        </w:r>
      </w:del>
      <w:ins w:id="5373" w:author="Ceritas Therapeutics (QA/Legal)" w:date="2025-04-21T09:00:00Z">
        <w:r>
          <w:rPr>
            <w:rFonts w:ascii="Times New Roman" w:hAnsi="Times New Roman"/>
            <w:color w:val="000000"/>
            <w:sz w:val="22"/>
          </w:rPr>
          <w:t xml:space="preserve">or the Marketing Authorisations, and Pinnacle shall comply with any such direction</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 xml:space="preserve">U.S. </w:t>
      </w:r>
      <w:del w:id="5374" w:author="Ceritas Therapeutics (QA/Legal)" w:date="2025-04-21T09:00:00Z">
        <w:r>
          <w:rPr>
            <w:rFonts w:ascii="Times New Roman" w:hAnsi="Times New Roman"/>
            <w:b/>
            <w:color w:val="000000"/>
            <w:sz w:val="22"/>
          </w:rPr>
          <w:delText xml:space="preserve">Market</w:delText>
        </w:r>
      </w:del>
      <w:ins w:id="5452" w:author="Ceritas Therapeutics (QA/Legal)" w:date="2025-04-21T09:00:00Z">
        <w:r>
          <w:rPr>
            <w:rFonts w:ascii="Times New Roman" w:hAnsi="Times New Roman"/>
            <w:b/>
            <w:color w:val="000000"/>
            <w:sz w:val="22"/>
          </w:rPr>
          <w:t xml:space="preserve">and Other Non-EEA Markets</w:t>
        </w:r>
      </w:ins>
      <w:r>
        <w:rPr>
          <w:rFonts w:ascii="Times New Roman" w:hAnsi="Times New Roman"/>
          <w:b/>
          <w:color w:val="000000"/>
          <w:sz w:val="22"/>
        </w:rPr>
        <w:t xml:space="preserve">:</w:t>
      </w:r>
      <w:r>
        <w:rPr>
          <w:rFonts w:ascii="Times New Roman" w:hAnsi="Times New Roman"/>
          <w:color w:val="000000"/>
          <w:sz w:val="22"/>
        </w:rPr>
        <w:t xml:space="preserve"> Ceritas shall be responsible for final batch disposition for Batches of the Product intended for release and distribution in the United States</w:t>
      </w:r>
      <w:ins w:id="5453" w:author="Ceritas Therapeutics (QA/Legal)" w:date="2025-04-21T09:00:00Z">
        <w:r>
          <w:rPr>
            <w:rFonts w:ascii="Times New Roman" w:hAnsi="Times New Roman"/>
            <w:color w:val="000000"/>
            <w:sz w:val="22"/>
          </w:rPr>
          <w:t xml:space="preserve"> or in any other jurisdiction outside the European Economic Area</w:t>
        </w:r>
      </w:ins>
      <w:r>
        <w:rPr>
          <w:rFonts w:ascii="Times New Roman" w:hAnsi="Times New Roman"/>
          <w:color w:val="000000"/>
          <w:sz w:val="22"/>
        </w:rPr>
        <w:t xml:space="preserve">. Ceritas's quality assurance function shall review the Certificate of Analysis, </w:t>
      </w:r>
      <w:ins w:id="5454" w:author="Ceritas Therapeutics (QA/Legal)" w:date="2025-04-21T09:00:00Z">
        <w:r>
          <w:rPr>
            <w:rFonts w:ascii="Times New Roman" w:hAnsi="Times New Roman"/>
            <w:color w:val="000000"/>
            <w:sz w:val="22"/>
          </w:rPr>
          <w:t xml:space="preserve">executed </w:t>
        </w:r>
      </w:ins>
      <w:r>
        <w:rPr>
          <w:rFonts w:ascii="Times New Roman" w:hAnsi="Times New Roman"/>
          <w:color w:val="000000"/>
          <w:sz w:val="22"/>
        </w:rPr>
        <w:t xml:space="preserve">batch production </w:t>
      </w:r>
      <w:ins w:id="5455" w:author="Ceritas Therapeutics (QA/Legal)" w:date="2025-04-21T09:00:00Z">
        <w:r>
          <w:rPr>
            <w:rFonts w:ascii="Times New Roman" w:hAnsi="Times New Roman"/>
            <w:color w:val="000000"/>
            <w:sz w:val="22"/>
          </w:rPr>
          <w:t xml:space="preserve">and packaging </w:t>
        </w:r>
      </w:ins>
      <w:r>
        <w:rPr>
          <w:rFonts w:ascii="Times New Roman" w:hAnsi="Times New Roman"/>
          <w:color w:val="000000"/>
          <w:sz w:val="22"/>
        </w:rPr>
        <w:t xml:space="preserve">records</w:t>
      </w:r>
      <w:ins w:id="5456"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w:t>
      </w:r>
      <w:del w:id="5383" w:author="Ceritas Therapeutics (QA/Legal)" w:date="2025-04-21T09:00:00Z">
        <w:r>
          <w:rPr>
            <w:rFonts w:ascii="Times New Roman" w:hAnsi="Times New Roman"/>
            <w:color w:val="000000"/>
            <w:sz w:val="22"/>
          </w:rPr>
          <w:delText xml:space="preserve">(or</w:delText>
        </w:r>
      </w:del>
      <w:ins w:id="5457" w:author="Ceritas Therapeutics (QA/Legal)" w:date="2025-04-21T09:00:00Z">
        <w:r>
          <w:rPr>
            <w:rFonts w:ascii="Times New Roman" w:hAnsi="Times New Roman"/>
            <w:color w:val="000000"/>
            <w:sz w:val="22"/>
          </w:rPr>
          <w:t xml:space="preserve">all</w:t>
        </w:r>
      </w:ins>
      <w:r>
        <w:rPr>
          <w:rFonts w:ascii="Times New Roman" w:hAnsi="Times New Roman"/>
          <w:color w:val="000000"/>
          <w:sz w:val="22"/>
        </w:rPr>
        <w:t xml:space="preserve"> </w:t>
      </w:r>
      <w:del w:id="5385" w:author="Ceritas Therapeutics (QA/Legal)" w:date="2025-04-21T09:00:00Z">
        <w:r>
          <w:rPr>
            <w:rFonts w:ascii="Times New Roman" w:hAnsi="Times New Roman"/>
            <w:color w:val="000000"/>
            <w:sz w:val="22"/>
          </w:rPr>
          <w:delText xml:space="preserve">summaries</w:delText>
        </w:r>
      </w:del>
      <w:ins w:id="5458" w:author="Ceritas Therapeutics (QA/Legal)" w:date="2025-04-21T09:00:00Z">
        <w:r>
          <w:rPr>
            <w:rFonts w:ascii="Times New Roman" w:hAnsi="Times New Roman"/>
            <w:color w:val="000000"/>
            <w:sz w:val="22"/>
          </w:rPr>
          <w:t xml:space="preserve">deviation,</w:t>
        </w:r>
      </w:ins>
      <w:r>
        <w:rPr>
          <w:rFonts w:ascii="Times New Roman" w:hAnsi="Times New Roman"/>
          <w:color w:val="000000"/>
          <w:sz w:val="22"/>
        </w:rPr>
        <w:t xml:space="preserve"> </w:t>
      </w:r>
      <w:del w:id="5387" w:author="Ceritas Therapeutics (QA/Legal)" w:date="2025-04-21T09:00:00Z">
        <w:r>
          <w:rPr>
            <w:rFonts w:ascii="Times New Roman" w:hAnsi="Times New Roman"/>
            <w:color w:val="000000"/>
            <w:sz w:val="22"/>
          </w:rPr>
          <w:delText xml:space="preserve">thereof)</w:delText>
        </w:r>
      </w:del>
      <w:ins w:id="5459" w:author="Ceritas Therapeutics (QA/Legal)" w:date="2025-04-21T09:00:00Z">
        <w:r>
          <w:rPr>
            <w:rFonts w:ascii="Times New Roman" w:hAnsi="Times New Roman"/>
            <w:color w:val="000000"/>
            <w:sz w:val="22"/>
          </w:rPr>
          <w:t xml:space="preserve">OOS, and OOT investigation reports relating to the Batch</w:t>
        </w:r>
      </w:ins>
      <w:r>
        <w:rPr>
          <w:rFonts w:ascii="Times New Roman" w:hAnsi="Times New Roman"/>
          <w:color w:val="000000"/>
          <w:sz w:val="22"/>
        </w:rPr>
        <w:t xml:space="preserve">, and other relevant documentation provided by Pinnacle before authorizing release of each Batch for the </w:t>
      </w:r>
      <w:del w:id="5460" w:author="Ceritas Therapeutics (QA/Legal)" w:date="2025-04-21T09:00:00Z">
        <w:r>
          <w:rPr>
            <w:rFonts w:ascii="Times New Roman" w:hAnsi="Times New Roman"/>
            <w:color w:val="000000"/>
            <w:sz w:val="22"/>
          </w:rPr>
          <w:delText xml:space="preserve">U.S.</w:delText>
        </w:r>
      </w:del>
      <w:ins w:id="5461" w:author="Ceritas Therapeutics (QA/Legal)" w:date="2025-04-21T09:00:00Z">
        <w:r>
          <w:rPr>
            <w:rFonts w:ascii="Times New Roman" w:hAnsi="Times New Roman"/>
            <w:color w:val="000000"/>
            <w:sz w:val="22"/>
          </w:rPr>
          <w:t xml:space="preserve">applicable</w:t>
        </w:r>
      </w:ins>
      <w:r>
        <w:rPr>
          <w:rFonts w:ascii="Times New Roman" w:hAnsi="Times New Roman"/>
          <w:color w:val="000000"/>
          <w:sz w:val="22"/>
        </w:rPr>
        <w:t xml:space="preserve"> market. Pinnacle shall not ship any Batch to the United States</w:t>
      </w:r>
      <w:del w:id="5397" w:author="Ceritas Therapeutics (QA/Legal)" w:date="2025-04-21T09:00:00Z">
        <w:r>
          <w:rPr>
            <w:rFonts w:ascii="Times New Roman" w:hAnsi="Times New Roman"/>
            <w:color w:val="000000"/>
            <w:sz w:val="22"/>
          </w:rPr>
          <w:delText xml:space="preserve"> or</w:delText>
        </w:r>
      </w:del>
      <w:ins w:id="5462"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to a U.S.-designated distribution point</w:t>
      </w:r>
      <w:ins w:id="5463" w:author="Ceritas Therapeutics (QA/Legal)" w:date="2025-04-21T09:00:00Z">
        <w:r>
          <w:rPr>
            <w:rFonts w:ascii="Times New Roman" w:hAnsi="Times New Roman"/>
            <w:color w:val="000000"/>
            <w:sz w:val="22"/>
          </w:rPr>
          <w:t xml:space="preserve">, or to any other non-EEA market</w:t>
        </w:r>
      </w:ins>
      <w:r>
        <w:rPr>
          <w:rFonts w:ascii="Times New Roman" w:hAnsi="Times New Roman"/>
          <w:color w:val="000000"/>
          <w:sz w:val="22"/>
        </w:rPr>
        <w:t xml:space="preserve"> until Ceritas has provided written confirmation of batch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 xml:space="preserve">Certificate of Analysis:</w:t>
      </w:r>
      <w:r>
        <w:rPr>
          <w:rFonts w:ascii="Times New Roman" w:hAnsi="Times New Roman"/>
          <w:color w:val="000000"/>
          <w:sz w:val="22"/>
        </w:rPr>
        <w:t xml:space="preserve"> Pinnacle shall prepare </w:t>
      </w:r>
      <w:del w:id="5400" w:author="Ceritas Therapeutics (QA/Legal)" w:date="2025-04-21T09:00:00Z">
        <w:r>
          <w:rPr>
            <w:rFonts w:ascii="Times New Roman" w:hAnsi="Times New Roman"/>
            <w:color w:val="000000"/>
            <w:sz w:val="22"/>
          </w:rPr>
          <w:delText xml:space="preserve">and provide </w:delText>
        </w:r>
      </w:del>
      <w:r>
        <w:rPr>
          <w:rFonts w:ascii="Times New Roman" w:hAnsi="Times New Roman"/>
          <w:color w:val="000000"/>
          <w:sz w:val="22"/>
        </w:rPr>
        <w:t xml:space="preserve">a Certificate of Analysis</w:t>
      </w:r>
      <w:ins w:id="5426" w:author="Ceritas Therapeutics (QA/Legal)" w:date="2025-04-21T09:00:00Z">
        <w:r>
          <w:rPr>
            <w:rFonts w:ascii="Times New Roman" w:hAnsi="Times New Roman"/>
            <w:color w:val="000000"/>
            <w:sz w:val="22"/>
          </w:rPr>
          <w:t xml:space="preserve"> for each Batch and provide it to Ceritas with the batch release package and</w:t>
        </w:r>
      </w:ins>
      <w:r>
        <w:rPr>
          <w:rFonts w:ascii="Times New Roman" w:hAnsi="Times New Roman"/>
          <w:color w:val="000000"/>
          <w:sz w:val="22"/>
        </w:rPr>
        <w:t xml:space="preserve"> with each shipment of the Product. Each Certificate of Analysis shall </w:t>
      </w:r>
      <w:del w:id="5402" w:author="Ceritas Therapeutics (QA/Legal)" w:date="2025-04-21T09:00:00Z">
        <w:r>
          <w:rPr>
            <w:rFonts w:ascii="Times New Roman" w:hAnsi="Times New Roman"/>
            <w:color w:val="000000"/>
            <w:sz w:val="22"/>
          </w:rPr>
          <w:delText xml:space="preserve">list</w:delText>
        </w:r>
      </w:del>
      <w:ins w:id="5427" w:author="Ceritas Therapeutics (QA/Legal)" w:date="2025-04-21T09:00:00Z">
        <w:r>
          <w:rPr>
            <w:rFonts w:ascii="Times New Roman" w:hAnsi="Times New Roman"/>
            <w:color w:val="000000"/>
            <w:sz w:val="22"/>
          </w:rPr>
          <w:t xml:space="preserve">contain</w:t>
        </w:r>
      </w:ins>
      <w:r>
        <w:rPr>
          <w:rFonts w:ascii="Times New Roman" w:hAnsi="Times New Roman"/>
          <w:color w:val="000000"/>
          <w:sz w:val="22"/>
        </w:rPr>
        <w:t xml:space="preserve"> all </w:t>
      </w:r>
      <w:del w:id="5404" w:author="Ceritas Therapeutics (QA/Legal)" w:date="2025-04-21T09:00:00Z">
        <w:r>
          <w:rPr>
            <w:rFonts w:ascii="Times New Roman" w:hAnsi="Times New Roman"/>
            <w:color w:val="000000"/>
            <w:sz w:val="22"/>
          </w:rPr>
          <w:delText xml:space="preserve">tests performed on</w:delText>
        </w:r>
      </w:del>
      <w:ins w:id="5428" w:author="Ceritas Therapeutics (QA/Legal)" w:date="2025-04-21T09:00:00Z">
        <w:r>
          <w:rPr>
            <w:rFonts w:ascii="Times New Roman" w:hAnsi="Times New Roman"/>
            <w:color w:val="000000"/>
            <w:sz w:val="22"/>
          </w:rPr>
          <w:t xml:space="preserve">of</w:t>
        </w:r>
      </w:ins>
      <w:r>
        <w:rPr>
          <w:rFonts w:ascii="Times New Roman" w:hAnsi="Times New Roman"/>
          <w:color w:val="000000"/>
          <w:sz w:val="22"/>
        </w:rPr>
        <w:t xml:space="preserve"> the </w:t>
      </w:r>
      <w:del w:id="5406" w:author="Ceritas Therapeutics (QA/Legal)" w:date="2025-04-21T09:00:00Z">
        <w:r>
          <w:rPr>
            <w:rFonts w:ascii="Times New Roman" w:hAnsi="Times New Roman"/>
            <w:color w:val="000000"/>
            <w:sz w:val="22"/>
          </w:rPr>
          <w:delText xml:space="preserve">applicable</w:delText>
        </w:r>
      </w:del>
      <w:ins w:id="5429" w:author="Ceritas Therapeutics (QA/Legal)" w:date="2025-04-21T09:00:00Z">
        <w:r>
          <w:rPr>
            <w:rFonts w:ascii="Times New Roman" w:hAnsi="Times New Roman"/>
            <w:color w:val="000000"/>
            <w:sz w:val="22"/>
          </w:rPr>
          <w:t xml:space="preserve">information required by Section 2.2, including the Product name and strength,</w:t>
        </w:r>
      </w:ins>
      <w:r>
        <w:rPr>
          <w:rFonts w:ascii="Times New Roman" w:hAnsi="Times New Roman"/>
          <w:color w:val="000000"/>
          <w:sz w:val="22"/>
        </w:rPr>
        <w:t xml:space="preserve"> Batch</w:t>
      </w:r>
      <w:ins w:id="5430" w:author="Ceritas Therapeutics (QA/Legal)" w:date="2025-04-21T09:00:00Z">
        <w:r>
          <w:rPr>
            <w:rFonts w:ascii="Times New Roman" w:hAnsi="Times New Roman"/>
            <w:color w:val="000000"/>
            <w:sz w:val="22"/>
          </w:rPr>
          <w:t xml:space="preserve"> number, date of manufacture and expiry date</w:t>
        </w:r>
      </w:ins>
      <w:r>
        <w:rPr>
          <w:rFonts w:ascii="Times New Roman" w:hAnsi="Times New Roman"/>
          <w:color w:val="000000"/>
          <w:sz w:val="22"/>
        </w:rPr>
        <w:t xml:space="preserve">, the </w:t>
      </w:r>
      <w:ins w:id="5431" w:author="Ceritas Therapeutics (QA/Legal)" w:date="2025-04-21T09:00:00Z">
        <w:r>
          <w:rPr>
            <w:rFonts w:ascii="Times New Roman" w:hAnsi="Times New Roman"/>
            <w:color w:val="000000"/>
            <w:sz w:val="22"/>
          </w:rPr>
          <w:t xml:space="preserve">results of all release tests listed in the </w:t>
        </w:r>
      </w:ins>
      <w:r>
        <w:rPr>
          <w:rFonts w:ascii="Times New Roman" w:hAnsi="Times New Roman"/>
          <w:color w:val="000000"/>
          <w:sz w:val="22"/>
        </w:rPr>
        <w:t xml:space="preserve">Specifications</w:t>
      </w:r>
      <w:ins w:id="5432"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w:t>
      </w:r>
      <w:del w:id="5411" w:author="Ceritas Therapeutics (QA/Legal)" w:date="2025-04-21T09:00:00Z">
        <w:r>
          <w:rPr>
            <w:rFonts w:ascii="Times New Roman" w:hAnsi="Times New Roman"/>
            <w:color w:val="000000"/>
            <w:sz w:val="22"/>
          </w:rPr>
          <w:delText xml:space="preserve">(including</w:delText>
        </w:r>
      </w:del>
      <w:ins w:id="5433"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413" w:author="Ceritas Therapeutics (QA/Legal)" w:date="2025-04-21T09:00:00Z">
        <w:r>
          <w:rPr>
            <w:rFonts w:ascii="Times New Roman" w:hAnsi="Times New Roman"/>
            <w:color w:val="000000"/>
            <w:sz w:val="22"/>
          </w:rPr>
          <w:delText xml:space="preserve">acceptance</w:delText>
        </w:r>
      </w:del>
      <w:ins w:id="5434" w:author="Ceritas Therapeutics (QA/Legal)" w:date="2025-04-21T09:00:00Z">
        <w:r>
          <w:rPr>
            <w:rFonts w:ascii="Times New Roman" w:hAnsi="Times New Roman"/>
            <w:color w:val="000000"/>
            <w:sz w:val="22"/>
          </w:rPr>
          <w:t xml:space="preserve">specification</w:t>
        </w:r>
      </w:ins>
      <w:r>
        <w:rPr>
          <w:rFonts w:ascii="Times New Roman" w:hAnsi="Times New Roman"/>
          <w:color w:val="000000"/>
          <w:sz w:val="22"/>
        </w:rPr>
        <w:t xml:space="preserve"> </w:t>
      </w:r>
      <w:del w:id="5415" w:author="Ceritas Therapeutics (QA/Legal)" w:date="2025-04-21T09:00:00Z">
        <w:r>
          <w:rPr>
            <w:rFonts w:ascii="Times New Roman" w:hAnsi="Times New Roman"/>
            <w:color w:val="000000"/>
            <w:sz w:val="22"/>
          </w:rPr>
          <w:delText xml:space="preserve">criteria)</w:delText>
        </w:r>
      </w:del>
      <w:ins w:id="5435" w:author="Ceritas Therapeutics (QA/Legal)" w:date="2025-04-21T09:00:00Z">
        <w:r>
          <w:rPr>
            <w:rFonts w:ascii="Times New Roman" w:hAnsi="Times New Roman"/>
            <w:color w:val="000000"/>
            <w:sz w:val="22"/>
          </w:rPr>
          <w:t xml:space="preserve">limits for each test, a reference to the Approved Test Method used</w:t>
        </w:r>
      </w:ins>
      <w:r>
        <w:rPr>
          <w:rFonts w:ascii="Times New Roman" w:hAnsi="Times New Roman"/>
          <w:color w:val="000000"/>
          <w:sz w:val="22"/>
        </w:rPr>
        <w:t xml:space="preserve"> for each test, and </w:t>
      </w:r>
      <w:del w:id="5417" w:author="Ceritas Therapeutics (QA/Legal)" w:date="2025-04-21T09:00:00Z">
        <w:r>
          <w:rPr>
            <w:rFonts w:ascii="Times New Roman" w:hAnsi="Times New Roman"/>
            <w:color w:val="000000"/>
            <w:sz w:val="22"/>
          </w:rPr>
          <w:delText xml:space="preserve">the</w:delText>
        </w:r>
      </w:del>
      <w:ins w:id="5436" w:author="Ceritas Therapeutics (QA/Legal)" w:date="2025-04-21T09:00:00Z">
        <w:r>
          <w:rPr>
            <w:rFonts w:ascii="Times New Roman" w:hAnsi="Times New Roman"/>
            <w:color w:val="000000"/>
            <w:sz w:val="22"/>
          </w:rPr>
          <w:t xml:space="preserve">a</w:t>
        </w:r>
      </w:ins>
      <w:r>
        <w:rPr>
          <w:rFonts w:ascii="Times New Roman" w:hAnsi="Times New Roman"/>
          <w:color w:val="000000"/>
          <w:sz w:val="22"/>
        </w:rPr>
        <w:t xml:space="preserve"> </w:t>
      </w:r>
      <w:del w:id="5419" w:author="Ceritas Therapeutics (QA/Legal)" w:date="2025-04-21T09:00:00Z">
        <w:r>
          <w:rPr>
            <w:rFonts w:ascii="Times New Roman" w:hAnsi="Times New Roman"/>
            <w:color w:val="000000"/>
            <w:sz w:val="22"/>
          </w:rPr>
          <w:delText xml:space="preserve">actual</w:delText>
        </w:r>
      </w:del>
      <w:ins w:id="5437" w:author="Ceritas Therapeutics (QA/Legal)" w:date="2025-04-21T09:00:00Z">
        <w:r>
          <w:rPr>
            <w:rFonts w:ascii="Times New Roman" w:hAnsi="Times New Roman"/>
            <w:color w:val="000000"/>
            <w:sz w:val="22"/>
          </w:rPr>
          <w:t xml:space="preserve">statement</w:t>
        </w:r>
      </w:ins>
      <w:r>
        <w:rPr>
          <w:rFonts w:ascii="Times New Roman" w:hAnsi="Times New Roman"/>
          <w:color w:val="000000"/>
          <w:sz w:val="22"/>
        </w:rPr>
        <w:t xml:space="preserve"> </w:t>
      </w:r>
      <w:del w:id="5421" w:author="Ceritas Therapeutics (QA/Legal)" w:date="2025-04-21T09:00:00Z">
        <w:r>
          <w:rPr>
            <w:rFonts w:ascii="Times New Roman" w:hAnsi="Times New Roman"/>
            <w:color w:val="000000"/>
            <w:sz w:val="22"/>
          </w:rPr>
          <w:delText xml:space="preserve">results</w:delText>
        </w:r>
      </w:del>
      <w:ins w:id="5438" w:author="Ceritas Therapeutics (QA/Legal)" w:date="2025-04-21T09:00:00Z">
        <w:r>
          <w:rPr>
            <w:rFonts w:ascii="Times New Roman" w:hAnsi="Times New Roman"/>
            <w:color w:val="000000"/>
            <w:sz w:val="22"/>
          </w:rPr>
          <w:t xml:space="preserve">of</w:t>
        </w:r>
      </w:ins>
      <w:r>
        <w:rPr>
          <w:rFonts w:ascii="Times New Roman" w:hAnsi="Times New Roman"/>
          <w:color w:val="000000"/>
          <w:sz w:val="22"/>
        </w:rPr>
        <w:t xml:space="preserve"> </w:t>
      </w:r>
      <w:del w:id="5423" w:author="Ceritas Therapeutics (QA/Legal)" w:date="2025-04-21T09:00:00Z">
        <w:r>
          <w:rPr>
            <w:rFonts w:ascii="Times New Roman" w:hAnsi="Times New Roman"/>
            <w:color w:val="000000"/>
            <w:sz w:val="22"/>
          </w:rPr>
          <w:delText xml:space="preserve">obtained</w:delText>
        </w:r>
      </w:del>
      <w:ins w:id="5439" w:author="Ceritas Therapeutics (QA/Legal)" w:date="2025-04-21T09:00:00Z">
        <w:r>
          <w:rPr>
            <w:rFonts w:ascii="Times New Roman" w:hAnsi="Times New Roman"/>
            <w:color w:val="000000"/>
            <w:sz w:val="22"/>
          </w:rPr>
          <w:t xml:space="preserve">Batch disposition</w:t>
        </w:r>
      </w:ins>
      <w:r>
        <w:rPr>
          <w:rFonts w:ascii="Times New Roman" w:hAnsi="Times New Roman"/>
          <w:color w:val="000000"/>
          <w:sz w:val="22"/>
        </w:rPr>
        <w:t xml:space="preserve">. The Certificate of Analysis shall be signed</w:t>
      </w:r>
      <w:ins w:id="5440" w:author="Ceritas Therapeutics (QA/Legal)" w:date="2025-04-21T09:00:00Z">
        <w:r>
          <w:rPr>
            <w:rFonts w:ascii="Times New Roman" w:hAnsi="Times New Roman"/>
            <w:color w:val="000000"/>
            <w:sz w:val="22"/>
          </w:rPr>
          <w:t xml:space="preserve"> and dated</w:t>
        </w:r>
      </w:ins>
      <w:r>
        <w:rPr>
          <w:rFonts w:ascii="Times New Roman" w:hAnsi="Times New Roman"/>
          <w:color w:val="000000"/>
          <w:sz w:val="22"/>
        </w:rPr>
        <w:t xml:space="preserve"> by an authorized representative of Pinnacle's quality assurance function and shall be provided in sufficient time to permit Ceritas's review prior to further distribution.</w:t>
      </w:r>
      <w:ins w:id="5441" w:author="Ceritas Therapeutics (QA/Legal)" w:date="2025-04-21T09:00:00Z">
        <w:r>
          <w:rPr>
            <w:rFonts w:ascii="Times New Roman" w:hAnsi="Times New Roman"/>
            <w:color w:val="000000"/>
            <w:sz w:val="22"/>
          </w:rPr>
          <w:t xml:space="preserve"> Use of any test method other than an Approved Test Method, or any modification of an Approved Test Method, without Ceritas's prior written approval shall constitute a deviation reportable under Section 6.1.</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 xml:space="preserve">Raw Data:</w:t>
      </w:r>
      <w:r>
        <w:rPr>
          <w:rFonts w:ascii="Times New Roman" w:hAnsi="Times New Roman"/>
          <w:color w:val="000000"/>
          <w:sz w:val="22"/>
        </w:rPr>
        <w:t xml:space="preserve"> Supporting raw data and analytical records underlying the Certificate of Analysis shall be made available by Pinnacle to Ceritas upon </w:t>
      </w:r>
      <w:del w:id="5442" w:author="Ceritas Therapeutics (QA/Legal)" w:date="2025-04-21T09:00:00Z">
        <w:r>
          <w:rPr>
            <w:rFonts w:ascii="Times New Roman" w:hAnsi="Times New Roman"/>
            <w:color w:val="000000"/>
            <w:sz w:val="22"/>
          </w:rPr>
          <w:delText xml:space="preserve">reasonable </w:delText>
        </w:r>
      </w:del>
      <w:r>
        <w:rPr>
          <w:rFonts w:ascii="Times New Roman" w:hAnsi="Times New Roman"/>
          <w:color w:val="000000"/>
          <w:sz w:val="22"/>
        </w:rPr>
        <w:t xml:space="preserve">request. Pinnacle shall provide </w:t>
      </w:r>
      <w:del w:id="5443" w:author="Ceritas Therapeutics (QA/Legal)" w:date="2025-04-21T09:00:00Z">
        <w:r>
          <w:rPr>
            <w:rFonts w:ascii="Times New Roman" w:hAnsi="Times New Roman"/>
            <w:color w:val="000000"/>
            <w:sz w:val="22"/>
          </w:rPr>
          <w:delText xml:space="preserve">such</w:delText>
        </w:r>
      </w:del>
      <w:ins w:id="5444" w:author="Ceritas Therapeutics (QA/Legal)" w:date="2025-04-21T09:00:00Z">
        <w:r>
          <w:rPr>
            <w:rFonts w:ascii="Times New Roman" w:hAnsi="Times New Roman"/>
            <w:color w:val="000000"/>
            <w:sz w:val="22"/>
          </w:rPr>
          <w:t xml:space="preserve">complete raw</w:t>
        </w:r>
      </w:ins>
      <w:r>
        <w:rPr>
          <w:rFonts w:ascii="Times New Roman" w:hAnsi="Times New Roman"/>
          <w:color w:val="000000"/>
          <w:sz w:val="22"/>
        </w:rPr>
        <w:t xml:space="preserve"> data </w:t>
      </w:r>
      <w:ins w:id="5445" w:author="Ceritas Therapeutics (QA/Legal)" w:date="2025-04-21T09:00:00Z">
        <w:r>
          <w:rPr>
            <w:rFonts w:ascii="Times New Roman" w:hAnsi="Times New Roman"/>
            <w:color w:val="000000"/>
            <w:sz w:val="22"/>
          </w:rPr>
          <w:t xml:space="preserve">packages (including chromatograms, spectra, raw instrument data and associated audit trails, and complete laboratory notebook entries) </w:t>
        </w:r>
      </w:ins>
      <w:r>
        <w:rPr>
          <w:rFonts w:ascii="Times New Roman" w:hAnsi="Times New Roman"/>
          <w:color w:val="000000"/>
          <w:sz w:val="22"/>
        </w:rPr>
        <w:t xml:space="preserve">within </w:t>
      </w:r>
      <w:del w:id="5446" w:author="Ceritas Therapeutics (QA/Legal)" w:date="2025-04-21T09:00:00Z">
        <w:r>
          <w:rPr>
            <w:rFonts w:ascii="Times New Roman" w:hAnsi="Times New Roman"/>
            <w:color w:val="000000"/>
            <w:sz w:val="22"/>
          </w:rPr>
          <w:delText xml:space="preserve">ten</w:delText>
        </w:r>
      </w:del>
      <w:ins w:id="5447" w:author="Ceritas Therapeutics (QA/Legal)" w:date="2025-04-21T09:00:00Z">
        <w:r>
          <w:rPr>
            <w:rFonts w:ascii="Times New Roman" w:hAnsi="Times New Roman"/>
            <w:color w:val="000000"/>
            <w:sz w:val="22"/>
          </w:rPr>
          <w:t xml:space="preserve">two</w:t>
        </w:r>
      </w:ins>
      <w:r>
        <w:rPr>
          <w:rFonts w:ascii="Times New Roman" w:hAnsi="Times New Roman"/>
          <w:color w:val="000000"/>
          <w:sz w:val="22"/>
        </w:rPr>
        <w:t xml:space="preserve"> (</w:t>
      </w:r>
      <w:del w:id="5448" w:author="Ceritas Therapeutics (QA/Legal)" w:date="2025-04-21T09:00:00Z">
        <w:r>
          <w:rPr>
            <w:rFonts w:ascii="Times New Roman" w:hAnsi="Times New Roman"/>
            <w:color w:val="000000"/>
            <w:sz w:val="22"/>
          </w:rPr>
          <w:delText xml:space="preserve">10</w:delText>
        </w:r>
      </w:del>
      <w:ins w:id="5449" w:author="Ceritas Therapeutics (QA/Legal)" w:date="2025-04-21T09:00:00Z">
        <w:r>
          <w:rPr>
            <w:rFonts w:ascii="Times New Roman" w:hAnsi="Times New Roman"/>
            <w:color w:val="000000"/>
            <w:sz w:val="22"/>
          </w:rPr>
          <w:t xml:space="preserve">2</w:t>
        </w:r>
      </w:ins>
      <w:r>
        <w:rPr>
          <w:rFonts w:ascii="Times New Roman" w:hAnsi="Times New Roman"/>
          <w:color w:val="000000"/>
          <w:sz w:val="22"/>
        </w:rPr>
        <w:t xml:space="preserve">) business days of Pinnacle's receipt of Ceritas's written request. Raw data and analytical records may be provided in electronic format, subject to applicable data integrity and security requirements.</w:t>
      </w:r>
    </w:p>
    <w:p>
      <w:pPr>
        <w:spacing w:line="276" w:lineRule="auto" w:before="0" w:after="120"/>
        <w:ind w:left="432"/>
        <w:jc w:val="both"/>
        <w:rPr>
          <w:ins w:id="5450" w:author="Ceritas Therapeutics (QA/Legal)" w:date="2025-04-21T09:00:00Z"/>
        </w:rPr>
      </w:pPr>
      <w:ins w:id="5451" w:author="Ceritas Therapeutics (QA/Legal)" w:date="2025-04-21T09:00:00Z">
        <w:r>
          <w:rPr>
            <w:rFonts w:ascii="Times New Roman" w:hAnsi="Times New Roman"/>
            <w:color w:val="000000"/>
            <w:sz w:val="22"/>
          </w:rPr>
          <w:t xml:space="preserve">(e) </w:t>
        </w:r>
        <w:r>
          <w:rPr>
            <w:rFonts w:ascii="Times New Roman" w:hAnsi="Times New Roman"/>
            <w:b/>
            <w:color w:val="000000"/>
            <w:sz w:val="22"/>
          </w:rPr>
          <w:t xml:space="preserve">Batch Release Package:</w:t>
        </w:r>
        <w:r>
          <w:rPr>
            <w:rFonts w:ascii="Times New Roman" w:hAnsi="Times New Roman"/>
            <w:color w:val="000000"/>
            <w:sz w:val="22"/>
          </w:rPr>
          <w:t xml:space="preserve"> For each Batch, Pinnacle shall deliver to Ceritas a complete batch release package, including the Certificate of Analysis, the executed batch production and packaging records, a summary of all deviations, OOS Results, OOT Results, and change controls affecting the Batch, and, for EU-market Batches, the QP certificate, within ten (10) business days after completion of Pinnacle's quality assurance review of the Batch.</w:t>
        </w:r>
      </w:ins>
    </w:p>
    <w:p>
      <w:pPr>
        <w:spacing w:line="276" w:lineRule="auto" w:before="0" w:after="120"/>
        <w:jc w:val="both"/>
      </w:pPr>
      <w:r>
        <w:rPr>
          <w:rFonts w:ascii="Times New Roman" w:hAnsi="Times New Roman"/>
          <w:b/>
          <w:color w:val="000000"/>
          <w:sz w:val="22"/>
        </w:rPr>
        <w:t>7.2 Rejected Batches.</w:t>
      </w:r>
    </w:p>
    <w:p>
      <w:pPr>
        <w:spacing w:line="276" w:lineRule="auto" w:before="0" w:after="120"/>
        <w:jc w:val="both"/>
      </w:pPr>
      <w:r>
        <w:rPr>
          <w:rFonts w:ascii="Times New Roman" w:hAnsi="Times New Roman"/>
          <w:color w:val="000000"/>
          <w:sz w:val="22"/>
        </w:rPr>
        <w:t xml:space="preserve">In the event that a Batch of the Product fails to meet the Specifications or is otherwise determined by Pinnacle or Ceritas to be non-conforming, Pinnacle shall </w:t>
      </w:r>
      <w:del w:id="5464" w:author="Ceritas Therapeutics (QA/Legal)" w:date="2025-04-21T09:00:00Z">
        <w:r>
          <w:rPr>
            <w:rFonts w:ascii="Times New Roman" w:hAnsi="Times New Roman"/>
            <w:color w:val="000000"/>
            <w:sz w:val="22"/>
          </w:rPr>
          <w:delText xml:space="preserve">promptly </w:delText>
        </w:r>
      </w:del>
      <w:r>
        <w:rPr>
          <w:rFonts w:ascii="Times New Roman" w:hAnsi="Times New Roman"/>
          <w:color w:val="000000"/>
          <w:sz w:val="22"/>
        </w:rPr>
        <w:t xml:space="preserve">notify Ceritas of the failure</w:t>
      </w:r>
      <w:ins w:id="5465" w:author="Ceritas Therapeutics (QA/Legal)" w:date="2025-04-21T09:00:00Z">
        <w:r>
          <w:rPr>
            <w:rFonts w:ascii="Times New Roman" w:hAnsi="Times New Roman"/>
            <w:color w:val="000000"/>
            <w:sz w:val="22"/>
          </w:rPr>
          <w:t xml:space="preserve"> within twenty-four (24) hours of Detection</w:t>
        </w:r>
      </w:ins>
      <w:r>
        <w:rPr>
          <w:rFonts w:ascii="Times New Roman" w:hAnsi="Times New Roman"/>
          <w:color w:val="000000"/>
          <w:sz w:val="22"/>
        </w:rPr>
        <w:t xml:space="preserve"> and shall initiate a deviation investigation in accordance with Section 6 of this Quality Agreement. Pinnacle shall provide Ceritas with a written summary of the investigation findings, including the root cause (if determined), the impact assessment, and the proposed disposition of the rejected Batch.</w:t>
      </w:r>
    </w:p>
    <w:p>
      <w:pPr>
        <w:spacing w:line="276" w:lineRule="auto" w:before="0" w:after="120"/>
        <w:jc w:val="both"/>
      </w:pPr>
      <w:r>
        <w:rPr>
          <w:rFonts w:ascii="Times New Roman" w:hAnsi="Times New Roman"/>
          <w:color w:val="000000"/>
          <w:sz w:val="22"/>
        </w:rPr>
        <w:t xml:space="preserve">No rejected Batch shall be released for distribution without the written agreement of both Parties. Disposition of rejected Batches, including reprocessing, reworking, or destruction, shall be determined </w:t>
      </w:r>
      <w:del w:id="5466" w:author="Ceritas Therapeutics (QA/Legal)" w:date="2025-04-21T09:00:00Z">
        <w:r>
          <w:rPr>
            <w:rFonts w:ascii="Times New Roman" w:hAnsi="Times New Roman"/>
            <w:color w:val="000000"/>
            <w:sz w:val="22"/>
          </w:rPr>
          <w:delText xml:space="preserve">in</w:delText>
        </w:r>
      </w:del>
      <w:ins w:id="5467" w:author="Ceritas Therapeutics (QA/Legal)" w:date="2025-04-21T09:00:00Z">
        <w:r>
          <w:rPr>
            <w:rFonts w:ascii="Times New Roman" w:hAnsi="Times New Roman"/>
            <w:color w:val="000000"/>
            <w:sz w:val="22"/>
          </w:rPr>
          <w:t xml:space="preserve">by Ceritas following</w:t>
        </w:r>
      </w:ins>
      <w:r>
        <w:rPr>
          <w:rFonts w:ascii="Times New Roman" w:hAnsi="Times New Roman"/>
          <w:color w:val="000000"/>
          <w:sz w:val="22"/>
        </w:rPr>
        <w:t xml:space="preserve"> consultation </w:t>
      </w:r>
      <w:del w:id="5468" w:author="Ceritas Therapeutics (QA/Legal)" w:date="2025-04-21T09:00:00Z">
        <w:r>
          <w:rPr>
            <w:rFonts w:ascii="Times New Roman" w:hAnsi="Times New Roman"/>
            <w:color w:val="000000"/>
            <w:sz w:val="22"/>
          </w:rPr>
          <w:delText xml:space="preserve">between</w:delText>
        </w:r>
      </w:del>
      <w:ins w:id="5469" w:author="Ceritas Therapeutics (QA/Legal)" w:date="2025-04-21T09:00:00Z">
        <w:r>
          <w:rPr>
            <w:rFonts w:ascii="Times New Roman" w:hAnsi="Times New Roman"/>
            <w:color w:val="000000"/>
            <w:sz w:val="22"/>
          </w:rPr>
          <w:t xml:space="preserve">with</w:t>
        </w:r>
      </w:ins>
      <w:r>
        <w:rPr>
          <w:rFonts w:ascii="Times New Roman" w:hAnsi="Times New Roman"/>
          <w:color w:val="000000"/>
          <w:sz w:val="22"/>
        </w:rPr>
        <w:t xml:space="preserve"> </w:t>
      </w:r>
      <w:del w:id="5470" w:author="Ceritas Therapeutics (QA/Legal)" w:date="2025-04-21T09:00:00Z">
        <w:r>
          <w:rPr>
            <w:rFonts w:ascii="Times New Roman" w:hAnsi="Times New Roman"/>
            <w:color w:val="000000"/>
            <w:sz w:val="22"/>
          </w:rPr>
          <w:delText xml:space="preserve">the Parties and</w:delText>
        </w:r>
      </w:del>
      <w:ins w:id="5471" w:author="Ceritas Therapeutics (QA/Legal)" w:date="2025-04-21T09:00:00Z">
        <w:r>
          <w:rPr>
            <w:rFonts w:ascii="Times New Roman" w:hAnsi="Times New Roman"/>
            <w:color w:val="000000"/>
            <w:sz w:val="22"/>
          </w:rPr>
          <w:t xml:space="preserve">Pinnacle,</w:t>
        </w:r>
      </w:ins>
      <w:r>
        <w:rPr>
          <w:rFonts w:ascii="Times New Roman" w:hAnsi="Times New Roman"/>
          <w:color w:val="000000"/>
          <w:sz w:val="22"/>
        </w:rPr>
        <w:t xml:space="preserve"> in accordance with cGMP requirements and the terms of the MSA.</w:t>
      </w:r>
      <w:ins w:id="5472" w:author="Ceritas Therapeutics (QA/Legal)" w:date="2025-04-21T09:00:00Z">
        <w:r>
          <w:rPr>
            <w:rFonts w:ascii="Times New Roman" w:hAnsi="Times New Roman"/>
            <w:color w:val="000000"/>
            <w:sz w:val="22"/>
          </w:rPr>
          <w:t xml:space="preserve"> No rejected or non-conforming Batch shall be reprocessed or reworked except in accordance with a procedure approved in the applicable Marketing Authorisation (or a regulatory submission approved by the applicable Regulatory Authority) and with Ceritas's prior written approval.</w:t>
        </w:r>
      </w:ins>
    </w:p>
    <w:p>
      <w:pPr>
        <w:keepNext/>
        <w:spacing w:line="276" w:lineRule="auto" w:before="360" w:after="120"/>
        <w:jc w:val="left"/>
      </w:pPr>
      <w:r>
        <w:rPr>
          <w:rFonts w:ascii="Times New Roman" w:hAnsi="Times New Roman"/>
          <w:b/>
          <w:color w:val="000000"/>
          <w:sz w:val="22"/>
          <w:u w:val="single"/>
        </w:rPr>
        <w:t>SECTION 8 — ANNUAL PRODUCT QUALITY REVIEW</w:t>
      </w:r>
    </w:p>
    <w:p>
      <w:pPr>
        <w:spacing w:line="276" w:lineRule="auto" w:before="0" w:after="120"/>
        <w:jc w:val="both"/>
      </w:pPr>
      <w:r>
        <w:rPr>
          <w:rFonts w:ascii="Times New Roman" w:hAnsi="Times New Roman"/>
          <w:b/>
          <w:color w:val="000000"/>
          <w:sz w:val="22"/>
        </w:rPr>
        <w:t>8.1 APQR Preparation.</w:t>
      </w:r>
    </w:p>
    <w:p>
      <w:pPr>
        <w:spacing w:line="276" w:lineRule="auto" w:before="0" w:after="120"/>
        <w:jc w:val="both"/>
      </w:pPr>
      <w:r>
        <w:rPr>
          <w:rFonts w:ascii="Times New Roman" w:hAnsi="Times New Roman"/>
          <w:color w:val="000000"/>
          <w:sz w:val="22"/>
        </w:rPr>
        <w:t xml:space="preserve">Pinnacle shall prepare a draft Annual Product Quality Review ("APQR") for the Product covering all Batches manufactured during the preceding calendar year. The draft APQR shall be submitted to Ceritas no later than </w:t>
      </w:r>
      <w:del w:id="5473" w:author="Ceritas Therapeutics (QA/Legal)" w:date="2025-04-21T09:00:00Z">
        <w:r>
          <w:rPr>
            <w:rFonts w:ascii="Times New Roman" w:hAnsi="Times New Roman"/>
            <w:color w:val="000000"/>
            <w:sz w:val="22"/>
          </w:rPr>
          <w:delText xml:space="preserve">ninety</w:delText>
        </w:r>
      </w:del>
      <w:ins w:id="5474" w:author="Ceritas Therapeutics (QA/Legal)" w:date="2025-04-21T09:00:00Z">
        <w:r>
          <w:rPr>
            <w:rFonts w:ascii="Times New Roman" w:hAnsi="Times New Roman"/>
            <w:color w:val="000000"/>
            <w:sz w:val="22"/>
          </w:rPr>
          <w:t xml:space="preserve">forty-five</w:t>
        </w:r>
      </w:ins>
      <w:r>
        <w:rPr>
          <w:rFonts w:ascii="Times New Roman" w:hAnsi="Times New Roman"/>
          <w:color w:val="000000"/>
          <w:sz w:val="22"/>
        </w:rPr>
        <w:t xml:space="preserve"> (</w:t>
      </w:r>
      <w:del w:id="5475" w:author="Ceritas Therapeutics (QA/Legal)" w:date="2025-04-21T09:00:00Z">
        <w:r>
          <w:rPr>
            <w:rFonts w:ascii="Times New Roman" w:hAnsi="Times New Roman"/>
            <w:color w:val="000000"/>
            <w:sz w:val="22"/>
          </w:rPr>
          <w:delText xml:space="preserve">90</w:delText>
        </w:r>
      </w:del>
      <w:ins w:id="5476" w:author="Ceritas Therapeutics (QA/Legal)" w:date="2025-04-21T09:00:00Z">
        <w:r>
          <w:rPr>
            <w:rFonts w:ascii="Times New Roman" w:hAnsi="Times New Roman"/>
            <w:color w:val="000000"/>
            <w:sz w:val="22"/>
          </w:rPr>
          <w:t xml:space="preserve">45</w:t>
        </w:r>
      </w:ins>
      <w:r>
        <w:rPr>
          <w:rFonts w:ascii="Times New Roman" w:hAnsi="Times New Roman"/>
          <w:color w:val="000000"/>
          <w:sz w:val="22"/>
        </w:rPr>
        <w:t xml:space="preserve">) calendar days after the close of each calendar year (i.e., no later than </w:t>
      </w:r>
      <w:del w:id="5477" w:author="Ceritas Therapeutics (QA/Legal)" w:date="2025-04-21T09:00:00Z">
        <w:r>
          <w:rPr>
            <w:rFonts w:ascii="Times New Roman" w:hAnsi="Times New Roman"/>
            <w:color w:val="000000"/>
            <w:sz w:val="22"/>
          </w:rPr>
          <w:delText xml:space="preserve">March</w:delText>
        </w:r>
      </w:del>
      <w:ins w:id="5478" w:author="Ceritas Therapeutics (QA/Legal)" w:date="2025-04-21T09:00:00Z">
        <w:r>
          <w:rPr>
            <w:rFonts w:ascii="Times New Roman" w:hAnsi="Times New Roman"/>
            <w:color w:val="000000"/>
            <w:sz w:val="22"/>
          </w:rPr>
          <w:t xml:space="preserve">February</w:t>
        </w:r>
      </w:ins>
      <w:r>
        <w:rPr>
          <w:rFonts w:ascii="Times New Roman" w:hAnsi="Times New Roman"/>
          <w:color w:val="000000"/>
          <w:sz w:val="22"/>
        </w:rPr>
        <w:t xml:space="preserve"> </w:t>
      </w:r>
      <w:del w:id="5479" w:author="Ceritas Therapeutics (QA/Legal)" w:date="2025-04-21T09:00:00Z">
        <w:r>
          <w:rPr>
            <w:rFonts w:ascii="Times New Roman" w:hAnsi="Times New Roman"/>
            <w:color w:val="000000"/>
            <w:sz w:val="22"/>
          </w:rPr>
          <w:delText xml:space="preserve">31</w:delText>
        </w:r>
      </w:del>
      <w:ins w:id="5480" w:author="Ceritas Therapeutics (QA/Legal)" w:date="2025-04-21T09:00:00Z">
        <w:r>
          <w:rPr>
            <w:rFonts w:ascii="Times New Roman" w:hAnsi="Times New Roman"/>
            <w:color w:val="000000"/>
            <w:sz w:val="22"/>
          </w:rPr>
          <w:t xml:space="preserve">14</w:t>
        </w:r>
      </w:ins>
      <w:r>
        <w:rPr>
          <w:rFonts w:ascii="Times New Roman" w:hAnsi="Times New Roman"/>
          <w:color w:val="000000"/>
          <w:sz w:val="22"/>
        </w:rPr>
        <w:t xml:space="preserve"> of the following year for the immediately preceding calendar year).</w:t>
      </w:r>
    </w:p>
    <w:p>
      <w:pPr>
        <w:spacing w:line="276" w:lineRule="auto" w:before="0" w:after="120"/>
        <w:jc w:val="both"/>
      </w:pPr>
      <w:r>
        <w:rPr>
          <w:rFonts w:ascii="Times New Roman" w:hAnsi="Times New Roman"/>
          <w:color w:val="000000"/>
          <w:sz w:val="22"/>
        </w:rPr>
        <w:t xml:space="preserve">The APQR shall address, at a minimum, the following topics, </w:t>
      </w:r>
      <w:del w:id="5481" w:author="Ceritas Therapeutics (QA/Legal)" w:date="2025-04-21T09:00:00Z">
        <w:r>
          <w:rPr>
            <w:rFonts w:ascii="Times New Roman" w:hAnsi="Times New Roman"/>
            <w:color w:val="000000"/>
            <w:sz w:val="22"/>
          </w:rPr>
          <w:delText xml:space="preserve">to</w:delText>
        </w:r>
      </w:del>
      <w:ins w:id="5482" w:author="Ceritas Therapeutics (QA/Legal)" w:date="2025-04-21T09:00:00Z">
        <w:r>
          <w:rPr>
            <w:rFonts w:ascii="Times New Roman" w:hAnsi="Times New Roman"/>
            <w:color w:val="000000"/>
            <w:sz w:val="22"/>
          </w:rPr>
          <w:t xml:space="preserve">consistent with 21 CFR 211.180(e), ICH Q10, and Chapter 1 of</w:t>
        </w:r>
      </w:ins>
      <w:r>
        <w:rPr>
          <w:rFonts w:ascii="Times New Roman" w:hAnsi="Times New Roman"/>
          <w:color w:val="000000"/>
          <w:sz w:val="22"/>
        </w:rPr>
        <w:t xml:space="preserve"> the </w:t>
      </w:r>
      <w:del w:id="5483" w:author="Ceritas Therapeutics (QA/Legal)" w:date="2025-04-21T09:00:00Z">
        <w:r>
          <w:rPr>
            <w:rFonts w:ascii="Times New Roman" w:hAnsi="Times New Roman"/>
            <w:color w:val="000000"/>
            <w:sz w:val="22"/>
          </w:rPr>
          <w:delText xml:space="preserve">extent</w:delText>
        </w:r>
      </w:del>
      <w:ins w:id="5484" w:author="Ceritas Therapeutics (QA/Legal)" w:date="2025-04-21T09:00:00Z">
        <w:r>
          <w:rPr>
            <w:rFonts w:ascii="Times New Roman" w:hAnsi="Times New Roman"/>
            <w:color w:val="000000"/>
            <w:sz w:val="22"/>
          </w:rPr>
          <w:t xml:space="preserve">EU</w:t>
        </w:r>
      </w:ins>
      <w:r>
        <w:rPr>
          <w:rFonts w:ascii="Times New Roman" w:hAnsi="Times New Roman"/>
          <w:color w:val="000000"/>
          <w:sz w:val="22"/>
        </w:rPr>
        <w:t xml:space="preserve"> </w:t>
      </w:r>
      <w:del w:id="5485" w:author="Ceritas Therapeutics (QA/Legal)" w:date="2025-04-21T09:00:00Z">
        <w:r>
          <w:rPr>
            <w:rFonts w:ascii="Times New Roman" w:hAnsi="Times New Roman"/>
            <w:color w:val="000000"/>
            <w:sz w:val="22"/>
          </w:rPr>
          <w:delText xml:space="preserve">applicable</w:delText>
        </w:r>
      </w:del>
      <w:ins w:id="5486" w:author="Ceritas Therapeutics (QA/Legal)" w:date="2025-04-21T09:00:00Z">
        <w:r>
          <w:rPr>
            <w:rFonts w:ascii="Times New Roman" w:hAnsi="Times New Roman"/>
            <w:color w:val="000000"/>
            <w:sz w:val="22"/>
          </w:rPr>
          <w:t xml:space="preserve">GMP Guidelines</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(a) a summary of all Batches manufactured during the review period, including batch numbers, manufacturing dates, batch sizes, and disposition status</w:t>
      </w:r>
      <w:ins w:id="5487" w:author="Ceritas Therapeutics (QA/Legal)" w:date="2025-04-21T09:00:00Z">
        <w:r>
          <w:rPr>
            <w:rFonts w:ascii="Times New Roman" w:hAnsi="Times New Roman"/>
            <w:color w:val="000000"/>
            <w:sz w:val="22"/>
          </w:rPr>
          <w:t xml:space="preserve">, including any Batches that were rejected, reprocessed, or reworked</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(b) an analysis of trends in critical quality attributes, </w:t>
      </w:r>
      <w:ins w:id="5488" w:author="Ceritas Therapeutics (QA/Legal)" w:date="2025-04-21T09:00:00Z">
        <w:r>
          <w:rPr>
            <w:rFonts w:ascii="Times New Roman" w:hAnsi="Times New Roman"/>
            <w:color w:val="000000"/>
            <w:sz w:val="22"/>
          </w:rPr>
          <w:t xml:space="preserve">critical </w:t>
        </w:r>
      </w:ins>
      <w:r>
        <w:rPr>
          <w:rFonts w:ascii="Times New Roman" w:hAnsi="Times New Roman"/>
          <w:color w:val="000000"/>
          <w:sz w:val="22"/>
        </w:rPr>
        <w:t xml:space="preserve">in-</w:t>
      </w:r>
      <w:ins w:id="5489" w:author="Ceritas Therapeutics (QA/Legal)" w:date="2025-04-21T09:00:00Z">
        <w:r>
          <w:rPr>
            <w:rFonts w:ascii="Times New Roman" w:hAnsi="Times New Roman"/>
            <w:color w:val="000000"/>
            <w:sz w:val="22"/>
          </w:rPr>
          <w:t xml:space="preserve">process controls and </w:t>
        </w:r>
      </w:ins>
      <w:r>
        <w:rPr>
          <w:rFonts w:ascii="Times New Roman" w:hAnsi="Times New Roman"/>
          <w:color w:val="000000"/>
          <w:sz w:val="22"/>
        </w:rPr>
        <w:t xml:space="preserve">process parameters, and </w:t>
      </w:r>
      <w:ins w:id="5490" w:author="Ceritas Therapeutics (QA/Legal)" w:date="2025-04-21T09:00:00Z">
        <w:r>
          <w:rPr>
            <w:rFonts w:ascii="Times New Roman" w:hAnsi="Times New Roman"/>
            <w:color w:val="000000"/>
            <w:sz w:val="22"/>
          </w:rPr>
          <w:t xml:space="preserve">finished-product </w:t>
        </w:r>
      </w:ins>
      <w:r>
        <w:rPr>
          <w:rFonts w:ascii="Times New Roman" w:hAnsi="Times New Roman"/>
          <w:color w:val="000000"/>
          <w:sz w:val="22"/>
        </w:rPr>
        <w:t xml:space="preserve">release testing results;</w:t>
      </w:r>
    </w:p>
    <w:p>
      <w:pPr>
        <w:spacing w:line="276" w:lineRule="auto" w:before="0" w:after="120"/>
        <w:ind w:left="432"/>
        <w:jc w:val="both"/>
      </w:pPr>
      <w:r>
        <w:rPr>
          <w:rFonts w:ascii="Times New Roman" w:hAnsi="Times New Roman"/>
          <w:color w:val="000000"/>
          <w:sz w:val="22"/>
        </w:rPr>
        <w:t xml:space="preserve">(c) a summary of all deviations (Critical, Major, and Minor) that occurred during the review period, </w:t>
      </w:r>
      <w:ins w:id="5491" w:author="Ceritas Therapeutics (QA/Legal)" w:date="2025-04-21T09:00:00Z">
        <w:r>
          <w:rPr>
            <w:rFonts w:ascii="Times New Roman" w:hAnsi="Times New Roman"/>
            <w:color w:val="000000"/>
            <w:sz w:val="22"/>
          </w:rPr>
          <w:t xml:space="preserve">all OOS Results and OOT Results and related investigations, </w:t>
        </w:r>
      </w:ins>
      <w:r>
        <w:rPr>
          <w:rFonts w:ascii="Times New Roman" w:hAnsi="Times New Roman"/>
          <w:color w:val="000000"/>
          <w:sz w:val="22"/>
        </w:rPr>
        <w:t xml:space="preserve">including root-cause analysis findings and CAPA status</w:t>
      </w:r>
      <w:ins w:id="5492" w:author="Ceritas Therapeutics (QA/Legal)" w:date="2025-04-21T09:00:00Z">
        <w:r>
          <w:rPr>
            <w:rFonts w:ascii="Times New Roman" w:hAnsi="Times New Roman"/>
            <w:color w:val="000000"/>
            <w:sz w:val="22"/>
          </w:rPr>
          <w:t xml:space="preserve"> and effectiveness</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(d) a summary of all change controls implemented during the review period that relate to the Product, the manufacturing process, equipment, or the Facility;</w:t>
      </w:r>
    </w:p>
    <w:p>
      <w:pPr>
        <w:spacing w:line="276" w:lineRule="auto" w:before="0" w:after="120"/>
        <w:ind w:left="432"/>
        <w:jc w:val="both"/>
      </w:pPr>
      <w:r>
        <w:rPr>
          <w:rFonts w:ascii="Times New Roman" w:hAnsi="Times New Roman"/>
          <w:color w:val="000000"/>
          <w:sz w:val="22"/>
        </w:rPr>
        <w:t>(e) a review of stability data obtained during the review period, including any out-of-trend or out-of-specification results;</w:t>
      </w:r>
    </w:p>
    <w:p>
      <w:pPr>
        <w:spacing w:line="276" w:lineRule="auto" w:before="0" w:after="120"/>
        <w:ind w:left="432"/>
        <w:jc w:val="both"/>
      </w:pPr>
      <w:r>
        <w:rPr>
          <w:rFonts w:ascii="Times New Roman" w:hAnsi="Times New Roman"/>
          <w:color w:val="000000"/>
          <w:sz w:val="22"/>
        </w:rPr>
        <w:t xml:space="preserve">(f) a </w:t>
      </w:r>
      <w:del w:id="5493" w:author="Ceritas Therapeutics (QA/Legal)" w:date="2025-04-21T09:00:00Z">
        <w:r>
          <w:rPr>
            <w:rFonts w:ascii="Times New Roman" w:hAnsi="Times New Roman"/>
            <w:color w:val="000000"/>
            <w:sz w:val="22"/>
          </w:rPr>
          <w:delText xml:space="preserve">summary</w:delText>
        </w:r>
      </w:del>
      <w:ins w:id="5494" w:author="Ceritas Therapeutics (QA/Legal)" w:date="2025-04-21T09:00:00Z">
        <w:r>
          <w:rPr>
            <w:rFonts w:ascii="Times New Roman" w:hAnsi="Times New Roman"/>
            <w:color w:val="000000"/>
            <w:sz w:val="22"/>
          </w:rPr>
          <w:t xml:space="preserve">review</w:t>
        </w:r>
      </w:ins>
      <w:r>
        <w:rPr>
          <w:rFonts w:ascii="Times New Roman" w:hAnsi="Times New Roman"/>
          <w:color w:val="000000"/>
          <w:sz w:val="22"/>
        </w:rPr>
        <w:t xml:space="preserve"> of </w:t>
      </w:r>
      <w:del w:id="5495" w:author="Ceritas Therapeutics (QA/Legal)" w:date="2025-04-21T09:00:00Z">
        <w:r>
          <w:rPr>
            <w:rFonts w:ascii="Times New Roman" w:hAnsi="Times New Roman"/>
            <w:color w:val="000000"/>
            <w:sz w:val="22"/>
          </w:rPr>
          <w:delText xml:space="preserve">complaints</w:delText>
        </w:r>
      </w:del>
      <w:ins w:id="5496" w:author="Ceritas Therapeutics (QA/Legal)" w:date="2025-04-21T09:00:00Z">
        <w:r>
          <w:rPr>
            <w:rFonts w:ascii="Times New Roman" w:hAnsi="Times New Roman"/>
            <w:color w:val="000000"/>
            <w:sz w:val="22"/>
          </w:rPr>
          <w:t xml:space="preserve">all</w:t>
        </w:r>
      </w:ins>
      <w:r>
        <w:rPr>
          <w:rFonts w:ascii="Times New Roman" w:hAnsi="Times New Roman"/>
          <w:color w:val="000000"/>
          <w:sz w:val="22"/>
        </w:rPr>
        <w:t xml:space="preserve"> </w:t>
      </w:r>
      <w:del w:id="5497" w:author="Ceritas Therapeutics (QA/Legal)" w:date="2025-04-21T09:00:00Z">
        <w:r>
          <w:rPr>
            <w:rFonts w:ascii="Times New Roman" w:hAnsi="Times New Roman"/>
            <w:color w:val="000000"/>
            <w:sz w:val="22"/>
          </w:rPr>
          <w:delText xml:space="preserve">(if any)</w:delText>
        </w:r>
      </w:del>
      <w:ins w:id="5498" w:author="Ceritas Therapeutics (QA/Legal)" w:date="2025-04-21T09:00:00Z">
        <w:r>
          <w:rPr>
            <w:rFonts w:ascii="Times New Roman" w:hAnsi="Times New Roman"/>
            <w:color w:val="000000"/>
            <w:sz w:val="22"/>
          </w:rPr>
          <w:t xml:space="preserve">Complaints</w:t>
        </w:r>
      </w:ins>
      <w:r>
        <w:rPr>
          <w:rFonts w:ascii="Times New Roman" w:hAnsi="Times New Roman"/>
          <w:color w:val="000000"/>
          <w:sz w:val="22"/>
        </w:rPr>
        <w:t xml:space="preserve"> related to the Product that were received and investigated during the review period;</w:t>
      </w:r>
    </w:p>
    <w:p>
      <w:pPr>
        <w:spacing w:line="276" w:lineRule="auto" w:before="0" w:after="120"/>
        <w:ind w:left="432"/>
        <w:jc w:val="both"/>
      </w:pPr>
      <w:r>
        <w:rPr>
          <w:rFonts w:ascii="Times New Roman" w:hAnsi="Times New Roman"/>
          <w:color w:val="000000"/>
          <w:sz w:val="22"/>
        </w:rPr>
        <w:t>(g) a summary of the results of any regulatory inspections or Ceritas audits that occurred during the review period;</w:t>
      </w:r>
    </w:p>
    <w:p>
      <w:pPr>
        <w:spacing w:line="276" w:lineRule="auto" w:before="0" w:after="120"/>
        <w:ind w:left="432"/>
        <w:jc w:val="both"/>
      </w:pPr>
      <w:r>
        <w:rPr>
          <w:rFonts w:ascii="Times New Roman" w:hAnsi="Times New Roman"/>
          <w:color w:val="000000"/>
          <w:sz w:val="22"/>
        </w:rPr>
        <w:t xml:space="preserve">(h) </w:t>
      </w:r>
      <w:del w:id="5499" w:author="Ceritas Therapeutics (QA/Legal)" w:date="2025-04-21T09:00:00Z">
        <w:r>
          <w:rPr>
            <w:rFonts w:ascii="Times New Roman" w:hAnsi="Times New Roman"/>
            <w:color w:val="000000"/>
            <w:sz w:val="22"/>
          </w:rPr>
          <w:delText xml:space="preserve">an</w:delText>
        </w:r>
      </w:del>
      <w:ins w:id="5500" w:author="Ceritas Therapeutics (QA/Legal)" w:date="2025-04-21T09:00:00Z">
        <w:r>
          <w:rPr>
            <w:rFonts w:ascii="Times New Roman" w:hAnsi="Times New Roman"/>
            <w:color w:val="000000"/>
            <w:sz w:val="22"/>
          </w:rPr>
          <w:t xml:space="preserve">a</w:t>
        </w:r>
      </w:ins>
      <w:r>
        <w:rPr>
          <w:rFonts w:ascii="Times New Roman" w:hAnsi="Times New Roman"/>
          <w:color w:val="000000"/>
          <w:sz w:val="22"/>
        </w:rPr>
        <w:t xml:space="preserve"> </w:t>
      </w:r>
      <w:del w:id="5501" w:author="Ceritas Therapeutics (QA/Legal)" w:date="2025-04-21T09:00:00Z">
        <w:r>
          <w:rPr>
            <w:rFonts w:ascii="Times New Roman" w:hAnsi="Times New Roman"/>
            <w:color w:val="000000"/>
            <w:sz w:val="22"/>
          </w:rPr>
          <w:delText xml:space="preserve">assessment</w:delText>
        </w:r>
      </w:del>
      <w:ins w:id="5502" w:author="Ceritas Therapeutics (QA/Legal)" w:date="2025-04-21T09:00:00Z">
        <w:r>
          <w:rPr>
            <w:rFonts w:ascii="Times New Roman" w:hAnsi="Times New Roman"/>
            <w:color w:val="000000"/>
            <w:sz w:val="22"/>
          </w:rPr>
          <w:t xml:space="preserve">review of qualification and validation activities (including process validation, cleaning validation, and equipment and computerized-system qualification) and</w:t>
        </w:r>
      </w:ins>
      <w:r>
        <w:rPr>
          <w:rFonts w:ascii="Times New Roman" w:hAnsi="Times New Roman"/>
          <w:color w:val="000000"/>
          <w:sz w:val="22"/>
        </w:rPr>
        <w:t xml:space="preserve"> of the </w:t>
      </w:r>
      <w:del w:id="5503" w:author="Ceritas Therapeutics (QA/Legal)" w:date="2025-04-21T09:00:00Z">
        <w:r>
          <w:rPr>
            <w:rFonts w:ascii="Times New Roman" w:hAnsi="Times New Roman"/>
            <w:color w:val="000000"/>
            <w:sz w:val="22"/>
          </w:rPr>
          <w:delText xml:space="preserve">overall</w:delText>
        </w:r>
      </w:del>
      <w:ins w:id="5504" w:author="Ceritas Therapeutics (QA/Legal)" w:date="2025-04-21T09:00:00Z">
        <w:r>
          <w:rPr>
            <w:rFonts w:ascii="Times New Roman" w:hAnsi="Times New Roman"/>
            <w:color w:val="000000"/>
            <w:sz w:val="22"/>
          </w:rPr>
          <w:t xml:space="preserve">status</w:t>
        </w:r>
      </w:ins>
      <w:r>
        <w:rPr>
          <w:rFonts w:ascii="Times New Roman" w:hAnsi="Times New Roman"/>
          <w:color w:val="000000"/>
          <w:sz w:val="22"/>
        </w:rPr>
        <w:t xml:space="preserve"> </w:t>
      </w:r>
      <w:del w:id="5505" w:author="Ceritas Therapeutics (QA/Legal)" w:date="2025-04-21T09:00:00Z">
        <w:r>
          <w:rPr>
            <w:rFonts w:ascii="Times New Roman" w:hAnsi="Times New Roman"/>
            <w:color w:val="000000"/>
            <w:sz w:val="22"/>
          </w:rPr>
          <w:delText xml:space="preserve">quality</w:delText>
        </w:r>
      </w:del>
      <w:ins w:id="5506" w:author="Ceritas Therapeutics (QA/Legal)" w:date="2025-04-21T09:00:00Z">
        <w:r>
          <w:rPr>
            <w:rFonts w:ascii="Times New Roman" w:hAnsi="Times New Roman"/>
            <w:color w:val="000000"/>
            <w:sz w:val="22"/>
          </w:rPr>
          <w:t xml:space="preserve">and</w:t>
        </w:r>
      </w:ins>
      <w:r>
        <w:rPr>
          <w:rFonts w:ascii="Times New Roman" w:hAnsi="Times New Roman"/>
          <w:color w:val="000000"/>
          <w:sz w:val="22"/>
        </w:rPr>
        <w:t xml:space="preserve"> </w:t>
      </w:r>
      <w:del w:id="5507" w:author="Ceritas Therapeutics (QA/Legal)" w:date="2025-04-21T09:00:00Z">
        <w:r>
          <w:rPr>
            <w:rFonts w:ascii="Times New Roman" w:hAnsi="Times New Roman"/>
            <w:color w:val="000000"/>
            <w:sz w:val="22"/>
          </w:rPr>
          <w:delText xml:space="preserve">performance</w:delText>
        </w:r>
      </w:del>
      <w:ins w:id="5508" w:author="Ceritas Therapeutics (QA/Legal)" w:date="2025-04-21T09:00:00Z">
        <w:r>
          <w:rPr>
            <w:rFonts w:ascii="Times New Roman" w:hAnsi="Times New Roman"/>
            <w:color w:val="000000"/>
            <w:sz w:val="22"/>
          </w:rPr>
          <w:t xml:space="preserve">adequacy</w:t>
        </w:r>
      </w:ins>
      <w:r>
        <w:rPr>
          <w:rFonts w:ascii="Times New Roman" w:hAnsi="Times New Roman"/>
          <w:color w:val="000000"/>
          <w:sz w:val="22"/>
        </w:rPr>
        <w:t xml:space="preserve"> of</w:t>
      </w:r>
      <w:ins w:id="5509" w:author="Ceritas Therapeutics (QA/Legal)" w:date="2025-04-21T09:00:00Z">
        <w:r>
          <w:rPr>
            <w:rFonts w:ascii="Times New Roman" w:hAnsi="Times New Roman"/>
            <w:color w:val="000000"/>
            <w:sz w:val="22"/>
          </w:rPr>
          <w:t xml:space="preserve"> post-approval commitments and regulatory submissions relating to</w:t>
        </w:r>
      </w:ins>
      <w:r>
        <w:rPr>
          <w:rFonts w:ascii="Times New Roman" w:hAnsi="Times New Roman"/>
          <w:color w:val="000000"/>
          <w:sz w:val="22"/>
        </w:rPr>
        <w:t xml:space="preserve"> the Product</w:t>
      </w:r>
      <w:del w:id="5510" w:author="Ceritas Therapeutics (QA/Legal)" w:date="2025-04-21T09:00:00Z">
        <w:r>
          <w:rPr>
            <w:rFonts w:ascii="Times New Roman" w:hAnsi="Times New Roman"/>
            <w:color w:val="000000"/>
            <w:sz w:val="22"/>
          </w:rPr>
          <w:delText xml:space="preserve"> and identification of any areas for continuous improvement</w:delText>
        </w:r>
      </w:del>
      <w:r>
        <w:rPr>
          <w:rFonts w:ascii="Times New Roman" w:hAnsi="Times New Roman"/>
          <w:color w:val="000000"/>
          <w:sz w:val="22"/>
        </w:rPr>
        <w:t xml:space="preserve">;</w:t>
      </w:r>
      <w:del w:id="5511" w:author="Ceritas Therapeutics (QA/Legal)" w:date="2025-04-21T09:00:00Z">
        <w:r>
          <w:rPr>
            <w:rFonts w:ascii="Times New Roman" w:hAnsi="Times New Roman"/>
            <w:color w:val="000000"/>
            <w:sz w:val="22"/>
          </w:rPr>
          <w:delText xml:space="preserve"> and</w:delText>
        </w:r>
      </w:del>
    </w:p>
    <w:p>
      <w:pPr>
        <w:spacing w:line="276" w:lineRule="auto" w:before="0" w:after="120"/>
        <w:ind w:left="432"/>
        <w:jc w:val="both"/>
        <w:rPr>
          <w:ins w:id="5512" w:author="Ceritas Therapeutics (QA/Legal)" w:date="2025-04-21T09:00:00Z"/>
        </w:rPr>
      </w:pPr>
      <w:ins w:id="5513" w:author="Ceritas Therapeutics (QA/Legal)" w:date="2025-04-21T09:00:00Z">
        <w:r>
          <w:rPr>
            <w:rFonts w:ascii="Times New Roman" w:hAnsi="Times New Roman"/>
            <w:color w:val="000000"/>
            <w:sz w:val="22"/>
          </w:rPr>
          <w:t xml:space="preserve">(i) an assessment of the overall quality performance of the Product and identification of any areas for continuous improvement; and</w:t>
        </w:r>
      </w:ins>
    </w:p>
    <w:p>
      <w:pPr>
        <w:spacing w:line="276" w:lineRule="auto" w:before="0" w:after="120"/>
        <w:ind w:left="432"/>
        <w:jc w:val="both"/>
      </w:pPr>
      <w:r>
        <w:rPr>
          <w:rFonts w:ascii="Times New Roman" w:hAnsi="Times New Roman"/>
          <w:color w:val="000000"/>
          <w:sz w:val="22"/>
        </w:rPr>
        <w:t xml:space="preserve">(</w:t>
      </w:r>
      <w:del w:id="5514" w:author="Ceritas Therapeutics (QA/Legal)" w:date="2025-04-21T09:00:00Z">
        <w:r>
          <w:rPr>
            <w:rFonts w:ascii="Times New Roman" w:hAnsi="Times New Roman"/>
            <w:color w:val="000000"/>
            <w:sz w:val="22"/>
          </w:rPr>
          <w:delText xml:space="preserve">i</w:delText>
        </w:r>
      </w:del>
      <w:ins w:id="5515" w:author="Ceritas Therapeutics (QA/Legal)" w:date="2025-04-21T09:00:00Z">
        <w:r>
          <w:rPr>
            <w:rFonts w:ascii="Times New Roman" w:hAnsi="Times New Roman"/>
            <w:color w:val="000000"/>
            <w:sz w:val="22"/>
          </w:rPr>
          <w:t xml:space="preserve">j</w:t>
        </w:r>
      </w:ins>
      <w:r>
        <w:rPr>
          <w:rFonts w:ascii="Times New Roman" w:hAnsi="Times New Roman"/>
          <w:color w:val="000000"/>
          <w:sz w:val="22"/>
        </w:rPr>
        <w:t xml:space="preserve">) such other topics as may be required by applicable cGMP regulations or as mutually agreed by the Parties.</w:t>
      </w:r>
    </w:p>
    <w:p>
      <w:pPr>
        <w:spacing w:line="276" w:lineRule="auto" w:before="0" w:after="120"/>
        <w:jc w:val="both"/>
      </w:pPr>
      <w:r>
        <w:rPr>
          <w:rFonts w:ascii="Times New Roman" w:hAnsi="Times New Roman"/>
          <w:b/>
          <w:color w:val="000000"/>
          <w:sz w:val="22"/>
        </w:rPr>
        <w:t>8.2 Review and Finalization.</w:t>
      </w:r>
    </w:p>
    <w:p>
      <w:pPr>
        <w:spacing w:line="276" w:lineRule="auto" w:before="0" w:after="120"/>
        <w:jc w:val="both"/>
      </w:pPr>
      <w:r>
        <w:rPr>
          <w:rFonts w:ascii="Times New Roman" w:hAnsi="Times New Roman"/>
          <w:color w:val="000000"/>
          <w:sz w:val="22"/>
        </w:rPr>
        <w:t xml:space="preserve">Ceritas shall review the draft APQR provided by Pinnacle and shall provide written comments, questions, or requests for additional information within </w:t>
      </w:r>
      <w:del w:id="5516" w:author="Ceritas Therapeutics (QA/Legal)" w:date="2025-04-21T09:00:00Z">
        <w:r>
          <w:rPr>
            <w:rFonts w:ascii="Times New Roman" w:hAnsi="Times New Roman"/>
            <w:color w:val="000000"/>
            <w:sz w:val="22"/>
          </w:rPr>
          <w:delText xml:space="preserve">a</w:delText>
        </w:r>
      </w:del>
      <w:ins w:id="5517" w:author="Ceritas Therapeutics (QA/Legal)" w:date="2025-04-21T09:00:00Z">
        <w:r>
          <w:rPr>
            <w:rFonts w:ascii="Times New Roman" w:hAnsi="Times New Roman"/>
            <w:color w:val="000000"/>
            <w:sz w:val="22"/>
          </w:rPr>
          <w:t xml:space="preserve">thirty</w:t>
        </w:r>
      </w:ins>
      <w:r>
        <w:rPr>
          <w:rFonts w:ascii="Times New Roman" w:hAnsi="Times New Roman"/>
          <w:color w:val="000000"/>
          <w:sz w:val="22"/>
        </w:rPr>
        <w:t xml:space="preserve"> </w:t>
      </w:r>
      <w:del w:id="5518" w:author="Ceritas Therapeutics (QA/Legal)" w:date="2025-04-21T09:00:00Z">
        <w:r>
          <w:rPr>
            <w:rFonts w:ascii="Times New Roman" w:hAnsi="Times New Roman"/>
            <w:color w:val="000000"/>
            <w:sz w:val="22"/>
          </w:rPr>
          <w:delText xml:space="preserve">reasonable</w:delText>
        </w:r>
      </w:del>
      <w:ins w:id="5519" w:author="Ceritas Therapeutics (QA/Legal)" w:date="2025-04-21T09:00:00Z">
        <w:r>
          <w:rPr>
            <w:rFonts w:ascii="Times New Roman" w:hAnsi="Times New Roman"/>
            <w:color w:val="000000"/>
            <w:sz w:val="22"/>
          </w:rPr>
          <w:t xml:space="preserve">(30)</w:t>
        </w:r>
      </w:ins>
      <w:r>
        <w:rPr>
          <w:rFonts w:ascii="Times New Roman" w:hAnsi="Times New Roman"/>
          <w:color w:val="000000"/>
          <w:sz w:val="22"/>
        </w:rPr>
        <w:t xml:space="preserve"> </w:t>
      </w:r>
      <w:del w:id="5520" w:author="Ceritas Therapeutics (QA/Legal)" w:date="2025-04-21T09:00:00Z">
        <w:r>
          <w:rPr>
            <w:rFonts w:ascii="Times New Roman" w:hAnsi="Times New Roman"/>
            <w:color w:val="000000"/>
            <w:sz w:val="22"/>
          </w:rPr>
          <w:delText xml:space="preserve">period</w:delText>
        </w:r>
      </w:del>
      <w:ins w:id="5521" w:author="Ceritas Therapeutics (QA/Legal)" w:date="2025-04-21T09:00:00Z">
        <w:r>
          <w:rPr>
            <w:rFonts w:ascii="Times New Roman" w:hAnsi="Times New Roman"/>
            <w:color w:val="000000"/>
            <w:sz w:val="22"/>
          </w:rPr>
          <w:t xml:space="preserve">calendar days</w:t>
        </w:r>
      </w:ins>
      <w:r>
        <w:rPr>
          <w:rFonts w:ascii="Times New Roman" w:hAnsi="Times New Roman"/>
          <w:color w:val="000000"/>
          <w:sz w:val="22"/>
        </w:rPr>
        <w:t xml:space="preserve"> following receipt. </w:t>
      </w:r>
      <w:ins w:id="5522" w:author="Ceritas Therapeutics (QA/Legal)" w:date="2025-04-21T09:00:00Z">
        <w:r>
          <w:rPr>
            <w:rFonts w:ascii="Times New Roman" w:hAnsi="Times New Roman"/>
            <w:color w:val="000000"/>
            <w:sz w:val="22"/>
          </w:rPr>
          <w:t xml:space="preserve">Ceritas shall have the right to require revisions to the draft APQR before finalization. </w:t>
        </w:r>
      </w:ins>
      <w:r>
        <w:rPr>
          <w:rFonts w:ascii="Times New Roman" w:hAnsi="Times New Roman"/>
          <w:color w:val="000000"/>
          <w:sz w:val="22"/>
        </w:rPr>
        <w:t xml:space="preserve">Pinnacle shall </w:t>
      </w:r>
      <w:del w:id="5523" w:author="Ceritas Therapeutics (QA/Legal)" w:date="2025-04-21T09:00:00Z">
        <w:r>
          <w:rPr>
            <w:rFonts w:ascii="Times New Roman" w:hAnsi="Times New Roman"/>
            <w:color w:val="000000"/>
            <w:sz w:val="22"/>
          </w:rPr>
          <w:delText xml:space="preserve">address</w:delText>
        </w:r>
      </w:del>
      <w:ins w:id="5524" w:author="Ceritas Therapeutics (QA/Legal)" w:date="2025-04-21T09:00:00Z">
        <w:r>
          <w:rPr>
            <w:rFonts w:ascii="Times New Roman" w:hAnsi="Times New Roman"/>
            <w:color w:val="000000"/>
            <w:sz w:val="22"/>
          </w:rPr>
          <w:t xml:space="preserve">incorporate</w:t>
        </w:r>
      </w:ins>
      <w:r>
        <w:rPr>
          <w:rFonts w:ascii="Times New Roman" w:hAnsi="Times New Roman"/>
          <w:color w:val="000000"/>
          <w:sz w:val="22"/>
        </w:rPr>
        <w:t xml:space="preserve"> Ceritas's comments and </w:t>
      </w:r>
      <w:del w:id="5525" w:author="Ceritas Therapeutics (QA/Legal)" w:date="2025-04-21T09:00:00Z">
        <w:r>
          <w:rPr>
            <w:rFonts w:ascii="Times New Roman" w:hAnsi="Times New Roman"/>
            <w:color w:val="000000"/>
            <w:sz w:val="22"/>
          </w:rPr>
          <w:delText xml:space="preserve">incorporate</w:delText>
        </w:r>
      </w:del>
      <w:ins w:id="5526" w:author="Ceritas Therapeutics (QA/Legal)" w:date="2025-04-21T09:00:00Z">
        <w:r>
          <w:rPr>
            <w:rFonts w:ascii="Times New Roman" w:hAnsi="Times New Roman"/>
            <w:color w:val="000000"/>
            <w:sz w:val="22"/>
          </w:rPr>
          <w:t xml:space="preserve">submit</w:t>
        </w:r>
      </w:ins>
      <w:r>
        <w:rPr>
          <w:rFonts w:ascii="Times New Roman" w:hAnsi="Times New Roman"/>
          <w:color w:val="000000"/>
          <w:sz w:val="22"/>
        </w:rPr>
        <w:t xml:space="preserve"> </w:t>
      </w:r>
      <w:del w:id="5527" w:author="Ceritas Therapeutics (QA/Legal)" w:date="2025-04-21T09:00:00Z">
        <w:r>
          <w:rPr>
            <w:rFonts w:ascii="Times New Roman" w:hAnsi="Times New Roman"/>
            <w:color w:val="000000"/>
            <w:sz w:val="22"/>
          </w:rPr>
          <w:delText xml:space="preserve">any</w:delText>
        </w:r>
      </w:del>
      <w:ins w:id="5528" w:author="Ceritas Therapeutics (QA/Legal)" w:date="2025-04-21T09:00:00Z">
        <w:r>
          <w:rPr>
            <w:rFonts w:ascii="Times New Roman" w:hAnsi="Times New Roman"/>
            <w:color w:val="000000"/>
            <w:sz w:val="22"/>
          </w:rPr>
          <w:t xml:space="preserve">a</w:t>
        </w:r>
      </w:ins>
      <w:r>
        <w:rPr>
          <w:rFonts w:ascii="Times New Roman" w:hAnsi="Times New Roman"/>
          <w:color w:val="000000"/>
          <w:sz w:val="22"/>
        </w:rPr>
        <w:t xml:space="preserve"> </w:t>
      </w:r>
      <w:del w:id="5529" w:author="Ceritas Therapeutics (QA/Legal)" w:date="2025-04-21T09:00:00Z">
        <w:r>
          <w:rPr>
            <w:rFonts w:ascii="Times New Roman" w:hAnsi="Times New Roman"/>
            <w:color w:val="000000"/>
            <w:sz w:val="22"/>
          </w:rPr>
          <w:delText xml:space="preserve">agreed</w:delText>
        </w:r>
      </w:del>
      <w:ins w:id="5530" w:author="Ceritas Therapeutics (QA/Legal)" w:date="2025-04-21T09:00:00Z">
        <w:r>
          <w:rPr>
            <w:rFonts w:ascii="Times New Roman" w:hAnsi="Times New Roman"/>
            <w:color w:val="000000"/>
            <w:sz w:val="22"/>
          </w:rPr>
          <w:t xml:space="preserve">revised</w:t>
        </w:r>
      </w:ins>
      <w:r>
        <w:rPr>
          <w:rFonts w:ascii="Times New Roman" w:hAnsi="Times New Roman"/>
          <w:color w:val="000000"/>
          <w:sz w:val="22"/>
        </w:rPr>
        <w:t xml:space="preserve"> </w:t>
      </w:r>
      <w:del w:id="5531" w:author="Ceritas Therapeutics (QA/Legal)" w:date="2025-04-21T09:00:00Z">
        <w:r>
          <w:rPr>
            <w:rFonts w:ascii="Times New Roman" w:hAnsi="Times New Roman"/>
            <w:color w:val="000000"/>
            <w:sz w:val="22"/>
          </w:rPr>
          <w:delText xml:space="preserve">revisions</w:delText>
        </w:r>
      </w:del>
      <w:ins w:id="5532" w:author="Ceritas Therapeutics (QA/Legal)" w:date="2025-04-21T09:00:00Z">
        <w:r>
          <w:rPr>
            <w:rFonts w:ascii="Times New Roman" w:hAnsi="Times New Roman"/>
            <w:color w:val="000000"/>
            <w:sz w:val="22"/>
          </w:rPr>
          <w:t xml:space="preserve">APQR</w:t>
        </w:r>
      </w:ins>
      <w:r>
        <w:rPr>
          <w:rFonts w:ascii="Times New Roman" w:hAnsi="Times New Roman"/>
          <w:color w:val="000000"/>
          <w:sz w:val="22"/>
        </w:rPr>
        <w:t xml:space="preserve"> </w:t>
      </w:r>
      <w:del w:id="5533" w:author="Ceritas Therapeutics (QA/Legal)" w:date="2025-04-21T09:00:00Z">
        <w:r>
          <w:rPr>
            <w:rFonts w:ascii="Times New Roman" w:hAnsi="Times New Roman"/>
            <w:color w:val="000000"/>
            <w:sz w:val="22"/>
          </w:rPr>
          <w:delText xml:space="preserve">into</w:delText>
        </w:r>
      </w:del>
      <w:ins w:id="5534" w:author="Ceritas Therapeutics (QA/Legal)" w:date="2025-04-21T09:00:00Z">
        <w:r>
          <w:rPr>
            <w:rFonts w:ascii="Times New Roman" w:hAnsi="Times New Roman"/>
            <w:color w:val="000000"/>
            <w:sz w:val="22"/>
          </w:rPr>
          <w:t xml:space="preserve">within</w:t>
        </w:r>
      </w:ins>
      <w:r>
        <w:rPr>
          <w:rFonts w:ascii="Times New Roman" w:hAnsi="Times New Roman"/>
          <w:color w:val="000000"/>
          <w:sz w:val="22"/>
        </w:rPr>
        <w:t xml:space="preserve"> </w:t>
      </w:r>
      <w:del w:id="5535" w:author="Ceritas Therapeutics (QA/Legal)" w:date="2025-04-21T09:00:00Z">
        <w:r>
          <w:rPr>
            <w:rFonts w:ascii="Times New Roman" w:hAnsi="Times New Roman"/>
            <w:color w:val="000000"/>
            <w:sz w:val="22"/>
          </w:rPr>
          <w:delText xml:space="preserve">the</w:delText>
        </w:r>
      </w:del>
      <w:ins w:id="5536" w:author="Ceritas Therapeutics (QA/Legal)" w:date="2025-04-21T09:00:00Z">
        <w:r>
          <w:rPr>
            <w:rFonts w:ascii="Times New Roman" w:hAnsi="Times New Roman"/>
            <w:color w:val="000000"/>
            <w:sz w:val="22"/>
          </w:rPr>
          <w:t xml:space="preserve">fifteen (15) business days of receipt of Ceritas's comments. The APQR shall not be</w:t>
        </w:r>
      </w:ins>
      <w:r>
        <w:rPr>
          <w:rFonts w:ascii="Times New Roman" w:hAnsi="Times New Roman"/>
          <w:color w:val="000000"/>
          <w:sz w:val="22"/>
        </w:rPr>
        <w:t xml:space="preserve"> final </w:t>
      </w:r>
      <w:del w:id="5537" w:author="Ceritas Therapeutics (QA/Legal)" w:date="2025-04-21T09:00:00Z">
        <w:r>
          <w:rPr>
            <w:rFonts w:ascii="Times New Roman" w:hAnsi="Times New Roman"/>
            <w:color w:val="000000"/>
            <w:sz w:val="22"/>
          </w:rPr>
          <w:delText xml:space="preserve">APQR</w:delText>
        </w:r>
      </w:del>
      <w:ins w:id="5538" w:author="Ceritas Therapeutics (QA/Legal)" w:date="2025-04-21T09:00:00Z">
        <w:r>
          <w:rPr>
            <w:rFonts w:ascii="Times New Roman" w:hAnsi="Times New Roman"/>
            <w:color w:val="000000"/>
            <w:sz w:val="22"/>
          </w:rPr>
          <w:t xml:space="preserve">until approved in writing by Ceritas</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The Parties shall cooperate in good faith to finalize the APQR in a timely manner and in accordance with applicable regulatory requirements. The final APQR shall be approved and signed by the designated quality representatives of both Parties. A copy of the finalized APQR shall be retained by each Party in accordance with the records retention obligations set forth in Section 12.3.</w:t>
      </w:r>
    </w:p>
    <w:p>
      <w:pPr>
        <w:keepNext/>
        <w:spacing w:line="276" w:lineRule="auto" w:before="360" w:after="120"/>
        <w:jc w:val="left"/>
      </w:pPr>
      <w:r>
        <w:rPr>
          <w:rFonts w:ascii="Times New Roman" w:hAnsi="Times New Roman"/>
          <w:b/>
          <w:color w:val="000000"/>
          <w:sz w:val="22"/>
          <w:u w:val="single"/>
        </w:rPr>
        <w:t>SECTION 9 — AUDITS AND REGULATORY INSPECTIONS</w:t>
      </w:r>
    </w:p>
    <w:p>
      <w:pPr>
        <w:spacing w:line="276" w:lineRule="auto" w:before="0" w:after="120"/>
        <w:jc w:val="both"/>
      </w:pPr>
      <w:r>
        <w:rPr>
          <w:rFonts w:ascii="Times New Roman" w:hAnsi="Times New Roman"/>
          <w:b/>
          <w:color w:val="000000"/>
          <w:sz w:val="22"/>
        </w:rPr>
        <w:t>9.1 Ceritas Audit Rights.</w:t>
      </w:r>
    </w:p>
    <w:p>
      <w:pPr>
        <w:spacing w:line="276" w:lineRule="auto" w:before="0" w:after="120"/>
        <w:jc w:val="both"/>
      </w:pPr>
      <w:r>
        <w:rPr>
          <w:rFonts w:ascii="Times New Roman" w:hAnsi="Times New Roman"/>
          <w:color w:val="000000"/>
          <w:sz w:val="22"/>
        </w:rPr>
        <w:t xml:space="preserve">Ceritas shall have the right to conduct </w:t>
      </w:r>
      <w:del w:id="5539" w:author="Ceritas Therapeutics (QA/Legal)" w:date="2025-04-21T09:00:00Z">
        <w:r>
          <w:rPr>
            <w:rFonts w:ascii="Times New Roman" w:hAnsi="Times New Roman"/>
            <w:color w:val="000000"/>
            <w:sz w:val="22"/>
          </w:rPr>
          <w:delText xml:space="preserve">one (1) </w:delText>
        </w:r>
      </w:del>
      <w:r>
        <w:rPr>
          <w:rFonts w:ascii="Times New Roman" w:hAnsi="Times New Roman"/>
          <w:color w:val="000000"/>
          <w:sz w:val="22"/>
        </w:rPr>
        <w:t xml:space="preserve">GMP </w:t>
      </w:r>
      <w:del w:id="5540" w:author="Ceritas Therapeutics (QA/Legal)" w:date="2025-04-21T09:00:00Z">
        <w:r>
          <w:rPr>
            <w:rFonts w:ascii="Times New Roman" w:hAnsi="Times New Roman"/>
            <w:color w:val="000000"/>
            <w:sz w:val="22"/>
          </w:rPr>
          <w:delText xml:space="preserve">audit</w:delText>
        </w:r>
      </w:del>
      <w:ins w:id="5567" w:author="Ceritas Therapeutics (QA/Legal)" w:date="2025-04-21T09:00:00Z">
        <w:r>
          <w:rPr>
            <w:rFonts w:ascii="Times New Roman" w:hAnsi="Times New Roman"/>
            <w:color w:val="000000"/>
            <w:sz w:val="22"/>
          </w:rPr>
          <w:t xml:space="preserve">audits</w:t>
        </w:r>
      </w:ins>
      <w:r>
        <w:rPr>
          <w:rFonts w:ascii="Times New Roman" w:hAnsi="Times New Roman"/>
          <w:color w:val="000000"/>
          <w:sz w:val="22"/>
        </w:rPr>
        <w:t xml:space="preserve"> of the Facility</w:t>
      </w:r>
      <w:ins w:id="5568"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w:t>
      </w:r>
      <w:del w:id="5543" w:author="Ceritas Therapeutics (QA/Legal)" w:date="2025-04-21T09:00:00Z">
        <w:r>
          <w:rPr>
            <w:rFonts w:ascii="Times New Roman" w:hAnsi="Times New Roman"/>
            <w:color w:val="000000"/>
            <w:sz w:val="22"/>
          </w:rPr>
          <w:delText xml:space="preserve">per</w:delText>
        </w:r>
      </w:del>
      <w:ins w:id="5569" w:author="Ceritas Therapeutics (QA/Legal)" w:date="2025-04-21T09:00:00Z">
        <w:r>
          <w:rPr>
            <w:rFonts w:ascii="Times New Roman" w:hAnsi="Times New Roman"/>
            <w:color w:val="000000"/>
            <w:sz w:val="22"/>
          </w:rPr>
          <w:t xml:space="preserve">without</w:t>
        </w:r>
      </w:ins>
      <w:r>
        <w:rPr>
          <w:rFonts w:ascii="Times New Roman" w:hAnsi="Times New Roman"/>
          <w:color w:val="000000"/>
          <w:sz w:val="22"/>
        </w:rPr>
        <w:t xml:space="preserve"> </w:t>
      </w:r>
      <w:del w:id="5545" w:author="Ceritas Therapeutics (QA/Legal)" w:date="2025-04-21T09:00:00Z">
        <w:r>
          <w:rPr>
            <w:rFonts w:ascii="Times New Roman" w:hAnsi="Times New Roman"/>
            <w:color w:val="000000"/>
            <w:sz w:val="22"/>
          </w:rPr>
          <w:delText xml:space="preserve">calendar</w:delText>
        </w:r>
      </w:del>
      <w:ins w:id="5570" w:author="Ceritas Therapeutics (QA/Legal)" w:date="2025-04-21T09:00:00Z">
        <w:r>
          <w:rPr>
            <w:rFonts w:ascii="Times New Roman" w:hAnsi="Times New Roman"/>
            <w:color w:val="000000"/>
            <w:sz w:val="22"/>
          </w:rPr>
          <w:t xml:space="preserve">limitation</w:t>
        </w:r>
      </w:ins>
      <w:r>
        <w:rPr>
          <w:rFonts w:ascii="Times New Roman" w:hAnsi="Times New Roman"/>
          <w:color w:val="000000"/>
          <w:sz w:val="22"/>
        </w:rPr>
        <w:t xml:space="preserve"> </w:t>
      </w:r>
      <w:del w:id="5547" w:author="Ceritas Therapeutics (QA/Legal)" w:date="2025-04-21T09:00:00Z">
        <w:r>
          <w:rPr>
            <w:rFonts w:ascii="Times New Roman" w:hAnsi="Times New Roman"/>
            <w:color w:val="000000"/>
            <w:sz w:val="22"/>
          </w:rPr>
          <w:delText xml:space="preserve">year</w:delText>
        </w:r>
      </w:del>
      <w:ins w:id="5571" w:author="Ceritas Therapeutics (QA/Legal)" w:date="2025-04-21T09:00:00Z">
        <w:r>
          <w:rPr>
            <w:rFonts w:ascii="Times New Roman" w:hAnsi="Times New Roman"/>
            <w:color w:val="000000"/>
            <w:sz w:val="22"/>
          </w:rPr>
          <w:t xml:space="preserve">as to frequency</w:t>
        </w:r>
      </w:ins>
      <w:r>
        <w:rPr>
          <w:rFonts w:ascii="Times New Roman" w:hAnsi="Times New Roman"/>
          <w:color w:val="000000"/>
          <w:sz w:val="22"/>
        </w:rPr>
        <w:t xml:space="preserve">, upon </w:t>
      </w:r>
      <w:del w:id="5549" w:author="Ceritas Therapeutics (QA/Legal)" w:date="2025-04-21T09:00:00Z">
        <w:r>
          <w:rPr>
            <w:rFonts w:ascii="Times New Roman" w:hAnsi="Times New Roman"/>
            <w:color w:val="000000"/>
            <w:sz w:val="22"/>
          </w:rPr>
          <w:delText xml:space="preserve">twenty</w:delText>
        </w:r>
      </w:del>
      <w:ins w:id="5572" w:author="Ceritas Therapeutics (QA/Legal)" w:date="2025-04-21T09:00:00Z">
        <w:r>
          <w:rPr>
            <w:rFonts w:ascii="Times New Roman" w:hAnsi="Times New Roman"/>
            <w:color w:val="000000"/>
            <w:sz w:val="22"/>
          </w:rPr>
          <w:t xml:space="preserve">ten</w:t>
        </w:r>
      </w:ins>
      <w:r>
        <w:rPr>
          <w:rFonts w:ascii="Times New Roman" w:hAnsi="Times New Roman"/>
          <w:color w:val="000000"/>
          <w:sz w:val="22"/>
        </w:rPr>
        <w:t xml:space="preserve"> (</w:t>
      </w:r>
      <w:del w:id="5551" w:author="Ceritas Therapeutics (QA/Legal)" w:date="2025-04-21T09:00:00Z">
        <w:r>
          <w:rPr>
            <w:rFonts w:ascii="Times New Roman" w:hAnsi="Times New Roman"/>
            <w:color w:val="000000"/>
            <w:sz w:val="22"/>
          </w:rPr>
          <w:delText xml:space="preserve">20</w:delText>
        </w:r>
      </w:del>
      <w:ins w:id="5573" w:author="Ceritas Therapeutics (QA/Legal)" w:date="2025-04-21T09:00:00Z">
        <w:r>
          <w:rPr>
            <w:rFonts w:ascii="Times New Roman" w:hAnsi="Times New Roman"/>
            <w:color w:val="000000"/>
            <w:sz w:val="22"/>
          </w:rPr>
          <w:t xml:space="preserve">10</w:t>
        </w:r>
      </w:ins>
      <w:r>
        <w:rPr>
          <w:rFonts w:ascii="Times New Roman" w:hAnsi="Times New Roman"/>
          <w:color w:val="000000"/>
          <w:sz w:val="22"/>
        </w:rPr>
        <w:t xml:space="preserve">) business days' prior written notice to Pinnacle. </w:t>
      </w:r>
      <w:ins w:id="5574" w:author="Ceritas Therapeutics (QA/Legal)" w:date="2025-04-21T09:00:00Z">
        <w:r>
          <w:rPr>
            <w:rFonts w:ascii="Times New Roman" w:hAnsi="Times New Roman"/>
            <w:color w:val="000000"/>
            <w:sz w:val="22"/>
          </w:rPr>
          <w:t xml:space="preserve">Audits shall be conducted during the Facility's operating hours, including any shift during which Product-related operations are performed. </w:t>
        </w:r>
      </w:ins>
      <w:r>
        <w:rPr>
          <w:rFonts w:ascii="Times New Roman" w:hAnsi="Times New Roman"/>
          <w:color w:val="000000"/>
          <w:sz w:val="22"/>
        </w:rPr>
        <w:t xml:space="preserve">The scope of any such audit shall </w:t>
      </w:r>
      <w:del w:id="5554" w:author="Ceritas Therapeutics (QA/Legal)" w:date="2025-04-21T09:00:00Z">
        <w:r>
          <w:rPr>
            <w:rFonts w:ascii="Times New Roman" w:hAnsi="Times New Roman"/>
            <w:color w:val="000000"/>
            <w:sz w:val="22"/>
          </w:rPr>
          <w:delText xml:space="preserve">be</w:delText>
        </w:r>
      </w:del>
      <w:ins w:id="5575" w:author="Ceritas Therapeutics (QA/Legal)" w:date="2025-04-21T09:00:00Z">
        <w:r>
          <w:rPr>
            <w:rFonts w:ascii="Times New Roman" w:hAnsi="Times New Roman"/>
            <w:color w:val="000000"/>
            <w:sz w:val="22"/>
          </w:rPr>
          <w:t xml:space="preserve">include</w:t>
        </w:r>
      </w:ins>
      <w:r>
        <w:rPr>
          <w:rFonts w:ascii="Times New Roman" w:hAnsi="Times New Roman"/>
          <w:color w:val="000000"/>
          <w:sz w:val="22"/>
        </w:rPr>
        <w:t xml:space="preserve"> </w:t>
      </w:r>
      <w:del w:id="5556" w:author="Ceritas Therapeutics (QA/Legal)" w:date="2025-04-21T09:00:00Z">
        <w:r>
          <w:rPr>
            <w:rFonts w:ascii="Times New Roman" w:hAnsi="Times New Roman"/>
            <w:color w:val="000000"/>
            <w:sz w:val="22"/>
          </w:rPr>
          <w:delText xml:space="preserve">limited to those</w:delText>
        </w:r>
      </w:del>
      <w:ins w:id="5576" w:author="Ceritas Therapeutics (QA/Legal)" w:date="2025-04-21T09:00:00Z">
        <w:r>
          <w:rPr>
            <w:rFonts w:ascii="Times New Roman" w:hAnsi="Times New Roman"/>
            <w:color w:val="000000"/>
            <w:sz w:val="22"/>
          </w:rPr>
          <w:t xml:space="preserve">all</w:t>
        </w:r>
      </w:ins>
      <w:r>
        <w:rPr>
          <w:rFonts w:ascii="Times New Roman" w:hAnsi="Times New Roman"/>
          <w:color w:val="000000"/>
          <w:sz w:val="22"/>
        </w:rPr>
        <w:t xml:space="preserve"> areas of the Facility and </w:t>
      </w:r>
      <w:del w:id="5558" w:author="Ceritas Therapeutics (QA/Legal)" w:date="2025-04-21T09:00:00Z">
        <w:r>
          <w:rPr>
            <w:rFonts w:ascii="Times New Roman" w:hAnsi="Times New Roman"/>
            <w:color w:val="000000"/>
            <w:sz w:val="22"/>
          </w:rPr>
          <w:delText xml:space="preserve">those</w:delText>
        </w:r>
      </w:del>
      <w:ins w:id="5577" w:author="Ceritas Therapeutics (QA/Legal)" w:date="2025-04-21T09:00:00Z">
        <w:r>
          <w:rPr>
            <w:rFonts w:ascii="Times New Roman" w:hAnsi="Times New Roman"/>
            <w:color w:val="000000"/>
            <w:sz w:val="22"/>
          </w:rPr>
          <w:t xml:space="preserve">all</w:t>
        </w:r>
      </w:ins>
      <w:r>
        <w:rPr>
          <w:rFonts w:ascii="Times New Roman" w:hAnsi="Times New Roman"/>
          <w:color w:val="000000"/>
          <w:sz w:val="22"/>
        </w:rPr>
        <w:t xml:space="preserve"> records</w:t>
      </w:r>
      <w:ins w:id="5578"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w:t>
      </w:r>
      <w:del w:id="5561" w:author="Ceritas Therapeutics (QA/Legal)" w:date="2025-04-21T09:00:00Z">
        <w:r>
          <w:rPr>
            <w:rFonts w:ascii="Times New Roman" w:hAnsi="Times New Roman"/>
            <w:color w:val="000000"/>
            <w:sz w:val="22"/>
          </w:rPr>
          <w:delText xml:space="preserve">that</w:delText>
        </w:r>
      </w:del>
      <w:ins w:id="5579" w:author="Ceritas Therapeutics (QA/Legal)" w:date="2025-04-21T09:00:00Z">
        <w:r>
          <w:rPr>
            <w:rFonts w:ascii="Times New Roman" w:hAnsi="Times New Roman"/>
            <w:color w:val="000000"/>
            <w:sz w:val="22"/>
          </w:rPr>
          <w:t xml:space="preserve">systems,</w:t>
        </w:r>
      </w:ins>
      <w:r>
        <w:rPr>
          <w:rFonts w:ascii="Times New Roman" w:hAnsi="Times New Roman"/>
          <w:color w:val="000000"/>
          <w:sz w:val="22"/>
        </w:rPr>
        <w:t xml:space="preserve"> </w:t>
      </w:r>
      <w:del w:id="5563" w:author="Ceritas Therapeutics (QA/Legal)" w:date="2025-04-21T09:00:00Z">
        <w:r>
          <w:rPr>
            <w:rFonts w:ascii="Times New Roman" w:hAnsi="Times New Roman"/>
            <w:color w:val="000000"/>
            <w:sz w:val="22"/>
          </w:rPr>
          <w:delText xml:space="preserve">relate</w:delText>
        </w:r>
      </w:del>
      <w:ins w:id="5580" w:author="Ceritas Therapeutics (QA/Legal)" w:date="2025-04-21T09:00:00Z">
        <w:r>
          <w:rPr>
            <w:rFonts w:ascii="Times New Roman" w:hAnsi="Times New Roman"/>
            <w:color w:val="000000"/>
            <w:sz w:val="22"/>
          </w:rPr>
          <w:t xml:space="preserve">and</w:t>
        </w:r>
      </w:ins>
      <w:r>
        <w:rPr>
          <w:rFonts w:ascii="Times New Roman" w:hAnsi="Times New Roman"/>
          <w:color w:val="000000"/>
          <w:sz w:val="22"/>
        </w:rPr>
        <w:t xml:space="preserve"> </w:t>
      </w:r>
      <w:del w:id="5565" w:author="Ceritas Therapeutics (QA/Legal)" w:date="2025-04-21T09:00:00Z">
        <w:r>
          <w:rPr>
            <w:rFonts w:ascii="Times New Roman" w:hAnsi="Times New Roman"/>
            <w:color w:val="000000"/>
            <w:sz w:val="22"/>
          </w:rPr>
          <w:delText xml:space="preserve">directly</w:delText>
        </w:r>
      </w:del>
      <w:ins w:id="5581" w:author="Ceritas Therapeutics (QA/Legal)" w:date="2025-04-21T09:00:00Z">
        <w:r>
          <w:rPr>
            <w:rFonts w:ascii="Times New Roman" w:hAnsi="Times New Roman"/>
            <w:color w:val="000000"/>
            <w:sz w:val="22"/>
          </w:rPr>
          <w:t xml:space="preserve">personnel involved in or relating</w:t>
        </w:r>
      </w:ins>
      <w:r>
        <w:rPr>
          <w:rFonts w:ascii="Times New Roman" w:hAnsi="Times New Roman"/>
          <w:color w:val="000000"/>
          <w:sz w:val="22"/>
        </w:rPr>
        <w:t xml:space="preserve"> to the manufacture, testing, packaging, labeling, storage, release, and shipment of the Product and to the performance of Pinnacle's obligations under this Quality Agreement. Pinnacle shall provide </w:t>
      </w:r>
      <w:del w:id="5582" w:author="Ceritas Therapeutics (QA/Legal)" w:date="2025-04-21T09:00:00Z">
        <w:r>
          <w:rPr>
            <w:rFonts w:ascii="Times New Roman" w:hAnsi="Times New Roman"/>
            <w:color w:val="000000"/>
            <w:sz w:val="22"/>
          </w:rPr>
          <w:delText xml:space="preserve">reasonable </w:delText>
        </w:r>
      </w:del>
      <w:r>
        <w:rPr>
          <w:rFonts w:ascii="Times New Roman" w:hAnsi="Times New Roman"/>
          <w:color w:val="000000"/>
          <w:sz w:val="22"/>
        </w:rPr>
        <w:t xml:space="preserve">access to the Facility, qualified personnel, and </w:t>
      </w:r>
      <w:ins w:id="5583" w:author="Ceritas Therapeutics (QA/Legal)" w:date="2025-04-21T09:00:00Z">
        <w:r>
          <w:rPr>
            <w:rFonts w:ascii="Times New Roman" w:hAnsi="Times New Roman"/>
            <w:color w:val="000000"/>
            <w:sz w:val="22"/>
          </w:rPr>
          <w:t xml:space="preserve">all </w:t>
        </w:r>
      </w:ins>
      <w:r>
        <w:rPr>
          <w:rFonts w:ascii="Times New Roman" w:hAnsi="Times New Roman"/>
          <w:color w:val="000000"/>
          <w:sz w:val="22"/>
        </w:rPr>
        <w:t xml:space="preserve">relevant</w:t>
      </w:r>
      <w:ins w:id="5584" w:author="Ceritas Therapeutics (QA/Legal)" w:date="2025-04-21T09:00:00Z">
        <w:r>
          <w:rPr>
            <w:rFonts w:ascii="Times New Roman" w:hAnsi="Times New Roman"/>
            <w:color w:val="000000"/>
            <w:sz w:val="22"/>
          </w:rPr>
          <w:t xml:space="preserve"> GMP</w:t>
        </w:r>
      </w:ins>
      <w:r>
        <w:rPr>
          <w:rFonts w:ascii="Times New Roman" w:hAnsi="Times New Roman"/>
          <w:color w:val="000000"/>
          <w:sz w:val="22"/>
        </w:rPr>
        <w:t xml:space="preserve"> documentation during the audit</w:t>
      </w:r>
      <w:ins w:id="5585" w:author="Ceritas Therapeutics (QA/Legal)" w:date="2025-04-21T09:00:00Z">
        <w:r>
          <w:rPr>
            <w:rFonts w:ascii="Times New Roman" w:hAnsi="Times New Roman"/>
            <w:color w:val="000000"/>
            <w:sz w:val="22"/>
          </w:rPr>
          <w:t xml:space="preserve">, including batch records, deviation reports, CAPA files, training records, equipment qualification and process validation records, and data-integrity program documentation</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 xml:space="preserve">In addition to the </w:t>
      </w:r>
      <w:del w:id="5688" w:author="Ceritas Therapeutics (QA/Legal)" w:date="2025-04-21T09:00:00Z">
        <w:r>
          <w:rPr>
            <w:rFonts w:ascii="Times New Roman" w:hAnsi="Times New Roman"/>
            <w:color w:val="000000"/>
            <w:sz w:val="22"/>
          </w:rPr>
          <w:delText xml:space="preserve">annual </w:delText>
        </w:r>
      </w:del>
      <w:r>
        <w:rPr>
          <w:rFonts w:ascii="Times New Roman" w:hAnsi="Times New Roman"/>
          <w:color w:val="000000"/>
          <w:sz w:val="22"/>
        </w:rPr>
        <w:t xml:space="preserve">routine </w:t>
      </w:r>
      <w:del w:id="5689" w:author="Ceritas Therapeutics (QA/Legal)" w:date="2025-04-21T09:00:00Z">
        <w:r>
          <w:rPr>
            <w:rFonts w:ascii="Times New Roman" w:hAnsi="Times New Roman"/>
            <w:color w:val="000000"/>
            <w:sz w:val="22"/>
          </w:rPr>
          <w:delText xml:space="preserve">audit</w:delText>
        </w:r>
      </w:del>
      <w:ins w:id="5690" w:author="Ceritas Therapeutics (QA/Legal)" w:date="2025-04-21T09:00:00Z">
        <w:r>
          <w:rPr>
            <w:rFonts w:ascii="Times New Roman" w:hAnsi="Times New Roman"/>
            <w:color w:val="000000"/>
            <w:sz w:val="22"/>
          </w:rPr>
          <w:t xml:space="preserve">audits</w:t>
        </w:r>
      </w:ins>
      <w:r>
        <w:rPr>
          <w:rFonts w:ascii="Times New Roman" w:hAnsi="Times New Roman"/>
          <w:color w:val="000000"/>
          <w:sz w:val="22"/>
        </w:rPr>
        <w:t xml:space="preserve"> described above, Ceritas may conduct additional audits on a "for cause" basis in response to specific events, including but not limited to the occurrence of a Critical Deviation, a product recall, </w:t>
      </w:r>
      <w:del w:id="5586" w:author="Ceritas Therapeutics (QA/Legal)" w:date="2025-04-21T09:00:00Z">
        <w:r>
          <w:rPr>
            <w:rFonts w:ascii="Times New Roman" w:hAnsi="Times New Roman"/>
            <w:color w:val="000000"/>
            <w:sz w:val="22"/>
          </w:rPr>
          <w:delText xml:space="preserve">a</w:delText>
        </w:r>
      </w:del>
      <w:ins w:id="5691" w:author="Ceritas Therapeutics (QA/Legal)" w:date="2025-04-21T09:00:00Z">
        <w:r>
          <w:rPr>
            <w:rFonts w:ascii="Times New Roman" w:hAnsi="Times New Roman"/>
            <w:color w:val="000000"/>
            <w:sz w:val="22"/>
          </w:rPr>
          <w:t xml:space="preserve">an adverse regulatory inspection finding or other</w:t>
        </w:r>
      </w:ins>
      <w:r>
        <w:rPr>
          <w:rFonts w:ascii="Times New Roman" w:hAnsi="Times New Roman"/>
          <w:color w:val="000000"/>
          <w:sz w:val="22"/>
        </w:rPr>
        <w:t xml:space="preserve"> significant regulatory action (such as the issuance of a </w:t>
      </w:r>
      <w:ins w:id="5692" w:author="Ceritas Therapeutics (QA/Legal)" w:date="2025-04-21T09:00:00Z">
        <w:r>
          <w:rPr>
            <w:rFonts w:ascii="Times New Roman" w:hAnsi="Times New Roman"/>
            <w:color w:val="000000"/>
            <w:sz w:val="22"/>
          </w:rPr>
          <w:t xml:space="preserve">Form FDA 483, </w:t>
        </w:r>
      </w:ins>
      <w:r>
        <w:rPr>
          <w:rFonts w:ascii="Times New Roman" w:hAnsi="Times New Roman"/>
          <w:color w:val="000000"/>
          <w:sz w:val="22"/>
        </w:rPr>
        <w:t xml:space="preserve">Warning Letter</w:t>
      </w:r>
      <w:ins w:id="5693"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or Import Alert)</w:t>
      </w:r>
      <w:ins w:id="5694" w:author="Ceritas Therapeutics (QA/Legal)" w:date="2025-04-21T09:00:00Z">
        <w:r>
          <w:rPr>
            <w:rFonts w:ascii="Times New Roman" w:hAnsi="Times New Roman"/>
            <w:color w:val="000000"/>
            <w:sz w:val="22"/>
          </w:rPr>
          <w:t xml:space="preserve">, a Complaint, an adverse trend in OOS Results</w:t>
        </w:r>
      </w:ins>
      <w:r>
        <w:rPr>
          <w:rFonts w:ascii="Times New Roman" w:hAnsi="Times New Roman"/>
          <w:color w:val="000000"/>
          <w:sz w:val="22"/>
        </w:rPr>
        <w:t xml:space="preserve">, or other circumstances that, in Ceritas's reasonable judgment, warrant an audit of the Facility. </w:t>
      </w:r>
      <w:del w:id="5595" w:author="Ceritas Therapeutics (QA/Legal)" w:date="2025-04-21T09:00:00Z">
        <w:r>
          <w:rPr>
            <w:rFonts w:ascii="Times New Roman" w:hAnsi="Times New Roman"/>
            <w:color w:val="000000"/>
            <w:sz w:val="22"/>
          </w:rPr>
          <w:delText xml:space="preserve">Any</w:delText>
        </w:r>
      </w:del>
      <w:ins w:id="5695" w:author="Ceritas Therapeutics (QA/Legal)" w:date="2025-04-21T09:00:00Z">
        <w:r>
          <w:rPr>
            <w:rFonts w:ascii="Times New Roman" w:hAnsi="Times New Roman"/>
            <w:color w:val="000000"/>
            <w:sz w:val="22"/>
          </w:rPr>
          <w:t xml:space="preserve">Ceritas may conduct a "for cause" audit at any time upon not less than forty-eight (48) hours' prior written notice to Pinnacle. A</w:t>
        </w:r>
      </w:ins>
      <w:r>
        <w:rPr>
          <w:rFonts w:ascii="Times New Roman" w:hAnsi="Times New Roman"/>
          <w:color w:val="000000"/>
          <w:sz w:val="22"/>
        </w:rPr>
        <w:t xml:space="preserve"> "for cause" audit shall </w:t>
      </w:r>
      <w:ins w:id="5696" w:author="Ceritas Therapeutics (QA/Legal)" w:date="2025-04-21T09:00:00Z">
        <w:r>
          <w:rPr>
            <w:rFonts w:ascii="Times New Roman" w:hAnsi="Times New Roman"/>
            <w:color w:val="000000"/>
            <w:sz w:val="22"/>
          </w:rPr>
          <w:t xml:space="preserve">not </w:t>
        </w:r>
      </w:ins>
      <w:r>
        <w:rPr>
          <w:rFonts w:ascii="Times New Roman" w:hAnsi="Times New Roman"/>
          <w:color w:val="000000"/>
          <w:sz w:val="22"/>
        </w:rPr>
        <w:t xml:space="preserve">be </w:t>
      </w:r>
      <w:del w:id="5598" w:author="Ceritas Therapeutics (QA/Legal)" w:date="2025-04-21T09:00:00Z">
        <w:r>
          <w:rPr>
            <w:rFonts w:ascii="Times New Roman" w:hAnsi="Times New Roman"/>
            <w:color w:val="000000"/>
            <w:sz w:val="22"/>
          </w:rPr>
          <w:delText xml:space="preserve">conducted</w:delText>
        </w:r>
      </w:del>
      <w:ins w:id="5697" w:author="Ceritas Therapeutics (QA/Legal)" w:date="2025-04-21T09:00:00Z">
        <w:r>
          <w:rPr>
            <w:rFonts w:ascii="Times New Roman" w:hAnsi="Times New Roman"/>
            <w:color w:val="000000"/>
            <w:sz w:val="22"/>
          </w:rPr>
          <w:t xml:space="preserve">subject</w:t>
        </w:r>
      </w:ins>
      <w:r>
        <w:rPr>
          <w:rFonts w:ascii="Times New Roman" w:hAnsi="Times New Roman"/>
          <w:color w:val="000000"/>
          <w:sz w:val="22"/>
        </w:rPr>
        <w:t xml:space="preserve"> </w:t>
      </w:r>
      <w:del w:id="5600" w:author="Ceritas Therapeutics (QA/Legal)" w:date="2025-04-21T09:00:00Z">
        <w:r>
          <w:rPr>
            <w:rFonts w:ascii="Times New Roman" w:hAnsi="Times New Roman"/>
            <w:color w:val="000000"/>
            <w:sz w:val="22"/>
          </w:rPr>
          <w:delText xml:space="preserve">with</w:delText>
        </w:r>
      </w:del>
      <w:ins w:id="5698" w:author="Ceritas Therapeutics (QA/Legal)" w:date="2025-04-21T09:00:00Z">
        <w:r>
          <w:rPr>
            <w:rFonts w:ascii="Times New Roman" w:hAnsi="Times New Roman"/>
            <w:color w:val="000000"/>
            <w:sz w:val="22"/>
          </w:rPr>
          <w:t xml:space="preserve">to</w:t>
        </w:r>
      </w:ins>
      <w:r>
        <w:rPr>
          <w:rFonts w:ascii="Times New Roman" w:hAnsi="Times New Roman"/>
          <w:color w:val="000000"/>
          <w:sz w:val="22"/>
        </w:rPr>
        <w:t xml:space="preserve"> </w:t>
      </w:r>
      <w:del w:id="5602" w:author="Ceritas Therapeutics (QA/Legal)" w:date="2025-04-21T09:00:00Z">
        <w:r>
          <w:rPr>
            <w:rFonts w:ascii="Times New Roman" w:hAnsi="Times New Roman"/>
            <w:color w:val="000000"/>
            <w:sz w:val="22"/>
          </w:rPr>
          <w:delText xml:space="preserve">the mutual</w:delText>
        </w:r>
      </w:del>
      <w:ins w:id="5699" w:author="Ceritas Therapeutics (QA/Legal)" w:date="2025-04-21T09:00:00Z">
        <w:r>
          <w:rPr>
            <w:rFonts w:ascii="Times New Roman" w:hAnsi="Times New Roman"/>
            <w:color w:val="000000"/>
            <w:sz w:val="22"/>
          </w:rPr>
          <w:t xml:space="preserve">Pinnacle's</w:t>
        </w:r>
      </w:ins>
      <w:r>
        <w:rPr>
          <w:rFonts w:ascii="Times New Roman" w:hAnsi="Times New Roman"/>
          <w:color w:val="000000"/>
          <w:sz w:val="22"/>
        </w:rPr>
        <w:t xml:space="preserve"> agreement </w:t>
      </w:r>
      <w:ins w:id="5700" w:author="Ceritas Therapeutics (QA/Legal)" w:date="2025-04-21T09:00:00Z">
        <w:r>
          <w:rPr>
            <w:rFonts w:ascii="Times New Roman" w:hAnsi="Times New Roman"/>
            <w:color w:val="000000"/>
            <w:sz w:val="22"/>
          </w:rPr>
          <w:t xml:space="preserve">or confirmation </w:t>
        </w:r>
      </w:ins>
      <w:r>
        <w:rPr>
          <w:rFonts w:ascii="Times New Roman" w:hAnsi="Times New Roman"/>
          <w:color w:val="000000"/>
          <w:sz w:val="22"/>
        </w:rPr>
        <w:t xml:space="preserve">of </w:t>
      </w:r>
      <w:del w:id="5605" w:author="Ceritas Therapeutics (QA/Legal)" w:date="2025-04-21T09:00:00Z">
        <w:r>
          <w:rPr>
            <w:rFonts w:ascii="Times New Roman" w:hAnsi="Times New Roman"/>
            <w:color w:val="000000"/>
            <w:sz w:val="22"/>
          </w:rPr>
          <w:delText xml:space="preserve">the Parties regarding timing, scope</w:delText>
        </w:r>
      </w:del>
      <w:ins w:id="5701" w:author="Ceritas Therapeutics (QA/Legal)" w:date="2025-04-21T09:00:00Z">
        <w:r>
          <w:rPr>
            <w:rFonts w:ascii="Times New Roman" w:hAnsi="Times New Roman"/>
            <w:color w:val="000000"/>
            <w:sz w:val="22"/>
          </w:rPr>
          <w:t xml:space="preserve">availability</w:t>
        </w:r>
      </w:ins>
      <w:r>
        <w:rPr>
          <w:rFonts w:ascii="Times New Roman" w:hAnsi="Times New Roman"/>
          <w:color w:val="000000"/>
          <w:sz w:val="22"/>
        </w:rPr>
        <w:t xml:space="preserve">, and</w:t>
      </w:r>
      <w:del w:id="5607" w:author="Ceritas Therapeutics (QA/Legal)" w:date="2025-04-21T09:00:00Z">
        <w:r>
          <w:rPr>
            <w:rFonts w:ascii="Times New Roman" w:hAnsi="Times New Roman"/>
            <w:color w:val="000000"/>
            <w:sz w:val="22"/>
          </w:rPr>
          <w:delText xml:space="preserve"> logistics.</w:delText>
        </w:r>
      </w:del>
      <w:r>
        <w:rPr>
          <w:rFonts w:ascii="Times New Roman" w:hAnsi="Times New Roman"/>
          <w:color w:val="000000"/>
          <w:sz w:val="22"/>
        </w:rPr>
        <w:t xml:space="preserve"> Pinnacle shall </w:t>
      </w:r>
      <w:del w:id="5608" w:author="Ceritas Therapeutics (QA/Legal)" w:date="2025-04-21T09:00:00Z">
        <w:r>
          <w:rPr>
            <w:rFonts w:ascii="Times New Roman" w:hAnsi="Times New Roman"/>
            <w:color w:val="000000"/>
            <w:sz w:val="22"/>
          </w:rPr>
          <w:delText xml:space="preserve">use</w:delText>
        </w:r>
      </w:del>
      <w:ins w:id="5702" w:author="Ceritas Therapeutics (QA/Legal)" w:date="2025-04-21T09:00:00Z">
        <w:r>
          <w:rPr>
            <w:rFonts w:ascii="Times New Roman" w:hAnsi="Times New Roman"/>
            <w:color w:val="000000"/>
            <w:sz w:val="22"/>
          </w:rPr>
          <w:t xml:space="preserve">make</w:t>
        </w:r>
      </w:ins>
      <w:r>
        <w:rPr>
          <w:rFonts w:ascii="Times New Roman" w:hAnsi="Times New Roman"/>
          <w:color w:val="000000"/>
          <w:sz w:val="22"/>
        </w:rPr>
        <w:t xml:space="preserve"> </w:t>
      </w:r>
      <w:del w:id="5610" w:author="Ceritas Therapeutics (QA/Legal)" w:date="2025-04-21T09:00:00Z">
        <w:r>
          <w:rPr>
            <w:rFonts w:ascii="Times New Roman" w:hAnsi="Times New Roman"/>
            <w:color w:val="000000"/>
            <w:sz w:val="22"/>
          </w:rPr>
          <w:delText xml:space="preserve">commercially</w:delText>
        </w:r>
      </w:del>
      <w:ins w:id="5703"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612" w:author="Ceritas Therapeutics (QA/Legal)" w:date="2025-04-21T09:00:00Z">
        <w:r>
          <w:rPr>
            <w:rFonts w:ascii="Times New Roman" w:hAnsi="Times New Roman"/>
            <w:color w:val="000000"/>
            <w:sz w:val="22"/>
          </w:rPr>
          <w:delText xml:space="preserve">reasonable</w:delText>
        </w:r>
      </w:del>
      <w:ins w:id="5704" w:author="Ceritas Therapeutics (QA/Legal)" w:date="2025-04-21T09:00:00Z">
        <w:r>
          <w:rPr>
            <w:rFonts w:ascii="Times New Roman" w:hAnsi="Times New Roman"/>
            <w:color w:val="000000"/>
            <w:sz w:val="22"/>
          </w:rPr>
          <w:t xml:space="preserve">Facility,</w:t>
        </w:r>
      </w:ins>
      <w:r>
        <w:rPr>
          <w:rFonts w:ascii="Times New Roman" w:hAnsi="Times New Roman"/>
          <w:color w:val="000000"/>
          <w:sz w:val="22"/>
        </w:rPr>
        <w:t xml:space="preserve"> </w:t>
      </w:r>
      <w:del w:id="5614" w:author="Ceritas Therapeutics (QA/Legal)" w:date="2025-04-21T09:00:00Z">
        <w:r>
          <w:rPr>
            <w:rFonts w:ascii="Times New Roman" w:hAnsi="Times New Roman"/>
            <w:color w:val="000000"/>
            <w:sz w:val="22"/>
          </w:rPr>
          <w:delText xml:space="preserve">efforts</w:delText>
        </w:r>
      </w:del>
      <w:ins w:id="5705" w:author="Ceritas Therapeutics (QA/Legal)" w:date="2025-04-21T09:00:00Z">
        <w:r>
          <w:rPr>
            <w:rFonts w:ascii="Times New Roman" w:hAnsi="Times New Roman"/>
            <w:color w:val="000000"/>
            <w:sz w:val="22"/>
          </w:rPr>
          <w:t xml:space="preserve">relevant</w:t>
        </w:r>
      </w:ins>
      <w:r>
        <w:rPr>
          <w:rFonts w:ascii="Times New Roman" w:hAnsi="Times New Roman"/>
          <w:color w:val="000000"/>
          <w:sz w:val="22"/>
        </w:rPr>
        <w:t xml:space="preserve"> </w:t>
      </w:r>
      <w:del w:id="5616" w:author="Ceritas Therapeutics (QA/Legal)" w:date="2025-04-21T09:00:00Z">
        <w:r>
          <w:rPr>
            <w:rFonts w:ascii="Times New Roman" w:hAnsi="Times New Roman"/>
            <w:color w:val="000000"/>
            <w:sz w:val="22"/>
          </w:rPr>
          <w:delText xml:space="preserve">to</w:delText>
        </w:r>
      </w:del>
      <w:ins w:id="5706" w:author="Ceritas Therapeutics (QA/Legal)" w:date="2025-04-21T09:00:00Z">
        <w:r>
          <w:rPr>
            <w:rFonts w:ascii="Times New Roman" w:hAnsi="Times New Roman"/>
            <w:color w:val="000000"/>
            <w:sz w:val="22"/>
          </w:rPr>
          <w:t xml:space="preserve">personnel,</w:t>
        </w:r>
      </w:ins>
      <w:r>
        <w:rPr>
          <w:rFonts w:ascii="Times New Roman" w:hAnsi="Times New Roman"/>
          <w:color w:val="000000"/>
          <w:sz w:val="22"/>
        </w:rPr>
        <w:t xml:space="preserve"> </w:t>
      </w:r>
      <w:del w:id="5618" w:author="Ceritas Therapeutics (QA/Legal)" w:date="2025-04-21T09:00:00Z">
        <w:r>
          <w:rPr>
            <w:rFonts w:ascii="Times New Roman" w:hAnsi="Times New Roman"/>
            <w:color w:val="000000"/>
            <w:sz w:val="22"/>
          </w:rPr>
          <w:delText xml:space="preserve">accommodate</w:delText>
        </w:r>
      </w:del>
      <w:ins w:id="5707" w:author="Ceritas Therapeutics (QA/Legal)" w:date="2025-04-21T09:00:00Z">
        <w:r>
          <w:rPr>
            <w:rFonts w:ascii="Times New Roman" w:hAnsi="Times New Roman"/>
            <w:color w:val="000000"/>
            <w:sz w:val="22"/>
          </w:rPr>
          <w:t xml:space="preserve">and</w:t>
        </w:r>
      </w:ins>
      <w:r>
        <w:rPr>
          <w:rFonts w:ascii="Times New Roman" w:hAnsi="Times New Roman"/>
          <w:color w:val="000000"/>
          <w:sz w:val="22"/>
        </w:rPr>
        <w:t xml:space="preserve"> </w:t>
      </w:r>
      <w:del w:id="5620" w:author="Ceritas Therapeutics (QA/Legal)" w:date="2025-04-21T09:00:00Z">
        <w:r>
          <w:rPr>
            <w:rFonts w:ascii="Times New Roman" w:hAnsi="Times New Roman"/>
            <w:color w:val="000000"/>
            <w:sz w:val="22"/>
          </w:rPr>
          <w:delText xml:space="preserve">Ceritas's</w:delText>
        </w:r>
      </w:del>
      <w:ins w:id="5708" w:author="Ceritas Therapeutics (QA/Legal)" w:date="2025-04-21T09:00:00Z">
        <w:r>
          <w:rPr>
            <w:rFonts w:ascii="Times New Roman" w:hAnsi="Times New Roman"/>
            <w:color w:val="000000"/>
            <w:sz w:val="22"/>
          </w:rPr>
          <w:t xml:space="preserve">documentation</w:t>
        </w:r>
      </w:ins>
      <w:r>
        <w:rPr>
          <w:rFonts w:ascii="Times New Roman" w:hAnsi="Times New Roman"/>
          <w:color w:val="000000"/>
          <w:sz w:val="22"/>
        </w:rPr>
        <w:t xml:space="preserve"> </w:t>
      </w:r>
      <w:del w:id="5622" w:author="Ceritas Therapeutics (QA/Legal)" w:date="2025-04-21T09:00:00Z">
        <w:r>
          <w:rPr>
            <w:rFonts w:ascii="Times New Roman" w:hAnsi="Times New Roman"/>
            <w:color w:val="000000"/>
            <w:sz w:val="22"/>
          </w:rPr>
          <w:delText xml:space="preserve">requests</w:delText>
        </w:r>
      </w:del>
      <w:ins w:id="5709" w:author="Ceritas Therapeutics (QA/Legal)" w:date="2025-04-21T09:00:00Z">
        <w:r>
          <w:rPr>
            <w:rFonts w:ascii="Times New Roman" w:hAnsi="Times New Roman"/>
            <w:color w:val="000000"/>
            <w:sz w:val="22"/>
          </w:rPr>
          <w:t xml:space="preserve">available on the date and</w:t>
        </w:r>
      </w:ins>
      <w:r>
        <w:rPr>
          <w:rFonts w:ascii="Times New Roman" w:hAnsi="Times New Roman"/>
          <w:color w:val="000000"/>
          <w:sz w:val="22"/>
        </w:rPr>
        <w:t xml:space="preserve"> for </w:t>
      </w:r>
      <w:del w:id="5624" w:author="Ceritas Therapeutics (QA/Legal)" w:date="2025-04-21T09:00:00Z">
        <w:r>
          <w:rPr>
            <w:rFonts w:ascii="Times New Roman" w:hAnsi="Times New Roman"/>
            <w:color w:val="000000"/>
            <w:sz w:val="22"/>
          </w:rPr>
          <w:delText xml:space="preserve">"for</w:delText>
        </w:r>
      </w:del>
      <w:ins w:id="5710"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626" w:author="Ceritas Therapeutics (QA/Legal)" w:date="2025-04-21T09:00:00Z">
        <w:r>
          <w:rPr>
            <w:rFonts w:ascii="Times New Roman" w:hAnsi="Times New Roman"/>
            <w:color w:val="000000"/>
            <w:sz w:val="22"/>
          </w:rPr>
          <w:delText xml:space="preserve">cause"</w:delText>
        </w:r>
      </w:del>
      <w:ins w:id="5711" w:author="Ceritas Therapeutics (QA/Legal)" w:date="2025-04-21T09:00:00Z">
        <w:r>
          <w:rPr>
            <w:rFonts w:ascii="Times New Roman" w:hAnsi="Times New Roman"/>
            <w:color w:val="000000"/>
            <w:sz w:val="22"/>
          </w:rPr>
          <w:t xml:space="preserve">scope</w:t>
        </w:r>
      </w:ins>
      <w:r>
        <w:rPr>
          <w:rFonts w:ascii="Times New Roman" w:hAnsi="Times New Roman"/>
          <w:color w:val="000000"/>
          <w:sz w:val="22"/>
        </w:rPr>
        <w:t xml:space="preserve"> </w:t>
      </w:r>
      <w:del w:id="5628" w:author="Ceritas Therapeutics (QA/Legal)" w:date="2025-04-21T09:00:00Z">
        <w:r>
          <w:rPr>
            <w:rFonts w:ascii="Times New Roman" w:hAnsi="Times New Roman"/>
            <w:color w:val="000000"/>
            <w:sz w:val="22"/>
          </w:rPr>
          <w:delText xml:space="preserve">audits</w:delText>
        </w:r>
      </w:del>
      <w:ins w:id="5712" w:author="Ceritas Therapeutics (QA/Legal)" w:date="2025-04-21T09:00:00Z">
        <w:r>
          <w:rPr>
            <w:rFonts w:ascii="Times New Roman" w:hAnsi="Times New Roman"/>
            <w:color w:val="000000"/>
            <w:sz w:val="22"/>
          </w:rPr>
          <w:t xml:space="preserve">notified</w:t>
        </w:r>
      </w:ins>
      <w:r>
        <w:rPr>
          <w:rFonts w:ascii="Times New Roman" w:hAnsi="Times New Roman"/>
          <w:color w:val="000000"/>
          <w:sz w:val="22"/>
        </w:rPr>
        <w:t xml:space="preserve"> </w:t>
      </w:r>
      <w:del w:id="5630" w:author="Ceritas Therapeutics (QA/Legal)" w:date="2025-04-21T09:00:00Z">
        <w:r>
          <w:rPr>
            <w:rFonts w:ascii="Times New Roman" w:hAnsi="Times New Roman"/>
            <w:color w:val="000000"/>
            <w:sz w:val="22"/>
          </w:rPr>
          <w:delText xml:space="preserve">in</w:delText>
        </w:r>
      </w:del>
      <w:ins w:id="5713" w:author="Ceritas Therapeutics (QA/Legal)" w:date="2025-04-21T09:00:00Z">
        <w:r>
          <w:rPr>
            <w:rFonts w:ascii="Times New Roman" w:hAnsi="Times New Roman"/>
            <w:color w:val="000000"/>
            <w:sz w:val="22"/>
          </w:rPr>
          <w:t xml:space="preserve">by</w:t>
        </w:r>
      </w:ins>
      <w:r>
        <w:rPr>
          <w:rFonts w:ascii="Times New Roman" w:hAnsi="Times New Roman"/>
          <w:color w:val="000000"/>
          <w:sz w:val="22"/>
        </w:rPr>
        <w:t xml:space="preserve"> </w:t>
      </w:r>
      <w:del w:id="5632" w:author="Ceritas Therapeutics (QA/Legal)" w:date="2025-04-21T09:00:00Z">
        <w:r>
          <w:rPr>
            <w:rFonts w:ascii="Times New Roman" w:hAnsi="Times New Roman"/>
            <w:color w:val="000000"/>
            <w:sz w:val="22"/>
          </w:rPr>
          <w:delText xml:space="preserve">a timely manner</w:delText>
        </w:r>
      </w:del>
      <w:ins w:id="5714" w:author="Ceritas Therapeutics (QA/Legal)" w:date="2025-04-21T09:00:00Z">
        <w:r>
          <w:rPr>
            <w:rFonts w:ascii="Times New Roman" w:hAnsi="Times New Roman"/>
            <w:color w:val="000000"/>
            <w:sz w:val="22"/>
          </w:rPr>
          <w:t xml:space="preserve">Ceritas</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 xml:space="preserve">Each audit shall be conducted by personnel designated by Ceritas who are qualified to conduct GMP audits. Ceritas's audit team may include Ceritas employees, consultants, or third-party auditors retained by Ceritas, provided that any such consultants or third-party auditors </w:t>
      </w:r>
      <w:del w:id="5634" w:author="Ceritas Therapeutics (QA/Legal)" w:date="2025-04-21T09:00:00Z">
        <w:r>
          <w:rPr>
            <w:rFonts w:ascii="Times New Roman" w:hAnsi="Times New Roman"/>
            <w:color w:val="000000"/>
            <w:sz w:val="22"/>
          </w:rPr>
          <w:delText xml:space="preserve">have</w:delText>
        </w:r>
      </w:del>
      <w:ins w:id="5635" w:author="Ceritas Therapeutics (QA/Legal)" w:date="2025-04-21T09:00:00Z">
        <w:r>
          <w:rPr>
            <w:rFonts w:ascii="Times New Roman" w:hAnsi="Times New Roman"/>
            <w:color w:val="000000"/>
            <w:sz w:val="22"/>
          </w:rPr>
          <w:t xml:space="preserve">are bound by written confidentiality obligations no less restrictive than those set forth in Article 8 of the MSA,</w:t>
        </w:r>
      </w:ins>
      <w:r>
        <w:rPr>
          <w:rFonts w:ascii="Times New Roman" w:hAnsi="Times New Roman"/>
          <w:color w:val="000000"/>
          <w:sz w:val="22"/>
        </w:rPr>
        <w:t xml:space="preserve"> executed </w:t>
      </w:r>
      <w:del w:id="5636" w:author="Ceritas Therapeutics (QA/Legal)" w:date="2025-04-21T09:00:00Z">
        <w:r>
          <w:rPr>
            <w:rFonts w:ascii="Times New Roman" w:hAnsi="Times New Roman"/>
            <w:color w:val="000000"/>
            <w:sz w:val="22"/>
          </w:rPr>
          <w:delText xml:space="preserve">confidentiality</w:delText>
        </w:r>
      </w:del>
      <w:ins w:id="5637" w:author="Ceritas Therapeutics (QA/Legal)" w:date="2025-04-21T09:00:00Z">
        <w:r>
          <w:rPr>
            <w:rFonts w:ascii="Times New Roman" w:hAnsi="Times New Roman"/>
            <w:color w:val="000000"/>
            <w:sz w:val="22"/>
          </w:rPr>
          <w:t xml:space="preserve">before</w:t>
        </w:r>
      </w:ins>
      <w:r>
        <w:rPr>
          <w:rFonts w:ascii="Times New Roman" w:hAnsi="Times New Roman"/>
          <w:color w:val="000000"/>
          <w:sz w:val="22"/>
        </w:rPr>
        <w:t xml:space="preserve"> </w:t>
      </w:r>
      <w:del w:id="5638" w:author="Ceritas Therapeutics (QA/Legal)" w:date="2025-04-21T09:00:00Z">
        <w:r>
          <w:rPr>
            <w:rFonts w:ascii="Times New Roman" w:hAnsi="Times New Roman"/>
            <w:color w:val="000000"/>
            <w:sz w:val="22"/>
          </w:rPr>
          <w:delText xml:space="preserve">agreements</w:delText>
        </w:r>
      </w:del>
      <w:ins w:id="5639" w:author="Ceritas Therapeutics (QA/Legal)" w:date="2025-04-21T09:00:00Z">
        <w:r>
          <w:rPr>
            <w:rFonts w:ascii="Times New Roman" w:hAnsi="Times New Roman"/>
            <w:color w:val="000000"/>
            <w:sz w:val="22"/>
          </w:rPr>
          <w:t xml:space="preserve">they</w:t>
        </w:r>
      </w:ins>
      <w:r>
        <w:rPr>
          <w:rFonts w:ascii="Times New Roman" w:hAnsi="Times New Roman"/>
          <w:color w:val="000000"/>
          <w:sz w:val="22"/>
        </w:rPr>
        <w:t xml:space="preserve"> </w:t>
      </w:r>
      <w:del w:id="5640" w:author="Ceritas Therapeutics (QA/Legal)" w:date="2025-04-21T09:00:00Z">
        <w:r>
          <w:rPr>
            <w:rFonts w:ascii="Times New Roman" w:hAnsi="Times New Roman"/>
            <w:color w:val="000000"/>
            <w:sz w:val="22"/>
          </w:rPr>
          <w:delText xml:space="preserve">reasonably</w:delText>
        </w:r>
      </w:del>
      <w:ins w:id="5641" w:author="Ceritas Therapeutics (QA/Legal)" w:date="2025-04-21T09:00:00Z">
        <w:r>
          <w:rPr>
            <w:rFonts w:ascii="Times New Roman" w:hAnsi="Times New Roman"/>
            <w:color w:val="000000"/>
            <w:sz w:val="22"/>
          </w:rPr>
          <w:t xml:space="preserve">are</w:t>
        </w:r>
      </w:ins>
      <w:r>
        <w:rPr>
          <w:rFonts w:ascii="Times New Roman" w:hAnsi="Times New Roman"/>
          <w:color w:val="000000"/>
          <w:sz w:val="22"/>
        </w:rPr>
        <w:t xml:space="preserve"> </w:t>
      </w:r>
      <w:del w:id="5642" w:author="Ceritas Therapeutics (QA/Legal)" w:date="2025-04-21T09:00:00Z">
        <w:r>
          <w:rPr>
            <w:rFonts w:ascii="Times New Roman" w:hAnsi="Times New Roman"/>
            <w:color w:val="000000"/>
            <w:sz w:val="22"/>
          </w:rPr>
          <w:delText xml:space="preserve">acceptable</w:delText>
        </w:r>
      </w:del>
      <w:ins w:id="5643" w:author="Ceritas Therapeutics (QA/Legal)" w:date="2025-04-21T09:00:00Z">
        <w:r>
          <w:rPr>
            <w:rFonts w:ascii="Times New Roman" w:hAnsi="Times New Roman"/>
            <w:color w:val="000000"/>
            <w:sz w:val="22"/>
          </w:rPr>
          <w:t xml:space="preserve">granted access to the Facility or</w:t>
        </w:r>
      </w:ins>
      <w:r>
        <w:rPr>
          <w:rFonts w:ascii="Times New Roman" w:hAnsi="Times New Roman"/>
          <w:color w:val="000000"/>
          <w:sz w:val="22"/>
        </w:rPr>
        <w:t xml:space="preserve"> to Pinnacle</w:t>
      </w:r>
      <w:ins w:id="5644" w:author="Ceritas Therapeutics (QA/Legal)" w:date="2025-04-21T09:00:00Z">
        <w:r>
          <w:rPr>
            <w:rFonts w:ascii="Times New Roman" w:hAnsi="Times New Roman"/>
            <w:color w:val="000000"/>
            <w:sz w:val="22"/>
          </w:rPr>
          <w:t xml:space="preserve">'s Confidential Information</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9.2 Audit Reports.</w:t>
      </w:r>
    </w:p>
    <w:p>
      <w:pPr>
        <w:spacing w:line="276" w:lineRule="auto" w:before="0" w:after="120"/>
        <w:jc w:val="both"/>
      </w:pPr>
      <w:r>
        <w:rPr>
          <w:rFonts w:ascii="Times New Roman" w:hAnsi="Times New Roman"/>
          <w:color w:val="000000"/>
          <w:sz w:val="22"/>
        </w:rPr>
        <w:t>Following the completion of any audit conducted pursuant to Section 9.1, Ceritas shall prepare a written audit report summarizing the findings, observations, and any recommendations arising from the audit. Ceritas shall provide the audit report to Pinnacle within thirty (30) business days of the completion of the audit.</w:t>
      </w:r>
    </w:p>
    <w:p>
      <w:pPr>
        <w:spacing w:line="276" w:lineRule="auto" w:before="0" w:after="120"/>
        <w:jc w:val="both"/>
      </w:pPr>
      <w:r>
        <w:rPr>
          <w:rFonts w:ascii="Times New Roman" w:hAnsi="Times New Roman"/>
          <w:color w:val="000000"/>
          <w:sz w:val="22"/>
        </w:rPr>
        <w:t xml:space="preserve">Pinnacle shall review the audit report and shall respond to any audit findings or observations within </w:t>
      </w:r>
      <w:del w:id="5645" w:author="Ceritas Therapeutics (QA/Legal)" w:date="2025-04-21T09:00:00Z">
        <w:r>
          <w:rPr>
            <w:rFonts w:ascii="Times New Roman" w:hAnsi="Times New Roman"/>
            <w:color w:val="000000"/>
            <w:sz w:val="22"/>
          </w:rPr>
          <w:delText xml:space="preserve">a</w:delText>
        </w:r>
      </w:del>
      <w:ins w:id="5659" w:author="Ceritas Therapeutics (QA/Legal)" w:date="2025-04-21T09:00:00Z">
        <w:r>
          <w:rPr>
            <w:rFonts w:ascii="Times New Roman" w:hAnsi="Times New Roman"/>
            <w:color w:val="000000"/>
            <w:sz w:val="22"/>
          </w:rPr>
          <w:t xml:space="preserve">thirty</w:t>
        </w:r>
      </w:ins>
      <w:r>
        <w:rPr>
          <w:rFonts w:ascii="Times New Roman" w:hAnsi="Times New Roman"/>
          <w:color w:val="000000"/>
          <w:sz w:val="22"/>
        </w:rPr>
        <w:t xml:space="preserve"> </w:t>
      </w:r>
      <w:del w:id="5647" w:author="Ceritas Therapeutics (QA/Legal)" w:date="2025-04-21T09:00:00Z">
        <w:r>
          <w:rPr>
            <w:rFonts w:ascii="Times New Roman" w:hAnsi="Times New Roman"/>
            <w:color w:val="000000"/>
            <w:sz w:val="22"/>
          </w:rPr>
          <w:delText xml:space="preserve">timeframe</w:delText>
        </w:r>
      </w:del>
      <w:ins w:id="5660" w:author="Ceritas Therapeutics (QA/Legal)" w:date="2025-04-21T09:00:00Z">
        <w:r>
          <w:rPr>
            <w:rFonts w:ascii="Times New Roman" w:hAnsi="Times New Roman"/>
            <w:color w:val="000000"/>
            <w:sz w:val="22"/>
          </w:rPr>
          <w:t xml:space="preserve">(30)</w:t>
        </w:r>
      </w:ins>
      <w:r>
        <w:rPr>
          <w:rFonts w:ascii="Times New Roman" w:hAnsi="Times New Roman"/>
          <w:color w:val="000000"/>
          <w:sz w:val="22"/>
        </w:rPr>
        <w:t xml:space="preserve"> </w:t>
      </w:r>
      <w:del w:id="5649" w:author="Ceritas Therapeutics (QA/Legal)" w:date="2025-04-21T09:00:00Z">
        <w:r>
          <w:rPr>
            <w:rFonts w:ascii="Times New Roman" w:hAnsi="Times New Roman"/>
            <w:color w:val="000000"/>
            <w:sz w:val="22"/>
          </w:rPr>
          <w:delText xml:space="preserve">mutually</w:delText>
        </w:r>
      </w:del>
      <w:ins w:id="5661" w:author="Ceritas Therapeutics (QA/Legal)" w:date="2025-04-21T09:00:00Z">
        <w:r>
          <w:rPr>
            <w:rFonts w:ascii="Times New Roman" w:hAnsi="Times New Roman"/>
            <w:color w:val="000000"/>
            <w:sz w:val="22"/>
          </w:rPr>
          <w:t xml:space="preserve">calendar</w:t>
        </w:r>
      </w:ins>
      <w:r>
        <w:rPr>
          <w:rFonts w:ascii="Times New Roman" w:hAnsi="Times New Roman"/>
          <w:color w:val="000000"/>
          <w:sz w:val="22"/>
        </w:rPr>
        <w:t xml:space="preserve"> </w:t>
      </w:r>
      <w:del w:id="5651" w:author="Ceritas Therapeutics (QA/Legal)" w:date="2025-04-21T09:00:00Z">
        <w:r>
          <w:rPr>
            <w:rFonts w:ascii="Times New Roman" w:hAnsi="Times New Roman"/>
            <w:color w:val="000000"/>
            <w:sz w:val="22"/>
          </w:rPr>
          <w:delText xml:space="preserve">agreed</w:delText>
        </w:r>
      </w:del>
      <w:ins w:id="5662" w:author="Ceritas Therapeutics (QA/Legal)" w:date="2025-04-21T09:00:00Z">
        <w:r>
          <w:rPr>
            <w:rFonts w:ascii="Times New Roman" w:hAnsi="Times New Roman"/>
            <w:color w:val="000000"/>
            <w:sz w:val="22"/>
          </w:rPr>
          <w:t xml:space="preserve">days</w:t>
        </w:r>
      </w:ins>
      <w:r>
        <w:rPr>
          <w:rFonts w:ascii="Times New Roman" w:hAnsi="Times New Roman"/>
          <w:color w:val="000000"/>
          <w:sz w:val="22"/>
        </w:rPr>
        <w:t xml:space="preserve"> </w:t>
      </w:r>
      <w:del w:id="5653" w:author="Ceritas Therapeutics (QA/Legal)" w:date="2025-04-21T09:00:00Z">
        <w:r>
          <w:rPr>
            <w:rFonts w:ascii="Times New Roman" w:hAnsi="Times New Roman"/>
            <w:color w:val="000000"/>
            <w:sz w:val="22"/>
          </w:rPr>
          <w:delText xml:space="preserve">upon</w:delText>
        </w:r>
      </w:del>
      <w:ins w:id="5663" w:author="Ceritas Therapeutics (QA/Legal)" w:date="2025-04-21T09:00:00Z">
        <w:r>
          <w:rPr>
            <w:rFonts w:ascii="Times New Roman" w:hAnsi="Times New Roman"/>
            <w:color w:val="000000"/>
            <w:sz w:val="22"/>
          </w:rPr>
          <w:t xml:space="preserve">of receipt of the audit report (or within ten (10) business days for any finding classified</w:t>
        </w:r>
      </w:ins>
      <w:r>
        <w:rPr>
          <w:rFonts w:ascii="Times New Roman" w:hAnsi="Times New Roman"/>
          <w:color w:val="000000"/>
          <w:sz w:val="22"/>
        </w:rPr>
        <w:t xml:space="preserve"> by </w:t>
      </w:r>
      <w:del w:id="5655" w:author="Ceritas Therapeutics (QA/Legal)" w:date="2025-04-21T09:00:00Z">
        <w:r>
          <w:rPr>
            <w:rFonts w:ascii="Times New Roman" w:hAnsi="Times New Roman"/>
            <w:color w:val="000000"/>
            <w:sz w:val="22"/>
          </w:rPr>
          <w:delText xml:space="preserve">the</w:delText>
        </w:r>
      </w:del>
      <w:ins w:id="5664" w:author="Ceritas Therapeutics (QA/Legal)" w:date="2025-04-21T09:00:00Z">
        <w:r>
          <w:rPr>
            <w:rFonts w:ascii="Times New Roman" w:hAnsi="Times New Roman"/>
            <w:color w:val="000000"/>
            <w:sz w:val="22"/>
          </w:rPr>
          <w:t xml:space="preserve">Ceritas</w:t>
        </w:r>
      </w:ins>
      <w:r>
        <w:rPr>
          <w:rFonts w:ascii="Times New Roman" w:hAnsi="Times New Roman"/>
          <w:color w:val="000000"/>
          <w:sz w:val="22"/>
        </w:rPr>
        <w:t xml:space="preserve"> </w:t>
      </w:r>
      <w:del w:id="5657" w:author="Ceritas Therapeutics (QA/Legal)" w:date="2025-04-21T09:00:00Z">
        <w:r>
          <w:rPr>
            <w:rFonts w:ascii="Times New Roman" w:hAnsi="Times New Roman"/>
            <w:color w:val="000000"/>
            <w:sz w:val="22"/>
          </w:rPr>
          <w:delText xml:space="preserve">Parties</w:delText>
        </w:r>
      </w:del>
      <w:ins w:id="5665" w:author="Ceritas Therapeutics (QA/Legal)" w:date="2025-04-21T09:00:00Z">
        <w:r>
          <w:rPr>
            <w:rFonts w:ascii="Times New Roman" w:hAnsi="Times New Roman"/>
            <w:color w:val="000000"/>
            <w:sz w:val="22"/>
          </w:rPr>
          <w:t xml:space="preserve">as critical)</w:t>
        </w:r>
      </w:ins>
      <w:r>
        <w:rPr>
          <w:rFonts w:ascii="Times New Roman" w:hAnsi="Times New Roman"/>
          <w:color w:val="000000"/>
          <w:sz w:val="22"/>
        </w:rPr>
        <w:t xml:space="preserve">. Pinnacle's response shall include, as applicable, an assessment of each finding, identification of the root cause (for significant findings), proposed corrective and preventive actions, and target completion dates for remediation. </w:t>
      </w:r>
      <w:del w:id="5666" w:author="Ceritas Therapeutics (QA/Legal)" w:date="2025-04-21T09:00:00Z">
        <w:r>
          <w:rPr>
            <w:rFonts w:ascii="Times New Roman" w:hAnsi="Times New Roman"/>
            <w:color w:val="000000"/>
            <w:sz w:val="22"/>
          </w:rPr>
          <w:delText xml:space="preserve">The Parties</w:delText>
        </w:r>
      </w:del>
      <w:ins w:id="5667" w:author="Ceritas Therapeutics (QA/Legal)" w:date="2025-04-21T09:00:00Z">
        <w:r>
          <w:rPr>
            <w:rFonts w:ascii="Times New Roman" w:hAnsi="Times New Roman"/>
            <w:color w:val="000000"/>
            <w:sz w:val="22"/>
          </w:rPr>
          <w:t xml:space="preserve">Pinnacle</w:t>
        </w:r>
      </w:ins>
      <w:r>
        <w:rPr>
          <w:rFonts w:ascii="Times New Roman" w:hAnsi="Times New Roman"/>
          <w:color w:val="000000"/>
          <w:sz w:val="22"/>
        </w:rPr>
        <w:t xml:space="preserve"> shall </w:t>
      </w:r>
      <w:del w:id="5668" w:author="Ceritas Therapeutics (QA/Legal)" w:date="2025-04-21T09:00:00Z">
        <w:r>
          <w:rPr>
            <w:rFonts w:ascii="Times New Roman" w:hAnsi="Times New Roman"/>
            <w:color w:val="000000"/>
            <w:sz w:val="22"/>
          </w:rPr>
          <w:delText xml:space="preserve">cooperate</w:delText>
        </w:r>
      </w:del>
      <w:ins w:id="5669" w:author="Ceritas Therapeutics (QA/Legal)" w:date="2025-04-21T09:00:00Z">
        <w:r>
          <w:rPr>
            <w:rFonts w:ascii="Times New Roman" w:hAnsi="Times New Roman"/>
            <w:color w:val="000000"/>
            <w:sz w:val="22"/>
          </w:rPr>
          <w:t xml:space="preserve">complete remediation by the target completion dates accepted by Ceritas and shall report progress</w:t>
        </w:r>
      </w:ins>
      <w:r>
        <w:rPr>
          <w:rFonts w:ascii="Times New Roman" w:hAnsi="Times New Roman"/>
          <w:color w:val="000000"/>
          <w:sz w:val="22"/>
        </w:rPr>
        <w:t xml:space="preserve"> in </w:t>
      </w:r>
      <w:del w:id="5670" w:author="Ceritas Therapeutics (QA/Legal)" w:date="2025-04-21T09:00:00Z">
        <w:r>
          <w:rPr>
            <w:rFonts w:ascii="Times New Roman" w:hAnsi="Times New Roman"/>
            <w:color w:val="000000"/>
            <w:sz w:val="22"/>
          </w:rPr>
          <w:delText xml:space="preserve">good</w:delText>
        </w:r>
      </w:del>
      <w:ins w:id="5671"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672" w:author="Ceritas Therapeutics (QA/Legal)" w:date="2025-04-21T09:00:00Z">
        <w:r>
          <w:rPr>
            <w:rFonts w:ascii="Times New Roman" w:hAnsi="Times New Roman"/>
            <w:color w:val="000000"/>
            <w:sz w:val="22"/>
          </w:rPr>
          <w:delText xml:space="preserve">faith</w:delText>
        </w:r>
      </w:del>
      <w:ins w:id="5673" w:author="Ceritas Therapeutics (QA/Legal)" w:date="2025-04-21T09:00:00Z">
        <w:r>
          <w:rPr>
            <w:rFonts w:ascii="Times New Roman" w:hAnsi="Times New Roman"/>
            <w:color w:val="000000"/>
            <w:sz w:val="22"/>
          </w:rPr>
          <w:t xml:space="preserve">monthly</w:t>
        </w:r>
      </w:ins>
      <w:r>
        <w:rPr>
          <w:rFonts w:ascii="Times New Roman" w:hAnsi="Times New Roman"/>
          <w:color w:val="000000"/>
          <w:sz w:val="22"/>
        </w:rPr>
        <w:t xml:space="preserve"> </w:t>
      </w:r>
      <w:del w:id="5674" w:author="Ceritas Therapeutics (QA/Legal)" w:date="2025-04-21T09:00:00Z">
        <w:r>
          <w:rPr>
            <w:rFonts w:ascii="Times New Roman" w:hAnsi="Times New Roman"/>
            <w:color w:val="000000"/>
            <w:sz w:val="22"/>
          </w:rPr>
          <w:delText xml:space="preserve">to</w:delText>
        </w:r>
      </w:del>
      <w:ins w:id="5675" w:author="Ceritas Therapeutics (QA/Legal)" w:date="2025-04-21T09:00:00Z">
        <w:r>
          <w:rPr>
            <w:rFonts w:ascii="Times New Roman" w:hAnsi="Times New Roman"/>
            <w:color w:val="000000"/>
            <w:sz w:val="22"/>
          </w:rPr>
          <w:t xml:space="preserve">quality</w:t>
        </w:r>
      </w:ins>
      <w:r>
        <w:rPr>
          <w:rFonts w:ascii="Times New Roman" w:hAnsi="Times New Roman"/>
          <w:color w:val="000000"/>
          <w:sz w:val="22"/>
        </w:rPr>
        <w:t xml:space="preserve"> </w:t>
      </w:r>
      <w:del w:id="5676" w:author="Ceritas Therapeutics (QA/Legal)" w:date="2025-04-21T09:00:00Z">
        <w:r>
          <w:rPr>
            <w:rFonts w:ascii="Times New Roman" w:hAnsi="Times New Roman"/>
            <w:color w:val="000000"/>
            <w:sz w:val="22"/>
          </w:rPr>
          <w:delText xml:space="preserve">resolve</w:delText>
        </w:r>
      </w:del>
      <w:ins w:id="5677" w:author="Ceritas Therapeutics (QA/Legal)" w:date="2025-04-21T09:00:00Z">
        <w:r>
          <w:rPr>
            <w:rFonts w:ascii="Times New Roman" w:hAnsi="Times New Roman"/>
            <w:color w:val="000000"/>
            <w:sz w:val="22"/>
          </w:rPr>
          <w:t xml:space="preserve">summary</w:t>
        </w:r>
      </w:ins>
      <w:r>
        <w:rPr>
          <w:rFonts w:ascii="Times New Roman" w:hAnsi="Times New Roman"/>
          <w:color w:val="000000"/>
          <w:sz w:val="22"/>
        </w:rPr>
        <w:t xml:space="preserve"> </w:t>
      </w:r>
      <w:del w:id="5678" w:author="Ceritas Therapeutics (QA/Legal)" w:date="2025-04-21T09:00:00Z">
        <w:r>
          <w:rPr>
            <w:rFonts w:ascii="Times New Roman" w:hAnsi="Times New Roman"/>
            <w:color w:val="000000"/>
            <w:sz w:val="22"/>
          </w:rPr>
          <w:delText xml:space="preserve">any</w:delText>
        </w:r>
      </w:del>
      <w:ins w:id="5679" w:author="Ceritas Therapeutics (QA/Legal)" w:date="2025-04-21T09:00:00Z">
        <w:r>
          <w:rPr>
            <w:rFonts w:ascii="Times New Roman" w:hAnsi="Times New Roman"/>
            <w:color w:val="000000"/>
            <w:sz w:val="22"/>
          </w:rPr>
          <w:t xml:space="preserve">report</w:t>
        </w:r>
      </w:ins>
      <w:r>
        <w:rPr>
          <w:rFonts w:ascii="Times New Roman" w:hAnsi="Times New Roman"/>
          <w:color w:val="000000"/>
          <w:sz w:val="22"/>
        </w:rPr>
        <w:t xml:space="preserve"> </w:t>
      </w:r>
      <w:del w:id="5680" w:author="Ceritas Therapeutics (QA/Legal)" w:date="2025-04-21T09:00:00Z">
        <w:r>
          <w:rPr>
            <w:rFonts w:ascii="Times New Roman" w:hAnsi="Times New Roman"/>
            <w:color w:val="000000"/>
            <w:sz w:val="22"/>
          </w:rPr>
          <w:delText xml:space="preserve">open</w:delText>
        </w:r>
      </w:del>
      <w:ins w:id="5681" w:author="Ceritas Therapeutics (QA/Legal)" w:date="2025-04-21T09:00:00Z">
        <w:r>
          <w:rPr>
            <w:rFonts w:ascii="Times New Roman" w:hAnsi="Times New Roman"/>
            <w:color w:val="000000"/>
            <w:sz w:val="22"/>
          </w:rPr>
          <w:t xml:space="preserve">until</w:t>
        </w:r>
      </w:ins>
      <w:r>
        <w:rPr>
          <w:rFonts w:ascii="Times New Roman" w:hAnsi="Times New Roman"/>
          <w:color w:val="000000"/>
          <w:sz w:val="22"/>
        </w:rPr>
        <w:t xml:space="preserve"> </w:t>
      </w:r>
      <w:del w:id="5682" w:author="Ceritas Therapeutics (QA/Legal)" w:date="2025-04-21T09:00:00Z">
        <w:r>
          <w:rPr>
            <w:rFonts w:ascii="Times New Roman" w:hAnsi="Times New Roman"/>
            <w:color w:val="000000"/>
            <w:sz w:val="22"/>
          </w:rPr>
          <w:delText xml:space="preserve">audit</w:delText>
        </w:r>
      </w:del>
      <w:ins w:id="5683" w:author="Ceritas Therapeutics (QA/Legal)" w:date="2025-04-21T09:00:00Z">
        <w:r>
          <w:rPr>
            <w:rFonts w:ascii="Times New Roman" w:hAnsi="Times New Roman"/>
            <w:color w:val="000000"/>
            <w:sz w:val="22"/>
          </w:rPr>
          <w:t xml:space="preserve">all</w:t>
        </w:r>
      </w:ins>
      <w:r>
        <w:rPr>
          <w:rFonts w:ascii="Times New Roman" w:hAnsi="Times New Roman"/>
          <w:color w:val="000000"/>
          <w:sz w:val="22"/>
        </w:rPr>
        <w:t xml:space="preserve"> findings </w:t>
      </w:r>
      <w:del w:id="5684" w:author="Ceritas Therapeutics (QA/Legal)" w:date="2025-04-21T09:00:00Z">
        <w:r>
          <w:rPr>
            <w:rFonts w:ascii="Times New Roman" w:hAnsi="Times New Roman"/>
            <w:color w:val="000000"/>
            <w:sz w:val="22"/>
          </w:rPr>
          <w:delText xml:space="preserve">in</w:delText>
        </w:r>
      </w:del>
      <w:ins w:id="5685" w:author="Ceritas Therapeutics (QA/Legal)" w:date="2025-04-21T09:00:00Z">
        <w:r>
          <w:rPr>
            <w:rFonts w:ascii="Times New Roman" w:hAnsi="Times New Roman"/>
            <w:color w:val="000000"/>
            <w:sz w:val="22"/>
          </w:rPr>
          <w:t xml:space="preserve">are</w:t>
        </w:r>
      </w:ins>
      <w:r>
        <w:rPr>
          <w:rFonts w:ascii="Times New Roman" w:hAnsi="Times New Roman"/>
          <w:color w:val="000000"/>
          <w:sz w:val="22"/>
        </w:rPr>
        <w:t xml:space="preserve"> </w:t>
      </w:r>
      <w:del w:id="5686" w:author="Ceritas Therapeutics (QA/Legal)" w:date="2025-04-21T09:00:00Z">
        <w:r>
          <w:rPr>
            <w:rFonts w:ascii="Times New Roman" w:hAnsi="Times New Roman"/>
            <w:color w:val="000000"/>
            <w:sz w:val="22"/>
          </w:rPr>
          <w:delText xml:space="preserve">a timely manner</w:delText>
        </w:r>
      </w:del>
      <w:ins w:id="5687" w:author="Ceritas Therapeutics (QA/Legal)" w:date="2025-04-21T09:00:00Z">
        <w:r>
          <w:rPr>
            <w:rFonts w:ascii="Times New Roman" w:hAnsi="Times New Roman"/>
            <w:color w:val="000000"/>
            <w:sz w:val="22"/>
          </w:rPr>
          <w:t xml:space="preserve">closed</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9.3 Regulatory Inspections.</w:t>
      </w:r>
    </w:p>
    <w:p>
      <w:pPr>
        <w:spacing w:line="276" w:lineRule="auto" w:before="0" w:after="120"/>
        <w:jc w:val="both"/>
      </w:pPr>
      <w:r>
        <w:rPr>
          <w:rFonts w:ascii="Times New Roman" w:hAnsi="Times New Roman"/>
          <w:color w:val="000000"/>
          <w:sz w:val="22"/>
        </w:rPr>
        <w:t xml:space="preserve">Pinnacle shall notify Ceritas in writing within </w:t>
      </w:r>
      <w:del w:id="5715" w:author="Ceritas Therapeutics (QA/Legal)" w:date="2025-04-21T09:00:00Z">
        <w:r>
          <w:rPr>
            <w:rFonts w:ascii="Times New Roman" w:hAnsi="Times New Roman"/>
            <w:color w:val="000000"/>
            <w:sz w:val="22"/>
          </w:rPr>
          <w:delText xml:space="preserve">five</w:delText>
        </w:r>
      </w:del>
      <w:ins w:id="5728" w:author="Ceritas Therapeutics (QA/Legal)" w:date="2025-04-21T09:00:00Z">
        <w:r>
          <w:rPr>
            <w:rFonts w:ascii="Times New Roman" w:hAnsi="Times New Roman"/>
            <w:color w:val="000000"/>
            <w:sz w:val="22"/>
          </w:rPr>
          <w:t xml:space="preserve">twenty-four</w:t>
        </w:r>
      </w:ins>
      <w:r>
        <w:rPr>
          <w:rFonts w:ascii="Times New Roman" w:hAnsi="Times New Roman"/>
          <w:color w:val="000000"/>
          <w:sz w:val="22"/>
        </w:rPr>
        <w:t xml:space="preserve"> (</w:t>
      </w:r>
      <w:del w:id="5717" w:author="Ceritas Therapeutics (QA/Legal)" w:date="2025-04-21T09:00:00Z">
        <w:r>
          <w:rPr>
            <w:rFonts w:ascii="Times New Roman" w:hAnsi="Times New Roman"/>
            <w:color w:val="000000"/>
            <w:sz w:val="22"/>
          </w:rPr>
          <w:delText xml:space="preserve">5</w:delText>
        </w:r>
      </w:del>
      <w:ins w:id="5729" w:author="Ceritas Therapeutics (QA/Legal)" w:date="2025-04-21T09:00:00Z">
        <w:r>
          <w:rPr>
            <w:rFonts w:ascii="Times New Roman" w:hAnsi="Times New Roman"/>
            <w:color w:val="000000"/>
            <w:sz w:val="22"/>
          </w:rPr>
          <w:t xml:space="preserve">24</w:t>
        </w:r>
      </w:ins>
      <w:r>
        <w:rPr>
          <w:rFonts w:ascii="Times New Roman" w:hAnsi="Times New Roman"/>
          <w:color w:val="000000"/>
          <w:sz w:val="22"/>
        </w:rPr>
        <w:t xml:space="preserve">) </w:t>
      </w:r>
      <w:del w:id="5719" w:author="Ceritas Therapeutics (QA/Legal)" w:date="2025-04-21T09:00:00Z">
        <w:r>
          <w:rPr>
            <w:rFonts w:ascii="Times New Roman" w:hAnsi="Times New Roman"/>
            <w:color w:val="000000"/>
            <w:sz w:val="22"/>
          </w:rPr>
          <w:delText xml:space="preserve">business days</w:delText>
        </w:r>
      </w:del>
      <w:ins w:id="5730" w:author="Ceritas Therapeutics (QA/Legal)" w:date="2025-04-21T09:00:00Z">
        <w:r>
          <w:rPr>
            <w:rFonts w:ascii="Times New Roman" w:hAnsi="Times New Roman"/>
            <w:color w:val="000000"/>
            <w:sz w:val="22"/>
          </w:rPr>
          <w:t xml:space="preserve">hours</w:t>
        </w:r>
      </w:ins>
      <w:r>
        <w:rPr>
          <w:rFonts w:ascii="Times New Roman" w:hAnsi="Times New Roman"/>
          <w:color w:val="000000"/>
          <w:sz w:val="22"/>
        </w:rPr>
        <w:t xml:space="preserve"> of receiving notice of, or becoming aware of, any regulatory inspection </w:t>
      </w:r>
      <w:ins w:id="5731" w:author="Ceritas Therapeutics (QA/Legal)" w:date="2025-04-21T09:00:00Z">
        <w:r>
          <w:rPr>
            <w:rFonts w:ascii="Times New Roman" w:hAnsi="Times New Roman"/>
            <w:color w:val="000000"/>
            <w:sz w:val="22"/>
          </w:rPr>
          <w:t xml:space="preserve">(whether pre-announced or unannounced) </w:t>
        </w:r>
      </w:ins>
      <w:r>
        <w:rPr>
          <w:rFonts w:ascii="Times New Roman" w:hAnsi="Times New Roman"/>
          <w:color w:val="000000"/>
          <w:sz w:val="22"/>
        </w:rPr>
        <w:t xml:space="preserve">by a Regulatory Authority </w:t>
      </w:r>
      <w:del w:id="5722" w:author="Ceritas Therapeutics (QA/Legal)" w:date="2025-04-21T09:00:00Z">
        <w:r>
          <w:rPr>
            <w:rFonts w:ascii="Times New Roman" w:hAnsi="Times New Roman"/>
            <w:color w:val="000000"/>
            <w:sz w:val="22"/>
          </w:rPr>
          <w:delText xml:space="preserve">involving</w:delText>
        </w:r>
      </w:del>
      <w:ins w:id="5732" w:author="Ceritas Therapeutics (QA/Legal)" w:date="2025-04-21T09:00:00Z">
        <w:r>
          <w:rPr>
            <w:rFonts w:ascii="Times New Roman" w:hAnsi="Times New Roman"/>
            <w:color w:val="000000"/>
            <w:sz w:val="22"/>
          </w:rPr>
          <w:t xml:space="preserve">of</w:t>
        </w:r>
      </w:ins>
      <w:r>
        <w:rPr>
          <w:rFonts w:ascii="Times New Roman" w:hAnsi="Times New Roman"/>
          <w:color w:val="000000"/>
          <w:sz w:val="22"/>
        </w:rPr>
        <w:t xml:space="preserve"> the Facility </w:t>
      </w:r>
      <w:ins w:id="5733" w:author="Ceritas Therapeutics (QA/Legal)" w:date="2025-04-21T09:00:00Z">
        <w:r>
          <w:rPr>
            <w:rFonts w:ascii="Times New Roman" w:hAnsi="Times New Roman"/>
            <w:color w:val="000000"/>
            <w:sz w:val="22"/>
          </w:rPr>
          <w:t xml:space="preserve">or of any Subcontractor performing activities for the Product, or </w:t>
        </w:r>
      </w:ins>
      <w:r>
        <w:rPr>
          <w:rFonts w:ascii="Times New Roman" w:hAnsi="Times New Roman"/>
          <w:color w:val="000000"/>
          <w:sz w:val="22"/>
        </w:rPr>
        <w:t xml:space="preserve">that relates </w:t>
      </w:r>
      <w:ins w:id="5734" w:author="Ceritas Therapeutics (QA/Legal)" w:date="2025-04-21T09:00:00Z">
        <w:r>
          <w:rPr>
            <w:rFonts w:ascii="Times New Roman" w:hAnsi="Times New Roman"/>
            <w:color w:val="000000"/>
            <w:sz w:val="22"/>
          </w:rPr>
          <w:t xml:space="preserve">directly </w:t>
        </w:r>
      </w:ins>
      <w:r>
        <w:rPr>
          <w:rFonts w:ascii="Times New Roman" w:hAnsi="Times New Roman"/>
          <w:color w:val="000000"/>
          <w:sz w:val="22"/>
        </w:rPr>
        <w:t xml:space="preserve">to</w:t>
      </w:r>
      <w:del w:id="5726" w:author="Ceritas Therapeutics (QA/Legal)" w:date="2025-04-21T09:00:00Z">
        <w:r>
          <w:rPr>
            <w:rFonts w:ascii="Times New Roman" w:hAnsi="Times New Roman"/>
            <w:color w:val="000000"/>
            <w:sz w:val="22"/>
          </w:rPr>
          <w:delText xml:space="preserve"> or may affect</w:delText>
        </w:r>
      </w:del>
      <w:r>
        <w:rPr>
          <w:rFonts w:ascii="Times New Roman" w:hAnsi="Times New Roman"/>
          <w:color w:val="000000"/>
          <w:sz w:val="22"/>
        </w:rPr>
        <w:t xml:space="preserve"> the Product</w:t>
      </w:r>
      <w:ins w:id="5735" w:author="Ceritas Therapeutics (QA/Legal)" w:date="2025-04-21T09:00:00Z">
        <w:r>
          <w:rPr>
            <w:rFonts w:ascii="Times New Roman" w:hAnsi="Times New Roman"/>
            <w:color w:val="000000"/>
            <w:sz w:val="22"/>
          </w:rPr>
          <w:t xml:space="preserve">; in the case of an unannounced inspection, such notice shall be given within twenty-four (24) hours of the commencement of the inspection</w:t>
        </w:r>
      </w:ins>
      <w:r>
        <w:rPr>
          <w:rFonts w:ascii="Times New Roman" w:hAnsi="Times New Roman"/>
          <w:color w:val="000000"/>
          <w:sz w:val="22"/>
        </w:rPr>
        <w:t xml:space="preserve">. Such notification shall include the identity of the inspecting Regulatory Authority, the scheduled dates of the inspection (if known), </w:t>
      </w:r>
      <w:del w:id="5736" w:author="Ceritas Therapeutics (QA/Legal)" w:date="2025-04-21T09:00:00Z">
        <w:r>
          <w:rPr>
            <w:rFonts w:ascii="Times New Roman" w:hAnsi="Times New Roman"/>
            <w:color w:val="000000"/>
            <w:sz w:val="22"/>
          </w:rPr>
          <w:delText xml:space="preserve">and </w:delText>
        </w:r>
      </w:del>
      <w:r>
        <w:rPr>
          <w:rFonts w:ascii="Times New Roman" w:hAnsi="Times New Roman"/>
          <w:color w:val="000000"/>
          <w:sz w:val="22"/>
        </w:rPr>
        <w:t xml:space="preserve">the announced or anticipated scope of the inspection</w:t>
      </w:r>
      <w:ins w:id="5737" w:author="Ceritas Therapeutics (QA/Legal)" w:date="2025-04-21T09:00:00Z">
        <w:r>
          <w:rPr>
            <w:rFonts w:ascii="Times New Roman" w:hAnsi="Times New Roman"/>
            <w:color w:val="000000"/>
            <w:sz w:val="22"/>
          </w:rPr>
          <w:t xml:space="preserve">, and any other relevant information available to Pinnacle</w:t>
        </w:r>
      </w:ins>
      <w:r>
        <w:rPr>
          <w:rFonts w:ascii="Times New Roman" w:hAnsi="Times New Roman"/>
          <w:color w:val="000000"/>
          <w:sz w:val="22"/>
        </w:rPr>
        <w:t xml:space="preserve">.</w:t>
      </w:r>
    </w:p>
    <w:p>
      <w:pPr>
        <w:spacing w:line="276" w:lineRule="auto" w:before="0" w:after="120"/>
        <w:jc w:val="both"/>
      </w:pPr>
      <w:del w:id="5738" w:author="Ceritas Therapeutics (QA/Legal)" w:date="2025-04-21T09:00:00Z">
        <w:r>
          <w:rPr>
            <w:rFonts w:ascii="Times New Roman" w:hAnsi="Times New Roman"/>
            <w:color w:val="000000"/>
            <w:sz w:val="22"/>
          </w:rPr>
          <w:delText xml:space="preserve">Following the completion of any such regulatory inspection, Pinnacle shall provide Ceritas, upon request, with copies of any inspection observations issued by the Regulatory Authority (e.g., FDA Form 483 observations, EU GMP non-compliance statements, or equivalent documents) and copies of Pinnacle's written responses to such observations. Pinnacle shall provide such copies within a reasonable timeframe following receipt of Ceritas's request.</w:delText>
        </w:r>
      </w:del>
      <w:ins w:id="5739" w:author="Ceritas Therapeutics (QA/Legal)" w:date="2025-04-21T09:00:00Z">
        <w:r>
          <w:rPr>
            <w:rFonts w:ascii="Times New Roman" w:hAnsi="Times New Roman"/>
            <w:color w:val="000000"/>
            <w:sz w:val="22"/>
          </w:rPr>
          <w:t xml:space="preserve">Pinnacle shall provide Ceritas with copies of all inspection observations issued by the Regulatory Authority (e.g., Form FDA 483 observations, EU GMP inspection reports or non-compliance statements, or equivalent documents) and all correspondence with the inspecting authority relating to the inspection within two (2) business days of issuance or receipt, and in any event within the twenty-four (24)-hour period required by Section 5.3 of the MSA for the matters described therein. Pinnacle shall provide Ceritas with a draft of each proposed response to inspection observations that relate to or may affect the Product at least three (3) business days before the applicable submission deadline and shall not submit any such response without Ceritas's prior written approval, such approval not to be unreasonably withheld or delayed. Pinnacle shall provide Ceritas with a copy of each response as submitted.</w:t>
        </w:r>
      </w:ins>
    </w:p>
    <w:p>
      <w:pPr>
        <w:spacing w:line="276" w:lineRule="auto" w:before="0" w:after="120"/>
        <w:jc w:val="both"/>
      </w:pPr>
      <w:del w:id="5740" w:author="Ceritas Therapeutics (QA/Legal)" w:date="2025-04-21T09:00:00Z">
        <w:r>
          <w:rPr>
            <w:rFonts w:ascii="Times New Roman" w:hAnsi="Times New Roman"/>
            <w:color w:val="000000"/>
            <w:sz w:val="22"/>
          </w:rPr>
          <w:delText xml:space="preserve">The Parties acknowledge that Pinnacle is not obligated under this Quality Agreement to permit Ceritas to participate in, observe, or receive real-time updates during any regulatory inspection. Ceritas acknowledges that the conduct and management of regulatory inspections of the Facility is the responsibility of Pinnacle, and that the presence or participation of Ceritas personnel during such inspections is at the sole discretion of Pinnacle and the inspecting Regulatory Authority.</w:delText>
        </w:r>
      </w:del>
      <w:ins w:id="5741" w:author="Ceritas Therapeutics (QA/Legal)" w:date="2025-04-21T09:00:00Z">
        <w:r>
          <w:rPr>
            <w:rFonts w:ascii="Times New Roman" w:hAnsi="Times New Roman"/>
            <w:color w:val="000000"/>
            <w:sz w:val="22"/>
          </w:rPr>
          <w:t xml:space="preserve">Ceritas shall have the right to participate in and observe any regulatory inspection that relates to the Product or to the manufacturing line, testing laboratory, or area of the Facility used for the manufacture, testing, packaging, or storage of the Product, including the opening meeting, daily wrap-up meetings, and the closing meeting, and to provide back-room support, subject only to any restriction imposed by the inspecting Regulatory Authority. Pinnacle shall take all reasonable steps to facilitate Ceritas's participation, including requesting permission from the inspecting authority where required, and shall provide Ceritas with daily written updates during the inspection. Pinnacle shall host and manage inspections of the Facility in consultation with Ceritas, consistent with Section 5.4 of the MSA.</w:t>
        </w:r>
      </w:ins>
    </w:p>
    <w:p>
      <w:pPr>
        <w:keepNext/>
        <w:spacing w:line="276" w:lineRule="auto" w:before="360" w:after="120"/>
        <w:jc w:val="left"/>
      </w:pPr>
      <w:r>
        <w:rPr>
          <w:rFonts w:ascii="Times New Roman" w:hAnsi="Times New Roman"/>
          <w:b/>
          <w:color w:val="000000"/>
          <w:sz w:val="22"/>
          <w:u w:val="single"/>
        </w:rPr>
        <w:t>SECTION 10 — PRODUCT RECALL AND FIELD ALERTS</w:t>
      </w:r>
    </w:p>
    <w:p>
      <w:pPr>
        <w:spacing w:line="276" w:lineRule="auto" w:before="0" w:after="120"/>
        <w:jc w:val="both"/>
      </w:pPr>
      <w:r>
        <w:rPr>
          <w:rFonts w:ascii="Times New Roman" w:hAnsi="Times New Roman"/>
          <w:b/>
          <w:color w:val="000000"/>
          <w:sz w:val="22"/>
        </w:rPr>
        <w:t>10.1 Recall Decision-Making.</w:t>
      </w:r>
    </w:p>
    <w:p>
      <w:pPr>
        <w:spacing w:line="276" w:lineRule="auto" w:before="0" w:after="120"/>
        <w:jc w:val="both"/>
      </w:pPr>
      <w:del w:id="5742" w:author="Ceritas Therapeutics (QA/Legal)" w:date="2025-04-21T09:00:00Z">
        <w:r>
          <w:rPr>
            <w:rFonts w:ascii="Times New Roman" w:hAnsi="Times New Roman"/>
            <w:color w:val="000000"/>
            <w:sz w:val="22"/>
          </w:rPr>
          <w:delText xml:space="preserve">Decisions regarding the initiation, scope, and conduct of product recalls and field alerts relating to the Product shall be made jointly by the Parties, through consultation and agreement between their respective quality and regulatory affairs functions. Neither Party shall initiate a product recall or issue a field alert with respect to the Product without the prior written consent of the other Party, except where such action is required by a Regulatory Authority. In the event that a Regulatory Authority directs or orders a recall or field alert, the Party receiving such directive shall promptly notify the other Party and the Parties shall cooperate fully in complying with the Regulatory Authority's requirements.</w:delText>
        </w:r>
      </w:del>
      <w:ins w:id="5743" w:author="Ceritas Therapeutics (QA/Legal)" w:date="2025-04-21T09:00:00Z">
        <w:r>
          <w:rPr>
            <w:rFonts w:ascii="Times New Roman" w:hAnsi="Times New Roman"/>
            <w:color w:val="000000"/>
            <w:sz w:val="22"/>
          </w:rPr>
          <w:t xml:space="preserve">Ceritas shall have sole decision-making authority with respect to the initiation, scope, and conduct of any recall, market withdrawal, field correction, or field alert relating to the Product (including any Field Alert Report and any notification to EU competent authorities), acting on its own behalf and on behalf of Ceritas Ireland. Pinnacle shall not initiate any recall or other market action relating to the Product, or communicate with any Regulatory Authority regarding any such action, without Ceritas's prior written consent, except where such communication is required by Applicable Law, in which case Pinnacle shall notify Ceritas before making it (or, where prior notice is legally impossible, immediately thereafter). Pinnacle's obligation to cooperate with and implement any recall or market action directed by Ceritas or by a Regulatory Authority shall be immediate and unconditional, and shall not be subject to Pinnacle's agreement with Ceritas's decision or to the resolution of any dispute regarding cost allocation.</w:t>
        </w:r>
      </w:ins>
    </w:p>
    <w:p>
      <w:pPr>
        <w:spacing w:line="276" w:lineRule="auto" w:before="0" w:after="120"/>
        <w:jc w:val="both"/>
      </w:pPr>
      <w:r>
        <w:rPr>
          <w:rFonts w:ascii="Times New Roman" w:hAnsi="Times New Roman"/>
          <w:color w:val="000000"/>
          <w:sz w:val="22"/>
        </w:rPr>
        <w:t xml:space="preserve">Each Party shall</w:t>
      </w:r>
      <w:del w:id="5744" w:author="Ceritas Therapeutics (QA/Legal)" w:date="2025-04-21T09:00:00Z">
        <w:r>
          <w:rPr>
            <w:rFonts w:ascii="Times New Roman" w:hAnsi="Times New Roman"/>
            <w:color w:val="000000"/>
            <w:sz w:val="22"/>
          </w:rPr>
          <w:delText xml:space="preserve"> promptly</w:delText>
        </w:r>
      </w:del>
      <w:r>
        <w:rPr>
          <w:rFonts w:ascii="Times New Roman" w:hAnsi="Times New Roman"/>
          <w:color w:val="000000"/>
          <w:sz w:val="22"/>
        </w:rPr>
        <w:t xml:space="preserve"> notify the other Party</w:t>
      </w:r>
      <w:ins w:id="5745" w:author="Ceritas Therapeutics (QA/Legal)" w:date="2025-04-21T09:00:00Z">
        <w:r>
          <w:rPr>
            <w:rFonts w:ascii="Times New Roman" w:hAnsi="Times New Roman"/>
            <w:color w:val="000000"/>
            <w:sz w:val="22"/>
          </w:rPr>
          <w:t xml:space="preserve"> within twenty-four (24) hours of becoming aware</w:t>
        </w:r>
      </w:ins>
      <w:r>
        <w:rPr>
          <w:rFonts w:ascii="Times New Roman" w:hAnsi="Times New Roman"/>
          <w:color w:val="000000"/>
          <w:sz w:val="22"/>
        </w:rPr>
        <w:t xml:space="preserve"> of any information or event that may give rise to the need for a product recall or field alert, including but not limited to the receipt of adverse event reports, product quality complaints, regulatory communications, or other information suggesting that the Product may not conform to its Specifications or may present a risk to patient safety.</w:t>
      </w:r>
    </w:p>
    <w:p>
      <w:pPr>
        <w:spacing w:line="276" w:lineRule="auto" w:before="0" w:after="120"/>
        <w:jc w:val="both"/>
        <w:rPr>
          <w:ins w:id="5746" w:author="Ceritas Therapeutics (QA/Legal)" w:date="2025-04-21T09:00:00Z"/>
        </w:rPr>
      </w:pPr>
      <w:ins w:id="5747" w:author="Ceritas Therapeutics (QA/Legal)" w:date="2025-04-21T09:00:00Z">
        <w:r>
          <w:rPr>
            <w:rFonts w:ascii="Times New Roman" w:hAnsi="Times New Roman"/>
            <w:color w:val="000000"/>
            <w:sz w:val="22"/>
          </w:rPr>
          <w:t xml:space="preserve">Without limiting the foregoing, Pinnacle shall notify Ceritas within twenty-four (24) hours of Detection of any information concerning any incident that causes the Product or its labeling to be mistaken for, or applied to, another article; any bacteriological contamination; any significant chemical, physical, or other change or deterioration in distributed Product; or any failure of one or more distributed Batches to meet the Specifications, together with all information reasonably necessary for Ceritas to submit any required Field Alert Report within three (3) working days as required by 21 CFR 314.81(b)(1) and to meet its EU reporting obligations.</w:t>
        </w:r>
      </w:ins>
    </w:p>
    <w:p>
      <w:pPr>
        <w:spacing w:line="276" w:lineRule="auto" w:before="0" w:after="120"/>
        <w:jc w:val="both"/>
      </w:pPr>
      <w:r>
        <w:rPr>
          <w:rFonts w:ascii="Times New Roman" w:hAnsi="Times New Roman"/>
          <w:b/>
          <w:color w:val="000000"/>
          <w:sz w:val="22"/>
        </w:rPr>
        <w:t>10.2 Cost Allocation.</w:t>
      </w:r>
    </w:p>
    <w:p>
      <w:pPr>
        <w:spacing w:line="276" w:lineRule="auto" w:before="0" w:after="120"/>
        <w:jc w:val="both"/>
      </w:pPr>
      <w:r>
        <w:rPr>
          <w:rFonts w:ascii="Times New Roman" w:hAnsi="Times New Roman"/>
          <w:color w:val="000000"/>
          <w:sz w:val="22"/>
        </w:rPr>
        <w:t>Unless otherwise agreed in writing by the Parties, the costs and expenses associated with any product recall or field alert relating to the Product (including direct costs of notification, retrieval, destruction, replacement, and any associated regulatory costs) shall be allocated as follows:</w:t>
      </w:r>
    </w:p>
    <w:p>
      <w:pPr>
        <w:spacing w:line="276" w:lineRule="auto" w:before="0" w:after="120"/>
        <w:ind w:left="432"/>
        <w:jc w:val="both"/>
      </w:pPr>
      <w:r>
        <w:rPr>
          <w:rFonts w:ascii="Times New Roman" w:hAnsi="Times New Roman"/>
          <w:color w:val="000000"/>
          <w:sz w:val="22"/>
        </w:rPr>
        <w:t xml:space="preserve">(a) </w:t>
      </w:r>
      <w:del w:id="5748" w:author="Ceritas Therapeutics (QA/Legal)" w:date="2025-04-21T09:00:00Z">
        <w:r>
          <w:rPr>
            <w:rFonts w:ascii="Times New Roman" w:hAnsi="Times New Roman"/>
            <w:color w:val="000000"/>
            <w:sz w:val="22"/>
          </w:rPr>
          <w:delText xml:space="preserve">In</w:delText>
        </w:r>
      </w:del>
      <w:ins w:id="5749" w:author="Ceritas Therapeutics (QA/Legal)" w:date="2025-04-21T09:00:00Z">
        <w:r>
          <w:rPr>
            <w:rFonts w:ascii="Times New Roman" w:hAnsi="Times New Roman"/>
            <w:color w:val="000000"/>
            <w:sz w:val="22"/>
          </w:rPr>
          <w:t xml:space="preserve">To</w:t>
        </w:r>
      </w:ins>
      <w:r>
        <w:rPr>
          <w:rFonts w:ascii="Times New Roman" w:hAnsi="Times New Roman"/>
          <w:color w:val="000000"/>
          <w:sz w:val="22"/>
        </w:rPr>
        <w:t xml:space="preserve"> the </w:t>
      </w:r>
      <w:del w:id="5750" w:author="Ceritas Therapeutics (QA/Legal)" w:date="2025-04-21T09:00:00Z">
        <w:r>
          <w:rPr>
            <w:rFonts w:ascii="Times New Roman" w:hAnsi="Times New Roman"/>
            <w:color w:val="000000"/>
            <w:sz w:val="22"/>
          </w:rPr>
          <w:delText xml:space="preserve">event</w:delText>
        </w:r>
      </w:del>
      <w:ins w:id="5751" w:author="Ceritas Therapeutics (QA/Legal)" w:date="2025-04-21T09:00:00Z">
        <w:r>
          <w:rPr>
            <w:rFonts w:ascii="Times New Roman" w:hAnsi="Times New Roman"/>
            <w:color w:val="000000"/>
            <w:sz w:val="22"/>
          </w:rPr>
          <w:t xml:space="preserve">extent</w:t>
        </w:r>
      </w:ins>
      <w:r>
        <w:rPr>
          <w:rFonts w:ascii="Times New Roman" w:hAnsi="Times New Roman"/>
          <w:color w:val="000000"/>
          <w:sz w:val="22"/>
        </w:rPr>
        <w:t xml:space="preserve"> that the recall or field alert </w:t>
      </w:r>
      <w:del w:id="5752" w:author="Ceritas Therapeutics (QA/Legal)" w:date="2025-04-21T09:00:00Z">
        <w:r>
          <w:rPr>
            <w:rFonts w:ascii="Times New Roman" w:hAnsi="Times New Roman"/>
            <w:color w:val="000000"/>
            <w:sz w:val="22"/>
          </w:rPr>
          <w:delText xml:space="preserve">does not result</w:delText>
        </w:r>
      </w:del>
      <w:ins w:id="5753" w:author="Ceritas Therapeutics (QA/Legal)" w:date="2025-04-21T09:00:00Z">
        <w:r>
          <w:rPr>
            <w:rFonts w:ascii="Times New Roman" w:hAnsi="Times New Roman"/>
            <w:color w:val="000000"/>
            <w:sz w:val="22"/>
          </w:rPr>
          <w:t xml:space="preserve">arises</w:t>
        </w:r>
      </w:ins>
      <w:r>
        <w:rPr>
          <w:rFonts w:ascii="Times New Roman" w:hAnsi="Times New Roman"/>
          <w:color w:val="000000"/>
          <w:sz w:val="22"/>
        </w:rPr>
        <w:t xml:space="preserve"> from the</w:t>
      </w:r>
      <w:ins w:id="5754" w:author="Ceritas Therapeutics (QA/Legal)" w:date="2025-04-21T09:00:00Z">
        <w:r>
          <w:rPr>
            <w:rFonts w:ascii="Times New Roman" w:hAnsi="Times New Roman"/>
            <w:color w:val="000000"/>
            <w:sz w:val="22"/>
          </w:rPr>
          <w:t xml:space="preserve"> failure of Pinnacle (or any Subcontractor) to comply with cGMP, the Specifications, the Marketing Authorisations, Applicable Law, or this Quality Agreement, or from the negligence or</w:t>
        </w:r>
      </w:ins>
      <w:r>
        <w:rPr>
          <w:rFonts w:ascii="Times New Roman" w:hAnsi="Times New Roman"/>
          <w:color w:val="000000"/>
          <w:sz w:val="22"/>
        </w:rPr>
        <w:t xml:space="preserve"> willful misconduct of </w:t>
      </w:r>
      <w:del w:id="5755" w:author="Ceritas Therapeutics (QA/Legal)" w:date="2025-04-21T09:00:00Z">
        <w:r>
          <w:rPr>
            <w:rFonts w:ascii="Times New Roman" w:hAnsi="Times New Roman"/>
            <w:color w:val="000000"/>
            <w:sz w:val="22"/>
          </w:rPr>
          <w:delText xml:space="preserve">either Party</w:delText>
        </w:r>
      </w:del>
      <w:ins w:id="5756" w:author="Ceritas Therapeutics (QA/Legal)" w:date="2025-04-21T09:00:00Z">
        <w:r>
          <w:rPr>
            <w:rFonts w:ascii="Times New Roman" w:hAnsi="Times New Roman"/>
            <w:color w:val="000000"/>
            <w:sz w:val="22"/>
          </w:rPr>
          <w:t xml:space="preserve">Pinnacle</w:t>
        </w:r>
      </w:ins>
      <w:r>
        <w:rPr>
          <w:rFonts w:ascii="Times New Roman" w:hAnsi="Times New Roman"/>
          <w:color w:val="000000"/>
          <w:sz w:val="22"/>
        </w:rPr>
        <w:t xml:space="preserve">, </w:t>
      </w:r>
      <w:del w:id="5757" w:author="Ceritas Therapeutics (QA/Legal)" w:date="2025-04-21T09:00:00Z">
        <w:r>
          <w:rPr>
            <w:rFonts w:ascii="Times New Roman" w:hAnsi="Times New Roman"/>
            <w:color w:val="000000"/>
            <w:sz w:val="22"/>
          </w:rPr>
          <w:delText xml:space="preserve">the costs</w:delText>
        </w:r>
      </w:del>
      <w:ins w:id="5758" w:author="Ceritas Therapeutics (QA/Legal)" w:date="2025-04-21T09:00:00Z">
        <w:r>
          <w:rPr>
            <w:rFonts w:ascii="Times New Roman" w:hAnsi="Times New Roman"/>
            <w:color w:val="000000"/>
            <w:sz w:val="22"/>
          </w:rPr>
          <w:t xml:space="preserve">Pinnacle</w:t>
        </w:r>
      </w:ins>
      <w:r>
        <w:rPr>
          <w:rFonts w:ascii="Times New Roman" w:hAnsi="Times New Roman"/>
          <w:color w:val="000000"/>
          <w:sz w:val="22"/>
        </w:rPr>
        <w:t xml:space="preserve"> shall </w:t>
      </w:r>
      <w:del w:id="5759" w:author="Ceritas Therapeutics (QA/Legal)" w:date="2025-04-21T09:00:00Z">
        <w:r>
          <w:rPr>
            <w:rFonts w:ascii="Times New Roman" w:hAnsi="Times New Roman"/>
            <w:color w:val="000000"/>
            <w:sz w:val="22"/>
          </w:rPr>
          <w:delText xml:space="preserve">be</w:delText>
        </w:r>
      </w:del>
      <w:ins w:id="5760" w:author="Ceritas Therapeutics (QA/Legal)" w:date="2025-04-21T09:00:00Z">
        <w:r>
          <w:rPr>
            <w:rFonts w:ascii="Times New Roman" w:hAnsi="Times New Roman"/>
            <w:color w:val="000000"/>
            <w:sz w:val="22"/>
          </w:rPr>
          <w:t xml:space="preserve">bear</w:t>
        </w:r>
      </w:ins>
      <w:r>
        <w:rPr>
          <w:rFonts w:ascii="Times New Roman" w:hAnsi="Times New Roman"/>
          <w:color w:val="000000"/>
          <w:sz w:val="22"/>
        </w:rPr>
        <w:t xml:space="preserve"> </w:t>
      </w:r>
      <w:del w:id="5761" w:author="Ceritas Therapeutics (QA/Legal)" w:date="2025-04-21T09:00:00Z">
        <w:r>
          <w:rPr>
            <w:rFonts w:ascii="Times New Roman" w:hAnsi="Times New Roman"/>
            <w:color w:val="000000"/>
            <w:sz w:val="22"/>
          </w:rPr>
          <w:delText xml:space="preserve">shared</w:delText>
        </w:r>
      </w:del>
      <w:ins w:id="5762" w:author="Ceritas Therapeutics (QA/Legal)" w:date="2025-04-21T09:00:00Z">
        <w:r>
          <w:rPr>
            <w:rFonts w:ascii="Times New Roman" w:hAnsi="Times New Roman"/>
            <w:color w:val="000000"/>
            <w:sz w:val="22"/>
          </w:rPr>
          <w:t xml:space="preserve">one</w:t>
        </w:r>
      </w:ins>
      <w:r>
        <w:rPr>
          <w:rFonts w:ascii="Times New Roman" w:hAnsi="Times New Roman"/>
          <w:color w:val="000000"/>
          <w:sz w:val="22"/>
        </w:rPr>
        <w:t xml:space="preserve"> </w:t>
      </w:r>
      <w:del w:id="5763" w:author="Ceritas Therapeutics (QA/Legal)" w:date="2025-04-21T09:00:00Z">
        <w:r>
          <w:rPr>
            <w:rFonts w:ascii="Times New Roman" w:hAnsi="Times New Roman"/>
            <w:color w:val="000000"/>
            <w:sz w:val="22"/>
          </w:rPr>
          <w:delText xml:space="preserve">equally, with each Party bearing fifty</w:delText>
        </w:r>
      </w:del>
      <w:ins w:id="5764" w:author="Ceritas Therapeutics (QA/Legal)" w:date="2025-04-21T09:00:00Z">
        <w:r>
          <w:rPr>
            <w:rFonts w:ascii="Times New Roman" w:hAnsi="Times New Roman"/>
            <w:color w:val="000000"/>
            <w:sz w:val="22"/>
          </w:rPr>
          <w:t xml:space="preserve">hundred</w:t>
        </w:r>
      </w:ins>
      <w:r>
        <w:rPr>
          <w:rFonts w:ascii="Times New Roman" w:hAnsi="Times New Roman"/>
          <w:color w:val="000000"/>
          <w:sz w:val="22"/>
        </w:rPr>
        <w:t xml:space="preserve"> percent (</w:t>
      </w:r>
      <w:del w:id="5765" w:author="Ceritas Therapeutics (QA/Legal)" w:date="2025-04-21T09:00:00Z">
        <w:r>
          <w:rPr>
            <w:rFonts w:ascii="Times New Roman" w:hAnsi="Times New Roman"/>
            <w:color w:val="000000"/>
            <w:sz w:val="22"/>
          </w:rPr>
          <w:delText xml:space="preserve">50</w:delText>
        </w:r>
      </w:del>
      <w:ins w:id="5766" w:author="Ceritas Therapeutics (QA/Legal)" w:date="2025-04-21T09:00:00Z">
        <w:r>
          <w:rPr>
            <w:rFonts w:ascii="Times New Roman" w:hAnsi="Times New Roman"/>
            <w:color w:val="000000"/>
            <w:sz w:val="22"/>
          </w:rPr>
          <w:t xml:space="preserve">100</w:t>
        </w:r>
      </w:ins>
      <w:r>
        <w:rPr>
          <w:rFonts w:ascii="Times New Roman" w:hAnsi="Times New Roman"/>
          <w:color w:val="000000"/>
          <w:sz w:val="22"/>
        </w:rPr>
        <w:t xml:space="preserve">%) of the </w:t>
      </w:r>
      <w:del w:id="5767" w:author="Ceritas Therapeutics (QA/Legal)" w:date="2025-04-21T09:00:00Z">
        <w:r>
          <w:rPr>
            <w:rFonts w:ascii="Times New Roman" w:hAnsi="Times New Roman"/>
            <w:color w:val="000000"/>
            <w:sz w:val="22"/>
          </w:rPr>
          <w:delText xml:space="preserve">total</w:delText>
        </w:r>
      </w:del>
      <w:ins w:id="5768" w:author="Ceritas Therapeutics (QA/Legal)" w:date="2025-04-21T09:00:00Z">
        <w:r>
          <w:rPr>
            <w:rFonts w:ascii="Times New Roman" w:hAnsi="Times New Roman"/>
            <w:color w:val="000000"/>
            <w:sz w:val="22"/>
          </w:rPr>
          <w:t xml:space="preserve">recall</w:t>
        </w:r>
      </w:ins>
      <w:r>
        <w:rPr>
          <w:rFonts w:ascii="Times New Roman" w:hAnsi="Times New Roman"/>
          <w:color w:val="000000"/>
          <w:sz w:val="22"/>
        </w:rPr>
        <w:t xml:space="preserve"> costs</w:t>
      </w:r>
      <w:ins w:id="5769" w:author="Ceritas Therapeutics (QA/Legal)" w:date="2025-04-21T09:00:00Z">
        <w:r>
          <w:rPr>
            <w:rFonts w:ascii="Times New Roman" w:hAnsi="Times New Roman"/>
            <w:color w:val="000000"/>
            <w:sz w:val="22"/>
          </w:rPr>
          <w:t xml:space="preserve">, regardless of whether such failure is characterized as negligent, grossly negligent, or willful</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(b) </w:t>
      </w:r>
      <w:del w:id="5770" w:author="Ceritas Therapeutics (QA/Legal)" w:date="2025-04-21T09:00:00Z">
        <w:r>
          <w:rPr>
            <w:rFonts w:ascii="Times New Roman" w:hAnsi="Times New Roman"/>
            <w:color w:val="000000"/>
            <w:sz w:val="22"/>
          </w:rPr>
          <w:delText xml:space="preserve">In</w:delText>
        </w:r>
      </w:del>
      <w:ins w:id="5771" w:author="Ceritas Therapeutics (QA/Legal)" w:date="2025-04-21T09:00:00Z">
        <w:r>
          <w:rPr>
            <w:rFonts w:ascii="Times New Roman" w:hAnsi="Times New Roman"/>
            <w:color w:val="000000"/>
            <w:sz w:val="22"/>
          </w:rPr>
          <w:t xml:space="preserve">To</w:t>
        </w:r>
      </w:ins>
      <w:r>
        <w:rPr>
          <w:rFonts w:ascii="Times New Roman" w:hAnsi="Times New Roman"/>
          <w:color w:val="000000"/>
          <w:sz w:val="22"/>
        </w:rPr>
        <w:t xml:space="preserve"> the </w:t>
      </w:r>
      <w:del w:id="5772" w:author="Ceritas Therapeutics (QA/Legal)" w:date="2025-04-21T09:00:00Z">
        <w:r>
          <w:rPr>
            <w:rFonts w:ascii="Times New Roman" w:hAnsi="Times New Roman"/>
            <w:color w:val="000000"/>
            <w:sz w:val="22"/>
          </w:rPr>
          <w:delText xml:space="preserve">event</w:delText>
        </w:r>
      </w:del>
      <w:ins w:id="5773" w:author="Ceritas Therapeutics (QA/Legal)" w:date="2025-04-21T09:00:00Z">
        <w:r>
          <w:rPr>
            <w:rFonts w:ascii="Times New Roman" w:hAnsi="Times New Roman"/>
            <w:color w:val="000000"/>
            <w:sz w:val="22"/>
          </w:rPr>
          <w:t xml:space="preserve">extent</w:t>
        </w:r>
      </w:ins>
      <w:r>
        <w:rPr>
          <w:rFonts w:ascii="Times New Roman" w:hAnsi="Times New Roman"/>
          <w:color w:val="000000"/>
          <w:sz w:val="22"/>
        </w:rPr>
        <w:t xml:space="preserve"> that the recall or field alert </w:t>
      </w:r>
      <w:del w:id="5774" w:author="Ceritas Therapeutics (QA/Legal)" w:date="2025-04-21T09:00:00Z">
        <w:r>
          <w:rPr>
            <w:rFonts w:ascii="Times New Roman" w:hAnsi="Times New Roman"/>
            <w:color w:val="000000"/>
            <w:sz w:val="22"/>
          </w:rPr>
          <w:delText xml:space="preserve">results</w:delText>
        </w:r>
      </w:del>
      <w:ins w:id="5775" w:author="Ceritas Therapeutics (QA/Legal)" w:date="2025-04-21T09:00:00Z">
        <w:r>
          <w:rPr>
            <w:rFonts w:ascii="Times New Roman" w:hAnsi="Times New Roman"/>
            <w:color w:val="000000"/>
            <w:sz w:val="22"/>
          </w:rPr>
          <w:t xml:space="preserve">arises</w:t>
        </w:r>
      </w:ins>
      <w:r>
        <w:rPr>
          <w:rFonts w:ascii="Times New Roman" w:hAnsi="Times New Roman"/>
          <w:color w:val="000000"/>
          <w:sz w:val="22"/>
        </w:rPr>
        <w:t xml:space="preserve"> from </w:t>
      </w:r>
      <w:del w:id="5776" w:author="Ceritas Therapeutics (QA/Legal)" w:date="2025-04-21T09:00:00Z">
        <w:r>
          <w:rPr>
            <w:rFonts w:ascii="Times New Roman" w:hAnsi="Times New Roman"/>
            <w:color w:val="000000"/>
            <w:sz w:val="22"/>
          </w:rPr>
          <w:delText xml:space="preserve">the</w:delText>
        </w:r>
      </w:del>
      <w:ins w:id="5777" w:author="Ceritas Therapeutics (QA/Legal)" w:date="2025-04-21T09:00:00Z">
        <w:r>
          <w:rPr>
            <w:rFonts w:ascii="Times New Roman" w:hAnsi="Times New Roman"/>
            <w:color w:val="000000"/>
            <w:sz w:val="22"/>
          </w:rPr>
          <w:t xml:space="preserve">causes</w:t>
        </w:r>
      </w:ins>
      <w:r>
        <w:rPr>
          <w:rFonts w:ascii="Times New Roman" w:hAnsi="Times New Roman"/>
          <w:color w:val="000000"/>
          <w:sz w:val="22"/>
        </w:rPr>
        <w:t xml:space="preserve"> </w:t>
      </w:r>
      <w:del w:id="5778" w:author="Ceritas Therapeutics (QA/Legal)" w:date="2025-04-21T09:00:00Z">
        <w:r>
          <w:rPr>
            <w:rFonts w:ascii="Times New Roman" w:hAnsi="Times New Roman"/>
            <w:color w:val="000000"/>
            <w:sz w:val="22"/>
          </w:rPr>
          <w:delText xml:space="preserve">willful</w:delText>
        </w:r>
      </w:del>
      <w:ins w:id="5779" w:author="Ceritas Therapeutics (QA/Legal)" w:date="2025-04-21T09:00:00Z">
        <w:r>
          <w:rPr>
            <w:rFonts w:ascii="Times New Roman" w:hAnsi="Times New Roman"/>
            <w:color w:val="000000"/>
            <w:sz w:val="22"/>
          </w:rPr>
          <w:t xml:space="preserve">attributable</w:t>
        </w:r>
      </w:ins>
      <w:r>
        <w:rPr>
          <w:rFonts w:ascii="Times New Roman" w:hAnsi="Times New Roman"/>
          <w:color w:val="000000"/>
          <w:sz w:val="22"/>
        </w:rPr>
        <w:t xml:space="preserve"> </w:t>
      </w:r>
      <w:del w:id="5780" w:author="Ceritas Therapeutics (QA/Legal)" w:date="2025-04-21T09:00:00Z">
        <w:r>
          <w:rPr>
            <w:rFonts w:ascii="Times New Roman" w:hAnsi="Times New Roman"/>
            <w:color w:val="000000"/>
            <w:sz w:val="22"/>
          </w:rPr>
          <w:delText xml:space="preserve">misconduct</w:delText>
        </w:r>
      </w:del>
      <w:ins w:id="5781" w:author="Ceritas Therapeutics (QA/Legal)" w:date="2025-04-21T09:00:00Z">
        <w:r>
          <w:rPr>
            <w:rFonts w:ascii="Times New Roman" w:hAnsi="Times New Roman"/>
            <w:color w:val="000000"/>
            <w:sz w:val="22"/>
          </w:rPr>
          <w:t xml:space="preserve">to</w:t>
        </w:r>
      </w:ins>
      <w:r>
        <w:rPr>
          <w:rFonts w:ascii="Times New Roman" w:hAnsi="Times New Roman"/>
          <w:color w:val="000000"/>
          <w:sz w:val="22"/>
        </w:rPr>
        <w:t xml:space="preserve"> </w:t>
      </w:r>
      <w:del w:id="5782" w:author="Ceritas Therapeutics (QA/Legal)" w:date="2025-04-21T09:00:00Z">
        <w:r>
          <w:rPr>
            <w:rFonts w:ascii="Times New Roman" w:hAnsi="Times New Roman"/>
            <w:color w:val="000000"/>
            <w:sz w:val="22"/>
          </w:rPr>
          <w:delText xml:space="preserve">of</w:delText>
        </w:r>
      </w:del>
      <w:ins w:id="5783" w:author="Ceritas Therapeutics (QA/Legal)" w:date="2025-04-21T09:00:00Z">
        <w:r>
          <w:rPr>
            <w:rFonts w:ascii="Times New Roman" w:hAnsi="Times New Roman"/>
            <w:color w:val="000000"/>
            <w:sz w:val="22"/>
          </w:rPr>
          <w:t xml:space="preserve">Ceritas</w:t>
        </w:r>
      </w:ins>
      <w:r>
        <w:rPr>
          <w:rFonts w:ascii="Times New Roman" w:hAnsi="Times New Roman"/>
          <w:color w:val="000000"/>
          <w:sz w:val="22"/>
        </w:rPr>
        <w:t xml:space="preserve"> </w:t>
      </w:r>
      <w:del w:id="5784" w:author="Ceritas Therapeutics (QA/Legal)" w:date="2025-04-21T09:00:00Z">
        <w:r>
          <w:rPr>
            <w:rFonts w:ascii="Times New Roman" w:hAnsi="Times New Roman"/>
            <w:color w:val="000000"/>
            <w:sz w:val="22"/>
          </w:rPr>
          <w:delText xml:space="preserve">one</w:delText>
        </w:r>
      </w:del>
      <w:ins w:id="5785" w:author="Ceritas Therapeutics (QA/Legal)" w:date="2025-04-21T09:00:00Z">
        <w:r>
          <w:rPr>
            <w:rFonts w:ascii="Times New Roman" w:hAnsi="Times New Roman"/>
            <w:color w:val="000000"/>
            <w:sz w:val="22"/>
          </w:rPr>
          <w:t xml:space="preserve">(including</w:t>
        </w:r>
      </w:ins>
      <w:r>
        <w:rPr>
          <w:rFonts w:ascii="Times New Roman" w:hAnsi="Times New Roman"/>
          <w:color w:val="000000"/>
          <w:sz w:val="22"/>
        </w:rPr>
        <w:t xml:space="preserve"> </w:t>
      </w:r>
      <w:del w:id="5786" w:author="Ceritas Therapeutics (QA/Legal)" w:date="2025-04-21T09:00:00Z">
        <w:r>
          <w:rPr>
            <w:rFonts w:ascii="Times New Roman" w:hAnsi="Times New Roman"/>
            <w:color w:val="000000"/>
            <w:sz w:val="22"/>
          </w:rPr>
          <w:delText xml:space="preserve">Party</w:delText>
        </w:r>
      </w:del>
      <w:ins w:id="5787" w:author="Ceritas Therapeutics (QA/Legal)" w:date="2025-04-21T09:00:00Z">
        <w:r>
          <w:rPr>
            <w:rFonts w:ascii="Times New Roman" w:hAnsi="Times New Roman"/>
            <w:color w:val="000000"/>
            <w:sz w:val="22"/>
          </w:rPr>
          <w:t xml:space="preserve">defects in API or other Ceritas-Furnished Materials</w:t>
        </w:r>
      </w:ins>
      <w:r>
        <w:rPr>
          <w:rFonts w:ascii="Times New Roman" w:hAnsi="Times New Roman"/>
          <w:color w:val="000000"/>
          <w:sz w:val="22"/>
        </w:rPr>
        <w:t xml:space="preserve">,</w:t>
      </w:r>
      <w:ins w:id="5788" w:author="Ceritas Therapeutics (QA/Legal)" w:date="2025-04-21T09:00:00Z">
        <w:r>
          <w:rPr>
            <w:rFonts w:ascii="Times New Roman" w:hAnsi="Times New Roman"/>
            <w:color w:val="000000"/>
            <w:sz w:val="22"/>
          </w:rPr>
          <w:t xml:space="preserve"> or in</w:t>
        </w:r>
      </w:ins>
      <w:r>
        <w:rPr>
          <w:rFonts w:ascii="Times New Roman" w:hAnsi="Times New Roman"/>
          <w:color w:val="000000"/>
          <w:sz w:val="22"/>
        </w:rPr>
        <w:t xml:space="preserve"> the </w:t>
      </w:r>
      <w:del w:id="5789" w:author="Ceritas Therapeutics (QA/Legal)" w:date="2025-04-21T09:00:00Z">
        <w:r>
          <w:rPr>
            <w:rFonts w:ascii="Times New Roman" w:hAnsi="Times New Roman"/>
            <w:color w:val="000000"/>
            <w:sz w:val="22"/>
          </w:rPr>
          <w:delText xml:space="preserve">Party</w:delText>
        </w:r>
      </w:del>
      <w:ins w:id="5790" w:author="Ceritas Therapeutics (QA/Legal)" w:date="2025-04-21T09:00:00Z">
        <w:r>
          <w:rPr>
            <w:rFonts w:ascii="Times New Roman" w:hAnsi="Times New Roman"/>
            <w:color w:val="000000"/>
            <w:sz w:val="22"/>
          </w:rPr>
          <w:t xml:space="preserve">Specifications</w:t>
        </w:r>
      </w:ins>
      <w:r>
        <w:rPr>
          <w:rFonts w:ascii="Times New Roman" w:hAnsi="Times New Roman"/>
          <w:color w:val="000000"/>
          <w:sz w:val="22"/>
        </w:rPr>
        <w:t xml:space="preserve"> </w:t>
      </w:r>
      <w:del w:id="5791" w:author="Ceritas Therapeutics (QA/Legal)" w:date="2025-04-21T09:00:00Z">
        <w:r>
          <w:rPr>
            <w:rFonts w:ascii="Times New Roman" w:hAnsi="Times New Roman"/>
            <w:color w:val="000000"/>
            <w:sz w:val="22"/>
          </w:rPr>
          <w:delText xml:space="preserve">responsible</w:delText>
        </w:r>
      </w:del>
      <w:ins w:id="5792" w:author="Ceritas Therapeutics (QA/Legal)" w:date="2025-04-21T09:00:00Z">
        <w:r>
          <w:rPr>
            <w:rFonts w:ascii="Times New Roman" w:hAnsi="Times New Roman"/>
            <w:color w:val="000000"/>
            <w:sz w:val="22"/>
          </w:rPr>
          <w:t xml:space="preserve">provided</w:t>
        </w:r>
      </w:ins>
      <w:r>
        <w:rPr>
          <w:rFonts w:ascii="Times New Roman" w:hAnsi="Times New Roman"/>
          <w:color w:val="000000"/>
          <w:sz w:val="22"/>
        </w:rPr>
        <w:t xml:space="preserve"> </w:t>
      </w:r>
      <w:del w:id="5793" w:author="Ceritas Therapeutics (QA/Legal)" w:date="2025-04-21T09:00:00Z">
        <w:r>
          <w:rPr>
            <w:rFonts w:ascii="Times New Roman" w:hAnsi="Times New Roman"/>
            <w:color w:val="000000"/>
            <w:sz w:val="22"/>
          </w:rPr>
          <w:delText xml:space="preserve">for</w:delText>
        </w:r>
      </w:del>
      <w:ins w:id="5794" w:author="Ceritas Therapeutics (QA/Legal)" w:date="2025-04-21T09:00:00Z">
        <w:r>
          <w:rPr>
            <w:rFonts w:ascii="Times New Roman" w:hAnsi="Times New Roman"/>
            <w:color w:val="000000"/>
            <w:sz w:val="22"/>
          </w:rPr>
          <w:t xml:space="preserve">by</w:t>
        </w:r>
      </w:ins>
      <w:r>
        <w:rPr>
          <w:rFonts w:ascii="Times New Roman" w:hAnsi="Times New Roman"/>
          <w:color w:val="000000"/>
          <w:sz w:val="22"/>
        </w:rPr>
        <w:t xml:space="preserve"> </w:t>
      </w:r>
      <w:del w:id="5795" w:author="Ceritas Therapeutics (QA/Legal)" w:date="2025-04-21T09:00:00Z">
        <w:r>
          <w:rPr>
            <w:rFonts w:ascii="Times New Roman" w:hAnsi="Times New Roman"/>
            <w:color w:val="000000"/>
            <w:sz w:val="22"/>
          </w:rPr>
          <w:delText xml:space="preserve">the</w:delText>
        </w:r>
      </w:del>
      <w:ins w:id="5796" w:author="Ceritas Therapeutics (QA/Legal)" w:date="2025-04-21T09:00:00Z">
        <w:r>
          <w:rPr>
            <w:rFonts w:ascii="Times New Roman" w:hAnsi="Times New Roman"/>
            <w:color w:val="000000"/>
            <w:sz w:val="22"/>
          </w:rPr>
          <w:t xml:space="preserve">Ceritas),</w:t>
        </w:r>
      </w:ins>
      <w:r>
        <w:rPr>
          <w:rFonts w:ascii="Times New Roman" w:hAnsi="Times New Roman"/>
          <w:color w:val="000000"/>
          <w:sz w:val="22"/>
        </w:rPr>
        <w:t xml:space="preserve"> </w:t>
      </w:r>
      <w:del w:id="5797" w:author="Ceritas Therapeutics (QA/Legal)" w:date="2025-04-21T09:00:00Z">
        <w:r>
          <w:rPr>
            <w:rFonts w:ascii="Times New Roman" w:hAnsi="Times New Roman"/>
            <w:color w:val="000000"/>
            <w:sz w:val="22"/>
          </w:rPr>
          <w:delText xml:space="preserve">willful misconduct</w:delText>
        </w:r>
      </w:del>
      <w:ins w:id="5798" w:author="Ceritas Therapeutics (QA/Legal)" w:date="2025-04-21T09:00:00Z">
        <w:r>
          <w:rPr>
            <w:rFonts w:ascii="Times New Roman" w:hAnsi="Times New Roman"/>
            <w:color w:val="000000"/>
            <w:sz w:val="22"/>
          </w:rPr>
          <w:t xml:space="preserve">Ceritas</w:t>
        </w:r>
      </w:ins>
      <w:r>
        <w:rPr>
          <w:rFonts w:ascii="Times New Roman" w:hAnsi="Times New Roman"/>
          <w:color w:val="000000"/>
          <w:sz w:val="22"/>
        </w:rPr>
        <w:t xml:space="preserve"> shall bear </w:t>
      </w:r>
      <w:del w:id="5799" w:author="Ceritas Therapeutics (QA/Legal)" w:date="2025-04-21T09:00:00Z">
        <w:r>
          <w:rPr>
            <w:rFonts w:ascii="Times New Roman" w:hAnsi="Times New Roman"/>
            <w:color w:val="000000"/>
            <w:sz w:val="22"/>
          </w:rPr>
          <w:delText xml:space="preserve">one hundred percent (100%) of the total costs associated with </w:delText>
        </w:r>
      </w:del>
      <w:r>
        <w:rPr>
          <w:rFonts w:ascii="Times New Roman" w:hAnsi="Times New Roman"/>
          <w:color w:val="000000"/>
          <w:sz w:val="22"/>
        </w:rPr>
        <w:t xml:space="preserve">the recall </w:t>
      </w:r>
      <w:del w:id="5800" w:author="Ceritas Therapeutics (QA/Legal)" w:date="2025-04-21T09:00:00Z">
        <w:r>
          <w:rPr>
            <w:rFonts w:ascii="Times New Roman" w:hAnsi="Times New Roman"/>
            <w:color w:val="000000"/>
            <w:sz w:val="22"/>
          </w:rPr>
          <w:delText xml:space="preserve">or</w:delText>
        </w:r>
      </w:del>
      <w:ins w:id="5801" w:author="Ceritas Therapeutics (QA/Legal)" w:date="2025-04-21T09:00:00Z">
        <w:r>
          <w:rPr>
            <w:rFonts w:ascii="Times New Roman" w:hAnsi="Times New Roman"/>
            <w:color w:val="000000"/>
            <w:sz w:val="22"/>
          </w:rPr>
          <w:t xml:space="preserve">costs.</w:t>
        </w:r>
      </w:ins>
      <w:r>
        <w:rPr>
          <w:rFonts w:ascii="Times New Roman" w:hAnsi="Times New Roman"/>
          <w:color w:val="000000"/>
          <w:sz w:val="22"/>
        </w:rPr>
        <w:t xml:space="preserve"> </w:t>
      </w:r>
      <w:del w:id="5802" w:author="Ceritas Therapeutics (QA/Legal)" w:date="2025-04-21T09:00:00Z">
        <w:r>
          <w:rPr>
            <w:rFonts w:ascii="Times New Roman" w:hAnsi="Times New Roman"/>
            <w:color w:val="000000"/>
            <w:sz w:val="22"/>
          </w:rPr>
          <w:delText xml:space="preserve">field</w:delText>
        </w:r>
      </w:del>
      <w:ins w:id="5803" w:author="Ceritas Therapeutics (QA/Legal)" w:date="2025-04-21T09:00:00Z">
        <w:r>
          <w:rPr>
            <w:rFonts w:ascii="Times New Roman" w:hAnsi="Times New Roman"/>
            <w:color w:val="000000"/>
            <w:sz w:val="22"/>
          </w:rPr>
          <w:t xml:space="preserve">In</w:t>
        </w:r>
      </w:ins>
      <w:r>
        <w:rPr>
          <w:rFonts w:ascii="Times New Roman" w:hAnsi="Times New Roman"/>
          <w:color w:val="000000"/>
          <w:sz w:val="22"/>
        </w:rPr>
        <w:t xml:space="preserve"> </w:t>
      </w:r>
      <w:del w:id="5804" w:author="Ceritas Therapeutics (QA/Legal)" w:date="2025-04-21T09:00:00Z">
        <w:r>
          <w:rPr>
            <w:rFonts w:ascii="Times New Roman" w:hAnsi="Times New Roman"/>
            <w:color w:val="000000"/>
            <w:sz w:val="22"/>
          </w:rPr>
          <w:delText xml:space="preserve">alert</w:delText>
        </w:r>
      </w:del>
      <w:ins w:id="5805" w:author="Ceritas Therapeutics (QA/Legal)" w:date="2025-04-21T09:00:00Z">
        <w:r>
          <w:rPr>
            <w:rFonts w:ascii="Times New Roman" w:hAnsi="Times New Roman"/>
            <w:color w:val="000000"/>
            <w:sz w:val="22"/>
          </w:rPr>
          <w:t xml:space="preserve">the event of shared causation, recall costs shall be allocated in proportion to each Party's relative contribution to the root cause, as determined by a documented root-cause investigation</w:t>
        </w:r>
      </w:ins>
      <w:r>
        <w:rPr>
          <w:rFonts w:ascii="Times New Roman" w:hAnsi="Times New Roman"/>
          <w:color w:val="000000"/>
          <w:sz w:val="22"/>
        </w:rPr>
        <w:t xml:space="preserve">.</w:t>
      </w:r>
    </w:p>
    <w:p>
      <w:pPr>
        <w:spacing w:line="276" w:lineRule="auto" w:before="0" w:after="120"/>
        <w:ind w:left="432"/>
        <w:jc w:val="both"/>
        <w:rPr>
          <w:ins w:id="5806" w:author="Ceritas Therapeutics (QA/Legal)" w:date="2025-04-21T09:00:00Z"/>
        </w:rPr>
      </w:pPr>
      <w:ins w:id="5807" w:author="Ceritas Therapeutics (QA/Legal)" w:date="2025-04-21T09:00:00Z">
        <w:r>
          <w:rPr>
            <w:rFonts w:ascii="Times New Roman" w:hAnsi="Times New Roman"/>
            <w:color w:val="000000"/>
            <w:sz w:val="22"/>
          </w:rPr>
          <w:t xml:space="preserve">(c) For purposes of this Section 10.2, "recall costs" include, without limitation: logistics and transportation costs for Product retrieval and destruction; customer and distributor notification costs; the cost of replacement Product; Regulatory Authority communication and submission costs; third-party warehousing and quarantine costs; and Ceritas's internal costs reasonably incurred in managing the recall, including dedicated personnel time and external consultant fees.</w:t>
        </w:r>
      </w:ins>
    </w:p>
    <w:p>
      <w:pPr>
        <w:spacing w:line="276" w:lineRule="auto" w:before="0" w:after="120"/>
        <w:jc w:val="both"/>
      </w:pPr>
      <w:r>
        <w:rPr>
          <w:rFonts w:ascii="Times New Roman" w:hAnsi="Times New Roman"/>
          <w:color w:val="000000"/>
          <w:sz w:val="22"/>
        </w:rPr>
        <w:t xml:space="preserve">For the avoidance of doubt, the allocation of costs under this Section 10.2 is without prejudice to any indemnification rights or obligations of the Parties under the MSA, and the Parties reserve all rights and remedies available to them under the MSA </w:t>
      </w:r>
      <w:ins w:id="5808" w:author="Ceritas Therapeutics (QA/Legal)" w:date="2025-04-21T09:00:00Z">
        <w:r>
          <w:rPr>
            <w:rFonts w:ascii="Times New Roman" w:hAnsi="Times New Roman"/>
            <w:color w:val="000000"/>
            <w:sz w:val="22"/>
          </w:rPr>
          <w:t xml:space="preserve">(including Section 11.3(d) of the MSA) </w:t>
        </w:r>
      </w:ins>
      <w:r>
        <w:rPr>
          <w:rFonts w:ascii="Times New Roman" w:hAnsi="Times New Roman"/>
          <w:color w:val="000000"/>
          <w:sz w:val="22"/>
        </w:rPr>
        <w:t xml:space="preserve">and applicable law with respect to liability for product recalls and field alerts.</w:t>
      </w:r>
      <w:ins w:id="5809" w:author="Ceritas Therapeutics (QA/Legal)" w:date="2025-04-21T09:00:00Z">
        <w:r>
          <w:rPr>
            <w:rFonts w:ascii="Times New Roman" w:hAnsi="Times New Roman"/>
            <w:color w:val="000000"/>
            <w:sz w:val="22"/>
          </w:rPr>
          <w:t xml:space="preserve"> No limitation or exclusion of liability shall apply to recall costs for which Pinnacle is responsible under this Section 10.2.</w:t>
        </w:r>
      </w:ins>
    </w:p>
    <w:p>
      <w:pPr>
        <w:spacing w:line="276" w:lineRule="auto" w:before="0" w:after="120"/>
        <w:jc w:val="both"/>
      </w:pPr>
      <w:r>
        <w:rPr>
          <w:rFonts w:ascii="Times New Roman" w:hAnsi="Times New Roman"/>
          <w:b/>
          <w:color w:val="000000"/>
          <w:sz w:val="22"/>
        </w:rPr>
        <w:t>10.3 Cooperation.</w:t>
      </w:r>
    </w:p>
    <w:p>
      <w:pPr>
        <w:spacing w:line="276" w:lineRule="auto" w:before="0" w:after="120"/>
        <w:jc w:val="both"/>
      </w:pPr>
      <w:r>
        <w:rPr>
          <w:rFonts w:ascii="Times New Roman" w:hAnsi="Times New Roman"/>
          <w:color w:val="000000"/>
          <w:sz w:val="22"/>
        </w:rPr>
        <w:t>Each Party shall cooperate fully with the other Party in the planning, coordination, and execution of any product recall or field alert. Such cooperation shall include, without limitation:</w:t>
      </w:r>
    </w:p>
    <w:p>
      <w:pPr>
        <w:spacing w:line="276" w:lineRule="auto" w:before="0" w:after="120"/>
        <w:ind w:left="432"/>
        <w:jc w:val="both"/>
      </w:pPr>
      <w:r>
        <w:rPr>
          <w:rFonts w:ascii="Times New Roman" w:hAnsi="Times New Roman"/>
          <w:color w:val="000000"/>
          <w:sz w:val="22"/>
        </w:rPr>
        <w:t>(a) providing all information, data, and documentation reasonably requested by the other Party or by any Regulatory Authority in connection with the recall or field alert;</w:t>
      </w:r>
    </w:p>
    <w:p>
      <w:pPr>
        <w:spacing w:line="276" w:lineRule="auto" w:before="0" w:after="120"/>
        <w:ind w:left="432"/>
        <w:jc w:val="both"/>
      </w:pPr>
      <w:r>
        <w:rPr>
          <w:rFonts w:ascii="Times New Roman" w:hAnsi="Times New Roman"/>
          <w:color w:val="000000"/>
          <w:sz w:val="22"/>
        </w:rPr>
        <w:t>(b) making personnel available for consultation, meetings, and communications with Regulatory Authorities;</w:t>
      </w:r>
    </w:p>
    <w:p>
      <w:pPr>
        <w:spacing w:line="276" w:lineRule="auto" w:before="0" w:after="120"/>
        <w:ind w:left="432"/>
        <w:jc w:val="both"/>
      </w:pPr>
      <w:r>
        <w:rPr>
          <w:rFonts w:ascii="Times New Roman" w:hAnsi="Times New Roman"/>
          <w:color w:val="000000"/>
          <w:sz w:val="22"/>
        </w:rPr>
        <w:t>(c) assisting with the identification and tracing of affected Batches, distribution channels, and inventory; and</w:t>
      </w:r>
    </w:p>
    <w:p>
      <w:pPr>
        <w:spacing w:line="276" w:lineRule="auto" w:before="0" w:after="120"/>
        <w:ind w:left="432"/>
        <w:jc w:val="both"/>
      </w:pPr>
      <w:r>
        <w:rPr>
          <w:rFonts w:ascii="Times New Roman" w:hAnsi="Times New Roman"/>
          <w:color w:val="000000"/>
          <w:sz w:val="22"/>
        </w:rPr>
        <w:t>(d) taking such other actions as may be reasonably necessary to protect patient safety and to comply with applicable regulatory requirements.</w:t>
      </w:r>
    </w:p>
    <w:p>
      <w:pPr>
        <w:keepNext/>
        <w:spacing w:line="276" w:lineRule="auto" w:before="360" w:after="120"/>
        <w:jc w:val="left"/>
      </w:pPr>
      <w:r>
        <w:rPr>
          <w:rFonts w:ascii="Times New Roman" w:hAnsi="Times New Roman"/>
          <w:b/>
          <w:color w:val="000000"/>
          <w:sz w:val="22"/>
          <w:u w:val="single"/>
        </w:rPr>
        <w:t>SECTION 11 — SUBCONTRACTING</w:t>
      </w:r>
    </w:p>
    <w:p>
      <w:pPr>
        <w:spacing w:line="276" w:lineRule="auto" w:before="0" w:after="120"/>
        <w:jc w:val="both"/>
      </w:pPr>
      <w:r>
        <w:rPr>
          <w:rFonts w:ascii="Times New Roman" w:hAnsi="Times New Roman"/>
          <w:b/>
          <w:color w:val="000000"/>
          <w:sz w:val="22"/>
        </w:rPr>
        <w:t xml:space="preserve">11.1 </w:t>
      </w:r>
      <w:del w:id="5810" w:author="Ceritas Therapeutics (QA/Legal)" w:date="2025-04-21T09:00:00Z">
        <w:r>
          <w:rPr>
            <w:rFonts w:ascii="Times New Roman" w:hAnsi="Times New Roman"/>
            <w:b/>
            <w:color w:val="000000"/>
            <w:sz w:val="22"/>
          </w:rPr>
          <w:delText xml:space="preserve">Pre-</w:delText>
        </w:r>
      </w:del>
      <w:ins w:id="5811" w:author="Ceritas Therapeutics (QA/Legal)" w:date="2025-04-21T09:00:00Z">
        <w:r>
          <w:rPr>
            <w:rFonts w:ascii="Times New Roman" w:hAnsi="Times New Roman"/>
            <w:b/>
            <w:color w:val="000000"/>
            <w:sz w:val="22"/>
          </w:rPr>
          <w:t xml:space="preserve">Prior Written Consent; </w:t>
        </w:r>
      </w:ins>
      <w:r>
        <w:rPr>
          <w:rFonts w:ascii="Times New Roman" w:hAnsi="Times New Roman"/>
          <w:b/>
          <w:color w:val="000000"/>
          <w:sz w:val="22"/>
        </w:rPr>
        <w:t xml:space="preserve">Approved Subcontractors.</w:t>
      </w:r>
    </w:p>
    <w:p>
      <w:pPr>
        <w:spacing w:line="276" w:lineRule="auto" w:before="0" w:after="120"/>
        <w:jc w:val="both"/>
      </w:pPr>
      <w:del w:id="5812" w:author="Ceritas Therapeutics (QA/Legal)" w:date="2025-04-21T09:00:00Z">
        <w:r>
          <w:rPr>
            <w:rFonts w:ascii="Times New Roman" w:hAnsi="Times New Roman"/>
            <w:color w:val="000000"/>
            <w:sz w:val="22"/>
          </w:rPr>
          <w:delText xml:space="preserve">Pinnacle may subcontract analytical testing activities to the pre-approved laboratories listed in Annex C of this Quality Agreement without further consent from or prior notification to Ceritas. The pre-approved laboratories are:</w:delText>
        </w:r>
      </w:del>
      <w:ins w:id="5813" w:author="Ceritas Therapeutics (QA/Legal)" w:date="2025-04-21T09:00:00Z">
        <w:r>
          <w:rPr>
            <w:rFonts w:ascii="Times New Roman" w:hAnsi="Times New Roman"/>
            <w:color w:val="000000"/>
            <w:sz w:val="22"/>
          </w:rPr>
          <w:t xml:space="preserve">Pinnacle shall not subcontract any manufacturing, testing, packaging, storage, or other cGMP activity relating to the Product (whether to an Affiliate of Pinnacle or to a third party) without the prior written consent of Ceritas, consistent with Section 2.3 of the MSA. A laboratory listed in Annex E may be used for the scope of services identified in Annex E only after it has been audited and qualified by Ceritas and Ceritas has confirmed its approval in writing (as recorded in Annex E), and only to the extent that the laboratory is registered as a testing site in the applicable Marketing Authorisations. The laboratories proposed by Pinnacle for inclusion in Annex E are:</w:t>
        </w:r>
      </w:ins>
    </w:p>
    <w:p>
      <w:pPr>
        <w:spacing w:line="276" w:lineRule="auto" w:before="0" w:after="120"/>
        <w:ind w:left="432"/>
        <w:jc w:val="both"/>
      </w:pPr>
      <w:r>
        <w:rPr>
          <w:rFonts w:ascii="Times New Roman" w:hAnsi="Times New Roman"/>
          <w:color w:val="000000"/>
          <w:sz w:val="22"/>
        </w:rPr>
        <w:t>(a) Rheintal Analytik AG (Switzerland);</w:t>
      </w:r>
    </w:p>
    <w:p>
      <w:pPr>
        <w:spacing w:line="276" w:lineRule="auto" w:before="0" w:after="120"/>
        <w:ind w:left="432"/>
        <w:jc w:val="both"/>
      </w:pPr>
      <w:r>
        <w:rPr>
          <w:rFonts w:ascii="Times New Roman" w:hAnsi="Times New Roman"/>
          <w:color w:val="000000"/>
          <w:sz w:val="22"/>
        </w:rPr>
        <w:t>(b) Solara Testing Services Ltd. (United Kingdom); and</w:t>
      </w:r>
    </w:p>
    <w:p>
      <w:pPr>
        <w:spacing w:line="276" w:lineRule="auto" w:before="0" w:after="120"/>
        <w:ind w:left="432"/>
        <w:jc w:val="both"/>
      </w:pPr>
      <w:r>
        <w:rPr>
          <w:rFonts w:ascii="Times New Roman" w:hAnsi="Times New Roman"/>
          <w:color w:val="000000"/>
          <w:sz w:val="22"/>
        </w:rPr>
        <w:t>(c) QCBio Laboratories, Inc. (Maryland, United States).</w:t>
      </w:r>
    </w:p>
    <w:p>
      <w:pPr>
        <w:spacing w:line="276" w:lineRule="auto" w:before="0" w:after="120"/>
        <w:jc w:val="both"/>
      </w:pPr>
      <w:r>
        <w:rPr>
          <w:rFonts w:ascii="Times New Roman" w:hAnsi="Times New Roman"/>
          <w:color w:val="000000"/>
          <w:sz w:val="22"/>
        </w:rPr>
        <w:t xml:space="preserve">Pinnacle shall ensure that each </w:t>
      </w:r>
      <w:del w:id="5814" w:author="Ceritas Therapeutics (QA/Legal)" w:date="2025-04-21T09:00:00Z">
        <w:r>
          <w:rPr>
            <w:rFonts w:ascii="Times New Roman" w:hAnsi="Times New Roman"/>
            <w:color w:val="000000"/>
            <w:sz w:val="22"/>
          </w:rPr>
          <w:delText xml:space="preserve">pre-</w:delText>
        </w:r>
      </w:del>
      <w:r>
        <w:rPr>
          <w:rFonts w:ascii="Times New Roman" w:hAnsi="Times New Roman"/>
          <w:color w:val="000000"/>
          <w:sz w:val="22"/>
        </w:rPr>
        <w:t xml:space="preserve">approved subcontractor laboratory is and remains qualified to perform the testing activities delegated to it, including compliance with applicable cGMP requirements, applicable regulatory registrations, and Pinnacle's quality standards. Pinnacle shall maintain </w:t>
      </w:r>
      <w:del w:id="5815" w:author="Ceritas Therapeutics (QA/Legal)" w:date="2025-04-21T09:00:00Z">
        <w:r>
          <w:rPr>
            <w:rFonts w:ascii="Times New Roman" w:hAnsi="Times New Roman"/>
            <w:color w:val="000000"/>
            <w:sz w:val="22"/>
          </w:rPr>
          <w:delText xml:space="preserve">quality</w:delText>
        </w:r>
      </w:del>
      <w:ins w:id="5816" w:author="Ceritas Therapeutics (QA/Legal)" w:date="2025-04-21T09:00:00Z">
        <w:r>
          <w:rPr>
            <w:rFonts w:ascii="Times New Roman" w:hAnsi="Times New Roman"/>
            <w:color w:val="000000"/>
            <w:sz w:val="22"/>
          </w:rPr>
          <w:t xml:space="preserve">a</w:t>
        </w:r>
      </w:ins>
      <w:r>
        <w:rPr>
          <w:rFonts w:ascii="Times New Roman" w:hAnsi="Times New Roman"/>
          <w:color w:val="000000"/>
          <w:sz w:val="22"/>
        </w:rPr>
        <w:t xml:space="preserve"> </w:t>
      </w:r>
      <w:del w:id="5817" w:author="Ceritas Therapeutics (QA/Legal)" w:date="2025-04-21T09:00:00Z">
        <w:r>
          <w:rPr>
            <w:rFonts w:ascii="Times New Roman" w:hAnsi="Times New Roman"/>
            <w:color w:val="000000"/>
            <w:sz w:val="22"/>
          </w:rPr>
          <w:delText xml:space="preserve">agreements or equivalent</w:delText>
        </w:r>
      </w:del>
      <w:ins w:id="5818" w:author="Ceritas Therapeutics (QA/Legal)" w:date="2025-04-21T09:00:00Z">
        <w:r>
          <w:rPr>
            <w:rFonts w:ascii="Times New Roman" w:hAnsi="Times New Roman"/>
            <w:color w:val="000000"/>
            <w:sz w:val="22"/>
          </w:rPr>
          <w:t xml:space="preserve">written</w:t>
        </w:r>
      </w:ins>
      <w:r>
        <w:rPr>
          <w:rFonts w:ascii="Times New Roman" w:hAnsi="Times New Roman"/>
          <w:color w:val="000000"/>
          <w:sz w:val="22"/>
        </w:rPr>
        <w:t xml:space="preserve"> quality </w:t>
      </w:r>
      <w:del w:id="5819" w:author="Ceritas Therapeutics (QA/Legal)" w:date="2025-04-21T09:00:00Z">
        <w:r>
          <w:rPr>
            <w:rFonts w:ascii="Times New Roman" w:hAnsi="Times New Roman"/>
            <w:color w:val="000000"/>
            <w:sz w:val="22"/>
          </w:rPr>
          <w:delText xml:space="preserve">oversight arrangements</w:delText>
        </w:r>
      </w:del>
      <w:ins w:id="5820" w:author="Ceritas Therapeutics (QA/Legal)" w:date="2025-04-21T09:00:00Z">
        <w:r>
          <w:rPr>
            <w:rFonts w:ascii="Times New Roman" w:hAnsi="Times New Roman"/>
            <w:color w:val="000000"/>
            <w:sz w:val="22"/>
          </w:rPr>
          <w:t xml:space="preserve">agreement</w:t>
        </w:r>
      </w:ins>
      <w:r>
        <w:rPr>
          <w:rFonts w:ascii="Times New Roman" w:hAnsi="Times New Roman"/>
          <w:color w:val="000000"/>
          <w:sz w:val="22"/>
        </w:rPr>
        <w:t xml:space="preserve"> with each </w:t>
      </w:r>
      <w:del w:id="5821" w:author="Ceritas Therapeutics (QA/Legal)" w:date="2025-04-21T09:00:00Z">
        <w:r>
          <w:rPr>
            <w:rFonts w:ascii="Times New Roman" w:hAnsi="Times New Roman"/>
            <w:color w:val="000000"/>
            <w:sz w:val="22"/>
          </w:rPr>
          <w:delText xml:space="preserve">pre-</w:delText>
        </w:r>
      </w:del>
      <w:r>
        <w:rPr>
          <w:rFonts w:ascii="Times New Roman" w:hAnsi="Times New Roman"/>
          <w:color w:val="000000"/>
          <w:sz w:val="22"/>
        </w:rPr>
        <w:t xml:space="preserve">approved </w:t>
      </w:r>
      <w:del w:id="5822" w:author="Ceritas Therapeutics (QA/Legal)" w:date="2025-04-21T09:00:00Z">
        <w:r>
          <w:rPr>
            <w:rFonts w:ascii="Times New Roman" w:hAnsi="Times New Roman"/>
            <w:color w:val="000000"/>
            <w:sz w:val="22"/>
          </w:rPr>
          <w:delText xml:space="preserve">subcontractor</w:delText>
        </w:r>
      </w:del>
      <w:ins w:id="5823" w:author="Ceritas Therapeutics (QA/Legal)" w:date="2025-04-21T09:00:00Z">
        <w:r>
          <w:rPr>
            <w:rFonts w:ascii="Times New Roman" w:hAnsi="Times New Roman"/>
            <w:color w:val="000000"/>
            <w:sz w:val="22"/>
          </w:rPr>
          <w:t xml:space="preserve">Subcontractor and shall provide Ceritas with a copy of each such quality agreement for review and approval before the Subcontractor commences work on the Product,</w:t>
        </w:r>
      </w:ins>
      <w:r>
        <w:rPr>
          <w:rFonts w:ascii="Times New Roman" w:hAnsi="Times New Roman"/>
          <w:color w:val="000000"/>
          <w:sz w:val="22"/>
        </w:rPr>
        <w:t xml:space="preserve"> and shall make such </w:t>
      </w:r>
      <w:del w:id="5824" w:author="Ceritas Therapeutics (QA/Legal)" w:date="2025-04-21T09:00:00Z">
        <w:r>
          <w:rPr>
            <w:rFonts w:ascii="Times New Roman" w:hAnsi="Times New Roman"/>
            <w:color w:val="000000"/>
            <w:sz w:val="22"/>
          </w:rPr>
          <w:delText xml:space="preserve">agreements</w:delText>
        </w:r>
      </w:del>
      <w:ins w:id="5825" w:author="Ceritas Therapeutics (QA/Legal)" w:date="2025-04-21T09:00:00Z">
        <w:r>
          <w:rPr>
            <w:rFonts w:ascii="Times New Roman" w:hAnsi="Times New Roman"/>
            <w:color w:val="000000"/>
            <w:sz w:val="22"/>
          </w:rPr>
          <w:t xml:space="preserve">modifications</w:t>
        </w:r>
      </w:ins>
      <w:r>
        <w:rPr>
          <w:rFonts w:ascii="Times New Roman" w:hAnsi="Times New Roman"/>
          <w:color w:val="000000"/>
          <w:sz w:val="22"/>
        </w:rPr>
        <w:t xml:space="preserve"> </w:t>
      </w:r>
      <w:del w:id="5826" w:author="Ceritas Therapeutics (QA/Legal)" w:date="2025-04-21T09:00:00Z">
        <w:r>
          <w:rPr>
            <w:rFonts w:ascii="Times New Roman" w:hAnsi="Times New Roman"/>
            <w:color w:val="000000"/>
            <w:sz w:val="22"/>
          </w:rPr>
          <w:delText xml:space="preserve">available</w:delText>
        </w:r>
      </w:del>
      <w:ins w:id="5827" w:author="Ceritas Therapeutics (QA/Legal)" w:date="2025-04-21T09:00:00Z">
        <w:r>
          <w:rPr>
            <w:rFonts w:ascii="Times New Roman" w:hAnsi="Times New Roman"/>
            <w:color w:val="000000"/>
            <w:sz w:val="22"/>
          </w:rPr>
          <w:t xml:space="preserve">as</w:t>
        </w:r>
      </w:ins>
      <w:r>
        <w:rPr>
          <w:rFonts w:ascii="Times New Roman" w:hAnsi="Times New Roman"/>
          <w:color w:val="000000"/>
          <w:sz w:val="22"/>
        </w:rPr>
        <w:t xml:space="preserve"> </w:t>
      </w:r>
      <w:del w:id="5828" w:author="Ceritas Therapeutics (QA/Legal)" w:date="2025-04-21T09:00:00Z">
        <w:r>
          <w:rPr>
            <w:rFonts w:ascii="Times New Roman" w:hAnsi="Times New Roman"/>
            <w:color w:val="000000"/>
            <w:sz w:val="22"/>
          </w:rPr>
          <w:delText xml:space="preserve">for</w:delText>
        </w:r>
      </w:del>
      <w:ins w:id="5829" w:author="Ceritas Therapeutics (QA/Legal)" w:date="2025-04-21T09:00:00Z">
        <w:r>
          <w:rPr>
            <w:rFonts w:ascii="Times New Roman" w:hAnsi="Times New Roman"/>
            <w:color w:val="000000"/>
            <w:sz w:val="22"/>
          </w:rPr>
          <w:t xml:space="preserve">Ceritas</w:t>
        </w:r>
      </w:ins>
      <w:r>
        <w:rPr>
          <w:rFonts w:ascii="Times New Roman" w:hAnsi="Times New Roman"/>
          <w:color w:val="000000"/>
          <w:sz w:val="22"/>
        </w:rPr>
        <w:t xml:space="preserve"> </w:t>
      </w:r>
      <w:del w:id="5830" w:author="Ceritas Therapeutics (QA/Legal)" w:date="2025-04-21T09:00:00Z">
        <w:r>
          <w:rPr>
            <w:rFonts w:ascii="Times New Roman" w:hAnsi="Times New Roman"/>
            <w:color w:val="000000"/>
            <w:sz w:val="22"/>
          </w:rPr>
          <w:delText xml:space="preserve">review</w:delText>
        </w:r>
      </w:del>
      <w:ins w:id="5831" w:author="Ceritas Therapeutics (QA/Legal)" w:date="2025-04-21T09:00:00Z">
        <w:r>
          <w:rPr>
            <w:rFonts w:ascii="Times New Roman" w:hAnsi="Times New Roman"/>
            <w:color w:val="000000"/>
            <w:sz w:val="22"/>
          </w:rPr>
          <w:t xml:space="preserve">reasonably requires to ensure consistency with this Quality Agreement. Annex E shall be reviewed and reaffirmed</w:t>
        </w:r>
      </w:ins>
      <w:r>
        <w:rPr>
          <w:rFonts w:ascii="Times New Roman" w:hAnsi="Times New Roman"/>
          <w:color w:val="000000"/>
          <w:sz w:val="22"/>
        </w:rPr>
        <w:t xml:space="preserve"> by </w:t>
      </w:r>
      <w:ins w:id="5832" w:author="Ceritas Therapeutics (QA/Legal)" w:date="2025-04-21T09:00:00Z">
        <w:r>
          <w:rPr>
            <w:rFonts w:ascii="Times New Roman" w:hAnsi="Times New Roman"/>
            <w:color w:val="000000"/>
            <w:sz w:val="22"/>
          </w:rPr>
          <w:t xml:space="preserve">the Parties at least annually, and </w:t>
        </w:r>
      </w:ins>
      <w:r>
        <w:rPr>
          <w:rFonts w:ascii="Times New Roman" w:hAnsi="Times New Roman"/>
          <w:color w:val="000000"/>
          <w:sz w:val="22"/>
        </w:rPr>
        <w:t xml:space="preserve">Ceritas </w:t>
      </w:r>
      <w:del w:id="5833" w:author="Ceritas Therapeutics (QA/Legal)" w:date="2025-04-21T09:00:00Z">
        <w:r>
          <w:rPr>
            <w:rFonts w:ascii="Times New Roman" w:hAnsi="Times New Roman"/>
            <w:color w:val="000000"/>
            <w:sz w:val="22"/>
          </w:rPr>
          <w:delText xml:space="preserve">during</w:delText>
        </w:r>
      </w:del>
      <w:ins w:id="5834" w:author="Ceritas Therapeutics (QA/Legal)" w:date="2025-04-21T09:00:00Z">
        <w:r>
          <w:rPr>
            <w:rFonts w:ascii="Times New Roman" w:hAnsi="Times New Roman"/>
            <w:color w:val="000000"/>
            <w:sz w:val="22"/>
          </w:rPr>
          <w:t xml:space="preserve">may</w:t>
        </w:r>
      </w:ins>
      <w:r>
        <w:rPr>
          <w:rFonts w:ascii="Times New Roman" w:hAnsi="Times New Roman"/>
          <w:color w:val="000000"/>
          <w:sz w:val="22"/>
        </w:rPr>
        <w:t xml:space="preserve"> </w:t>
      </w:r>
      <w:del w:id="5835" w:author="Ceritas Therapeutics (QA/Legal)" w:date="2025-04-21T09:00:00Z">
        <w:r>
          <w:rPr>
            <w:rFonts w:ascii="Times New Roman" w:hAnsi="Times New Roman"/>
            <w:color w:val="000000"/>
            <w:sz w:val="22"/>
          </w:rPr>
          <w:delText xml:space="preserve">audits</w:delText>
        </w:r>
      </w:del>
      <w:ins w:id="5836" w:author="Ceritas Therapeutics (QA/Legal)" w:date="2025-04-21T09:00:00Z">
        <w:r>
          <w:rPr>
            <w:rFonts w:ascii="Times New Roman" w:hAnsi="Times New Roman"/>
            <w:color w:val="000000"/>
            <w:sz w:val="22"/>
          </w:rPr>
          <w:t xml:space="preserve">remove</w:t>
        </w:r>
      </w:ins>
      <w:r>
        <w:rPr>
          <w:rFonts w:ascii="Times New Roman" w:hAnsi="Times New Roman"/>
          <w:color w:val="000000"/>
          <w:sz w:val="22"/>
        </w:rPr>
        <w:t xml:space="preserve"> </w:t>
      </w:r>
      <w:del w:id="5837" w:author="Ceritas Therapeutics (QA/Legal)" w:date="2025-04-21T09:00:00Z">
        <w:r>
          <w:rPr>
            <w:rFonts w:ascii="Times New Roman" w:hAnsi="Times New Roman"/>
            <w:color w:val="000000"/>
            <w:sz w:val="22"/>
          </w:rPr>
          <w:delText xml:space="preserve">conducted</w:delText>
        </w:r>
      </w:del>
      <w:ins w:id="5838" w:author="Ceritas Therapeutics (QA/Legal)" w:date="2025-04-21T09:00:00Z">
        <w:r>
          <w:rPr>
            <w:rFonts w:ascii="Times New Roman" w:hAnsi="Times New Roman"/>
            <w:color w:val="000000"/>
            <w:sz w:val="22"/>
          </w:rPr>
          <w:t xml:space="preserve">any</w:t>
        </w:r>
      </w:ins>
      <w:r>
        <w:rPr>
          <w:rFonts w:ascii="Times New Roman" w:hAnsi="Times New Roman"/>
          <w:color w:val="000000"/>
          <w:sz w:val="22"/>
        </w:rPr>
        <w:t xml:space="preserve"> </w:t>
      </w:r>
      <w:del w:id="5839" w:author="Ceritas Therapeutics (QA/Legal)" w:date="2025-04-21T09:00:00Z">
        <w:r>
          <w:rPr>
            <w:rFonts w:ascii="Times New Roman" w:hAnsi="Times New Roman"/>
            <w:color w:val="000000"/>
            <w:sz w:val="22"/>
          </w:rPr>
          <w:delText xml:space="preserve">pursuant</w:delText>
        </w:r>
      </w:del>
      <w:ins w:id="5840" w:author="Ceritas Therapeutics (QA/Legal)" w:date="2025-04-21T09:00:00Z">
        <w:r>
          <w:rPr>
            <w:rFonts w:ascii="Times New Roman" w:hAnsi="Times New Roman"/>
            <w:color w:val="000000"/>
            <w:sz w:val="22"/>
          </w:rPr>
          <w:t xml:space="preserve">Subcontractor</w:t>
        </w:r>
      </w:ins>
      <w:r>
        <w:rPr>
          <w:rFonts w:ascii="Times New Roman" w:hAnsi="Times New Roman"/>
          <w:color w:val="000000"/>
          <w:sz w:val="22"/>
        </w:rPr>
        <w:t xml:space="preserve"> </w:t>
      </w:r>
      <w:del w:id="5841" w:author="Ceritas Therapeutics (QA/Legal)" w:date="2025-04-21T09:00:00Z">
        <w:r>
          <w:rPr>
            <w:rFonts w:ascii="Times New Roman" w:hAnsi="Times New Roman"/>
            <w:color w:val="000000"/>
            <w:sz w:val="22"/>
          </w:rPr>
          <w:delText xml:space="preserve">to</w:delText>
        </w:r>
      </w:del>
      <w:ins w:id="5842" w:author="Ceritas Therapeutics (QA/Legal)" w:date="2025-04-21T09:00:00Z">
        <w:r>
          <w:rPr>
            <w:rFonts w:ascii="Times New Roman" w:hAnsi="Times New Roman"/>
            <w:color w:val="000000"/>
            <w:sz w:val="22"/>
          </w:rPr>
          <w:t xml:space="preserve">from</w:t>
        </w:r>
      </w:ins>
      <w:r>
        <w:rPr>
          <w:rFonts w:ascii="Times New Roman" w:hAnsi="Times New Roman"/>
          <w:color w:val="000000"/>
          <w:sz w:val="22"/>
        </w:rPr>
        <w:t xml:space="preserve"> </w:t>
      </w:r>
      <w:del w:id="5843" w:author="Ceritas Therapeutics (QA/Legal)" w:date="2025-04-21T09:00:00Z">
        <w:r>
          <w:rPr>
            <w:rFonts w:ascii="Times New Roman" w:hAnsi="Times New Roman"/>
            <w:color w:val="000000"/>
            <w:sz w:val="22"/>
          </w:rPr>
          <w:delText xml:space="preserve">Section</w:delText>
        </w:r>
      </w:del>
      <w:ins w:id="5844" w:author="Ceritas Therapeutics (QA/Legal)" w:date="2025-04-21T09:00:00Z">
        <w:r>
          <w:rPr>
            <w:rFonts w:ascii="Times New Roman" w:hAnsi="Times New Roman"/>
            <w:color w:val="000000"/>
            <w:sz w:val="22"/>
          </w:rPr>
          <w:t xml:space="preserve">Annex</w:t>
        </w:r>
      </w:ins>
      <w:r>
        <w:rPr>
          <w:rFonts w:ascii="Times New Roman" w:hAnsi="Times New Roman"/>
          <w:color w:val="000000"/>
          <w:sz w:val="22"/>
        </w:rPr>
        <w:t xml:space="preserve"> </w:t>
      </w:r>
      <w:del w:id="5845" w:author="Ceritas Therapeutics (QA/Legal)" w:date="2025-04-21T09:00:00Z">
        <w:r>
          <w:rPr>
            <w:rFonts w:ascii="Times New Roman" w:hAnsi="Times New Roman"/>
            <w:color w:val="000000"/>
            <w:sz w:val="22"/>
          </w:rPr>
          <w:delText xml:space="preserve">9</w:delText>
        </w:r>
      </w:del>
      <w:ins w:id="5846" w:author="Ceritas Therapeutics (QA/Legal)" w:date="2025-04-21T09:00:00Z">
        <w:r>
          <w:rPr>
            <w:rFonts w:ascii="Times New Roman" w:hAnsi="Times New Roman"/>
            <w:color w:val="000000"/>
            <w:sz w:val="22"/>
          </w:rPr>
          <w:t xml:space="preserve">E by written notice based on audit findings, performance data, or changes in risk profile</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11.2 New Subcontractors.</w:t>
      </w:r>
    </w:p>
    <w:p>
      <w:pPr>
        <w:spacing w:line="276" w:lineRule="auto" w:before="0" w:after="120"/>
        <w:jc w:val="both"/>
      </w:pPr>
      <w:r>
        <w:rPr>
          <w:rFonts w:ascii="Times New Roman" w:hAnsi="Times New Roman"/>
          <w:color w:val="000000"/>
          <w:sz w:val="22"/>
        </w:rPr>
        <w:t xml:space="preserve">In the event that Pinnacle proposes to engage a subcontractor for testing or other cGMP activities that is not listed in Annex </w:t>
      </w:r>
      <w:del w:id="5847" w:author="Ceritas Therapeutics (QA/Legal)" w:date="2025-04-21T09:00:00Z">
        <w:r>
          <w:rPr>
            <w:rFonts w:ascii="Times New Roman" w:hAnsi="Times New Roman"/>
            <w:color w:val="000000"/>
            <w:sz w:val="22"/>
          </w:rPr>
          <w:delText xml:space="preserve">C</w:delText>
        </w:r>
      </w:del>
      <w:ins w:id="5848" w:author="Ceritas Therapeutics (QA/Legal)" w:date="2025-04-21T09:00:00Z">
        <w:r>
          <w:rPr>
            <w:rFonts w:ascii="Times New Roman" w:hAnsi="Times New Roman"/>
            <w:color w:val="000000"/>
            <w:sz w:val="22"/>
          </w:rPr>
          <w:t xml:space="preserve">E (or that is listed in Annex E but not yet approved by Ceritas)</w:t>
        </w:r>
      </w:ins>
      <w:r>
        <w:rPr>
          <w:rFonts w:ascii="Times New Roman" w:hAnsi="Times New Roman"/>
          <w:color w:val="000000"/>
          <w:sz w:val="22"/>
        </w:rPr>
        <w:t xml:space="preserve">, Pinnacle shall </w:t>
      </w:r>
      <w:del w:id="5849" w:author="Ceritas Therapeutics (QA/Legal)" w:date="2025-04-21T09:00:00Z">
        <w:r>
          <w:rPr>
            <w:rFonts w:ascii="Times New Roman" w:hAnsi="Times New Roman"/>
            <w:color w:val="000000"/>
            <w:sz w:val="22"/>
          </w:rPr>
          <w:delText xml:space="preserve">notify</w:delText>
        </w:r>
      </w:del>
      <w:ins w:id="5850" w:author="Ceritas Therapeutics (QA/Legal)" w:date="2025-04-21T09:00:00Z">
        <w:r>
          <w:rPr>
            <w:rFonts w:ascii="Times New Roman" w:hAnsi="Times New Roman"/>
            <w:color w:val="000000"/>
            <w:sz w:val="22"/>
          </w:rPr>
          <w:t xml:space="preserve">obtain</w:t>
        </w:r>
      </w:ins>
      <w:r>
        <w:rPr>
          <w:rFonts w:ascii="Times New Roman" w:hAnsi="Times New Roman"/>
          <w:color w:val="000000"/>
          <w:sz w:val="22"/>
        </w:rPr>
        <w:t xml:space="preserve"> Ceritas</w:t>
      </w:r>
      <w:ins w:id="5851" w:author="Ceritas Therapeutics (QA/Legal)" w:date="2025-04-21T09:00:00Z">
        <w:r>
          <w:rPr>
            <w:rFonts w:ascii="Times New Roman" w:hAnsi="Times New Roman"/>
            <w:color w:val="000000"/>
            <w:sz w:val="22"/>
          </w:rPr>
          <w:t xml:space="preserve">'s</w:t>
        </w:r>
      </w:ins>
      <w:r>
        <w:rPr>
          <w:rFonts w:ascii="Times New Roman" w:hAnsi="Times New Roman"/>
          <w:color w:val="000000"/>
          <w:sz w:val="22"/>
        </w:rPr>
        <w:t xml:space="preserve"> </w:t>
      </w:r>
      <w:del w:id="5852" w:author="Ceritas Therapeutics (QA/Legal)" w:date="2025-04-21T09:00:00Z">
        <w:r>
          <w:rPr>
            <w:rFonts w:ascii="Times New Roman" w:hAnsi="Times New Roman"/>
            <w:color w:val="000000"/>
            <w:sz w:val="22"/>
          </w:rPr>
          <w:delText xml:space="preserve">in</w:delText>
        </w:r>
      </w:del>
      <w:ins w:id="5853" w:author="Ceritas Therapeutics (QA/Legal)" w:date="2025-04-21T09:00:00Z">
        <w:r>
          <w:rPr>
            <w:rFonts w:ascii="Times New Roman" w:hAnsi="Times New Roman"/>
            <w:color w:val="000000"/>
            <w:sz w:val="22"/>
          </w:rPr>
          <w:t xml:space="preserve">prior</w:t>
        </w:r>
      </w:ins>
      <w:r>
        <w:rPr>
          <w:rFonts w:ascii="Times New Roman" w:hAnsi="Times New Roman"/>
          <w:color w:val="000000"/>
          <w:sz w:val="22"/>
        </w:rPr>
        <w:t xml:space="preserve"> </w:t>
      </w:r>
      <w:del w:id="5854" w:author="Ceritas Therapeutics (QA/Legal)" w:date="2025-04-21T09:00:00Z">
        <w:r>
          <w:rPr>
            <w:rFonts w:ascii="Times New Roman" w:hAnsi="Times New Roman"/>
            <w:color w:val="000000"/>
            <w:sz w:val="22"/>
          </w:rPr>
          <w:delText xml:space="preserve">writing</w:delText>
        </w:r>
      </w:del>
      <w:ins w:id="5855" w:author="Ceritas Therapeutics (QA/Legal)" w:date="2025-04-21T09:00:00Z">
        <w:r>
          <w:rPr>
            <w:rFonts w:ascii="Times New Roman" w:hAnsi="Times New Roman"/>
            <w:color w:val="000000"/>
            <w:sz w:val="22"/>
          </w:rPr>
          <w:t xml:space="preserve">written</w:t>
        </w:r>
      </w:ins>
      <w:r>
        <w:rPr>
          <w:rFonts w:ascii="Times New Roman" w:hAnsi="Times New Roman"/>
          <w:color w:val="000000"/>
          <w:sz w:val="22"/>
        </w:rPr>
        <w:t xml:space="preserve"> </w:t>
      </w:r>
      <w:del w:id="5856" w:author="Ceritas Therapeutics (QA/Legal)" w:date="2025-04-21T09:00:00Z">
        <w:r>
          <w:rPr>
            <w:rFonts w:ascii="Times New Roman" w:hAnsi="Times New Roman"/>
            <w:color w:val="000000"/>
            <w:sz w:val="22"/>
          </w:rPr>
          <w:delText xml:space="preserve">within</w:delText>
        </w:r>
      </w:del>
      <w:ins w:id="5857" w:author="Ceritas Therapeutics (QA/Legal)" w:date="2025-04-21T09:00:00Z">
        <w:r>
          <w:rPr>
            <w:rFonts w:ascii="Times New Roman" w:hAnsi="Times New Roman"/>
            <w:color w:val="000000"/>
            <w:sz w:val="22"/>
          </w:rPr>
          <w:t xml:space="preserve">consent</w:t>
        </w:r>
      </w:ins>
      <w:r>
        <w:rPr>
          <w:rFonts w:ascii="Times New Roman" w:hAnsi="Times New Roman"/>
          <w:color w:val="000000"/>
          <w:sz w:val="22"/>
        </w:rPr>
        <w:t xml:space="preserve"> </w:t>
      </w:r>
      <w:del w:id="5858" w:author="Ceritas Therapeutics (QA/Legal)" w:date="2025-04-21T09:00:00Z">
        <w:r>
          <w:rPr>
            <w:rFonts w:ascii="Times New Roman" w:hAnsi="Times New Roman"/>
            <w:color w:val="000000"/>
            <w:sz w:val="22"/>
          </w:rPr>
          <w:delText xml:space="preserve">fifteen</w:delText>
        </w:r>
      </w:del>
      <w:ins w:id="5859" w:author="Ceritas Therapeutics (QA/Legal)" w:date="2025-04-21T09:00:00Z">
        <w:r>
          <w:rPr>
            <w:rFonts w:ascii="Times New Roman" w:hAnsi="Times New Roman"/>
            <w:color w:val="000000"/>
            <w:sz w:val="22"/>
          </w:rPr>
          <w:t xml:space="preserve">before engaging such subcontractor and before transferring any Product, samples, data, or Product-related materials to it. Pinnacle's request for consent shall be submitted at least ninety</w:t>
        </w:r>
      </w:ins>
      <w:r>
        <w:rPr>
          <w:rFonts w:ascii="Times New Roman" w:hAnsi="Times New Roman"/>
          <w:color w:val="000000"/>
          <w:sz w:val="22"/>
        </w:rPr>
        <w:t xml:space="preserve"> (</w:t>
      </w:r>
      <w:del w:id="5860" w:author="Ceritas Therapeutics (QA/Legal)" w:date="2025-04-21T09:00:00Z">
        <w:r>
          <w:rPr>
            <w:rFonts w:ascii="Times New Roman" w:hAnsi="Times New Roman"/>
            <w:color w:val="000000"/>
            <w:sz w:val="22"/>
          </w:rPr>
          <w:delText xml:space="preserve">15</w:delText>
        </w:r>
      </w:del>
      <w:ins w:id="5861" w:author="Ceritas Therapeutics (QA/Legal)" w:date="2025-04-21T09:00:00Z">
        <w:r>
          <w:rPr>
            <w:rFonts w:ascii="Times New Roman" w:hAnsi="Times New Roman"/>
            <w:color w:val="000000"/>
            <w:sz w:val="22"/>
          </w:rPr>
          <w:t xml:space="preserve">90</w:t>
        </w:r>
      </w:ins>
      <w:r>
        <w:rPr>
          <w:rFonts w:ascii="Times New Roman" w:hAnsi="Times New Roman"/>
          <w:color w:val="000000"/>
          <w:sz w:val="22"/>
        </w:rPr>
        <w:t xml:space="preserve">) </w:t>
      </w:r>
      <w:del w:id="5862" w:author="Ceritas Therapeutics (QA/Legal)" w:date="2025-04-21T09:00:00Z">
        <w:r>
          <w:rPr>
            <w:rFonts w:ascii="Times New Roman" w:hAnsi="Times New Roman"/>
            <w:color w:val="000000"/>
            <w:sz w:val="22"/>
          </w:rPr>
          <w:delText xml:space="preserve">business</w:delText>
        </w:r>
      </w:del>
      <w:ins w:id="5863" w:author="Ceritas Therapeutics (QA/Legal)" w:date="2025-04-21T09:00:00Z">
        <w:r>
          <w:rPr>
            <w:rFonts w:ascii="Times New Roman" w:hAnsi="Times New Roman"/>
            <w:color w:val="000000"/>
            <w:sz w:val="22"/>
          </w:rPr>
          <w:t xml:space="preserve">calendar</w:t>
        </w:r>
      </w:ins>
      <w:r>
        <w:rPr>
          <w:rFonts w:ascii="Times New Roman" w:hAnsi="Times New Roman"/>
          <w:color w:val="000000"/>
          <w:sz w:val="22"/>
        </w:rPr>
        <w:t xml:space="preserve"> days </w:t>
      </w:r>
      <w:del w:id="5864" w:author="Ceritas Therapeutics (QA/Legal)" w:date="2025-04-21T09:00:00Z">
        <w:r>
          <w:rPr>
            <w:rFonts w:ascii="Times New Roman" w:hAnsi="Times New Roman"/>
            <w:color w:val="000000"/>
            <w:sz w:val="22"/>
          </w:rPr>
          <w:delText xml:space="preserve">of</w:delText>
        </w:r>
      </w:del>
      <w:ins w:id="5865" w:author="Ceritas Therapeutics (QA/Legal)" w:date="2025-04-21T09:00:00Z">
        <w:r>
          <w:rPr>
            <w:rFonts w:ascii="Times New Roman" w:hAnsi="Times New Roman"/>
            <w:color w:val="000000"/>
            <w:sz w:val="22"/>
          </w:rPr>
          <w:t xml:space="preserve">before</w:t>
        </w:r>
      </w:ins>
      <w:r>
        <w:rPr>
          <w:rFonts w:ascii="Times New Roman" w:hAnsi="Times New Roman"/>
          <w:color w:val="000000"/>
          <w:sz w:val="22"/>
        </w:rPr>
        <w:t xml:space="preserve"> </w:t>
      </w:r>
      <w:del w:id="5866" w:author="Ceritas Therapeutics (QA/Legal)" w:date="2025-04-21T09:00:00Z">
        <w:r>
          <w:rPr>
            <w:rFonts w:ascii="Times New Roman" w:hAnsi="Times New Roman"/>
            <w:color w:val="000000"/>
            <w:sz w:val="22"/>
          </w:rPr>
          <w:delText xml:space="preserve">such</w:delText>
        </w:r>
      </w:del>
      <w:ins w:id="5867" w:author="Ceritas Therapeutics (QA/Legal)" w:date="2025-04-21T09:00:00Z">
        <w:r>
          <w:rPr>
            <w:rFonts w:ascii="Times New Roman" w:hAnsi="Times New Roman"/>
            <w:color w:val="000000"/>
            <w:sz w:val="22"/>
          </w:rPr>
          <w:t xml:space="preserve">the proposed</w:t>
        </w:r>
      </w:ins>
      <w:r>
        <w:rPr>
          <w:rFonts w:ascii="Times New Roman" w:hAnsi="Times New Roman"/>
          <w:color w:val="000000"/>
          <w:sz w:val="22"/>
        </w:rPr>
        <w:t xml:space="preserve"> engagement</w:t>
      </w:r>
      <w:del w:id="5868" w:author="Ceritas Therapeutics (QA/Legal)" w:date="2025-04-21T09:00:00Z">
        <w:r>
          <w:rPr>
            <w:rFonts w:ascii="Times New Roman" w:hAnsi="Times New Roman"/>
            <w:color w:val="000000"/>
            <w:sz w:val="22"/>
          </w:rPr>
          <w:delText xml:space="preserve">.</w:delText>
        </w:r>
      </w:del>
      <w:r>
        <w:rPr>
          <w:rFonts w:ascii="Times New Roman" w:hAnsi="Times New Roman"/>
          <w:color w:val="000000"/>
          <w:sz w:val="22"/>
        </w:rPr>
        <w:t xml:space="preserve"> </w:t>
      </w:r>
      <w:del w:id="5869" w:author="Ceritas Therapeutics (QA/Legal)" w:date="2025-04-21T09:00:00Z">
        <w:r>
          <w:rPr>
            <w:rFonts w:ascii="Times New Roman" w:hAnsi="Times New Roman"/>
            <w:color w:val="000000"/>
            <w:sz w:val="22"/>
          </w:rPr>
          <w:delText xml:space="preserve">The notification</w:delText>
        </w:r>
      </w:del>
      <w:ins w:id="5870" w:author="Ceritas Therapeutics (QA/Legal)" w:date="2025-04-21T09:00:00Z">
        <w:r>
          <w:rPr>
            <w:rFonts w:ascii="Times New Roman" w:hAnsi="Times New Roman"/>
            <w:color w:val="000000"/>
            <w:sz w:val="22"/>
          </w:rPr>
          <w:t xml:space="preserve">and</w:t>
        </w:r>
      </w:ins>
      <w:r>
        <w:rPr>
          <w:rFonts w:ascii="Times New Roman" w:hAnsi="Times New Roman"/>
          <w:color w:val="000000"/>
          <w:sz w:val="22"/>
        </w:rPr>
        <w:t xml:space="preserve"> shall include the identity and location of the new subcontractor, a description of the scope of activities to be subcontracted, and confirmation that Pinnacle has evaluated and qualified the subcontractor in accordance with Pinnacle's supplier qualification procedures.</w:t>
      </w:r>
    </w:p>
    <w:p>
      <w:pPr>
        <w:spacing w:line="276" w:lineRule="auto" w:before="0" w:after="120"/>
        <w:jc w:val="both"/>
      </w:pPr>
      <w:r>
        <w:rPr>
          <w:rFonts w:ascii="Times New Roman" w:hAnsi="Times New Roman"/>
          <w:color w:val="000000"/>
          <w:sz w:val="22"/>
        </w:rPr>
        <w:t xml:space="preserve">Pinnacle shall be solely responsible for the qualification, oversight, and monitoring of all subcontractors engaged under this Section 11.2, including ensuring that each new subcontractor complies with applicable cGMP requirements and Pinnacle's quality standards. </w:t>
      </w:r>
      <w:del w:id="5871" w:author="Ceritas Therapeutics (QA/Legal)" w:date="2025-04-21T09:00:00Z">
        <w:r>
          <w:rPr>
            <w:rFonts w:ascii="Times New Roman" w:hAnsi="Times New Roman"/>
            <w:color w:val="000000"/>
            <w:sz w:val="22"/>
          </w:rPr>
          <w:delText xml:space="preserve">The engagement of a</w:delText>
        </w:r>
      </w:del>
      <w:ins w:id="5872" w:author="Ceritas Therapeutics (QA/Legal)" w:date="2025-04-21T09:00:00Z">
        <w:r>
          <w:rPr>
            <w:rFonts w:ascii="Times New Roman" w:hAnsi="Times New Roman"/>
            <w:color w:val="000000"/>
            <w:sz w:val="22"/>
          </w:rPr>
          <w:t xml:space="preserve">No</w:t>
        </w:r>
      </w:ins>
      <w:r>
        <w:rPr>
          <w:rFonts w:ascii="Times New Roman" w:hAnsi="Times New Roman"/>
          <w:color w:val="000000"/>
          <w:sz w:val="22"/>
        </w:rPr>
        <w:t xml:space="preserve"> new subcontractor </w:t>
      </w:r>
      <w:del w:id="5873" w:author="Ceritas Therapeutics (QA/Legal)" w:date="2025-04-21T09:00:00Z">
        <w:r>
          <w:rPr>
            <w:rFonts w:ascii="Times New Roman" w:hAnsi="Times New Roman"/>
            <w:color w:val="000000"/>
            <w:sz w:val="22"/>
          </w:rPr>
          <w:delText xml:space="preserve">does</w:delText>
        </w:r>
      </w:del>
      <w:ins w:id="5874" w:author="Ceritas Therapeutics (QA/Legal)" w:date="2025-04-21T09:00:00Z">
        <w:r>
          <w:rPr>
            <w:rFonts w:ascii="Times New Roman" w:hAnsi="Times New Roman"/>
            <w:color w:val="000000"/>
            <w:sz w:val="22"/>
          </w:rPr>
          <w:t xml:space="preserve">shall</w:t>
        </w:r>
      </w:ins>
      <w:r>
        <w:rPr>
          <w:rFonts w:ascii="Times New Roman" w:hAnsi="Times New Roman"/>
          <w:color w:val="000000"/>
          <w:sz w:val="22"/>
        </w:rPr>
        <w:t xml:space="preserve"> </w:t>
      </w:r>
      <w:del w:id="5875" w:author="Ceritas Therapeutics (QA/Legal)" w:date="2025-04-21T09:00:00Z">
        <w:r>
          <w:rPr>
            <w:rFonts w:ascii="Times New Roman" w:hAnsi="Times New Roman"/>
            <w:color w:val="000000"/>
            <w:sz w:val="22"/>
          </w:rPr>
          <w:delText xml:space="preserve">not</w:delText>
        </w:r>
      </w:del>
      <w:ins w:id="5876" w:author="Ceritas Therapeutics (QA/Legal)" w:date="2025-04-21T09:00:00Z">
        <w:r>
          <w:rPr>
            <w:rFonts w:ascii="Times New Roman" w:hAnsi="Times New Roman"/>
            <w:color w:val="000000"/>
            <w:sz w:val="22"/>
          </w:rPr>
          <w:t xml:space="preserve">commence</w:t>
        </w:r>
      </w:ins>
      <w:r>
        <w:rPr>
          <w:rFonts w:ascii="Times New Roman" w:hAnsi="Times New Roman"/>
          <w:color w:val="000000"/>
          <w:sz w:val="22"/>
        </w:rPr>
        <w:t xml:space="preserve"> </w:t>
      </w:r>
      <w:del w:id="5877" w:author="Ceritas Therapeutics (QA/Legal)" w:date="2025-04-21T09:00:00Z">
        <w:r>
          <w:rPr>
            <w:rFonts w:ascii="Times New Roman" w:hAnsi="Times New Roman"/>
            <w:color w:val="000000"/>
            <w:sz w:val="22"/>
          </w:rPr>
          <w:delText xml:space="preserve">require</w:delText>
        </w:r>
      </w:del>
      <w:ins w:id="5878" w:author="Ceritas Therapeutics (QA/Legal)" w:date="2025-04-21T09:00:00Z">
        <w:r>
          <w:rPr>
            <w:rFonts w:ascii="Times New Roman" w:hAnsi="Times New Roman"/>
            <w:color w:val="000000"/>
            <w:sz w:val="22"/>
          </w:rPr>
          <w:t xml:space="preserve">work on</w:t>
        </w:r>
      </w:ins>
      <w:r>
        <w:rPr>
          <w:rFonts w:ascii="Times New Roman" w:hAnsi="Times New Roman"/>
          <w:color w:val="000000"/>
          <w:sz w:val="22"/>
        </w:rPr>
        <w:t xml:space="preserve"> the </w:t>
      </w:r>
      <w:del w:id="5879" w:author="Ceritas Therapeutics (QA/Legal)" w:date="2025-04-21T09:00:00Z">
        <w:r>
          <w:rPr>
            <w:rFonts w:ascii="Times New Roman" w:hAnsi="Times New Roman"/>
            <w:color w:val="000000"/>
            <w:sz w:val="22"/>
          </w:rPr>
          <w:delText xml:space="preserve">prior</w:delText>
        </w:r>
      </w:del>
      <w:ins w:id="5880" w:author="Ceritas Therapeutics (QA/Legal)" w:date="2025-04-21T09:00:00Z">
        <w:r>
          <w:rPr>
            <w:rFonts w:ascii="Times New Roman" w:hAnsi="Times New Roman"/>
            <w:color w:val="000000"/>
            <w:sz w:val="22"/>
          </w:rPr>
          <w:t xml:space="preserve">Product</w:t>
        </w:r>
      </w:ins>
      <w:r>
        <w:rPr>
          <w:rFonts w:ascii="Times New Roman" w:hAnsi="Times New Roman"/>
          <w:color w:val="000000"/>
          <w:sz w:val="22"/>
        </w:rPr>
        <w:t xml:space="preserve"> </w:t>
      </w:r>
      <w:del w:id="5881" w:author="Ceritas Therapeutics (QA/Legal)" w:date="2025-04-21T09:00:00Z">
        <w:r>
          <w:rPr>
            <w:rFonts w:ascii="Times New Roman" w:hAnsi="Times New Roman"/>
            <w:color w:val="000000"/>
            <w:sz w:val="22"/>
          </w:rPr>
          <w:delText xml:space="preserve">written</w:delText>
        </w:r>
      </w:del>
      <w:ins w:id="5882" w:author="Ceritas Therapeutics (QA/Legal)" w:date="2025-04-21T09:00:00Z">
        <w:r>
          <w:rPr>
            <w:rFonts w:ascii="Times New Roman" w:hAnsi="Times New Roman"/>
            <w:color w:val="000000"/>
            <w:sz w:val="22"/>
          </w:rPr>
          <w:t xml:space="preserve">unless</w:t>
        </w:r>
      </w:ins>
      <w:r>
        <w:rPr>
          <w:rFonts w:ascii="Times New Roman" w:hAnsi="Times New Roman"/>
          <w:color w:val="000000"/>
          <w:sz w:val="22"/>
        </w:rPr>
        <w:t xml:space="preserve"> </w:t>
      </w:r>
      <w:del w:id="5883" w:author="Ceritas Therapeutics (QA/Legal)" w:date="2025-04-21T09:00:00Z">
        <w:r>
          <w:rPr>
            <w:rFonts w:ascii="Times New Roman" w:hAnsi="Times New Roman"/>
            <w:color w:val="000000"/>
            <w:sz w:val="22"/>
          </w:rPr>
          <w:delText xml:space="preserve">approval</w:delText>
        </w:r>
      </w:del>
      <w:ins w:id="5884" w:author="Ceritas Therapeutics (QA/Legal)" w:date="2025-04-21T09:00:00Z">
        <w:r>
          <w:rPr>
            <w:rFonts w:ascii="Times New Roman" w:hAnsi="Times New Roman"/>
            <w:color w:val="000000"/>
            <w:sz w:val="22"/>
          </w:rPr>
          <w:t xml:space="preserve">and</w:t>
        </w:r>
      </w:ins>
      <w:r>
        <w:rPr>
          <w:rFonts w:ascii="Times New Roman" w:hAnsi="Times New Roman"/>
          <w:color w:val="000000"/>
          <w:sz w:val="22"/>
        </w:rPr>
        <w:t xml:space="preserve"> </w:t>
      </w:r>
      <w:del w:id="5885" w:author="Ceritas Therapeutics (QA/Legal)" w:date="2025-04-21T09:00:00Z">
        <w:r>
          <w:rPr>
            <w:rFonts w:ascii="Times New Roman" w:hAnsi="Times New Roman"/>
            <w:color w:val="000000"/>
            <w:sz w:val="22"/>
          </w:rPr>
          <w:delText xml:space="preserve">of</w:delText>
        </w:r>
      </w:del>
      <w:ins w:id="5886" w:author="Ceritas Therapeutics (QA/Legal)" w:date="2025-04-21T09:00:00Z">
        <w:r>
          <w:rPr>
            <w:rFonts w:ascii="Times New Roman" w:hAnsi="Times New Roman"/>
            <w:color w:val="000000"/>
            <w:sz w:val="22"/>
          </w:rPr>
          <w:t xml:space="preserve">until it has been audited and qualified by</w:t>
        </w:r>
      </w:ins>
      <w:r>
        <w:rPr>
          <w:rFonts w:ascii="Times New Roman" w:hAnsi="Times New Roman"/>
          <w:color w:val="000000"/>
          <w:sz w:val="22"/>
        </w:rPr>
        <w:t xml:space="preserve"> Ceritas, </w:t>
      </w:r>
      <w:ins w:id="5887" w:author="Ceritas Therapeutics (QA/Legal)" w:date="2025-04-21T09:00:00Z">
        <w:r>
          <w:rPr>
            <w:rFonts w:ascii="Times New Roman" w:hAnsi="Times New Roman"/>
            <w:color w:val="000000"/>
            <w:sz w:val="22"/>
          </w:rPr>
          <w:t xml:space="preserve">Ceritas has provided its written consent, </w:t>
        </w:r>
      </w:ins>
      <w:r>
        <w:rPr>
          <w:rFonts w:ascii="Times New Roman" w:hAnsi="Times New Roman"/>
          <w:color w:val="000000"/>
          <w:sz w:val="22"/>
        </w:rPr>
        <w:t xml:space="preserve">and </w:t>
      </w:r>
      <w:del w:id="5888" w:author="Ceritas Therapeutics (QA/Legal)" w:date="2025-04-21T09:00:00Z">
        <w:r>
          <w:rPr>
            <w:rFonts w:ascii="Times New Roman" w:hAnsi="Times New Roman"/>
            <w:color w:val="000000"/>
            <w:sz w:val="22"/>
          </w:rPr>
          <w:delText xml:space="preserve">Ceritas</w:delText>
        </w:r>
      </w:del>
      <w:ins w:id="5889" w:author="Ceritas Therapeutics (QA/Legal)" w:date="2025-04-21T09:00:00Z">
        <w:r>
          <w:rPr>
            <w:rFonts w:ascii="Times New Roman" w:hAnsi="Times New Roman"/>
            <w:color w:val="000000"/>
            <w:sz w:val="22"/>
          </w:rPr>
          <w:t xml:space="preserve">any</w:t>
        </w:r>
      </w:ins>
      <w:r>
        <w:rPr>
          <w:rFonts w:ascii="Times New Roman" w:hAnsi="Times New Roman"/>
          <w:color w:val="000000"/>
          <w:sz w:val="22"/>
        </w:rPr>
        <w:t xml:space="preserve"> </w:t>
      </w:r>
      <w:del w:id="5890" w:author="Ceritas Therapeutics (QA/Legal)" w:date="2025-04-21T09:00:00Z">
        <w:r>
          <w:rPr>
            <w:rFonts w:ascii="Times New Roman" w:hAnsi="Times New Roman"/>
            <w:color w:val="000000"/>
            <w:sz w:val="22"/>
          </w:rPr>
          <w:delText xml:space="preserve">shall</w:delText>
        </w:r>
      </w:del>
      <w:ins w:id="5891" w:author="Ceritas Therapeutics (QA/Legal)" w:date="2025-04-21T09:00:00Z">
        <w:r>
          <w:rPr>
            <w:rFonts w:ascii="Times New Roman" w:hAnsi="Times New Roman"/>
            <w:color w:val="000000"/>
            <w:sz w:val="22"/>
          </w:rPr>
          <w:t xml:space="preserve">required</w:t>
        </w:r>
      </w:ins>
      <w:r>
        <w:rPr>
          <w:rFonts w:ascii="Times New Roman" w:hAnsi="Times New Roman"/>
          <w:color w:val="000000"/>
          <w:sz w:val="22"/>
        </w:rPr>
        <w:t xml:space="preserve"> </w:t>
      </w:r>
      <w:del w:id="5892" w:author="Ceritas Therapeutics (QA/Legal)" w:date="2025-04-21T09:00:00Z">
        <w:r>
          <w:rPr>
            <w:rFonts w:ascii="Times New Roman" w:hAnsi="Times New Roman"/>
            <w:color w:val="000000"/>
            <w:sz w:val="22"/>
          </w:rPr>
          <w:delText xml:space="preserve">not</w:delText>
        </w:r>
      </w:del>
      <w:ins w:id="5893" w:author="Ceritas Therapeutics (QA/Legal)" w:date="2025-04-21T09:00:00Z">
        <w:r>
          <w:rPr>
            <w:rFonts w:ascii="Times New Roman" w:hAnsi="Times New Roman"/>
            <w:color w:val="000000"/>
            <w:sz w:val="22"/>
          </w:rPr>
          <w:t xml:space="preserve">regulatory</w:t>
        </w:r>
      </w:ins>
      <w:r>
        <w:rPr>
          <w:rFonts w:ascii="Times New Roman" w:hAnsi="Times New Roman"/>
          <w:color w:val="000000"/>
          <w:sz w:val="22"/>
        </w:rPr>
        <w:t xml:space="preserve"> </w:t>
      </w:r>
      <w:del w:id="5894" w:author="Ceritas Therapeutics (QA/Legal)" w:date="2025-04-21T09:00:00Z">
        <w:r>
          <w:rPr>
            <w:rFonts w:ascii="Times New Roman" w:hAnsi="Times New Roman"/>
            <w:color w:val="000000"/>
            <w:sz w:val="22"/>
          </w:rPr>
          <w:delText xml:space="preserve">have</w:delText>
        </w:r>
      </w:del>
      <w:ins w:id="5895" w:author="Ceritas Therapeutics (QA/Legal)" w:date="2025-04-21T09:00:00Z">
        <w:r>
          <w:rPr>
            <w:rFonts w:ascii="Times New Roman" w:hAnsi="Times New Roman"/>
            <w:color w:val="000000"/>
            <w:sz w:val="22"/>
          </w:rPr>
          <w:t xml:space="preserve">submission (including any NDA supplement or EU variation adding</w:t>
        </w:r>
      </w:ins>
      <w:r>
        <w:rPr>
          <w:rFonts w:ascii="Times New Roman" w:hAnsi="Times New Roman"/>
          <w:color w:val="000000"/>
          <w:sz w:val="22"/>
        </w:rPr>
        <w:t xml:space="preserve"> the</w:t>
      </w:r>
      <w:del w:id="5896" w:author="Ceritas Therapeutics (QA/Legal)" w:date="2025-04-21T09:00:00Z">
        <w:r>
          <w:rPr>
            <w:rFonts w:ascii="Times New Roman" w:hAnsi="Times New Roman"/>
            <w:color w:val="000000"/>
            <w:sz w:val="22"/>
          </w:rPr>
          <w:delText xml:space="preserve"> right to conduct a qualification audit of a new</w:delText>
        </w:r>
      </w:del>
      <w:r>
        <w:rPr>
          <w:rFonts w:ascii="Times New Roman" w:hAnsi="Times New Roman"/>
          <w:color w:val="000000"/>
          <w:sz w:val="22"/>
        </w:rPr>
        <w:t xml:space="preserve"> subcontractor as a </w:t>
      </w:r>
      <w:del w:id="5897" w:author="Ceritas Therapeutics (QA/Legal)" w:date="2025-04-21T09:00:00Z">
        <w:r>
          <w:rPr>
            <w:rFonts w:ascii="Times New Roman" w:hAnsi="Times New Roman"/>
            <w:color w:val="000000"/>
            <w:sz w:val="22"/>
          </w:rPr>
          <w:delText xml:space="preserve">condition</w:delText>
        </w:r>
      </w:del>
      <w:ins w:id="5898" w:author="Ceritas Therapeutics (QA/Legal)" w:date="2025-04-21T09:00:00Z">
        <w:r>
          <w:rPr>
            <w:rFonts w:ascii="Times New Roman" w:hAnsi="Times New Roman"/>
            <w:color w:val="000000"/>
            <w:sz w:val="22"/>
          </w:rPr>
          <w:t xml:space="preserve">testing</w:t>
        </w:r>
      </w:ins>
      <w:r>
        <w:rPr>
          <w:rFonts w:ascii="Times New Roman" w:hAnsi="Times New Roman"/>
          <w:color w:val="000000"/>
          <w:sz w:val="22"/>
        </w:rPr>
        <w:t xml:space="preserve"> </w:t>
      </w:r>
      <w:del w:id="5899" w:author="Ceritas Therapeutics (QA/Legal)" w:date="2025-04-21T09:00:00Z">
        <w:r>
          <w:rPr>
            <w:rFonts w:ascii="Times New Roman" w:hAnsi="Times New Roman"/>
            <w:color w:val="000000"/>
            <w:sz w:val="22"/>
          </w:rPr>
          <w:delText xml:space="preserve">to</w:delText>
        </w:r>
      </w:del>
      <w:ins w:id="5900" w:author="Ceritas Therapeutics (QA/Legal)" w:date="2025-04-21T09:00:00Z">
        <w:r>
          <w:rPr>
            <w:rFonts w:ascii="Times New Roman" w:hAnsi="Times New Roman"/>
            <w:color w:val="000000"/>
            <w:sz w:val="22"/>
          </w:rPr>
          <w:t xml:space="preserve">or</w:t>
        </w:r>
      </w:ins>
      <w:r>
        <w:rPr>
          <w:rFonts w:ascii="Times New Roman" w:hAnsi="Times New Roman"/>
          <w:color w:val="000000"/>
          <w:sz w:val="22"/>
        </w:rPr>
        <w:t xml:space="preserve"> </w:t>
      </w:r>
      <w:del w:id="5901" w:author="Ceritas Therapeutics (QA/Legal)" w:date="2025-04-21T09:00:00Z">
        <w:r>
          <w:rPr>
            <w:rFonts w:ascii="Times New Roman" w:hAnsi="Times New Roman"/>
            <w:color w:val="000000"/>
            <w:sz w:val="22"/>
          </w:rPr>
          <w:delText xml:space="preserve">such</w:delText>
        </w:r>
      </w:del>
      <w:ins w:id="5902" w:author="Ceritas Therapeutics (QA/Legal)" w:date="2025-04-21T09:00:00Z">
        <w:r>
          <w:rPr>
            <w:rFonts w:ascii="Times New Roman" w:hAnsi="Times New Roman"/>
            <w:color w:val="000000"/>
            <w:sz w:val="22"/>
          </w:rPr>
          <w:t xml:space="preserve">manufacturing</w:t>
        </w:r>
      </w:ins>
      <w:r>
        <w:rPr>
          <w:rFonts w:ascii="Times New Roman" w:hAnsi="Times New Roman"/>
          <w:color w:val="000000"/>
          <w:sz w:val="22"/>
        </w:rPr>
        <w:t xml:space="preserve"> </w:t>
      </w:r>
      <w:del w:id="5903" w:author="Ceritas Therapeutics (QA/Legal)" w:date="2025-04-21T09:00:00Z">
        <w:r>
          <w:rPr>
            <w:rFonts w:ascii="Times New Roman" w:hAnsi="Times New Roman"/>
            <w:color w:val="000000"/>
            <w:sz w:val="22"/>
          </w:rPr>
          <w:delText xml:space="preserve">engagement</w:delText>
        </w:r>
      </w:del>
      <w:ins w:id="5904" w:author="Ceritas Therapeutics (QA/Legal)" w:date="2025-04-21T09:00:00Z">
        <w:r>
          <w:rPr>
            <w:rFonts w:ascii="Times New Roman" w:hAnsi="Times New Roman"/>
            <w:color w:val="000000"/>
            <w:sz w:val="22"/>
          </w:rPr>
          <w:t xml:space="preserve">site) has been approved or has become effective</w:t>
        </w:r>
      </w:ins>
      <w:r>
        <w:rPr>
          <w:rFonts w:ascii="Times New Roman" w:hAnsi="Times New Roman"/>
          <w:color w:val="000000"/>
          <w:sz w:val="22"/>
        </w:rPr>
        <w:t xml:space="preserve">.</w:t>
      </w:r>
    </w:p>
    <w:p>
      <w:pPr>
        <w:spacing w:line="276" w:lineRule="auto" w:before="0" w:after="120"/>
        <w:jc w:val="both"/>
      </w:pPr>
      <w:del w:id="5905" w:author="Ceritas Therapeutics (QA/Legal)" w:date="2025-04-21T09:00:00Z">
        <w:r>
          <w:rPr>
            <w:rFonts w:ascii="Times New Roman" w:hAnsi="Times New Roman"/>
            <w:color w:val="000000"/>
            <w:sz w:val="22"/>
          </w:rPr>
          <w:delText xml:space="preserve">Ceritas may, however, request that </w:delText>
        </w:r>
      </w:del>
      <w:r>
        <w:rPr>
          <w:rFonts w:ascii="Times New Roman" w:hAnsi="Times New Roman"/>
          <w:color w:val="000000"/>
          <w:sz w:val="22"/>
        </w:rPr>
        <w:t xml:space="preserve">Annex </w:t>
      </w:r>
      <w:del w:id="5906" w:author="Ceritas Therapeutics (QA/Legal)" w:date="2025-04-21T09:00:00Z">
        <w:r>
          <w:rPr>
            <w:rFonts w:ascii="Times New Roman" w:hAnsi="Times New Roman"/>
            <w:color w:val="000000"/>
            <w:sz w:val="22"/>
          </w:rPr>
          <w:delText xml:space="preserve">C</w:delText>
        </w:r>
      </w:del>
      <w:ins w:id="5907" w:author="Ceritas Therapeutics (QA/Legal)" w:date="2025-04-21T09:00:00Z">
        <w:r>
          <w:rPr>
            <w:rFonts w:ascii="Times New Roman" w:hAnsi="Times New Roman"/>
            <w:color w:val="000000"/>
            <w:sz w:val="22"/>
          </w:rPr>
          <w:t xml:space="preserve">E shall</w:t>
        </w:r>
      </w:ins>
      <w:r>
        <w:rPr>
          <w:rFonts w:ascii="Times New Roman" w:hAnsi="Times New Roman"/>
          <w:color w:val="000000"/>
          <w:sz w:val="22"/>
        </w:rPr>
        <w:t xml:space="preserve"> be updated to reflect any new </w:t>
      </w:r>
      <w:del w:id="5908" w:author="Ceritas Therapeutics (QA/Legal)" w:date="2025-04-21T09:00:00Z">
        <w:r>
          <w:rPr>
            <w:rFonts w:ascii="Times New Roman" w:hAnsi="Times New Roman"/>
            <w:color w:val="000000"/>
            <w:sz w:val="22"/>
          </w:rPr>
          <w:delText xml:space="preserve">subcontractor</w:delText>
        </w:r>
      </w:del>
      <w:ins w:id="5909" w:author="Ceritas Therapeutics (QA/Legal)" w:date="2025-04-21T09:00:00Z">
        <w:r>
          <w:rPr>
            <w:rFonts w:ascii="Times New Roman" w:hAnsi="Times New Roman"/>
            <w:color w:val="000000"/>
            <w:sz w:val="22"/>
          </w:rPr>
          <w:t xml:space="preserve">Subcontractor</w:t>
        </w:r>
      </w:ins>
      <w:r>
        <w:rPr>
          <w:rFonts w:ascii="Times New Roman" w:hAnsi="Times New Roman"/>
          <w:color w:val="000000"/>
          <w:sz w:val="22"/>
        </w:rPr>
        <w:t xml:space="preserve"> </w:t>
      </w:r>
      <w:del w:id="5910" w:author="Ceritas Therapeutics (QA/Legal)" w:date="2025-04-21T09:00:00Z">
        <w:r>
          <w:rPr>
            <w:rFonts w:ascii="Times New Roman" w:hAnsi="Times New Roman"/>
            <w:color w:val="000000"/>
            <w:sz w:val="22"/>
          </w:rPr>
          <w:delText xml:space="preserve">that has been engaged</w:delText>
        </w:r>
      </w:del>
      <w:ins w:id="5911" w:author="Ceritas Therapeutics (QA/Legal)" w:date="2025-04-21T09:00:00Z">
        <w:r>
          <w:rPr>
            <w:rFonts w:ascii="Times New Roman" w:hAnsi="Times New Roman"/>
            <w:color w:val="000000"/>
            <w:sz w:val="22"/>
          </w:rPr>
          <w:t xml:space="preserve">approved</w:t>
        </w:r>
      </w:ins>
      <w:r>
        <w:rPr>
          <w:rFonts w:ascii="Times New Roman" w:hAnsi="Times New Roman"/>
          <w:color w:val="000000"/>
          <w:sz w:val="22"/>
        </w:rPr>
        <w:t xml:space="preserve"> by </w:t>
      </w:r>
      <w:del w:id="5912" w:author="Ceritas Therapeutics (QA/Legal)" w:date="2025-04-21T09:00:00Z">
        <w:r>
          <w:rPr>
            <w:rFonts w:ascii="Times New Roman" w:hAnsi="Times New Roman"/>
            <w:color w:val="000000"/>
            <w:sz w:val="22"/>
          </w:rPr>
          <w:delText xml:space="preserve">Pinnacle</w:delText>
        </w:r>
      </w:del>
      <w:ins w:id="5913" w:author="Ceritas Therapeutics (QA/Legal)" w:date="2025-04-21T09:00:00Z">
        <w:r>
          <w:rPr>
            <w:rFonts w:ascii="Times New Roman" w:hAnsi="Times New Roman"/>
            <w:color w:val="000000"/>
            <w:sz w:val="22"/>
          </w:rPr>
          <w:t xml:space="preserve">Ceritas</w:t>
        </w:r>
      </w:ins>
      <w:r>
        <w:rPr>
          <w:rFonts w:ascii="Times New Roman" w:hAnsi="Times New Roman"/>
          <w:color w:val="000000"/>
          <w:sz w:val="22"/>
        </w:rPr>
        <w:t xml:space="preserve">, and the Parties shall cooperate to update Annex </w:t>
      </w:r>
      <w:del w:id="5914" w:author="Ceritas Therapeutics (QA/Legal)" w:date="2025-04-21T09:00:00Z">
        <w:r>
          <w:rPr>
            <w:rFonts w:ascii="Times New Roman" w:hAnsi="Times New Roman"/>
            <w:color w:val="000000"/>
            <w:sz w:val="22"/>
          </w:rPr>
          <w:delText xml:space="preserve">C</w:delText>
        </w:r>
      </w:del>
      <w:ins w:id="5915" w:author="Ceritas Therapeutics (QA/Legal)" w:date="2025-04-21T09:00:00Z">
        <w:r>
          <w:rPr>
            <w:rFonts w:ascii="Times New Roman" w:hAnsi="Times New Roman"/>
            <w:color w:val="000000"/>
            <w:sz w:val="22"/>
          </w:rPr>
          <w:t xml:space="preserve">E</w:t>
        </w:r>
      </w:ins>
      <w:r>
        <w:rPr>
          <w:rFonts w:ascii="Times New Roman" w:hAnsi="Times New Roman"/>
          <w:color w:val="000000"/>
          <w:sz w:val="22"/>
        </w:rPr>
        <w:t xml:space="preserve"> by written amendment to this Quality Agreement.</w:t>
      </w:r>
    </w:p>
    <w:p>
      <w:pPr>
        <w:spacing w:line="276" w:lineRule="auto" w:before="0" w:after="120"/>
        <w:jc w:val="both"/>
      </w:pPr>
      <w:r>
        <w:rPr>
          <w:rFonts w:ascii="Times New Roman" w:hAnsi="Times New Roman"/>
          <w:b/>
          <w:color w:val="000000"/>
          <w:sz w:val="22"/>
        </w:rPr>
        <w:t>11.3 Pinnacle Remains Responsible.</w:t>
      </w:r>
    </w:p>
    <w:p>
      <w:pPr>
        <w:spacing w:line="276" w:lineRule="auto" w:before="0" w:after="120"/>
        <w:jc w:val="both"/>
      </w:pPr>
      <w:r>
        <w:rPr>
          <w:rFonts w:ascii="Times New Roman" w:hAnsi="Times New Roman"/>
          <w:color w:val="000000"/>
          <w:sz w:val="22"/>
        </w:rPr>
        <w:t>Notwithstanding any subcontracting arrangement, Pinnacle shall remain fully responsible to Ceritas for the quality, accuracy, and compliance of all work performed by any subcontractor in connection with the Product. The subcontracting of any activity shall not relieve Pinnacle of any of its obligations under this Quality Agreement or the MSA. Pinnacle shall be solely responsible for the selection, qualification, monitoring, and oversight of all subcontractors and shall ensure that subcontractor performance meets the requirements of this Quality Agreement and applicable cGMP requirements.</w:t>
      </w:r>
    </w:p>
    <w:p>
      <w:pPr>
        <w:spacing w:line="276" w:lineRule="auto" w:before="0" w:after="120"/>
        <w:jc w:val="both"/>
        <w:rPr>
          <w:ins w:id="5916" w:author="Ceritas Therapeutics (QA/Legal)" w:date="2025-04-21T09:00:00Z"/>
        </w:rPr>
      </w:pPr>
      <w:ins w:id="5917" w:author="Ceritas Therapeutics (QA/Legal)" w:date="2025-04-21T09:00:00Z">
        <w:r>
          <w:rPr>
            <w:rFonts w:ascii="Times New Roman" w:hAnsi="Times New Roman"/>
            <w:b/>
            <w:color w:val="000000"/>
            <w:sz w:val="22"/>
          </w:rPr>
          <w:t xml:space="preserve">11.4 Ceritas Audit Rights over Subcontractors.</w:t>
        </w:r>
      </w:ins>
    </w:p>
    <w:p>
      <w:pPr>
        <w:spacing w:line="276" w:lineRule="auto" w:before="0" w:after="120"/>
        <w:jc w:val="both"/>
        <w:rPr>
          <w:ins w:id="5918" w:author="Ceritas Therapeutics (QA/Legal)" w:date="2025-04-21T09:00:00Z"/>
        </w:rPr>
      </w:pPr>
      <w:ins w:id="5919" w:author="Ceritas Therapeutics (QA/Legal)" w:date="2025-04-21T09:00:00Z">
        <w:r>
          <w:rPr>
            <w:rFonts w:ascii="Times New Roman" w:hAnsi="Times New Roman"/>
            <w:color w:val="000000"/>
            <w:sz w:val="22"/>
          </w:rPr>
          <w:t xml:space="preserve">Pinnacle shall include in each agreement with a Subcontractor a provision granting Ceritas and its designees the right to audit the Subcontractor's facilities, quality systems, and GMP documentation relating to the Product on the same terms as Ceritas's audit rights over Pinnacle under Section 9, and Pinnacle shall facilitate any such audit.</w:t>
        </w:r>
      </w:ins>
    </w:p>
    <w:p>
      <w:pPr>
        <w:keepNext/>
        <w:spacing w:line="276" w:lineRule="auto" w:before="360" w:after="120"/>
        <w:jc w:val="left"/>
      </w:pPr>
      <w:r>
        <w:rPr>
          <w:rFonts w:ascii="Times New Roman" w:hAnsi="Times New Roman"/>
          <w:b/>
          <w:color w:val="000000"/>
          <w:sz w:val="22"/>
          <w:u w:val="single"/>
        </w:rPr>
        <w:t>SECTION 12 — DATA INTEGRITY AND RECORDS</w:t>
      </w:r>
    </w:p>
    <w:p>
      <w:pPr>
        <w:spacing w:line="276" w:lineRule="auto" w:before="0" w:after="120"/>
        <w:jc w:val="both"/>
      </w:pPr>
      <w:r>
        <w:rPr>
          <w:rFonts w:ascii="Times New Roman" w:hAnsi="Times New Roman"/>
          <w:b/>
          <w:color w:val="000000"/>
          <w:sz w:val="22"/>
        </w:rPr>
        <w:t>12.1 Data Integrity.</w:t>
      </w:r>
    </w:p>
    <w:p>
      <w:pPr>
        <w:spacing w:line="276" w:lineRule="auto" w:before="0" w:after="120"/>
        <w:jc w:val="both"/>
      </w:pPr>
      <w:r>
        <w:rPr>
          <w:rFonts w:ascii="Times New Roman" w:hAnsi="Times New Roman"/>
          <w:color w:val="000000"/>
          <w:sz w:val="22"/>
        </w:rPr>
        <w:t xml:space="preserve">Pinnacle shall maintain all electronic records and electronic signatures used in connection with the manufacture, testing, packaging, labeling, storage, and release of the Product in compliance with 21 CFR Part 11 (Electronic Records; Electronic Signatures)</w:t>
      </w:r>
      <w:del w:id="5920" w:author="Ceritas Therapeutics (QA/Legal)" w:date="2025-04-21T09:00:00Z">
        <w:r>
          <w:rPr>
            <w:rFonts w:ascii="Times New Roman" w:hAnsi="Times New Roman"/>
            <w:color w:val="000000"/>
            <w:sz w:val="22"/>
          </w:rPr>
          <w:delText xml:space="preserve">,</w:delText>
        </w:r>
      </w:del>
      <w:r>
        <w:rPr>
          <w:rFonts w:ascii="Times New Roman" w:hAnsi="Times New Roman"/>
          <w:color w:val="000000"/>
          <w:sz w:val="22"/>
        </w:rPr>
        <w:t xml:space="preserve"> </w:t>
      </w:r>
      <w:del w:id="5921" w:author="Ceritas Therapeutics (QA/Legal)" w:date="2025-04-21T09:00:00Z">
        <w:r>
          <w:rPr>
            <w:rFonts w:ascii="Times New Roman" w:hAnsi="Times New Roman"/>
            <w:color w:val="000000"/>
            <w:sz w:val="22"/>
          </w:rPr>
          <w:delText xml:space="preserve">as</w:delText>
        </w:r>
      </w:del>
      <w:ins w:id="5922" w:author="Ceritas Therapeutics (QA/Legal)" w:date="2025-04-21T09:00:00Z">
        <w:r>
          <w:rPr>
            <w:rFonts w:ascii="Times New Roman" w:hAnsi="Times New Roman"/>
            <w:color w:val="000000"/>
            <w:sz w:val="22"/>
          </w:rPr>
          <w:t xml:space="preserve">and</w:t>
        </w:r>
      </w:ins>
      <w:r>
        <w:rPr>
          <w:rFonts w:ascii="Times New Roman" w:hAnsi="Times New Roman"/>
          <w:color w:val="000000"/>
          <w:sz w:val="22"/>
        </w:rPr>
        <w:t xml:space="preserve"> </w:t>
      </w:r>
      <w:del w:id="5923" w:author="Ceritas Therapeutics (QA/Legal)" w:date="2025-04-21T09:00:00Z">
        <w:r>
          <w:rPr>
            <w:rFonts w:ascii="Times New Roman" w:hAnsi="Times New Roman"/>
            <w:color w:val="000000"/>
            <w:sz w:val="22"/>
          </w:rPr>
          <w:delText xml:space="preserve">applicable</w:delText>
        </w:r>
      </w:del>
      <w:ins w:id="5924" w:author="Ceritas Therapeutics (QA/Legal)" w:date="2025-04-21T09:00:00Z">
        <w:r>
          <w:rPr>
            <w:rFonts w:ascii="Times New Roman" w:hAnsi="Times New Roman"/>
            <w:color w:val="000000"/>
            <w:sz w:val="22"/>
          </w:rPr>
          <w:t xml:space="preserve">EU GMP Annex 11 (Computerised Systems)</w:t>
        </w:r>
      </w:ins>
      <w:r>
        <w:rPr>
          <w:rFonts w:ascii="Times New Roman" w:hAnsi="Times New Roman"/>
          <w:color w:val="000000"/>
          <w:sz w:val="22"/>
        </w:rPr>
        <w:t xml:space="preserve">. Pinnacle's compliance program shall address the requirements of 21 CFR Part 11 with respect to system validation, audit trails, system access controls, authority checks, record copying and retention, and electronic signature controls.</w:t>
      </w:r>
    </w:p>
    <w:p>
      <w:pPr>
        <w:spacing w:line="276" w:lineRule="auto" w:before="0" w:after="120"/>
        <w:jc w:val="both"/>
      </w:pPr>
      <w:r>
        <w:rPr>
          <w:rFonts w:ascii="Times New Roman" w:hAnsi="Times New Roman"/>
          <w:color w:val="000000"/>
          <w:sz w:val="22"/>
        </w:rPr>
        <w:t xml:space="preserve">Pinnacle shall implement and maintain appropriate controls to ensure the integrity, accuracy, completeness, consistency, and reliability of all data and records generated in connection with the manufacture and testing of the Product, including both electronic and paper-based records. All </w:t>
      </w:r>
      <w:del w:id="5925" w:author="Ceritas Therapeutics (QA/Legal)" w:date="2025-04-21T09:00:00Z">
        <w:r>
          <w:rPr>
            <w:rFonts w:ascii="Times New Roman" w:hAnsi="Times New Roman"/>
            <w:color w:val="000000"/>
            <w:sz w:val="22"/>
          </w:rPr>
          <w:delText xml:space="preserve">original </w:delText>
        </w:r>
      </w:del>
      <w:r>
        <w:rPr>
          <w:rFonts w:ascii="Times New Roman" w:hAnsi="Times New Roman"/>
          <w:color w:val="000000"/>
          <w:sz w:val="22"/>
        </w:rPr>
        <w:t xml:space="preserve">data</w:t>
      </w:r>
      <w:del w:id="5926" w:author="Ceritas Therapeutics (QA/Legal)" w:date="2025-04-21T09:00:00Z">
        <w:r>
          <w:rPr>
            <w:rFonts w:ascii="Times New Roman" w:hAnsi="Times New Roman"/>
            <w:color w:val="000000"/>
            <w:sz w:val="22"/>
          </w:rPr>
          <w:delText xml:space="preserve"> entries</w:delText>
        </w:r>
      </w:del>
      <w:r>
        <w:rPr>
          <w:rFonts w:ascii="Times New Roman" w:hAnsi="Times New Roman"/>
          <w:color w:val="000000"/>
          <w:sz w:val="22"/>
        </w:rPr>
        <w:t xml:space="preserve"> shall be attributable, legible, contemporaneous, original, and accurate</w:t>
      </w:r>
      <w:ins w:id="5927" w:author="Ceritas Therapeutics (QA/Legal)" w:date="2025-04-21T09:00:00Z">
        <w:r>
          <w:rPr>
            <w:rFonts w:ascii="Times New Roman" w:hAnsi="Times New Roman"/>
            <w:color w:val="000000"/>
            <w:sz w:val="22"/>
          </w:rPr>
          <w:t xml:space="preserve">, as well as complete, consistent, enduring, and available</w:t>
        </w:r>
      </w:ins>
      <w:r>
        <w:rPr>
          <w:rFonts w:ascii="Times New Roman" w:hAnsi="Times New Roman"/>
          <w:color w:val="000000"/>
          <w:sz w:val="22"/>
        </w:rPr>
        <w:t xml:space="preserve"> ("ALCOA</w:t>
      </w:r>
      <w:ins w:id="5928"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in accordance with </w:t>
      </w:r>
      <w:del w:id="5929" w:author="Ceritas Therapeutics (QA/Legal)" w:date="2025-04-21T09:00:00Z">
        <w:r>
          <w:rPr>
            <w:rFonts w:ascii="Times New Roman" w:hAnsi="Times New Roman"/>
            <w:color w:val="000000"/>
            <w:sz w:val="22"/>
          </w:rPr>
          <w:delText xml:space="preserve">applicable</w:delText>
        </w:r>
      </w:del>
      <w:ins w:id="5930"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931" w:author="Ceritas Therapeutics (QA/Legal)" w:date="2025-04-21T09:00:00Z">
        <w:r>
          <w:rPr>
            <w:rFonts w:ascii="Times New Roman" w:hAnsi="Times New Roman"/>
            <w:color w:val="000000"/>
            <w:sz w:val="22"/>
          </w:rPr>
          <w:delText xml:space="preserve">cGMP</w:delText>
        </w:r>
      </w:del>
      <w:ins w:id="5932" w:author="Ceritas Therapeutics (QA/Legal)" w:date="2025-04-21T09:00:00Z">
        <w:r>
          <w:rPr>
            <w:rFonts w:ascii="Times New Roman" w:hAnsi="Times New Roman"/>
            <w:color w:val="000000"/>
            <w:sz w:val="22"/>
          </w:rPr>
          <w:t xml:space="preserve">Data</w:t>
        </w:r>
      </w:ins>
      <w:r>
        <w:rPr>
          <w:rFonts w:ascii="Times New Roman" w:hAnsi="Times New Roman"/>
          <w:color w:val="000000"/>
          <w:sz w:val="22"/>
        </w:rPr>
        <w:t xml:space="preserve"> </w:t>
      </w:r>
      <w:del w:id="5933" w:author="Ceritas Therapeutics (QA/Legal)" w:date="2025-04-21T09:00:00Z">
        <w:r>
          <w:rPr>
            <w:rFonts w:ascii="Times New Roman" w:hAnsi="Times New Roman"/>
            <w:color w:val="000000"/>
            <w:sz w:val="22"/>
          </w:rPr>
          <w:delText xml:space="preserve">principles</w:delText>
        </w:r>
      </w:del>
      <w:ins w:id="5934" w:author="Ceritas Therapeutics (QA/Legal)" w:date="2025-04-21T09:00:00Z">
        <w:r>
          <w:rPr>
            <w:rFonts w:ascii="Times New Roman" w:hAnsi="Times New Roman"/>
            <w:color w:val="000000"/>
            <w:sz w:val="22"/>
          </w:rPr>
          <w:t xml:space="preserve">Integrity Requirements</w:t>
        </w:r>
      </w:ins>
      <w:r>
        <w:rPr>
          <w:rFonts w:ascii="Times New Roman" w:hAnsi="Times New Roman"/>
          <w:color w:val="000000"/>
          <w:sz w:val="22"/>
        </w:rPr>
        <w:t xml:space="preserve">.</w:t>
      </w:r>
    </w:p>
    <w:p>
      <w:pPr>
        <w:spacing w:line="276" w:lineRule="auto" w:before="0" w:after="120"/>
        <w:jc w:val="both"/>
        <w:rPr>
          <w:ins w:id="5935" w:author="Ceritas Therapeutics (QA/Legal)" w:date="2025-04-21T09:00:00Z"/>
        </w:rPr>
      </w:pPr>
      <w:ins w:id="5936" w:author="Ceritas Therapeutics (QA/Legal)" w:date="2025-04-21T09:00:00Z">
        <w:r>
          <w:rPr>
            <w:rFonts w:ascii="Times New Roman" w:hAnsi="Times New Roman"/>
            <w:color w:val="000000"/>
            <w:sz w:val="22"/>
          </w:rPr>
          <w:t xml:space="preserve">Pinnacle shall maintain a comprehensive data-integrity program consistent with the Data Integrity Requirements, including the FDA Guidance for Industry, Data Integrity and Compliance With Drug CGMP: Questions and Answers (December 2018) and the MHRA 'GXP' Data Integrity Guidance and Definitions (March 2018). The program shall address, at a minimum: (a) organizational and cultural controls, including assignment of data-integrity responsibilities, management commitment, training, and a culture that encourages reporting of data-integrity issues without retaliation; (b) procedural controls, including written procedures for data generation, processing, review, and reporting, for audit-trail review, and for the identification, investigation, and resolution of data-integrity incidents; and (c) technical controls, including system-level access controls, audit-trail functionality, electronic-signature compliance, data backup and recovery, and validation of computerized systems used to generate, process, or store GMP data. Compliance with 21 CFR Part 11 alone shall not satisfy this Section 12.1.</w:t>
        </w:r>
      </w:ins>
    </w:p>
    <w:p>
      <w:pPr>
        <w:spacing w:line="276" w:lineRule="auto" w:before="0" w:after="120"/>
        <w:jc w:val="both"/>
        <w:rPr>
          <w:ins w:id="5937" w:author="Ceritas Therapeutics (QA/Legal)" w:date="2025-04-21T09:00:00Z"/>
        </w:rPr>
      </w:pPr>
      <w:ins w:id="5938" w:author="Ceritas Therapeutics (QA/Legal)" w:date="2025-04-21T09:00:00Z">
        <w:r>
          <w:rPr>
            <w:rFonts w:ascii="Times New Roman" w:hAnsi="Times New Roman"/>
            <w:color w:val="000000"/>
            <w:sz w:val="22"/>
          </w:rPr>
          <w:t xml:space="preserve">Any data-integrity incident affecting data relating to the Product shall be treated as a Critical Deviation for purposes of notification under Section 6.1 unless Ceritas agrees otherwise in writing. Pinnacle shall provide Ceritas QA with an annual self-assessment report on the maturity and effectiveness of its data-integrity program no later than sixty (60) calendar days after the close of each calendar year, including (i) a summary of data-integrity audits and assessments conducted during the year, (ii) a summary of data-integrity incidents identified and their resolution, (iii) the status of any open remediation activities, and (iv) management's overall assessment of the program's maturity.</w:t>
        </w:r>
      </w:ins>
    </w:p>
    <w:p>
      <w:pPr>
        <w:spacing w:line="276" w:lineRule="auto" w:before="0" w:after="120"/>
        <w:jc w:val="both"/>
      </w:pPr>
      <w:r>
        <w:rPr>
          <w:rFonts w:ascii="Times New Roman" w:hAnsi="Times New Roman"/>
          <w:b/>
          <w:color w:val="000000"/>
          <w:sz w:val="22"/>
        </w:rPr>
        <w:t>12.2 Documentation.</w:t>
      </w:r>
    </w:p>
    <w:p>
      <w:pPr>
        <w:spacing w:line="276" w:lineRule="auto" w:before="0" w:after="120"/>
        <w:jc w:val="both"/>
      </w:pPr>
      <w:r>
        <w:rPr>
          <w:rFonts w:ascii="Times New Roman" w:hAnsi="Times New Roman"/>
          <w:color w:val="000000"/>
          <w:sz w:val="22"/>
        </w:rPr>
        <w:t>Pinnacle shall maintain all manufacturing, testing, packaging, labeling, and quality records related to the Product in accordance with cGMP requirements and Pinnacle's internal document management standard operating procedures. Such records shall include, without limitation, batch production records, batch packaging records, laboratory records and raw data, equipment calibration and qualification records, environmental monitoring records, deviation and CAPA records, change-control records, training records, and validation records.</w:t>
      </w:r>
    </w:p>
    <w:p>
      <w:pPr>
        <w:spacing w:line="276" w:lineRule="auto" w:before="0" w:after="120"/>
        <w:jc w:val="both"/>
      </w:pPr>
      <w:r>
        <w:rPr>
          <w:rFonts w:ascii="Times New Roman" w:hAnsi="Times New Roman"/>
          <w:color w:val="000000"/>
          <w:sz w:val="22"/>
        </w:rPr>
        <w:t>All documentation shall be prepared, reviewed, and approved in accordance with Pinnacle's document management SOPs, and shall be maintained in a manner that ensures document security, traceability, and retrieval capability throughout the required retention period.</w:t>
      </w:r>
    </w:p>
    <w:p>
      <w:pPr>
        <w:spacing w:line="276" w:lineRule="auto" w:before="0" w:after="120"/>
        <w:jc w:val="both"/>
      </w:pPr>
      <w:r>
        <w:rPr>
          <w:rFonts w:ascii="Times New Roman" w:hAnsi="Times New Roman"/>
          <w:b/>
          <w:color w:val="000000"/>
          <w:sz w:val="22"/>
        </w:rPr>
        <w:t>12.3 Records Retention.</w:t>
      </w:r>
    </w:p>
    <w:p>
      <w:pPr>
        <w:spacing w:line="276" w:lineRule="auto" w:before="0" w:after="120"/>
        <w:jc w:val="both"/>
      </w:pPr>
      <w:r>
        <w:rPr>
          <w:rFonts w:ascii="Times New Roman" w:hAnsi="Times New Roman"/>
          <w:color w:val="000000"/>
          <w:sz w:val="22"/>
        </w:rPr>
        <w:t>GMP Records related to the Product shall be retained by Pinnacle for the longer of:</w:t>
      </w:r>
    </w:p>
    <w:p>
      <w:pPr>
        <w:spacing w:line="276" w:lineRule="auto" w:before="0" w:after="120"/>
        <w:ind w:left="432"/>
        <w:jc w:val="both"/>
      </w:pPr>
      <w:r>
        <w:rPr>
          <w:rFonts w:ascii="Times New Roman" w:hAnsi="Times New Roman"/>
          <w:color w:val="000000"/>
          <w:sz w:val="22"/>
        </w:rPr>
        <w:t xml:space="preserve">(a) </w:t>
      </w:r>
      <w:del w:id="5939" w:author="Ceritas Therapeutics (QA/Legal)" w:date="2025-04-21T09:00:00Z">
        <w:r>
          <w:rPr>
            <w:rFonts w:ascii="Times New Roman" w:hAnsi="Times New Roman"/>
            <w:color w:val="000000"/>
            <w:sz w:val="22"/>
          </w:rPr>
          <w:delText xml:space="preserve">seven</w:delText>
        </w:r>
      </w:del>
      <w:ins w:id="5940" w:author="Ceritas Therapeutics (QA/Legal)" w:date="2025-04-21T09:00:00Z">
        <w:r>
          <w:rPr>
            <w:rFonts w:ascii="Times New Roman" w:hAnsi="Times New Roman"/>
            <w:color w:val="000000"/>
            <w:sz w:val="22"/>
          </w:rPr>
          <w:t xml:space="preserve">ten</w:t>
        </w:r>
      </w:ins>
      <w:r>
        <w:rPr>
          <w:rFonts w:ascii="Times New Roman" w:hAnsi="Times New Roman"/>
          <w:color w:val="000000"/>
          <w:sz w:val="22"/>
        </w:rPr>
        <w:t xml:space="preserve"> (</w:t>
      </w:r>
      <w:del w:id="5941" w:author="Ceritas Therapeutics (QA/Legal)" w:date="2025-04-21T09:00:00Z">
        <w:r>
          <w:rPr>
            <w:rFonts w:ascii="Times New Roman" w:hAnsi="Times New Roman"/>
            <w:color w:val="000000"/>
            <w:sz w:val="22"/>
          </w:rPr>
          <w:delText xml:space="preserve">7</w:delText>
        </w:r>
      </w:del>
      <w:ins w:id="5942" w:author="Ceritas Therapeutics (QA/Legal)" w:date="2025-04-21T09:00:00Z">
        <w:r>
          <w:rPr>
            <w:rFonts w:ascii="Times New Roman" w:hAnsi="Times New Roman"/>
            <w:color w:val="000000"/>
            <w:sz w:val="22"/>
          </w:rPr>
          <w:t xml:space="preserve">10</w:t>
        </w:r>
      </w:ins>
      <w:r>
        <w:rPr>
          <w:rFonts w:ascii="Times New Roman" w:hAnsi="Times New Roman"/>
          <w:color w:val="000000"/>
          <w:sz w:val="22"/>
        </w:rPr>
        <w:t xml:space="preserve">) years from the date of Batch release; or</w:t>
      </w:r>
    </w:p>
    <w:p>
      <w:pPr>
        <w:spacing w:line="276" w:lineRule="auto" w:before="0" w:after="120"/>
        <w:ind w:left="432"/>
        <w:jc w:val="both"/>
      </w:pPr>
      <w:r>
        <w:rPr>
          <w:rFonts w:ascii="Times New Roman" w:hAnsi="Times New Roman"/>
          <w:color w:val="000000"/>
          <w:sz w:val="22"/>
        </w:rPr>
        <w:t>(b) the period required by applicable law, regulation, or regulatory guidance.</w:t>
      </w:r>
    </w:p>
    <w:p>
      <w:pPr>
        <w:spacing w:line="276" w:lineRule="auto" w:before="0" w:after="120"/>
        <w:jc w:val="both"/>
      </w:pPr>
      <w:r>
        <w:rPr>
          <w:rFonts w:ascii="Times New Roman" w:hAnsi="Times New Roman"/>
          <w:color w:val="000000"/>
          <w:sz w:val="22"/>
        </w:rPr>
        <w:t>Upon the expiration of the applicable retention period, Pinnacle may destroy GMP Records in accordance with its internal records management procedures, provided that Pinnacle has given Ceritas at least sixty (60) days' prior written notice and an opportunity to request transfer or copies of any records scheduled for destruction. Ceritas shall bear the cost of any such transfer or copying.</w:t>
      </w:r>
    </w:p>
    <w:p>
      <w:pPr>
        <w:spacing w:line="276" w:lineRule="auto" w:before="0" w:after="120"/>
        <w:jc w:val="both"/>
      </w:pPr>
      <w:r>
        <w:rPr>
          <w:rFonts w:ascii="Times New Roman" w:hAnsi="Times New Roman"/>
          <w:color w:val="000000"/>
          <w:sz w:val="22"/>
        </w:rPr>
        <w:t>During the retention period, Pinnacle shall maintain the records in a manner that permits timely retrieval and review, and shall make such records available to Ceritas upon reasonable request and during audits conducted pursuant to Section 9.</w:t>
      </w:r>
    </w:p>
    <w:p>
      <w:pPr>
        <w:spacing w:line="276" w:lineRule="auto" w:before="0" w:after="120"/>
        <w:jc w:val="both"/>
        <w:rPr>
          <w:ins w:id="5943" w:author="Ceritas Therapeutics (QA/Legal)" w:date="2025-04-21T09:00:00Z"/>
        </w:rPr>
      </w:pPr>
      <w:ins w:id="5944" w:author="Ceritas Therapeutics (QA/Legal)" w:date="2025-04-21T09:00:00Z">
        <w:r>
          <w:rPr>
            <w:rFonts w:ascii="Times New Roman" w:hAnsi="Times New Roman"/>
            <w:color w:val="000000"/>
            <w:sz w:val="22"/>
          </w:rPr>
          <w:t xml:space="preserve">Upon expiration or termination of this Quality Agreement, Pinnacle shall, at Ceritas's election, either (a) continue to retain all GMP Records for the remainder of the applicable retention period in accordance with this Section 12.3, or (b) transfer such GMP Records (or certified true copies) to Ceritas or its designee in a format acceptable to Ceritas.</w:t>
        </w:r>
      </w:ins>
    </w:p>
    <w:p>
      <w:pPr>
        <w:keepNext/>
        <w:spacing w:line="276" w:lineRule="auto" w:before="360" w:after="120"/>
        <w:jc w:val="left"/>
      </w:pPr>
      <w:r>
        <w:rPr>
          <w:rFonts w:ascii="Times New Roman" w:hAnsi="Times New Roman"/>
          <w:b/>
          <w:color w:val="000000"/>
          <w:sz w:val="22"/>
          <w:u w:val="single"/>
        </w:rPr>
        <w:t>SECTION 13 — STABILITY PROGRAM</w:t>
      </w:r>
    </w:p>
    <w:p>
      <w:pPr>
        <w:spacing w:line="276" w:lineRule="auto" w:before="0" w:after="120"/>
        <w:jc w:val="both"/>
      </w:pPr>
      <w:r>
        <w:rPr>
          <w:rFonts w:ascii="Times New Roman" w:hAnsi="Times New Roman"/>
          <w:b/>
          <w:color w:val="000000"/>
          <w:sz w:val="22"/>
        </w:rPr>
        <w:t>13.1 Scope.</w:t>
      </w:r>
    </w:p>
    <w:p>
      <w:pPr>
        <w:spacing w:line="276" w:lineRule="auto" w:before="0" w:after="120"/>
        <w:jc w:val="both"/>
      </w:pPr>
      <w:r>
        <w:rPr>
          <w:rFonts w:ascii="Times New Roman" w:hAnsi="Times New Roman"/>
          <w:color w:val="000000"/>
          <w:sz w:val="22"/>
        </w:rPr>
        <w:t xml:space="preserve">Pinnacle shall perform ongoing stability testing on the Product as part of the commercial stability program, in accordance with applicable cGMP requirements, </w:t>
      </w:r>
      <w:ins w:id="5945" w:author="Ceritas Therapeutics (QA/Legal)" w:date="2025-04-21T09:00:00Z">
        <w:r>
          <w:rPr>
            <w:rFonts w:ascii="Times New Roman" w:hAnsi="Times New Roman"/>
            <w:color w:val="000000"/>
            <w:sz w:val="22"/>
          </w:rPr>
          <w:t xml:space="preserve">21 CFR 211.166, </w:t>
        </w:r>
      </w:ins>
      <w:r>
        <w:rPr>
          <w:rFonts w:ascii="Times New Roman" w:hAnsi="Times New Roman"/>
          <w:color w:val="000000"/>
          <w:sz w:val="22"/>
        </w:rPr>
        <w:t xml:space="preserve">ICH Q1A</w:t>
      </w:r>
      <w:ins w:id="5946" w:author="Ceritas Therapeutics (QA/Legal)" w:date="2025-04-21T09:00:00Z">
        <w:r>
          <w:rPr>
            <w:rFonts w:ascii="Times New Roman" w:hAnsi="Times New Roman"/>
            <w:color w:val="000000"/>
            <w:sz w:val="22"/>
          </w:rPr>
          <w:t xml:space="preserve">(R2)</w:t>
        </w:r>
      </w:ins>
      <w:r>
        <w:rPr>
          <w:rFonts w:ascii="Times New Roman" w:hAnsi="Times New Roman"/>
          <w:color w:val="000000"/>
          <w:sz w:val="22"/>
        </w:rPr>
        <w:t xml:space="preserve"> (Stability Testing of New Drug Substances and Products</w:t>
      </w:r>
      <w:ins w:id="5947" w:author="Ceritas Therapeutics (QA/Legal)" w:date="2025-04-21T09:00:00Z">
        <w:r>
          <w:rPr>
            <w:rFonts w:ascii="Times New Roman" w:hAnsi="Times New Roman"/>
            <w:color w:val="000000"/>
            <w:sz w:val="22"/>
          </w:rPr>
          <w:t xml:space="preserve">), ICH Q1E (Evaluation for Stability Data</w:t>
        </w:r>
      </w:ins>
      <w:r>
        <w:rPr>
          <w:rFonts w:ascii="Times New Roman" w:hAnsi="Times New Roman"/>
          <w:color w:val="000000"/>
          <w:sz w:val="22"/>
        </w:rPr>
        <w:t xml:space="preserve">), and the terms of the relevant NDA and EU Marketing Authorisation. The stability program shall encompass both the 25 mg and 100 mg strengths of Velorantib Tablets and shall be designed to confirm that the Product remains within its approved shelf-life Specifications throughout its designated storage period and through expiry.</w:t>
      </w:r>
    </w:p>
    <w:p>
      <w:pPr>
        <w:spacing w:line="276" w:lineRule="auto" w:before="0" w:after="120"/>
        <w:jc w:val="both"/>
      </w:pPr>
      <w:r>
        <w:rPr>
          <w:rFonts w:ascii="Times New Roman" w:hAnsi="Times New Roman"/>
          <w:color w:val="000000"/>
          <w:sz w:val="22"/>
        </w:rPr>
        <w:t>Stability samples shall be stored under the conditions and at the intervals specified in the applicable stability protocols. Pinnacle shall maintain the stability storage chambers used for the Product in a qualified and calibrated state, with continuous temperature and humidity monitoring.</w:t>
      </w:r>
    </w:p>
    <w:p>
      <w:pPr>
        <w:spacing w:line="276" w:lineRule="auto" w:before="0" w:after="120"/>
        <w:jc w:val="both"/>
      </w:pPr>
      <w:r>
        <w:rPr>
          <w:rFonts w:ascii="Times New Roman" w:hAnsi="Times New Roman"/>
          <w:b/>
          <w:color w:val="000000"/>
          <w:sz w:val="22"/>
        </w:rPr>
        <w:t>13.2 Protocols and Reporting.</w:t>
      </w:r>
    </w:p>
    <w:p>
      <w:pPr>
        <w:spacing w:line="276" w:lineRule="auto" w:before="0" w:after="120"/>
        <w:jc w:val="both"/>
      </w:pPr>
      <w:del w:id="5948" w:author="Ceritas Therapeutics (QA/Legal)" w:date="2025-04-21T09:00:00Z">
        <w:r>
          <w:rPr>
            <w:rFonts w:ascii="Times New Roman" w:hAnsi="Times New Roman"/>
            <w:color w:val="000000"/>
            <w:sz w:val="22"/>
          </w:rPr>
          <w:delText xml:space="preserve">All stability testing shall be performed in accordance with stability protocols mutually agreed upon by the Parties. The Parties shall cooperate to develop and approve stability protocols that are consistent with the commitments made in the NDA and EU Marketing Authorisation and that satisfy applicable regulatory requirements.</w:delText>
        </w:r>
      </w:del>
      <w:ins w:id="5949" w:author="Ceritas Therapeutics (QA/Legal)" w:date="2025-04-21T09:00:00Z">
        <w:r>
          <w:rPr>
            <w:rFonts w:ascii="Times New Roman" w:hAnsi="Times New Roman"/>
            <w:color w:val="000000"/>
            <w:sz w:val="22"/>
          </w:rPr>
          <w:t xml:space="preserve">All stability testing shall be performed in accordance with stability protocols approved in writing by Ceritas. Ceritas shall have approval authority over all stability protocols, including the selection of Batches for stability, testing intervals, storage conditions, and test methods. Pinnacle shall provide technical input into the development of stability protocols, which shall be consistent with the commitments made in the NDA and the EU Marketing Authorisation and with applicable regulatory requirements. No stability protocol may be amended without Ceritas's prior written approval.</w:t>
        </w:r>
      </w:ins>
    </w:p>
    <w:p>
      <w:pPr>
        <w:spacing w:line="276" w:lineRule="auto" w:before="0" w:after="120"/>
        <w:jc w:val="both"/>
      </w:pPr>
      <w:r>
        <w:rPr>
          <w:rFonts w:ascii="Times New Roman" w:hAnsi="Times New Roman"/>
          <w:color w:val="000000"/>
          <w:sz w:val="22"/>
        </w:rPr>
        <w:t xml:space="preserve">Pinnacle shall report stability results to Ceritas </w:t>
      </w:r>
      <w:del w:id="5950" w:author="Ceritas Therapeutics (QA/Legal)" w:date="2025-04-21T09:00:00Z">
        <w:r>
          <w:rPr>
            <w:rFonts w:ascii="Times New Roman" w:hAnsi="Times New Roman"/>
            <w:color w:val="000000"/>
            <w:sz w:val="22"/>
          </w:rPr>
          <w:delText xml:space="preserve">in</w:delText>
        </w:r>
      </w:del>
      <w:ins w:id="5951" w:author="Ceritas Therapeutics (QA/Legal)" w:date="2025-04-21T09:00:00Z">
        <w:r>
          <w:rPr>
            <w:rFonts w:ascii="Times New Roman" w:hAnsi="Times New Roman"/>
            <w:color w:val="000000"/>
            <w:sz w:val="22"/>
          </w:rPr>
          <w:t xml:space="preserve">within five (5) business days of completion of each time-point analysis. Each such report shall include the individual test results for each test at each time point for each Batch on stability, and not only summary statistics or trend charts. Pinnacle shall also provide</w:t>
        </w:r>
      </w:ins>
      <w:r>
        <w:rPr>
          <w:rFonts w:ascii="Times New Roman" w:hAnsi="Times New Roman"/>
          <w:color w:val="000000"/>
          <w:sz w:val="22"/>
        </w:rPr>
        <w:t xml:space="preserve"> quarterly </w:t>
      </w:r>
      <w:ins w:id="5952" w:author="Ceritas Therapeutics (QA/Legal)" w:date="2025-04-21T09:00:00Z">
        <w:r>
          <w:rPr>
            <w:rFonts w:ascii="Times New Roman" w:hAnsi="Times New Roman"/>
            <w:color w:val="000000"/>
            <w:sz w:val="22"/>
          </w:rPr>
          <w:t xml:space="preserve">stability </w:t>
        </w:r>
      </w:ins>
      <w:r>
        <w:rPr>
          <w:rFonts w:ascii="Times New Roman" w:hAnsi="Times New Roman"/>
          <w:color w:val="000000"/>
          <w:sz w:val="22"/>
        </w:rPr>
        <w:t xml:space="preserve">summary</w:t>
      </w:r>
      <w:ins w:id="5953" w:author="Ceritas Therapeutics (QA/Legal)" w:date="2025-04-21T09:00:00Z">
        <w:r>
          <w:rPr>
            <w:rFonts w:ascii="Times New Roman" w:hAnsi="Times New Roman"/>
            <w:color w:val="000000"/>
            <w:sz w:val="22"/>
          </w:rPr>
          <w:t xml:space="preserve"> reports as a supplement to (and not in substitution for) such time-point</w:t>
        </w:r>
      </w:ins>
      <w:r>
        <w:rPr>
          <w:rFonts w:ascii="Times New Roman" w:hAnsi="Times New Roman"/>
          <w:color w:val="000000"/>
          <w:sz w:val="22"/>
        </w:rPr>
        <w:t xml:space="preserve"> reports. Each quarterly stability summary shall include, at a minimum, identification of the Batches on stability, the time points tested during the reporting period, the test results obtained, and an indication of any out-of-trend or out-of-specification results observed.</w:t>
      </w:r>
    </w:p>
    <w:p>
      <w:pPr>
        <w:spacing w:line="276" w:lineRule="auto" w:before="0" w:after="120"/>
        <w:jc w:val="both"/>
      </w:pPr>
      <w:r>
        <w:rPr>
          <w:rFonts w:ascii="Times New Roman" w:hAnsi="Times New Roman"/>
          <w:color w:val="000000"/>
          <w:sz w:val="22"/>
        </w:rPr>
        <w:t xml:space="preserve">In the event that any stability test result falls outside the approved Specifications or exhibits an out-of-trend or out-of-specification finding, Pinnacle shall </w:t>
      </w:r>
      <w:del w:id="5954" w:author="Ceritas Therapeutics (QA/Legal)" w:date="2025-04-21T09:00:00Z">
        <w:r>
          <w:rPr>
            <w:rFonts w:ascii="Times New Roman" w:hAnsi="Times New Roman"/>
            <w:color w:val="000000"/>
            <w:sz w:val="22"/>
          </w:rPr>
          <w:delText xml:space="preserve">promptly </w:delText>
        </w:r>
      </w:del>
      <w:r>
        <w:rPr>
          <w:rFonts w:ascii="Times New Roman" w:hAnsi="Times New Roman"/>
          <w:color w:val="000000"/>
          <w:sz w:val="22"/>
        </w:rPr>
        <w:t xml:space="preserve">notify Ceritas</w:t>
      </w:r>
      <w:ins w:id="5955" w:author="Ceritas Therapeutics (QA/Legal)" w:date="2025-04-21T09:00:00Z">
        <w:r>
          <w:rPr>
            <w:rFonts w:ascii="Times New Roman" w:hAnsi="Times New Roman"/>
            <w:color w:val="000000"/>
            <w:sz w:val="22"/>
          </w:rPr>
          <w:t xml:space="preserve"> within twenty-four (24) hours of confirmation of such result (confirmation occurring upon completion of the laboratory's initial assessment that the result is not attributable to laboratory error)</w:t>
        </w:r>
      </w:ins>
      <w:r>
        <w:rPr>
          <w:rFonts w:ascii="Times New Roman" w:hAnsi="Times New Roman"/>
          <w:color w:val="000000"/>
          <w:sz w:val="22"/>
        </w:rPr>
        <w:t xml:space="preserve"> and shall initiate an investigation in accordance with </w:t>
      </w:r>
      <w:del w:id="5956" w:author="Ceritas Therapeutics (QA/Legal)" w:date="2025-04-21T09:00:00Z">
        <w:r>
          <w:rPr>
            <w:rFonts w:ascii="Times New Roman" w:hAnsi="Times New Roman"/>
            <w:color w:val="000000"/>
            <w:sz w:val="22"/>
          </w:rPr>
          <w:delText xml:space="preserve">Pinnacle's</w:delText>
        </w:r>
      </w:del>
      <w:ins w:id="5957" w:author="Ceritas Therapeutics (QA/Legal)" w:date="2025-04-21T09:00:00Z">
        <w:r>
          <w:rPr>
            <w:rFonts w:ascii="Times New Roman" w:hAnsi="Times New Roman"/>
            <w:color w:val="000000"/>
            <w:sz w:val="22"/>
          </w:rPr>
          <w:t xml:space="preserve">Sections</w:t>
        </w:r>
      </w:ins>
      <w:r>
        <w:rPr>
          <w:rFonts w:ascii="Times New Roman" w:hAnsi="Times New Roman"/>
          <w:color w:val="000000"/>
          <w:sz w:val="22"/>
        </w:rPr>
        <w:t xml:space="preserve"> </w:t>
      </w:r>
      <w:del w:id="5958" w:author="Ceritas Therapeutics (QA/Legal)" w:date="2025-04-21T09:00:00Z">
        <w:r>
          <w:rPr>
            <w:rFonts w:ascii="Times New Roman" w:hAnsi="Times New Roman"/>
            <w:color w:val="000000"/>
            <w:sz w:val="22"/>
          </w:rPr>
          <w:delText xml:space="preserve">out-of-specification investigation procedures</w:delText>
        </w:r>
      </w:del>
      <w:ins w:id="5959" w:author="Ceritas Therapeutics (QA/Legal)" w:date="2025-04-21T09:00:00Z">
        <w:r>
          <w:rPr>
            <w:rFonts w:ascii="Times New Roman" w:hAnsi="Times New Roman"/>
            <w:color w:val="000000"/>
            <w:sz w:val="22"/>
          </w:rPr>
          <w:t xml:space="preserve">6.2</w:t>
        </w:r>
      </w:ins>
      <w:r>
        <w:rPr>
          <w:rFonts w:ascii="Times New Roman" w:hAnsi="Times New Roman"/>
          <w:color w:val="000000"/>
          <w:sz w:val="22"/>
        </w:rPr>
        <w:t xml:space="preserve"> and </w:t>
      </w:r>
      <w:del w:id="5960" w:author="Ceritas Therapeutics (QA/Legal)" w:date="2025-04-21T09:00:00Z">
        <w:r>
          <w:rPr>
            <w:rFonts w:ascii="Times New Roman" w:hAnsi="Times New Roman"/>
            <w:color w:val="000000"/>
            <w:sz w:val="22"/>
          </w:rPr>
          <w:delText xml:space="preserve">Section </w:delText>
        </w:r>
      </w:del>
      <w:r>
        <w:rPr>
          <w:rFonts w:ascii="Times New Roman" w:hAnsi="Times New Roman"/>
          <w:color w:val="000000"/>
          <w:sz w:val="22"/>
        </w:rPr>
        <w:t xml:space="preserve">6</w:t>
      </w:r>
      <w:ins w:id="5961" w:author="Ceritas Therapeutics (QA/Legal)" w:date="2025-04-21T09:00:00Z">
        <w:r>
          <w:rPr>
            <w:rFonts w:ascii="Times New Roman" w:hAnsi="Times New Roman"/>
            <w:color w:val="000000"/>
            <w:sz w:val="22"/>
          </w:rPr>
          <w:t xml:space="preserve">.4</w:t>
        </w:r>
      </w:ins>
      <w:r>
        <w:rPr>
          <w:rFonts w:ascii="Times New Roman" w:hAnsi="Times New Roman"/>
          <w:color w:val="000000"/>
          <w:sz w:val="22"/>
        </w:rPr>
        <w:t xml:space="preserve"> of this Quality Agreement.</w:t>
      </w:r>
    </w:p>
    <w:p>
      <w:pPr>
        <w:keepNext/>
        <w:spacing w:line="276" w:lineRule="auto" w:before="360" w:after="120"/>
        <w:jc w:val="left"/>
      </w:pPr>
      <w:r>
        <w:rPr>
          <w:rFonts w:ascii="Times New Roman" w:hAnsi="Times New Roman"/>
          <w:b/>
          <w:color w:val="000000"/>
          <w:sz w:val="22"/>
          <w:u w:val="single"/>
        </w:rPr>
        <w:t>SECTION 14 — LIABILITY AND FORCE MAJEURE</w:t>
      </w:r>
    </w:p>
    <w:p>
      <w:pPr>
        <w:spacing w:line="276" w:lineRule="auto" w:before="0" w:after="120"/>
        <w:jc w:val="both"/>
      </w:pPr>
      <w:r>
        <w:rPr>
          <w:rFonts w:ascii="Times New Roman" w:hAnsi="Times New Roman"/>
          <w:b/>
          <w:color w:val="000000"/>
          <w:sz w:val="22"/>
        </w:rPr>
        <w:t>14.1 Limitation of Liability.</w:t>
      </w:r>
    </w:p>
    <w:p>
      <w:pPr>
        <w:spacing w:line="276" w:lineRule="auto" w:before="0" w:after="120"/>
        <w:jc w:val="both"/>
      </w:pPr>
      <w:del w:id="5962" w:author="Ceritas Therapeutics (QA/Legal)" w:date="2025-04-21T09:00:00Z">
        <w:r>
          <w:rPr>
            <w:rFonts w:ascii="Times New Roman" w:hAnsi="Times New Roman"/>
            <w:color w:val="000000"/>
            <w:sz w:val="22"/>
          </w:rPr>
          <w:delText xml:space="preserve">To the maximum extent permitted by applicable law, Pinnacle's aggregate liability arising under or in connection with this Quality Agreement, whether in contract, tort (including negligence), strict liability, or any other legal theory, shall not exceed two million euros (€2,000,000) per calendar year.</w:delText>
        </w:r>
      </w:del>
      <w:ins w:id="5963" w:author="Ceritas Therapeutics (QA/Legal)" w:date="2025-04-21T09:00:00Z">
        <w:r>
          <w:rPr>
            <w:rFonts w:ascii="Times New Roman" w:hAnsi="Times New Roman"/>
            <w:color w:val="000000"/>
            <w:sz w:val="22"/>
          </w:rPr>
          <w:t xml:space="preserve">The limitations and exclusions of liability applicable to the Parties are set forth exclusively in Article 11 of the MSA, which shall govern. Consistent with Section 11.3 of the MSA, no limitation or cap on liability shall apply to Losses arising from (a) any failure to comply with cGMP, the Specifications, the Marketing Authorisations, or this Quality Agreement (including the costs of recalls, field alerts, market withdrawals, and remediation activities); (b) regulatory non-compliance; (c) infringement or misappropriation of Intellectual Property; or (d) breach of confidentiality obligations.</w:t>
        </w:r>
      </w:ins>
    </w:p>
    <w:p>
      <w:pPr>
        <w:spacing w:line="276" w:lineRule="auto" w:before="0" w:after="120"/>
        <w:jc w:val="both"/>
      </w:pPr>
      <w:del w:id="5964" w:author="Ceritas Therapeutics (QA/Legal)" w:date="2025-04-21T09:00:00Z">
        <w:r>
          <w:rPr>
            <w:rFonts w:ascii="Times New Roman" w:hAnsi="Times New Roman"/>
            <w:color w:val="000000"/>
            <w:sz w:val="22"/>
          </w:rPr>
          <w:delText xml:space="preserve">In no event shall either Party be liable to the other Party for any consequential, indirect, incidental, special, or punitive damages arising out of or in connection with this Quality Agreement, regardless of whether such damages were foreseeable or whether either Party has been advised of the possibility of such damages. This exclusion shall apply to the fullest extent permitted by applicable law and shall include, without limitation, damages for lost profits, loss of revenue, loss of data, loss of business opportunity, and cost of procurement of substitute goods or services.</w:delText>
        </w:r>
      </w:del>
      <w:ins w:id="5965" w:author="Ceritas Therapeutics (QA/Legal)" w:date="2025-04-21T09:00:00Z">
        <w:r>
          <w:rPr>
            <w:rFonts w:ascii="Times New Roman" w:hAnsi="Times New Roman"/>
            <w:color w:val="000000"/>
            <w:sz w:val="22"/>
          </w:rPr>
          <w:t xml:space="preserve">Notwithstanding any exclusion of consequential, indirect, incidental, special, or punitive damages under the MSA, the following shall remain recoverable: (a) the costs of product recalls and field alerts, including all recall costs described in Section 10.2; (b) regulatory fines, penalties, and assessments; (c) third-party product-liability claims and associated defense costs; and (d) lost profits directly attributable to a quality failure of Pinnacle that results in an interruption of supply of the Product.</w:t>
        </w:r>
      </w:ins>
    </w:p>
    <w:p>
      <w:pPr>
        <w:spacing w:line="276" w:lineRule="auto" w:before="0" w:after="120"/>
        <w:jc w:val="both"/>
      </w:pPr>
      <w:r>
        <w:rPr>
          <w:rFonts w:ascii="Times New Roman" w:hAnsi="Times New Roman"/>
          <w:b/>
          <w:color w:val="000000"/>
          <w:sz w:val="22"/>
        </w:rPr>
        <w:t>14.2 Indemnification.</w:t>
      </w:r>
    </w:p>
    <w:p>
      <w:pPr>
        <w:spacing w:line="276" w:lineRule="auto" w:before="0" w:after="120"/>
        <w:jc w:val="both"/>
      </w:pPr>
      <w:r>
        <w:rPr>
          <w:rFonts w:ascii="Times New Roman" w:hAnsi="Times New Roman"/>
          <w:color w:val="000000"/>
          <w:sz w:val="22"/>
        </w:rPr>
        <w:t xml:space="preserve">The indemnification rights and obligations of the Parties with respect to claims, losses, damages, liabilities, costs, and expenses arising out of or in connection with the manufacture, testing, packaging, storage, release, and distribution of the Product are set forth in Article 10 of the MSA, which provisions are incorporated herein by reference. </w:t>
      </w:r>
      <w:del w:id="5966" w:author="Ceritas Therapeutics (QA/Legal)" w:date="2025-04-21T09:00:00Z">
        <w:r>
          <w:rPr>
            <w:rFonts w:ascii="Times New Roman" w:hAnsi="Times New Roman"/>
            <w:color w:val="000000"/>
            <w:sz w:val="22"/>
          </w:rPr>
          <w:delText xml:space="preserve">To</w:delText>
        </w:r>
      </w:del>
      <w:ins w:id="5967" w:author="Ceritas Therapeutics (QA/Legal)" w:date="2025-04-21T09:00:00Z">
        <w:r>
          <w:rPr>
            <w:rFonts w:ascii="Times New Roman" w:hAnsi="Times New Roman"/>
            <w:color w:val="000000"/>
            <w:sz w:val="22"/>
          </w:rPr>
          <w:t xml:space="preserve">The</w:t>
        </w:r>
      </w:ins>
      <w:r>
        <w:rPr>
          <w:rFonts w:ascii="Times New Roman" w:hAnsi="Times New Roman"/>
          <w:color w:val="000000"/>
          <w:sz w:val="22"/>
        </w:rPr>
        <w:t xml:space="preserve"> </w:t>
      </w:r>
      <w:del w:id="5968" w:author="Ceritas Therapeutics (QA/Legal)" w:date="2025-04-21T09:00:00Z">
        <w:r>
          <w:rPr>
            <w:rFonts w:ascii="Times New Roman" w:hAnsi="Times New Roman"/>
            <w:color w:val="000000"/>
            <w:sz w:val="22"/>
          </w:rPr>
          <w:delText xml:space="preserve">the</w:delText>
        </w:r>
      </w:del>
      <w:ins w:id="5969" w:author="Ceritas Therapeutics (QA/Legal)" w:date="2025-04-21T09:00:00Z">
        <w:r>
          <w:rPr>
            <w:rFonts w:ascii="Times New Roman" w:hAnsi="Times New Roman"/>
            <w:color w:val="000000"/>
            <w:sz w:val="22"/>
          </w:rPr>
          <w:t xml:space="preserve">allocation</w:t>
        </w:r>
      </w:ins>
      <w:r>
        <w:rPr>
          <w:rFonts w:ascii="Times New Roman" w:hAnsi="Times New Roman"/>
          <w:color w:val="000000"/>
          <w:sz w:val="22"/>
        </w:rPr>
        <w:t xml:space="preserve"> </w:t>
      </w:r>
      <w:del w:id="5970" w:author="Ceritas Therapeutics (QA/Legal)" w:date="2025-04-21T09:00:00Z">
        <w:r>
          <w:rPr>
            <w:rFonts w:ascii="Times New Roman" w:hAnsi="Times New Roman"/>
            <w:color w:val="000000"/>
            <w:sz w:val="22"/>
          </w:rPr>
          <w:delText xml:space="preserve">extent that any indemnification claim relates to</w:delText>
        </w:r>
      </w:del>
      <w:ins w:id="5971" w:author="Ceritas Therapeutics (QA/Legal)" w:date="2025-04-21T09:00:00Z">
        <w:r>
          <w:rPr>
            <w:rFonts w:ascii="Times New Roman" w:hAnsi="Times New Roman"/>
            <w:color w:val="000000"/>
            <w:sz w:val="22"/>
          </w:rPr>
          <w:t xml:space="preserve">of</w:t>
        </w:r>
      </w:ins>
      <w:r>
        <w:rPr>
          <w:rFonts w:ascii="Times New Roman" w:hAnsi="Times New Roman"/>
          <w:color w:val="000000"/>
          <w:sz w:val="22"/>
        </w:rPr>
        <w:t xml:space="preserve"> quality </w:t>
      </w:r>
      <w:del w:id="5972" w:author="Ceritas Therapeutics (QA/Legal)" w:date="2025-04-21T09:00:00Z">
        <w:r>
          <w:rPr>
            <w:rFonts w:ascii="Times New Roman" w:hAnsi="Times New Roman"/>
            <w:color w:val="000000"/>
            <w:sz w:val="22"/>
          </w:rPr>
          <w:delText xml:space="preserve">or</w:delText>
        </w:r>
      </w:del>
      <w:ins w:id="5973" w:author="Ceritas Therapeutics (QA/Legal)" w:date="2025-04-21T09:00:00Z">
        <w:r>
          <w:rPr>
            <w:rFonts w:ascii="Times New Roman" w:hAnsi="Times New Roman"/>
            <w:color w:val="000000"/>
            <w:sz w:val="22"/>
          </w:rPr>
          <w:t xml:space="preserve">responsibilities</w:t>
        </w:r>
      </w:ins>
      <w:r>
        <w:rPr>
          <w:rFonts w:ascii="Times New Roman" w:hAnsi="Times New Roman"/>
          <w:color w:val="000000"/>
          <w:sz w:val="22"/>
        </w:rPr>
        <w:t xml:space="preserve"> </w:t>
      </w:r>
      <w:del w:id="5974" w:author="Ceritas Therapeutics (QA/Legal)" w:date="2025-04-21T09:00:00Z">
        <w:r>
          <w:rPr>
            <w:rFonts w:ascii="Times New Roman" w:hAnsi="Times New Roman"/>
            <w:color w:val="000000"/>
            <w:sz w:val="22"/>
          </w:rPr>
          <w:delText xml:space="preserve">cGMP matters governed by</w:delText>
        </w:r>
      </w:del>
      <w:ins w:id="5975" w:author="Ceritas Therapeutics (QA/Legal)" w:date="2025-04-21T09:00:00Z">
        <w:r>
          <w:rPr>
            <w:rFonts w:ascii="Times New Roman" w:hAnsi="Times New Roman"/>
            <w:color w:val="000000"/>
            <w:sz w:val="22"/>
          </w:rPr>
          <w:t xml:space="preserve">under</w:t>
        </w:r>
      </w:ins>
      <w:r>
        <w:rPr>
          <w:rFonts w:ascii="Times New Roman" w:hAnsi="Times New Roman"/>
          <w:color w:val="000000"/>
          <w:sz w:val="22"/>
        </w:rPr>
        <w:t xml:space="preserve"> this Quality Agreement</w:t>
      </w:r>
      <w:ins w:id="5976" w:author="Ceritas Therapeutics (QA/Legal)" w:date="2025-04-21T09:00:00Z">
        <w:r>
          <w:rPr>
            <w:rFonts w:ascii="Times New Roman" w:hAnsi="Times New Roman"/>
            <w:color w:val="000000"/>
            <w:sz w:val="22"/>
          </w:rPr>
          <w:t xml:space="preserve"> may be used to establish which Party's acts or omissions caused a Loss</w:t>
        </w:r>
      </w:ins>
      <w:r>
        <w:rPr>
          <w:rFonts w:ascii="Times New Roman" w:hAnsi="Times New Roman"/>
          <w:color w:val="000000"/>
          <w:sz w:val="22"/>
        </w:rPr>
        <w:t xml:space="preserve">, </w:t>
      </w:r>
      <w:del w:id="5977" w:author="Ceritas Therapeutics (QA/Legal)" w:date="2025-04-21T09:00:00Z">
        <w:r>
          <w:rPr>
            <w:rFonts w:ascii="Times New Roman" w:hAnsi="Times New Roman"/>
            <w:color w:val="000000"/>
            <w:sz w:val="22"/>
          </w:rPr>
          <w:delText xml:space="preserve">the</w:delText>
        </w:r>
      </w:del>
      <w:ins w:id="5978" w:author="Ceritas Therapeutics (QA/Legal)" w:date="2025-04-21T09:00:00Z">
        <w:r>
          <w:rPr>
            <w:rFonts w:ascii="Times New Roman" w:hAnsi="Times New Roman"/>
            <w:color w:val="000000"/>
            <w:sz w:val="22"/>
          </w:rPr>
          <w:t xml:space="preserve">but</w:t>
        </w:r>
      </w:ins>
      <w:r>
        <w:rPr>
          <w:rFonts w:ascii="Times New Roman" w:hAnsi="Times New Roman"/>
          <w:color w:val="000000"/>
          <w:sz w:val="22"/>
        </w:rPr>
        <w:t xml:space="preserve"> </w:t>
      </w:r>
      <w:del w:id="5979" w:author="Ceritas Therapeutics (QA/Legal)" w:date="2025-04-21T09:00:00Z">
        <w:r>
          <w:rPr>
            <w:rFonts w:ascii="Times New Roman" w:hAnsi="Times New Roman"/>
            <w:color w:val="000000"/>
            <w:sz w:val="22"/>
          </w:rPr>
          <w:delText xml:space="preserve">applicable</w:delText>
        </w:r>
      </w:del>
      <w:ins w:id="5980" w:author="Ceritas Therapeutics (QA/Legal)" w:date="2025-04-21T09:00:00Z">
        <w:r>
          <w:rPr>
            <w:rFonts w:ascii="Times New Roman" w:hAnsi="Times New Roman"/>
            <w:color w:val="000000"/>
            <w:sz w:val="22"/>
          </w:rPr>
          <w:t xml:space="preserve">nothing</w:t>
        </w:r>
      </w:ins>
      <w:r>
        <w:rPr>
          <w:rFonts w:ascii="Times New Roman" w:hAnsi="Times New Roman"/>
          <w:color w:val="000000"/>
          <w:sz w:val="22"/>
        </w:rPr>
        <w:t xml:space="preserve"> </w:t>
      </w:r>
      <w:del w:id="5981" w:author="Ceritas Therapeutics (QA/Legal)" w:date="2025-04-21T09:00:00Z">
        <w:r>
          <w:rPr>
            <w:rFonts w:ascii="Times New Roman" w:hAnsi="Times New Roman"/>
            <w:color w:val="000000"/>
            <w:sz w:val="22"/>
          </w:rPr>
          <w:delText xml:space="preserve">provisions of</w:delText>
        </w:r>
      </w:del>
      <w:ins w:id="5982" w:author="Ceritas Therapeutics (QA/Legal)" w:date="2025-04-21T09:00:00Z">
        <w:r>
          <w:rPr>
            <w:rFonts w:ascii="Times New Roman" w:hAnsi="Times New Roman"/>
            <w:color w:val="000000"/>
            <w:sz w:val="22"/>
          </w:rPr>
          <w:t xml:space="preserve">in</w:t>
        </w:r>
      </w:ins>
      <w:r>
        <w:rPr>
          <w:rFonts w:ascii="Times New Roman" w:hAnsi="Times New Roman"/>
          <w:color w:val="000000"/>
          <w:sz w:val="22"/>
        </w:rPr>
        <w:t xml:space="preserve"> this Quality Agreement shall </w:t>
      </w:r>
      <w:del w:id="5983" w:author="Ceritas Therapeutics (QA/Legal)" w:date="2025-04-21T09:00:00Z">
        <w:r>
          <w:rPr>
            <w:rFonts w:ascii="Times New Roman" w:hAnsi="Times New Roman"/>
            <w:color w:val="000000"/>
            <w:sz w:val="22"/>
          </w:rPr>
          <w:delText xml:space="preserve">be</w:delText>
        </w:r>
      </w:del>
      <w:ins w:id="5984" w:author="Ceritas Therapeutics (QA/Legal)" w:date="2025-04-21T09:00:00Z">
        <w:r>
          <w:rPr>
            <w:rFonts w:ascii="Times New Roman" w:hAnsi="Times New Roman"/>
            <w:color w:val="000000"/>
            <w:sz w:val="22"/>
          </w:rPr>
          <w:t xml:space="preserve">limit,</w:t>
        </w:r>
      </w:ins>
      <w:r>
        <w:rPr>
          <w:rFonts w:ascii="Times New Roman" w:hAnsi="Times New Roman"/>
          <w:color w:val="000000"/>
          <w:sz w:val="22"/>
        </w:rPr>
        <w:t xml:space="preserve"> </w:t>
      </w:r>
      <w:del w:id="5985" w:author="Ceritas Therapeutics (QA/Legal)" w:date="2025-04-21T09:00:00Z">
        <w:r>
          <w:rPr>
            <w:rFonts w:ascii="Times New Roman" w:hAnsi="Times New Roman"/>
            <w:color w:val="000000"/>
            <w:sz w:val="22"/>
          </w:rPr>
          <w:delText xml:space="preserve">taken</w:delText>
        </w:r>
      </w:del>
      <w:ins w:id="5986" w:author="Ceritas Therapeutics (QA/Legal)" w:date="2025-04-21T09:00:00Z">
        <w:r>
          <w:rPr>
            <w:rFonts w:ascii="Times New Roman" w:hAnsi="Times New Roman"/>
            <w:color w:val="000000"/>
            <w:sz w:val="22"/>
          </w:rPr>
          <w:t xml:space="preserve">reduce,</w:t>
        </w:r>
      </w:ins>
      <w:r>
        <w:rPr>
          <w:rFonts w:ascii="Times New Roman" w:hAnsi="Times New Roman"/>
          <w:color w:val="000000"/>
          <w:sz w:val="22"/>
        </w:rPr>
        <w:t xml:space="preserve"> </w:t>
      </w:r>
      <w:del w:id="5987" w:author="Ceritas Therapeutics (QA/Legal)" w:date="2025-04-21T09:00:00Z">
        <w:r>
          <w:rPr>
            <w:rFonts w:ascii="Times New Roman" w:hAnsi="Times New Roman"/>
            <w:color w:val="000000"/>
            <w:sz w:val="22"/>
          </w:rPr>
          <w:delText xml:space="preserve">into</w:delText>
        </w:r>
      </w:del>
      <w:ins w:id="5988" w:author="Ceritas Therapeutics (QA/Legal)" w:date="2025-04-21T09:00:00Z">
        <w:r>
          <w:rPr>
            <w:rFonts w:ascii="Times New Roman" w:hAnsi="Times New Roman"/>
            <w:color w:val="000000"/>
            <w:sz w:val="22"/>
          </w:rPr>
          <w:t xml:space="preserve">or</w:t>
        </w:r>
      </w:ins>
      <w:r>
        <w:rPr>
          <w:rFonts w:ascii="Times New Roman" w:hAnsi="Times New Roman"/>
          <w:color w:val="000000"/>
          <w:sz w:val="22"/>
        </w:rPr>
        <w:t xml:space="preserve"> </w:t>
      </w:r>
      <w:del w:id="5989" w:author="Ceritas Therapeutics (QA/Legal)" w:date="2025-04-21T09:00:00Z">
        <w:r>
          <w:rPr>
            <w:rFonts w:ascii="Times New Roman" w:hAnsi="Times New Roman"/>
            <w:color w:val="000000"/>
            <w:sz w:val="22"/>
          </w:rPr>
          <w:delText xml:space="preserve">account</w:delText>
        </w:r>
      </w:del>
      <w:ins w:id="5990" w:author="Ceritas Therapeutics (QA/Legal)" w:date="2025-04-21T09:00:00Z">
        <w:r>
          <w:rPr>
            <w:rFonts w:ascii="Times New Roman" w:hAnsi="Times New Roman"/>
            <w:color w:val="000000"/>
            <w:sz w:val="22"/>
          </w:rPr>
          <w:t xml:space="preserve">condition</w:t>
        </w:r>
      </w:ins>
      <w:r>
        <w:rPr>
          <w:rFonts w:ascii="Times New Roman" w:hAnsi="Times New Roman"/>
          <w:color w:val="000000"/>
          <w:sz w:val="22"/>
        </w:rPr>
        <w:t xml:space="preserve"> </w:t>
      </w:r>
      <w:del w:id="5991" w:author="Ceritas Therapeutics (QA/Legal)" w:date="2025-04-21T09:00:00Z">
        <w:r>
          <w:rPr>
            <w:rFonts w:ascii="Times New Roman" w:hAnsi="Times New Roman"/>
            <w:color w:val="000000"/>
            <w:sz w:val="22"/>
          </w:rPr>
          <w:delText xml:space="preserve">in</w:delText>
        </w:r>
      </w:del>
      <w:ins w:id="5992" w:author="Ceritas Therapeutics (QA/Legal)" w:date="2025-04-21T09:00:00Z">
        <w:r>
          <w:rPr>
            <w:rFonts w:ascii="Times New Roman" w:hAnsi="Times New Roman"/>
            <w:color w:val="000000"/>
            <w:sz w:val="22"/>
          </w:rPr>
          <w:t xml:space="preserve">either</w:t>
        </w:r>
      </w:ins>
      <w:r>
        <w:rPr>
          <w:rFonts w:ascii="Times New Roman" w:hAnsi="Times New Roman"/>
          <w:color w:val="000000"/>
          <w:sz w:val="22"/>
        </w:rPr>
        <w:t xml:space="preserve"> </w:t>
      </w:r>
      <w:del w:id="5993" w:author="Ceritas Therapeutics (QA/Legal)" w:date="2025-04-21T09:00:00Z">
        <w:r>
          <w:rPr>
            <w:rFonts w:ascii="Times New Roman" w:hAnsi="Times New Roman"/>
            <w:color w:val="000000"/>
            <w:sz w:val="22"/>
          </w:rPr>
          <w:delText xml:space="preserve">determining</w:delText>
        </w:r>
      </w:del>
      <w:ins w:id="5994" w:author="Ceritas Therapeutics (QA/Legal)" w:date="2025-04-21T09:00:00Z">
        <w:r>
          <w:rPr>
            <w:rFonts w:ascii="Times New Roman" w:hAnsi="Times New Roman"/>
            <w:color w:val="000000"/>
            <w:sz w:val="22"/>
          </w:rPr>
          <w:t xml:space="preserve">Party's indemnification obligations under Article 10 of</w:t>
        </w:r>
      </w:ins>
      <w:r>
        <w:rPr>
          <w:rFonts w:ascii="Times New Roman" w:hAnsi="Times New Roman"/>
          <w:color w:val="000000"/>
          <w:sz w:val="22"/>
        </w:rPr>
        <w:t xml:space="preserve"> the </w:t>
      </w:r>
      <w:del w:id="5995" w:author="Ceritas Therapeutics (QA/Legal)" w:date="2025-04-21T09:00:00Z">
        <w:r>
          <w:rPr>
            <w:rFonts w:ascii="Times New Roman" w:hAnsi="Times New Roman"/>
            <w:color w:val="000000"/>
            <w:sz w:val="22"/>
          </w:rPr>
          <w:delText xml:space="preserve">parties' respective responsibilities</w:delText>
        </w:r>
      </w:del>
      <w:ins w:id="5996" w:author="Ceritas Therapeutics (QA/Legal)" w:date="2025-04-21T09:00:00Z">
        <w:r>
          <w:rPr>
            <w:rFonts w:ascii="Times New Roman" w:hAnsi="Times New Roman"/>
            <w:color w:val="000000"/>
            <w:sz w:val="22"/>
          </w:rPr>
          <w:t xml:space="preserve">MSA</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14.3 Force Majeure.</w:t>
      </w:r>
    </w:p>
    <w:p>
      <w:pPr>
        <w:spacing w:line="276" w:lineRule="auto" w:before="0" w:after="120"/>
        <w:jc w:val="both"/>
      </w:pPr>
      <w:del w:id="5997" w:author="Ceritas Therapeutics (QA/Legal)" w:date="2025-04-21T09:00:00Z">
        <w:r>
          <w:rPr>
            <w:rFonts w:ascii="Times New Roman" w:hAnsi="Times New Roman"/>
            <w:color w:val="000000"/>
            <w:sz w:val="22"/>
          </w:rPr>
          <w:delText xml:space="preserve">Pinnacle shall be relieved of its obligations under this Quality Agreement to the extent that performance is prevented, delayed, or hindered by a Force Majeure Event, as defined in the MSA. During the continuance of a Force Majeure Event, Pinnacle's obligations under this Quality Agreement that are directly affected by the Force Majeure Event shall be suspended, and Pinnacle shall not be liable for any failure or delay in performance resulting from such event.</w:delText>
        </w:r>
      </w:del>
      <w:ins w:id="5998" w:author="Ceritas Therapeutics (QA/Legal)" w:date="2025-04-21T09:00:00Z">
        <w:r>
          <w:rPr>
            <w:rFonts w:ascii="Times New Roman" w:hAnsi="Times New Roman"/>
            <w:color w:val="000000"/>
            <w:sz w:val="22"/>
          </w:rPr>
          <w:t xml:space="preserve">Subject to Section 14.3 of the MSA and this Section 14.3, Pinnacle shall be excused from performance of its manufacturing and supply obligations to the extent that such performance is prevented by a Force Majeure Event, as defined in the MSA. A Force Majeure Event shall not excuse, suspend, or delay Pinnacle's quality and regulatory obligations under this Quality Agreement, including without limitation its obligations relating to (a) deviation, OOS, and OOT notification and investigation (Section 6); (b) batch-record maintenance, records retention, and data integrity (Section 12); (c) regulatory inspection notification and cooperation (Section 9.3); (d) product-safety notifications, recall cooperation, and Field Alert Report support (Section 10); (e) Complaint investigation (Section 17 and Annex D); and (f) the protection, quarantine, and proper disposition of any Product or materials that may have been compromised by the Force Majeure Event.</w:t>
        </w:r>
      </w:ins>
    </w:p>
    <w:p>
      <w:pPr>
        <w:spacing w:line="276" w:lineRule="auto" w:before="0" w:after="120"/>
        <w:jc w:val="both"/>
      </w:pPr>
      <w:r>
        <w:rPr>
          <w:rFonts w:ascii="Times New Roman" w:hAnsi="Times New Roman"/>
          <w:color w:val="000000"/>
          <w:sz w:val="22"/>
        </w:rPr>
        <w:t xml:space="preserve">Pinnacle shall notify Ceritas in writing </w:t>
      </w:r>
      <w:del w:id="5999" w:author="Ceritas Therapeutics (QA/Legal)" w:date="2025-04-21T09:00:00Z">
        <w:r>
          <w:rPr>
            <w:rFonts w:ascii="Times New Roman" w:hAnsi="Times New Roman"/>
            <w:color w:val="000000"/>
            <w:sz w:val="22"/>
          </w:rPr>
          <w:delText xml:space="preserve">promptly</w:delText>
        </w:r>
      </w:del>
      <w:ins w:id="6003" w:author="Ceritas Therapeutics (QA/Legal)" w:date="2025-04-21T09:00:00Z">
        <w:r>
          <w:rPr>
            <w:rFonts w:ascii="Times New Roman" w:hAnsi="Times New Roman"/>
            <w:color w:val="000000"/>
            <w:sz w:val="22"/>
          </w:rPr>
          <w:t xml:space="preserve">within</w:t>
        </w:r>
      </w:ins>
      <w:r>
        <w:rPr>
          <w:rFonts w:ascii="Times New Roman" w:hAnsi="Times New Roman"/>
          <w:color w:val="000000"/>
          <w:sz w:val="22"/>
        </w:rPr>
        <w:t xml:space="preserve"> </w:t>
      </w:r>
      <w:del w:id="6001" w:author="Ceritas Therapeutics (QA/Legal)" w:date="2025-04-21T09:00:00Z">
        <w:r>
          <w:rPr>
            <w:rFonts w:ascii="Times New Roman" w:hAnsi="Times New Roman"/>
            <w:color w:val="000000"/>
            <w:sz w:val="22"/>
          </w:rPr>
          <w:delText xml:space="preserve">upon</w:delText>
        </w:r>
      </w:del>
      <w:ins w:id="6004" w:author="Ceritas Therapeutics (QA/Legal)" w:date="2025-04-21T09:00:00Z">
        <w:r>
          <w:rPr>
            <w:rFonts w:ascii="Times New Roman" w:hAnsi="Times New Roman"/>
            <w:color w:val="000000"/>
            <w:sz w:val="22"/>
          </w:rPr>
          <w:t xml:space="preserve">twenty-four (24) hours of</w:t>
        </w:r>
      </w:ins>
      <w:r>
        <w:rPr>
          <w:rFonts w:ascii="Times New Roman" w:hAnsi="Times New Roman"/>
          <w:color w:val="000000"/>
          <w:sz w:val="22"/>
        </w:rPr>
        <w:t xml:space="preserve"> the occurrence of a Force Majeure Event that affects or is expected to affect Pinnacle's ability to perform its obligations under this Quality Agreement, including a description of the event, the anticipated duration, and the obligations affected. Pinnacle shall </w:t>
      </w:r>
      <w:del w:id="6005" w:author="Ceritas Therapeutics (QA/Legal)" w:date="2025-04-21T09:00:00Z">
        <w:r>
          <w:rPr>
            <w:rFonts w:ascii="Times New Roman" w:hAnsi="Times New Roman"/>
            <w:color w:val="000000"/>
            <w:sz w:val="22"/>
          </w:rPr>
          <w:delText xml:space="preserve">use</w:delText>
        </w:r>
      </w:del>
      <w:ins w:id="6006" w:author="Ceritas Therapeutics (QA/Legal)" w:date="2025-04-21T09:00:00Z">
        <w:r>
          <w:rPr>
            <w:rFonts w:ascii="Times New Roman" w:hAnsi="Times New Roman"/>
            <w:color w:val="000000"/>
            <w:sz w:val="22"/>
          </w:rPr>
          <w:t xml:space="preserve">activate</w:t>
        </w:r>
      </w:ins>
      <w:r>
        <w:rPr>
          <w:rFonts w:ascii="Times New Roman" w:hAnsi="Times New Roman"/>
          <w:color w:val="000000"/>
          <w:sz w:val="22"/>
        </w:rPr>
        <w:t xml:space="preserve"> </w:t>
      </w:r>
      <w:del w:id="6007" w:author="Ceritas Therapeutics (QA/Legal)" w:date="2025-04-21T09:00:00Z">
        <w:r>
          <w:rPr>
            <w:rFonts w:ascii="Times New Roman" w:hAnsi="Times New Roman"/>
            <w:color w:val="000000"/>
            <w:sz w:val="22"/>
          </w:rPr>
          <w:delText xml:space="preserve">commercially</w:delText>
        </w:r>
      </w:del>
      <w:ins w:id="6008" w:author="Ceritas Therapeutics (QA/Legal)" w:date="2025-04-21T09:00:00Z">
        <w:r>
          <w:rPr>
            <w:rFonts w:ascii="Times New Roman" w:hAnsi="Times New Roman"/>
            <w:color w:val="000000"/>
            <w:sz w:val="22"/>
          </w:rPr>
          <w:t xml:space="preserve">its business-continuity plan within twenty-four (24) hours of the occurrence of the Force Majeure Event, shall provide Ceritas with written status updates at least every forty-eight (48) hours during the Force Majeure Event (addressing the impact on manufacturing, testing, and storage operations, the status of business-continuity plan activation, estimated timelines for resumption of normal operations, and any Product-quality risks identified), and shall take all</w:t>
        </w:r>
      </w:ins>
      <w:r>
        <w:rPr>
          <w:rFonts w:ascii="Times New Roman" w:hAnsi="Times New Roman"/>
          <w:color w:val="000000"/>
          <w:sz w:val="22"/>
        </w:rPr>
        <w:t xml:space="preserve"> reasonable </w:t>
      </w:r>
      <w:del w:id="6009" w:author="Ceritas Therapeutics (QA/Legal)" w:date="2025-04-21T09:00:00Z">
        <w:r>
          <w:rPr>
            <w:rFonts w:ascii="Times New Roman" w:hAnsi="Times New Roman"/>
            <w:color w:val="000000"/>
            <w:sz w:val="22"/>
          </w:rPr>
          <w:delText xml:space="preserve">efforts</w:delText>
        </w:r>
      </w:del>
      <w:ins w:id="6010" w:author="Ceritas Therapeutics (QA/Legal)" w:date="2025-04-21T09:00:00Z">
        <w:r>
          <w:rPr>
            <w:rFonts w:ascii="Times New Roman" w:hAnsi="Times New Roman"/>
            <w:color w:val="000000"/>
            <w:sz w:val="22"/>
          </w:rPr>
          <w:t xml:space="preserve">steps</w:t>
        </w:r>
      </w:ins>
      <w:r>
        <w:rPr>
          <w:rFonts w:ascii="Times New Roman" w:hAnsi="Times New Roman"/>
          <w:color w:val="000000"/>
          <w:sz w:val="22"/>
        </w:rPr>
        <w:t xml:space="preserve"> to mitigate the impact of the Force Majeure Event on its performance and to resume full performance of its obligations as promptly as practicable following the cessation of the Force Majeure Event.</w:t>
      </w:r>
    </w:p>
    <w:p>
      <w:pPr>
        <w:spacing w:line="276" w:lineRule="auto" w:before="0" w:after="120"/>
        <w:jc w:val="both"/>
        <w:rPr>
          <w:ins w:id="6011" w:author="Ceritas Therapeutics (QA/Legal)" w:date="2025-04-21T09:00:00Z"/>
        </w:rPr>
      </w:pPr>
      <w:ins w:id="6012" w:author="Ceritas Therapeutics (QA/Legal)" w:date="2025-04-21T09:00:00Z">
        <w:r>
          <w:rPr>
            <w:rFonts w:ascii="Times New Roman" w:hAnsi="Times New Roman"/>
            <w:color w:val="000000"/>
            <w:sz w:val="22"/>
          </w:rPr>
          <w:t xml:space="preserve">Pinnacle shall maintain a documented business-continuity plan and disaster-recovery plan covering the Product and the manufacturing, testing, and storage operations performed under this Quality Agreement, addressing at a minimum alternative manufacturing capacity, raw-material and component stockpiling, critical personnel backup, information-technology disaster recovery, and communication protocols. Pinnacle shall review and update such plans at least annually and shall provide copies to Ceritas upon request. If a Force Majeure Event continues for ninety (90) or more consecutive calendar days, Ceritas may terminate this Quality Agreement together with the MSA in accordance with Section 14.4 of the MSA.</w:t>
        </w:r>
      </w:ins>
    </w:p>
    <w:p>
      <w:pPr>
        <w:keepNext/>
        <w:spacing w:line="276" w:lineRule="auto" w:before="360" w:after="120"/>
        <w:jc w:val="left"/>
      </w:pPr>
      <w:r>
        <w:rPr>
          <w:rFonts w:ascii="Times New Roman" w:hAnsi="Times New Roman"/>
          <w:b/>
          <w:color w:val="000000"/>
          <w:sz w:val="22"/>
          <w:u w:val="single"/>
        </w:rPr>
        <w:t>SECTION 15 — TERM, TERMINATION, AND SURVIVAL</w:t>
      </w:r>
    </w:p>
    <w:p>
      <w:pPr>
        <w:spacing w:line="276" w:lineRule="auto" w:before="0" w:after="120"/>
        <w:jc w:val="both"/>
      </w:pPr>
      <w:r>
        <w:rPr>
          <w:rFonts w:ascii="Times New Roman" w:hAnsi="Times New Roman"/>
          <w:b/>
          <w:color w:val="000000"/>
          <w:sz w:val="22"/>
        </w:rPr>
        <w:t>15.1 Term.</w:t>
      </w:r>
    </w:p>
    <w:p>
      <w:pPr>
        <w:spacing w:line="276" w:lineRule="auto" w:before="0" w:after="120"/>
        <w:jc w:val="both"/>
      </w:pPr>
      <w:del w:id="6013" w:author="Ceritas Therapeutics (QA/Legal)" w:date="2025-04-21T09:00:00Z">
        <w:r>
          <w:rPr>
            <w:rFonts w:ascii="Times New Roman" w:hAnsi="Times New Roman"/>
            <w:color w:val="000000"/>
            <w:sz w:val="22"/>
          </w:rPr>
          <w:delText xml:space="preserve">This Quality Agreement shall become effective as of the date on which it is executed by both Parties (the "Effective Date") and shall remain in effect for an initial term of five (5) years from the Effective Date (the "Initial Term"). Upon expiration of the Initial Term, this Quality Agreement shall automatically renew for successive periods of two (2) years each (each a "Renewal Term"), unless either Party provides written notice of non-renewal to the other Party at least six (6) months prior to the expiration of the then-current term (whether the Initial Term or any Renewal Term). The Initial Term and all Renewal Terms shall be collectively referred to as the "Term."</w:delText>
        </w:r>
      </w:del>
      <w:ins w:id="6014" w:author="Ceritas Therapeutics (QA/Legal)" w:date="2025-04-21T09:00:00Z">
        <w:r>
          <w:rPr>
            <w:rFonts w:ascii="Times New Roman" w:hAnsi="Times New Roman"/>
            <w:color w:val="000000"/>
            <w:sz w:val="22"/>
          </w:rPr>
          <w:t xml:space="preserve">This Quality Agreement shall become effective as of the date on which it is executed by both Parties (the "Effective Date") and shall remain in effect for so long as the MSA remains in effect, including any Renewal Term (as defined in the MSA) and any Transition Period under Section 13.6 of the MSA, and shall terminate automatically upon the final termination or expiration of all obligations under the MSA, consistent with Section 13.7 of the MSA, subject to Section 15.3 (the "Term"). Any renewal of this Quality Agreement shall occur only upon, and on the same terms as, renewal of the MSA.</w:t>
        </w:r>
      </w:ins>
    </w:p>
    <w:p>
      <w:pPr>
        <w:spacing w:line="276" w:lineRule="auto" w:before="0" w:after="120"/>
        <w:jc w:val="both"/>
      </w:pPr>
      <w:del w:id="6015" w:author="Ceritas Therapeutics (QA/Legal)" w:date="2025-04-21T09:00:00Z">
        <w:r>
          <w:rPr>
            <w:rFonts w:ascii="Times New Roman" w:hAnsi="Times New Roman"/>
            <w:color w:val="000000"/>
            <w:sz w:val="22"/>
          </w:rPr>
          <w:delText xml:space="preserve">The Parties acknowledge that the Term of this Quality Agreement is independent of, and not expressly coterminous with, the term of the MSA. In the event that the MSA is terminated or expires prior to the expiration of this Quality Agreement, the Parties shall consult in good faith to determine the appropriate course of action with respect to this Quality Agreement, including whether to terminate, amend, or continue this Quality Agreement.</w:delText>
        </w:r>
      </w:del>
      <w:ins w:id="6016" w:author="Ceritas Therapeutics (QA/Legal)" w:date="2025-04-21T09:00:00Z">
        <w:r>
          <w:rPr>
            <w:rFonts w:ascii="Times New Roman" w:hAnsi="Times New Roman"/>
            <w:color w:val="000000"/>
            <w:sz w:val="22"/>
          </w:rPr>
          <w:t xml:space="preserve">This Quality Agreement shall continue to apply to any Product manufactured, tested, packaged, stored, or shipped by Pinnacle after the termination or expiration of the MSA, including during any Transition Period.</w:t>
        </w:r>
      </w:ins>
    </w:p>
    <w:p>
      <w:pPr>
        <w:spacing w:line="276" w:lineRule="auto" w:before="0" w:after="120"/>
        <w:jc w:val="both"/>
      </w:pPr>
      <w:r>
        <w:rPr>
          <w:rFonts w:ascii="Times New Roman" w:hAnsi="Times New Roman"/>
          <w:b/>
          <w:color w:val="000000"/>
          <w:sz w:val="22"/>
        </w:rPr>
        <w:t>15.2 Termination.</w:t>
      </w:r>
    </w:p>
    <w:p>
      <w:pPr>
        <w:spacing w:line="276" w:lineRule="auto" w:before="0" w:after="120"/>
        <w:jc w:val="both"/>
      </w:pPr>
      <w:del w:id="6017" w:author="Ceritas Therapeutics (QA/Legal)" w:date="2025-04-21T09:00:00Z">
        <w:r>
          <w:rPr>
            <w:rFonts w:ascii="Times New Roman" w:hAnsi="Times New Roman"/>
            <w:color w:val="000000"/>
            <w:sz w:val="22"/>
          </w:rPr>
          <w:delText xml:space="preserve">Either Party may terminate this Quality Agreement in the event of a material breach of this Quality Agreement by the other Party, provided that the terminating Party has given written notice of the breach to the breaching Party and the breaching Party has failed to cure such breach within sixty (60) calendar days following receipt of such written notice. The written notice of breach shall identify the specific provisions of this Quality Agreement that have been breached and shall describe the nature of the breach in reasonable detail.</w:delText>
        </w:r>
      </w:del>
      <w:ins w:id="6018" w:author="Ceritas Therapeutics (QA/Legal)" w:date="2025-04-21T09:00:00Z">
        <w:r>
          <w:rPr>
            <w:rFonts w:ascii="Times New Roman" w:hAnsi="Times New Roman"/>
            <w:color w:val="000000"/>
            <w:sz w:val="22"/>
          </w:rPr>
          <w:t xml:space="preserve">This Quality Agreement may not be terminated separately from the MSA. A material breach of this Quality Agreement shall constitute a material breach of the MSA for purposes of Section 13.3 of the MSA, and any termination of the MSA shall terminate this Quality Agreement in accordance with Section 15.1. The Parties shall amend this Quality Agreement, rather than terminate it, to the extent required to reflect changes in Applicable Law or regulatory requirements.</w:t>
        </w:r>
      </w:ins>
    </w:p>
    <w:p>
      <w:pPr>
        <w:spacing w:line="276" w:lineRule="auto" w:before="0" w:after="120"/>
        <w:jc w:val="both"/>
      </w:pPr>
      <w:r>
        <w:rPr>
          <w:rFonts w:ascii="Times New Roman" w:hAnsi="Times New Roman"/>
          <w:b/>
          <w:color w:val="000000"/>
          <w:sz w:val="22"/>
        </w:rPr>
        <w:t>15.3 Survival.</w:t>
      </w:r>
    </w:p>
    <w:p>
      <w:pPr>
        <w:spacing w:line="276" w:lineRule="auto" w:before="0" w:after="120"/>
        <w:jc w:val="both"/>
      </w:pPr>
      <w:r>
        <w:rPr>
          <w:rFonts w:ascii="Times New Roman" w:hAnsi="Times New Roman"/>
          <w:color w:val="000000"/>
          <w:sz w:val="22"/>
        </w:rPr>
        <w:t>Upon the expiration or termination of this Quality Agreement for any reason, the following provisions shall survive and continue in full force and effect:</w:t>
      </w:r>
    </w:p>
    <w:p>
      <w:pPr>
        <w:spacing w:line="276" w:lineRule="auto" w:before="0" w:after="120"/>
        <w:ind w:left="432"/>
        <w:jc w:val="both"/>
      </w:pPr>
      <w:r>
        <w:rPr>
          <w:rFonts w:ascii="Times New Roman" w:hAnsi="Times New Roman"/>
          <w:color w:val="000000"/>
          <w:sz w:val="22"/>
        </w:rPr>
        <w:t xml:space="preserve">(a) The</w:t>
      </w:r>
      <w:del w:id="6019" w:author="Ceritas Therapeutics (QA/Legal)" w:date="2025-04-21T09:00:00Z">
        <w:r>
          <w:rPr>
            <w:rFonts w:ascii="Times New Roman" w:hAnsi="Times New Roman"/>
            <w:color w:val="000000"/>
            <w:sz w:val="22"/>
          </w:rPr>
          <w:delText xml:space="preserve"> records retention</w:delText>
        </w:r>
      </w:del>
      <w:r>
        <w:rPr>
          <w:rFonts w:ascii="Times New Roman" w:hAnsi="Times New Roman"/>
          <w:color w:val="000000"/>
          <w:sz w:val="22"/>
        </w:rPr>
        <w:t xml:space="preserve"> obligations set forth in Section </w:t>
      </w:r>
      <w:ins w:id="6020" w:author="Ceritas Therapeutics (QA/Legal)" w:date="2025-04-21T09:00:00Z">
        <w:r>
          <w:rPr>
            <w:rFonts w:ascii="Times New Roman" w:hAnsi="Times New Roman"/>
            <w:color w:val="000000"/>
            <w:sz w:val="22"/>
          </w:rPr>
          <w:t xml:space="preserve">6 (with respect to open investigations and CAPAs), Section 9.3 (Regulatory Inspections), Section 10 (Product Recall and Field Alerts), Section 12 (Data Integrity and Records, including records retention under Section </w:t>
        </w:r>
      </w:ins>
      <w:r>
        <w:rPr>
          <w:rFonts w:ascii="Times New Roman" w:hAnsi="Times New Roman"/>
          <w:color w:val="000000"/>
          <w:sz w:val="22"/>
        </w:rPr>
        <w:t xml:space="preserve">12.3</w:t>
      </w:r>
      <w:ins w:id="6021" w:author="Ceritas Therapeutics (QA/Legal)" w:date="2025-04-21T09:00:00Z">
        <w:r>
          <w:rPr>
            <w:rFonts w:ascii="Times New Roman" w:hAnsi="Times New Roman"/>
            <w:color w:val="000000"/>
            <w:sz w:val="22"/>
          </w:rPr>
          <w:t xml:space="preserve"> and data-integrity program maintenance for retained records), and Section 17 and Annex D (Complaint Handling), together with all obligations relating to Product manufactured, tested, or released during the Term,</w:t>
        </w:r>
      </w:ins>
      <w:r>
        <w:rPr>
          <w:rFonts w:ascii="Times New Roman" w:hAnsi="Times New Roman"/>
          <w:color w:val="000000"/>
          <w:sz w:val="22"/>
        </w:rPr>
        <w:t xml:space="preserve"> shall survive for a period of </w:t>
      </w:r>
      <w:del w:id="6022" w:author="Ceritas Therapeutics (QA/Legal)" w:date="2025-04-21T09:00:00Z">
        <w:r>
          <w:rPr>
            <w:rFonts w:ascii="Times New Roman" w:hAnsi="Times New Roman"/>
            <w:color w:val="000000"/>
            <w:sz w:val="22"/>
          </w:rPr>
          <w:delText xml:space="preserve">five</w:delText>
        </w:r>
      </w:del>
      <w:ins w:id="6023" w:author="Ceritas Therapeutics (QA/Legal)" w:date="2025-04-21T09:00:00Z">
        <w:r>
          <w:rPr>
            <w:rFonts w:ascii="Times New Roman" w:hAnsi="Times New Roman"/>
            <w:color w:val="000000"/>
            <w:sz w:val="22"/>
          </w:rPr>
          <w:t xml:space="preserve">ten</w:t>
        </w:r>
      </w:ins>
      <w:r>
        <w:rPr>
          <w:rFonts w:ascii="Times New Roman" w:hAnsi="Times New Roman"/>
          <w:color w:val="000000"/>
          <w:sz w:val="22"/>
        </w:rPr>
        <w:t xml:space="preserve"> (</w:t>
      </w:r>
      <w:del w:id="6024" w:author="Ceritas Therapeutics (QA/Legal)" w:date="2025-04-21T09:00:00Z">
        <w:r>
          <w:rPr>
            <w:rFonts w:ascii="Times New Roman" w:hAnsi="Times New Roman"/>
            <w:color w:val="000000"/>
            <w:sz w:val="22"/>
          </w:rPr>
          <w:delText xml:space="preserve">5</w:delText>
        </w:r>
      </w:del>
      <w:ins w:id="6025" w:author="Ceritas Therapeutics (QA/Legal)" w:date="2025-04-21T09:00:00Z">
        <w:r>
          <w:rPr>
            <w:rFonts w:ascii="Times New Roman" w:hAnsi="Times New Roman"/>
            <w:color w:val="000000"/>
            <w:sz w:val="22"/>
          </w:rPr>
          <w:t xml:space="preserve">10</w:t>
        </w:r>
      </w:ins>
      <w:r>
        <w:rPr>
          <w:rFonts w:ascii="Times New Roman" w:hAnsi="Times New Roman"/>
          <w:color w:val="000000"/>
          <w:sz w:val="22"/>
        </w:rPr>
        <w:t xml:space="preserve">) years following the date of expiration or termination</w:t>
      </w:r>
      <w:ins w:id="6026" w:author="Ceritas Therapeutics (QA/Legal)" w:date="2025-04-21T09:00:00Z">
        <w:r>
          <w:rPr>
            <w:rFonts w:ascii="Times New Roman" w:hAnsi="Times New Roman"/>
            <w:color w:val="000000"/>
            <w:sz w:val="22"/>
          </w:rPr>
          <w:t xml:space="preserve">, or for such longer period as is required under Section 12</w:t>
        </w:r>
      </w:ins>
      <w:r>
        <w:rPr>
          <w:rFonts w:ascii="Times New Roman" w:hAnsi="Times New Roman"/>
          <w:color w:val="000000"/>
          <w:sz w:val="22"/>
        </w:rPr>
        <w:t xml:space="preserve">.</w:t>
      </w:r>
      <w:ins w:id="6027" w:author="Ceritas Therapeutics (QA/Legal)" w:date="2025-04-21T09:00:00Z">
        <w:r>
          <w:rPr>
            <w:rFonts w:ascii="Times New Roman" w:hAnsi="Times New Roman"/>
            <w:color w:val="000000"/>
            <w:sz w:val="22"/>
          </w:rPr>
          <w:t xml:space="preserve">3 or Applicable Law.</w:t>
        </w:r>
      </w:ins>
    </w:p>
    <w:p>
      <w:pPr>
        <w:spacing w:line="276" w:lineRule="auto" w:before="0" w:after="120"/>
        <w:ind w:left="432"/>
        <w:jc w:val="both"/>
      </w:pPr>
      <w:r>
        <w:rPr>
          <w:rFonts w:ascii="Times New Roman" w:hAnsi="Times New Roman"/>
          <w:color w:val="000000"/>
          <w:sz w:val="22"/>
        </w:rPr>
        <w:t>(b) The definitions set forth in Section 2 shall survive to the extent necessary to interpret the surviving provisions.</w:t>
      </w:r>
    </w:p>
    <w:p>
      <w:pPr>
        <w:spacing w:line="276" w:lineRule="auto" w:before="0" w:after="120"/>
        <w:ind w:left="432"/>
        <w:jc w:val="both"/>
      </w:pPr>
      <w:r>
        <w:rPr>
          <w:rFonts w:ascii="Times New Roman" w:hAnsi="Times New Roman"/>
          <w:color w:val="000000"/>
          <w:sz w:val="22"/>
        </w:rPr>
        <w:t xml:space="preserve">(c) The </w:t>
      </w:r>
      <w:del w:id="6028" w:author="Ceritas Therapeutics (QA/Legal)" w:date="2025-04-21T09:00:00Z">
        <w:r>
          <w:rPr>
            <w:rFonts w:ascii="Times New Roman" w:hAnsi="Times New Roman"/>
            <w:color w:val="000000"/>
            <w:sz w:val="22"/>
          </w:rPr>
          <w:delText xml:space="preserve">provisions</w:delText>
        </w:r>
      </w:del>
      <w:ins w:id="6029" w:author="Ceritas Therapeutics (QA/Legal)" w:date="2025-04-21T09:00:00Z">
        <w:r>
          <w:rPr>
            <w:rFonts w:ascii="Times New Roman" w:hAnsi="Times New Roman"/>
            <w:color w:val="000000"/>
            <w:sz w:val="22"/>
          </w:rPr>
          <w:t xml:space="preserve">confidentiality</w:t>
        </w:r>
      </w:ins>
      <w:r>
        <w:rPr>
          <w:rFonts w:ascii="Times New Roman" w:hAnsi="Times New Roman"/>
          <w:color w:val="000000"/>
          <w:sz w:val="22"/>
        </w:rPr>
        <w:t xml:space="preserve"> </w:t>
      </w:r>
      <w:del w:id="6030" w:author="Ceritas Therapeutics (QA/Legal)" w:date="2025-04-21T09:00:00Z">
        <w:r>
          <w:rPr>
            <w:rFonts w:ascii="Times New Roman" w:hAnsi="Times New Roman"/>
            <w:color w:val="000000"/>
            <w:sz w:val="22"/>
          </w:rPr>
          <w:delText xml:space="preserve">of</w:delText>
        </w:r>
      </w:del>
      <w:ins w:id="6031" w:author="Ceritas Therapeutics (QA/Legal)" w:date="2025-04-21T09:00:00Z">
        <w:r>
          <w:rPr>
            <w:rFonts w:ascii="Times New Roman" w:hAnsi="Times New Roman"/>
            <w:color w:val="000000"/>
            <w:sz w:val="22"/>
          </w:rPr>
          <w:t xml:space="preserve">obligations</w:t>
        </w:r>
      </w:ins>
      <w:r>
        <w:rPr>
          <w:rFonts w:ascii="Times New Roman" w:hAnsi="Times New Roman"/>
          <w:color w:val="000000"/>
          <w:sz w:val="22"/>
        </w:rPr>
        <w:t xml:space="preserve"> </w:t>
      </w:r>
      <w:del w:id="6032" w:author="Ceritas Therapeutics (QA/Legal)" w:date="2025-04-21T09:00:00Z">
        <w:r>
          <w:rPr>
            <w:rFonts w:ascii="Times New Roman" w:hAnsi="Times New Roman"/>
            <w:color w:val="000000"/>
            <w:sz w:val="22"/>
          </w:rPr>
          <w:delText xml:space="preserve">Section</w:delText>
        </w:r>
      </w:del>
      <w:ins w:id="6033" w:author="Ceritas Therapeutics (QA/Legal)" w:date="2025-04-21T09:00:00Z">
        <w:r>
          <w:rPr>
            <w:rFonts w:ascii="Times New Roman" w:hAnsi="Times New Roman"/>
            <w:color w:val="000000"/>
            <w:sz w:val="22"/>
          </w:rPr>
          <w:t xml:space="preserve">applicable</w:t>
        </w:r>
      </w:ins>
      <w:r>
        <w:rPr>
          <w:rFonts w:ascii="Times New Roman" w:hAnsi="Times New Roman"/>
          <w:color w:val="000000"/>
          <w:sz w:val="22"/>
        </w:rPr>
        <w:t xml:space="preserve"> </w:t>
      </w:r>
      <w:del w:id="6034" w:author="Ceritas Therapeutics (QA/Legal)" w:date="2025-04-21T09:00:00Z">
        <w:r>
          <w:rPr>
            <w:rFonts w:ascii="Times New Roman" w:hAnsi="Times New Roman"/>
            <w:color w:val="000000"/>
            <w:sz w:val="22"/>
          </w:rPr>
          <w:delText xml:space="preserve">14</w:delText>
        </w:r>
      </w:del>
      <w:ins w:id="6035" w:author="Ceritas Therapeutics (QA/Legal)" w:date="2025-04-21T09:00:00Z">
        <w:r>
          <w:rPr>
            <w:rFonts w:ascii="Times New Roman" w:hAnsi="Times New Roman"/>
            <w:color w:val="000000"/>
            <w:sz w:val="22"/>
          </w:rPr>
          <w:t xml:space="preserve">to</w:t>
        </w:r>
      </w:ins>
      <w:r>
        <w:rPr>
          <w:rFonts w:ascii="Times New Roman" w:hAnsi="Times New Roman"/>
          <w:color w:val="000000"/>
          <w:sz w:val="22"/>
        </w:rPr>
        <w:t xml:space="preserve"> </w:t>
      </w:r>
      <w:del w:id="6036" w:author="Ceritas Therapeutics (QA/Legal)" w:date="2025-04-21T09:00:00Z">
        <w:r>
          <w:rPr>
            <w:rFonts w:ascii="Times New Roman" w:hAnsi="Times New Roman"/>
            <w:color w:val="000000"/>
            <w:sz w:val="22"/>
          </w:rPr>
          <w:delText xml:space="preserve">(Liability</w:delText>
        </w:r>
      </w:del>
      <w:ins w:id="6037" w:author="Ceritas Therapeutics (QA/Legal)" w:date="2025-04-21T09:00:00Z">
        <w:r>
          <w:rPr>
            <w:rFonts w:ascii="Times New Roman" w:hAnsi="Times New Roman"/>
            <w:color w:val="000000"/>
            <w:sz w:val="22"/>
          </w:rPr>
          <w:t xml:space="preserve">information</w:t>
        </w:r>
      </w:ins>
      <w:r>
        <w:rPr>
          <w:rFonts w:ascii="Times New Roman" w:hAnsi="Times New Roman"/>
          <w:color w:val="000000"/>
          <w:sz w:val="22"/>
        </w:rPr>
        <w:t xml:space="preserve"> </w:t>
      </w:r>
      <w:del w:id="6038" w:author="Ceritas Therapeutics (QA/Legal)" w:date="2025-04-21T09:00:00Z">
        <w:r>
          <w:rPr>
            <w:rFonts w:ascii="Times New Roman" w:hAnsi="Times New Roman"/>
            <w:color w:val="000000"/>
            <w:sz w:val="22"/>
          </w:rPr>
          <w:delText xml:space="preserve">and</w:delText>
        </w:r>
      </w:del>
      <w:ins w:id="6039" w:author="Ceritas Therapeutics (QA/Legal)" w:date="2025-04-21T09:00:00Z">
        <w:r>
          <w:rPr>
            <w:rFonts w:ascii="Times New Roman" w:hAnsi="Times New Roman"/>
            <w:color w:val="000000"/>
            <w:sz w:val="22"/>
          </w:rPr>
          <w:t xml:space="preserve">exchanged</w:t>
        </w:r>
      </w:ins>
      <w:r>
        <w:rPr>
          <w:rFonts w:ascii="Times New Roman" w:hAnsi="Times New Roman"/>
          <w:color w:val="000000"/>
          <w:sz w:val="22"/>
        </w:rPr>
        <w:t xml:space="preserve"> </w:t>
      </w:r>
      <w:del w:id="6040" w:author="Ceritas Therapeutics (QA/Legal)" w:date="2025-04-21T09:00:00Z">
        <w:r>
          <w:rPr>
            <w:rFonts w:ascii="Times New Roman" w:hAnsi="Times New Roman"/>
            <w:color w:val="000000"/>
            <w:sz w:val="22"/>
          </w:rPr>
          <w:delText xml:space="preserve">Force</w:delText>
        </w:r>
      </w:del>
      <w:ins w:id="6041" w:author="Ceritas Therapeutics (QA/Legal)" w:date="2025-04-21T09:00:00Z">
        <w:r>
          <w:rPr>
            <w:rFonts w:ascii="Times New Roman" w:hAnsi="Times New Roman"/>
            <w:color w:val="000000"/>
            <w:sz w:val="22"/>
          </w:rPr>
          <w:t xml:space="preserve">under</w:t>
        </w:r>
      </w:ins>
      <w:r>
        <w:rPr>
          <w:rFonts w:ascii="Times New Roman" w:hAnsi="Times New Roman"/>
          <w:color w:val="000000"/>
          <w:sz w:val="22"/>
        </w:rPr>
        <w:t xml:space="preserve"> </w:t>
      </w:r>
      <w:del w:id="6042" w:author="Ceritas Therapeutics (QA/Legal)" w:date="2025-04-21T09:00:00Z">
        <w:r>
          <w:rPr>
            <w:rFonts w:ascii="Times New Roman" w:hAnsi="Times New Roman"/>
            <w:color w:val="000000"/>
            <w:sz w:val="22"/>
          </w:rPr>
          <w:delText xml:space="preserve">Majeure),</w:delText>
        </w:r>
      </w:del>
      <w:ins w:id="6043" w:author="Ceritas Therapeutics (QA/Legal)" w:date="2025-04-21T09:00:00Z">
        <w:r>
          <w:rPr>
            <w:rFonts w:ascii="Times New Roman" w:hAnsi="Times New Roman"/>
            <w:color w:val="000000"/>
            <w:sz w:val="22"/>
          </w:rPr>
          <w:t xml:space="preserve">this</w:t>
        </w:r>
      </w:ins>
      <w:r>
        <w:rPr>
          <w:rFonts w:ascii="Times New Roman" w:hAnsi="Times New Roman"/>
          <w:color w:val="000000"/>
          <w:sz w:val="22"/>
        </w:rPr>
        <w:t xml:space="preserve"> </w:t>
      </w:r>
      <w:del w:id="6044" w:author="Ceritas Therapeutics (QA/Legal)" w:date="2025-04-21T09:00:00Z">
        <w:r>
          <w:rPr>
            <w:rFonts w:ascii="Times New Roman" w:hAnsi="Times New Roman"/>
            <w:color w:val="000000"/>
            <w:sz w:val="22"/>
          </w:rPr>
          <w:delText xml:space="preserve">Section</w:delText>
        </w:r>
      </w:del>
      <w:ins w:id="6045" w:author="Ceritas Therapeutics (QA/Legal)" w:date="2025-04-21T09:00:00Z">
        <w:r>
          <w:rPr>
            <w:rFonts w:ascii="Times New Roman" w:hAnsi="Times New Roman"/>
            <w:color w:val="000000"/>
            <w:sz w:val="22"/>
          </w:rPr>
          <w:t xml:space="preserve">Quality</w:t>
        </w:r>
      </w:ins>
      <w:r>
        <w:rPr>
          <w:rFonts w:ascii="Times New Roman" w:hAnsi="Times New Roman"/>
          <w:color w:val="000000"/>
          <w:sz w:val="22"/>
        </w:rPr>
        <w:t xml:space="preserve"> </w:t>
      </w:r>
      <w:del w:id="6046" w:author="Ceritas Therapeutics (QA/Legal)" w:date="2025-04-21T09:00:00Z">
        <w:r>
          <w:rPr>
            <w:rFonts w:ascii="Times New Roman" w:hAnsi="Times New Roman"/>
            <w:color w:val="000000"/>
            <w:sz w:val="22"/>
          </w:rPr>
          <w:delText xml:space="preserve">16.1 (Governing Law and Dispute Resolution), and Section 16.4 (Severability)</w:delText>
        </w:r>
      </w:del>
      <w:ins w:id="6047" w:author="Ceritas Therapeutics (QA/Legal)" w:date="2025-04-21T09:00:00Z">
        <w:r>
          <w:rPr>
            <w:rFonts w:ascii="Times New Roman" w:hAnsi="Times New Roman"/>
            <w:color w:val="000000"/>
            <w:sz w:val="22"/>
          </w:rPr>
          <w:t xml:space="preserve">Agreement</w:t>
        </w:r>
      </w:ins>
      <w:r>
        <w:rPr>
          <w:rFonts w:ascii="Times New Roman" w:hAnsi="Times New Roman"/>
          <w:color w:val="000000"/>
          <w:sz w:val="22"/>
        </w:rPr>
        <w:t xml:space="preserve"> shall survive </w:t>
      </w:r>
      <w:del w:id="6048" w:author="Ceritas Therapeutics (QA/Legal)" w:date="2025-04-21T09:00:00Z">
        <w:r>
          <w:rPr>
            <w:rFonts w:ascii="Times New Roman" w:hAnsi="Times New Roman"/>
            <w:color w:val="000000"/>
            <w:sz w:val="22"/>
          </w:rPr>
          <w:delText xml:space="preserve">indefinitely</w:delText>
        </w:r>
      </w:del>
      <w:ins w:id="6049" w:author="Ceritas Therapeutics (QA/Legal)" w:date="2025-04-21T09:00:00Z">
        <w:r>
          <w:rPr>
            <w:rFonts w:ascii="Times New Roman" w:hAnsi="Times New Roman"/>
            <w:color w:val="000000"/>
            <w:sz w:val="22"/>
          </w:rPr>
          <w:t xml:space="preserve">for a period of ten (10) years following the date of expiration or termination (and, with respect to trade secrets, for so long as such information retains its trade-secret status)</w:t>
        </w:r>
      </w:ins>
      <w:r>
        <w:rPr>
          <w:rFonts w:ascii="Times New Roman" w:hAnsi="Times New Roman"/>
          <w:color w:val="000000"/>
          <w:sz w:val="22"/>
        </w:rPr>
        <w:t xml:space="preserve">.</w:t>
      </w:r>
    </w:p>
    <w:p>
      <w:pPr>
        <w:spacing w:line="276" w:lineRule="auto" w:before="0" w:after="120"/>
        <w:ind w:left="432"/>
        <w:jc w:val="both"/>
        <w:rPr>
          <w:ins w:id="6050" w:author="Ceritas Therapeutics (QA/Legal)" w:date="2025-04-21T09:00:00Z"/>
        </w:rPr>
      </w:pPr>
      <w:ins w:id="6051" w:author="Ceritas Therapeutics (QA/Legal)" w:date="2025-04-21T09:00:00Z">
        <w:r>
          <w:rPr>
            <w:rFonts w:ascii="Times New Roman" w:hAnsi="Times New Roman"/>
            <w:color w:val="000000"/>
            <w:sz w:val="22"/>
          </w:rPr>
          <w:t xml:space="preserve">(d) The provisions of Section 14 (Liability and Force Majeure), Section 16.1 (Governing Law and Dispute Resolution), and Section 16.4 (Severability) shall survive in accordance with their terms.</w:t>
        </w:r>
      </w:ins>
    </w:p>
    <w:p>
      <w:pPr>
        <w:spacing w:line="276" w:lineRule="auto" w:before="0" w:after="120"/>
        <w:jc w:val="both"/>
      </w:pPr>
      <w:r>
        <w:rPr>
          <w:rFonts w:ascii="Times New Roman" w:hAnsi="Times New Roman"/>
          <w:color w:val="000000"/>
          <w:sz w:val="22"/>
        </w:rPr>
        <w:t>All other obligations of the Parties under this Quality Agreement shall cease upon expiration or termination, subject to the completion of any Batch that is in process at the time of expiration or termination, which shall be completed, tested, released, and shipped in accordance with this Quality Agreement and the MSA.</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Governing Law and Dispute Resolution.</w:t>
      </w:r>
    </w:p>
    <w:p>
      <w:pPr>
        <w:spacing w:line="276" w:lineRule="auto" w:before="0" w:after="120"/>
        <w:jc w:val="both"/>
      </w:pPr>
      <w:del w:id="6052" w:author="Ceritas Therapeutics (QA/Legal)" w:date="2025-04-21T09:00:00Z">
        <w:r>
          <w:rPr>
            <w:rFonts w:ascii="Times New Roman" w:hAnsi="Times New Roman"/>
            <w:color w:val="000000"/>
            <w:sz w:val="22"/>
          </w:rPr>
          <w:delText xml:space="preserve">This Quality Agreement shall be governed by and construed in accordance with the laws of the Federal Republic of Germany, without regard to its conflict-of-law principles.</w:delText>
        </w:r>
      </w:del>
      <w:ins w:id="6053" w:author="Ceritas Therapeutics (QA/Legal)" w:date="2025-04-21T09:00:00Z">
        <w:r>
          <w:rPr>
            <w:rFonts w:ascii="Times New Roman" w:hAnsi="Times New Roman"/>
            <w:color w:val="000000"/>
            <w:sz w:val="22"/>
          </w:rPr>
          <w:t xml:space="preserve">This Quality Agreement shall be governed by and construed in accordance with the laws of the State of New York, United States of America, without regard to conflict-of-laws principles that would require the application of the laws of any other jurisdiction, consistent with Section 15.1 of the MSA. The United Nations Convention on Contracts for the International Sale of Goods shall not apply.</w:t>
        </w:r>
      </w:ins>
    </w:p>
    <w:p>
      <w:pPr>
        <w:spacing w:line="276" w:lineRule="auto" w:before="0" w:after="120"/>
        <w:jc w:val="both"/>
      </w:pPr>
      <w:del w:id="6054" w:author="Ceritas Therapeutics (QA/Legal)" w:date="2025-04-21T09:00:00Z">
        <w:r>
          <w:rPr>
            <w:rFonts w:ascii="Times New Roman" w:hAnsi="Times New Roman"/>
            <w:color w:val="000000"/>
            <w:sz w:val="22"/>
          </w:rPr>
          <w:delText xml:space="preserve">Any dispute, controversy, or claim arising out of or in connection with this Quality Agreement, or the breach, termination, or invalidity thereof, that cannot be resolved by good-faith negotiation between the Parties, shall be finally settled by binding arbitration under the Rules of Arbitration of the International Chamber of Commerce ("ICC"). The arbitration shall be conducted by a tribunal of three (3) arbitrators appointed in accordance with the ICC Rules. The seat of arbitration shall be Frankfurt am Main, Germany. The language of the arbitration shall be English. The arbitral award shall be final and binding on the Parties and may be enforced in any court of competent jurisdiction.</w:delText>
        </w:r>
      </w:del>
      <w:ins w:id="6055" w:author="Ceritas Therapeutics (QA/Legal)" w:date="2025-04-21T09:00:00Z">
        <w:r>
          <w:rPr>
            <w:rFonts w:ascii="Times New Roman" w:hAnsi="Times New Roman"/>
            <w:color w:val="000000"/>
            <w:sz w:val="22"/>
          </w:rPr>
          <w:t xml:space="preserve">Any dispute, controversy, or claim arising out of or in connection with this Quality Agreement, or the breach, termination, or invalidity thereof, shall be resolved exclusively in accordance with the dispute-resolution procedures set forth in Article 15 of the MSA (including executive-level negotiation and final and binding arbitration administered by the International Chamber of Commerce and seated in New York, New York, conducted in English before three (3) arbitrators), which are incorporated herein by reference.</w:t>
        </w:r>
      </w:ins>
    </w:p>
    <w:p>
      <w:pPr>
        <w:spacing w:line="276" w:lineRule="auto" w:before="0" w:after="120"/>
        <w:jc w:val="both"/>
      </w:pPr>
      <w:r>
        <w:rPr>
          <w:rFonts w:ascii="Times New Roman" w:hAnsi="Times New Roman"/>
          <w:color w:val="000000"/>
          <w:sz w:val="22"/>
        </w:rPr>
        <w:t>Notwithstanding the foregoing, either Party may seek injunctive or other equitable relief from a court of competent jurisdiction to protect its rights under this Quality Agreement, including but not limited to the protection of confidential information.</w:t>
      </w:r>
    </w:p>
    <w:p>
      <w:pPr>
        <w:spacing w:line="276" w:lineRule="auto" w:before="0" w:after="120"/>
        <w:jc w:val="both"/>
      </w:pPr>
      <w:r>
        <w:rPr>
          <w:rFonts w:ascii="Times New Roman" w:hAnsi="Times New Roman"/>
          <w:b/>
          <w:color w:val="000000"/>
          <w:sz w:val="22"/>
        </w:rPr>
        <w:t>16.2 Amendments.</w:t>
      </w:r>
    </w:p>
    <w:p>
      <w:pPr>
        <w:spacing w:line="276" w:lineRule="auto" w:before="0" w:after="120"/>
        <w:jc w:val="both"/>
      </w:pPr>
      <w:r>
        <w:rPr>
          <w:rFonts w:ascii="Times New Roman" w:hAnsi="Times New Roman"/>
          <w:color w:val="000000"/>
          <w:sz w:val="22"/>
        </w:rPr>
        <w:t xml:space="preserve">No amendment, modification, or supplement to this Quality Agreement shall be valid or binding unless made in writing and signed by duly authorized representatives of both Parties. For the avoidance of doubt, amendments to the Annexes of this Quality Agreement (including updates to </w:t>
      </w:r>
      <w:del w:id="6056" w:author="Ceritas Therapeutics (QA/Legal)" w:date="2025-04-21T09:00:00Z">
        <w:r>
          <w:rPr>
            <w:rFonts w:ascii="Times New Roman" w:hAnsi="Times New Roman"/>
            <w:color w:val="000000"/>
            <w:sz w:val="22"/>
          </w:rPr>
          <w:delText xml:space="preserve">Annex</w:delText>
        </w:r>
      </w:del>
      <w:ins w:id="6057" w:author="Ceritas Therapeutics (QA/Legal)" w:date="2025-04-21T09:00:00Z">
        <w:r>
          <w:rPr>
            <w:rFonts w:ascii="Times New Roman" w:hAnsi="Times New Roman"/>
            <w:color w:val="000000"/>
            <w:sz w:val="22"/>
          </w:rPr>
          <w:t xml:space="preserve">Annexes</w:t>
        </w:r>
      </w:ins>
      <w:r>
        <w:rPr>
          <w:rFonts w:ascii="Times New Roman" w:hAnsi="Times New Roman"/>
          <w:color w:val="000000"/>
          <w:sz w:val="22"/>
        </w:rPr>
        <w:t xml:space="preserve"> A</w:t>
      </w:r>
      <w:del w:id="6058" w:author="Ceritas Therapeutics (QA/Legal)" w:date="2025-04-21T09:00:00Z">
        <w:r>
          <w:rPr>
            <w:rFonts w:ascii="Times New Roman" w:hAnsi="Times New Roman"/>
            <w:color w:val="000000"/>
            <w:sz w:val="22"/>
          </w:rPr>
          <w:delText xml:space="preserve">,</w:delText>
        </w:r>
      </w:del>
      <w:r>
        <w:rPr>
          <w:rFonts w:ascii="Times New Roman" w:hAnsi="Times New Roman"/>
          <w:color w:val="000000"/>
          <w:sz w:val="22"/>
        </w:rPr>
        <w:t xml:space="preserve"> </w:t>
      </w:r>
      <w:del w:id="6059" w:author="Ceritas Therapeutics (QA/Legal)" w:date="2025-04-21T09:00:00Z">
        <w:r>
          <w:rPr>
            <w:rFonts w:ascii="Times New Roman" w:hAnsi="Times New Roman"/>
            <w:color w:val="000000"/>
            <w:sz w:val="22"/>
          </w:rPr>
          <w:delText xml:space="preserve">Annex</w:delText>
        </w:r>
      </w:del>
      <w:ins w:id="6060" w:author="Ceritas Therapeutics (QA/Legal)" w:date="2025-04-21T09:00:00Z">
        <w:r>
          <w:rPr>
            <w:rFonts w:ascii="Times New Roman" w:hAnsi="Times New Roman"/>
            <w:color w:val="000000"/>
            <w:sz w:val="22"/>
          </w:rPr>
          <w:t xml:space="preserve">through</w:t>
        </w:r>
      </w:ins>
      <w:r>
        <w:rPr>
          <w:rFonts w:ascii="Times New Roman" w:hAnsi="Times New Roman"/>
          <w:color w:val="000000"/>
          <w:sz w:val="22"/>
        </w:rPr>
        <w:t xml:space="preserve"> </w:t>
      </w:r>
      <w:del w:id="6061" w:author="Ceritas Therapeutics (QA/Legal)" w:date="2025-04-21T09:00:00Z">
        <w:r>
          <w:rPr>
            <w:rFonts w:ascii="Times New Roman" w:hAnsi="Times New Roman"/>
            <w:color w:val="000000"/>
            <w:sz w:val="22"/>
          </w:rPr>
          <w:delText xml:space="preserve">B, and Annex C</w:delText>
        </w:r>
      </w:del>
      <w:ins w:id="6062" w:author="Ceritas Therapeutics (QA/Legal)" w:date="2025-04-21T09:00:00Z">
        <w:r>
          <w:rPr>
            <w:rFonts w:ascii="Times New Roman" w:hAnsi="Times New Roman"/>
            <w:color w:val="000000"/>
            <w:sz w:val="22"/>
          </w:rPr>
          <w:t xml:space="preserve">F</w:t>
        </w:r>
      </w:ins>
      <w:r>
        <w:rPr>
          <w:rFonts w:ascii="Times New Roman" w:hAnsi="Times New Roman"/>
          <w:color w:val="000000"/>
          <w:sz w:val="22"/>
        </w:rPr>
        <w:t xml:space="preserve">) shall require written agreement of both Parties, except as otherwise expressly provided herein</w:t>
      </w:r>
      <w:ins w:id="6063" w:author="Ceritas Therapeutics (QA/Legal)" w:date="2025-04-21T09:00:00Z">
        <w:r>
          <w:rPr>
            <w:rFonts w:ascii="Times New Roman" w:hAnsi="Times New Roman"/>
            <w:color w:val="000000"/>
            <w:sz w:val="22"/>
          </w:rPr>
          <w:t xml:space="preserve"> (including updates by a Party to its own contact information in Annex A)</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16.3 Notices.</w:t>
      </w:r>
    </w:p>
    <w:p>
      <w:pPr>
        <w:spacing w:line="276" w:lineRule="auto" w:before="0" w:after="120"/>
        <w:jc w:val="both"/>
      </w:pPr>
      <w:r>
        <w:rPr>
          <w:rFonts w:ascii="Times New Roman" w:hAnsi="Times New Roman"/>
          <w:color w:val="000000"/>
          <w:sz w:val="22"/>
        </w:rPr>
        <w:t xml:space="preserve">All notices, requests, demands, consents, and other communications required or permitted under this Quality Agreement shall be in writing and shall be deemed duly given when delivered personally, when sent by internationally recognized overnight courier service (with tracking confirmation), or when sent by email (with confirmation of receipt), addressed to the quality contacts and legal contacts set forth in Annex A</w:t>
      </w:r>
      <w:ins w:id="6064" w:author="Ceritas Therapeutics (QA/Legal)" w:date="2025-04-21T09:00:00Z">
        <w:r>
          <w:rPr>
            <w:rFonts w:ascii="Times New Roman" w:hAnsi="Times New Roman"/>
            <w:color w:val="000000"/>
            <w:sz w:val="22"/>
          </w:rPr>
          <w:t xml:space="preserve"> (with a copy of any notice of breach, termination, or dispute to the addresses for notices set forth in Section 16.1 of the MSA)</w:t>
        </w:r>
      </w:ins>
      <w:r>
        <w:rPr>
          <w:rFonts w:ascii="Times New Roman" w:hAnsi="Times New Roman"/>
          <w:color w:val="000000"/>
          <w:sz w:val="22"/>
        </w:rPr>
        <w:t xml:space="preserve">, or to such other addresses as a Party may designate by written notice to the other Party.</w:t>
      </w:r>
    </w:p>
    <w:p>
      <w:pPr>
        <w:spacing w:line="276" w:lineRule="auto" w:before="0" w:after="120"/>
        <w:jc w:val="both"/>
      </w:pPr>
      <w:r>
        <w:rPr>
          <w:rFonts w:ascii="Times New Roman" w:hAnsi="Times New Roman"/>
          <w:b/>
          <w:color w:val="000000"/>
          <w:sz w:val="22"/>
        </w:rPr>
        <w:t>16.4 Severability.</w:t>
      </w:r>
    </w:p>
    <w:p>
      <w:pPr>
        <w:spacing w:line="276" w:lineRule="auto" w:before="0" w:after="120"/>
        <w:jc w:val="both"/>
      </w:pPr>
      <w:r>
        <w:rPr>
          <w:rFonts w:ascii="Times New Roman" w:hAnsi="Times New Roman"/>
          <w:color w:val="000000"/>
          <w:sz w:val="22"/>
        </w:rPr>
        <w:t>If any provision of this Quality Agreement, or the application thereof to any person or circumstance, is held to be invalid, illegal, or unenforceable by a court or arbitral tribunal of competent jurisdiction, such invalidity, illegality, or unenforceability shall not affect any other provision of this Quality Agreement or the application of such provision to other persons or circumstances. The remaining provisions of this Quality Agreement shall continue in full force and effect, and the Parties shall negotiate in good faith to replace the invalid, illegal, or unenforceable provision with a valid, legal, and enforceable provision that, to the greatest extent possible, achieves the original intent of the Parties.</w:t>
      </w:r>
    </w:p>
    <w:p>
      <w:pPr>
        <w:spacing w:line="276" w:lineRule="auto" w:before="0" w:after="120"/>
        <w:jc w:val="both"/>
      </w:pPr>
      <w:r>
        <w:rPr>
          <w:rFonts w:ascii="Times New Roman" w:hAnsi="Times New Roman"/>
          <w:b/>
          <w:color w:val="000000"/>
          <w:sz w:val="22"/>
        </w:rPr>
        <w:t>16.5 Counterparts.</w:t>
      </w:r>
    </w:p>
    <w:p>
      <w:pPr>
        <w:spacing w:line="276" w:lineRule="auto" w:before="0" w:after="120"/>
        <w:jc w:val="both"/>
      </w:pPr>
      <w:r>
        <w:rPr>
          <w:rFonts w:ascii="Times New Roman" w:hAnsi="Times New Roman"/>
          <w:color w:val="000000"/>
          <w:sz w:val="22"/>
        </w:rPr>
        <w:t>This Quality Agreement may be executed in one or more counterparts, each of which shall be deemed an original and all of which together shall constitute one and the same instrument. Delivery of an executed counterpart by email (in PDF format) or other electronic transmission shall be equally as effective as delivery of a manually executed counterpart.</w:t>
      </w:r>
    </w:p>
    <w:p>
      <w:pPr>
        <w:spacing w:line="276" w:lineRule="auto" w:before="0" w:after="120"/>
        <w:jc w:val="both"/>
      </w:pPr>
      <w:r>
        <w:rPr>
          <w:rFonts w:ascii="Times New Roman" w:hAnsi="Times New Roman"/>
          <w:b/>
          <w:color w:val="000000"/>
          <w:sz w:val="22"/>
        </w:rPr>
        <w:t>16.6 Entire Agreement.</w:t>
      </w:r>
    </w:p>
    <w:p>
      <w:pPr>
        <w:spacing w:line="276" w:lineRule="auto" w:before="0" w:after="120"/>
        <w:jc w:val="both"/>
      </w:pPr>
      <w:r>
        <w:rPr>
          <w:rFonts w:ascii="Times New Roman" w:hAnsi="Times New Roman"/>
          <w:color w:val="000000"/>
          <w:sz w:val="22"/>
        </w:rPr>
        <w:t>This Quality Agreement, together with the MSA and its Exhibits, constitutes the entire understanding and agreement between the Parties with respect to quality matters relating to the Product and supersedes all prior and contemporaneous agreements, negotiations, discussions, representations, warranties, and understandings, whether oral or written, relating to the subject matter hereof. No terms or conditions of any purchase order, acknowledgment, invoice, or other business form shall modify or supplement this Quality Agreement, and any such terms or conditions are expressly rejected.</w:t>
      </w:r>
    </w:p>
    <w:p>
      <w:r>
        <w:br w:type="page"/>
      </w:r>
    </w:p>
    <w:p>
      <w:pPr>
        <w:keepNext/>
        <w:spacing w:line="276" w:lineRule="auto" w:before="360" w:after="120"/>
        <w:jc w:val="left"/>
        <w:rPr>
          <w:ins w:id="6065" w:author="Ceritas Therapeutics (QA/Legal)" w:date="2025-04-21T09:00:00Z"/>
        </w:rPr>
      </w:pPr>
      <w:ins w:id="6066" w:author="Ceritas Therapeutics (QA/Legal)" w:date="2025-04-21T09:00:00Z">
        <w:r>
          <w:rPr>
            <w:rFonts w:ascii="Times New Roman" w:hAnsi="Times New Roman"/>
            <w:b/>
            <w:color w:val="000000"/>
            <w:sz w:val="22"/>
            <w:u w:val="single"/>
          </w:rPr>
          <w:t xml:space="preserve">SECTION 17 — PRODUCT QUALITY COMPLAINTS</w:t>
        </w:r>
      </w:ins>
    </w:p>
    <w:p>
      <w:pPr>
        <w:spacing w:line="276" w:lineRule="auto" w:before="0" w:after="120"/>
        <w:jc w:val="both"/>
        <w:rPr>
          <w:ins w:id="6067" w:author="Ceritas Therapeutics (QA/Legal)" w:date="2025-04-21T09:00:00Z"/>
        </w:rPr>
      </w:pPr>
      <w:ins w:id="6068" w:author="Ceritas Therapeutics (QA/Legal)" w:date="2025-04-21T09:00:00Z">
        <w:r>
          <w:rPr>
            <w:rFonts w:ascii="Times New Roman" w:hAnsi="Times New Roman"/>
            <w:b/>
            <w:color w:val="000000"/>
            <w:sz w:val="22"/>
          </w:rPr>
          <w:t xml:space="preserve">17.1 Responsibilities.</w:t>
        </w:r>
      </w:ins>
    </w:p>
    <w:p>
      <w:pPr>
        <w:spacing w:line="276" w:lineRule="auto" w:before="0" w:after="120"/>
        <w:jc w:val="both"/>
        <w:rPr>
          <w:ins w:id="6069" w:author="Ceritas Therapeutics (QA/Legal)" w:date="2025-04-21T09:00:00Z"/>
        </w:rPr>
      </w:pPr>
      <w:ins w:id="6070" w:author="Ceritas Therapeutics (QA/Legal)" w:date="2025-04-21T09:00:00Z">
        <w:r>
          <w:rPr>
            <w:rFonts w:ascii="Times New Roman" w:hAnsi="Times New Roman"/>
            <w:color w:val="000000"/>
            <w:sz w:val="22"/>
          </w:rPr>
          <w:t xml:space="preserve">Ceritas (on its own behalf and on behalf of Ceritas Ireland) shall be responsible for the receipt and triage of Complaints from the market, for determining whether any Complaint requires regulatory reporting, and for all communications with complainants and Regulatory Authorities regarding Complaints. Pinnacle shall be responsible for investigating all Complaints relating to the manufacture, testing, packaging, labeling, storage, or release of the Product, in accordance with this Section 17, Annex D, 21 CFR 211.198, and Chapter 8 of the EU GMP Guidelines.</w:t>
        </w:r>
      </w:ins>
    </w:p>
    <w:p>
      <w:pPr>
        <w:spacing w:line="276" w:lineRule="auto" w:before="0" w:after="120"/>
        <w:jc w:val="both"/>
        <w:rPr>
          <w:ins w:id="6071" w:author="Ceritas Therapeutics (QA/Legal)" w:date="2025-04-21T09:00:00Z"/>
        </w:rPr>
      </w:pPr>
      <w:ins w:id="6072" w:author="Ceritas Therapeutics (QA/Legal)" w:date="2025-04-21T09:00:00Z">
        <w:r>
          <w:rPr>
            <w:rFonts w:ascii="Times New Roman" w:hAnsi="Times New Roman"/>
            <w:b/>
            <w:color w:val="000000"/>
            <w:sz w:val="22"/>
          </w:rPr>
          <w:t xml:space="preserve">17.2 Complaints Received by Pinnacle.</w:t>
        </w:r>
      </w:ins>
    </w:p>
    <w:p>
      <w:pPr>
        <w:spacing w:line="276" w:lineRule="auto" w:before="0" w:after="120"/>
        <w:jc w:val="both"/>
        <w:rPr>
          <w:ins w:id="6073" w:author="Ceritas Therapeutics (QA/Legal)" w:date="2025-04-21T09:00:00Z"/>
        </w:rPr>
      </w:pPr>
      <w:ins w:id="6074" w:author="Ceritas Therapeutics (QA/Legal)" w:date="2025-04-21T09:00:00Z">
        <w:r>
          <w:rPr>
            <w:rFonts w:ascii="Times New Roman" w:hAnsi="Times New Roman"/>
            <w:color w:val="000000"/>
            <w:sz w:val="22"/>
          </w:rPr>
          <w:t xml:space="preserve">Pinnacle shall forward to Ceritas any Complaint received directly by Pinnacle from any source (including a customer, distributor, healthcare professional, or patient) within twenty-four (24) hours of receipt, and shall not respond substantively to the complainant without Ceritas's prior written consent.</w:t>
        </w:r>
      </w:ins>
    </w:p>
    <w:p>
      <w:pPr>
        <w:spacing w:line="276" w:lineRule="auto" w:before="0" w:after="120"/>
        <w:jc w:val="both"/>
        <w:rPr>
          <w:ins w:id="6075" w:author="Ceritas Therapeutics (QA/Legal)" w:date="2025-04-21T09:00:00Z"/>
        </w:rPr>
      </w:pPr>
      <w:ins w:id="6076" w:author="Ceritas Therapeutics (QA/Legal)" w:date="2025-04-21T09:00:00Z">
        <w:r>
          <w:rPr>
            <w:rFonts w:ascii="Times New Roman" w:hAnsi="Times New Roman"/>
            <w:b/>
            <w:color w:val="000000"/>
            <w:sz w:val="22"/>
          </w:rPr>
          <w:t xml:space="preserve">17.3 Investigation Timelines.</w:t>
        </w:r>
      </w:ins>
    </w:p>
    <w:p>
      <w:pPr>
        <w:spacing w:line="276" w:lineRule="auto" w:before="0" w:after="120"/>
        <w:jc w:val="both"/>
        <w:rPr>
          <w:ins w:id="6077" w:author="Ceritas Therapeutics (QA/Legal)" w:date="2025-04-21T09:00:00Z"/>
        </w:rPr>
      </w:pPr>
      <w:ins w:id="6078" w:author="Ceritas Therapeutics (QA/Legal)" w:date="2025-04-21T09:00:00Z">
        <w:r>
          <w:rPr>
            <w:rFonts w:ascii="Times New Roman" w:hAnsi="Times New Roman"/>
            <w:color w:val="000000"/>
            <w:sz w:val="22"/>
          </w:rPr>
          <w:t xml:space="preserve">Pinnacle shall initiate an investigation of each Complaint within three (3) business days of receipt of the Complaint (if received directly by Pinnacle) or of notification from Ceritas (if forwarded by Ceritas). An investigation is "initiated" when Pinnacle has opened an investigation record, assigned an investigator, and commenced the collection of relevant data, Batch records, and retained samples. Pinnacle shall provide preliminary findings to Ceritas within ten (10) business days of initiation, including (a) a summary of the Complaint, (b) a description of the investigation activities conducted to date, (c) any preliminary root-cause hypotheses, and (d) an assessment of whether the Complaint may warrant a Field Alert Report, recall, or other regulatory notification. Pinnacle shall deliver a final investigation report within thirty (30) business days of initiation unless Ceritas QA grants an extension in writing; any extension request shall describe the reason for the delay, the status of the investigation, and a proposed revised completion date.</w:t>
        </w:r>
      </w:ins>
    </w:p>
    <w:p>
      <w:pPr>
        <w:spacing w:line="276" w:lineRule="auto" w:before="0" w:after="120"/>
        <w:jc w:val="both"/>
        <w:rPr>
          <w:ins w:id="6079" w:author="Ceritas Therapeutics (QA/Legal)" w:date="2025-04-21T09:00:00Z"/>
        </w:rPr>
      </w:pPr>
      <w:ins w:id="6080" w:author="Ceritas Therapeutics (QA/Legal)" w:date="2025-04-21T09:00:00Z">
        <w:r>
          <w:rPr>
            <w:rFonts w:ascii="Times New Roman" w:hAnsi="Times New Roman"/>
            <w:b/>
            <w:color w:val="000000"/>
            <w:sz w:val="22"/>
          </w:rPr>
          <w:t xml:space="preserve">17.4 Scope of Investigations; Escalation.</w:t>
        </w:r>
      </w:ins>
    </w:p>
    <w:p>
      <w:pPr>
        <w:spacing w:line="276" w:lineRule="auto" w:before="0" w:after="120"/>
        <w:jc w:val="both"/>
        <w:rPr>
          <w:ins w:id="6081" w:author="Ceritas Therapeutics (QA/Legal)" w:date="2025-04-21T09:00:00Z"/>
        </w:rPr>
      </w:pPr>
      <w:ins w:id="6082" w:author="Ceritas Therapeutics (QA/Legal)" w:date="2025-04-21T09:00:00Z">
        <w:r>
          <w:rPr>
            <w:rFonts w:ascii="Times New Roman" w:hAnsi="Times New Roman"/>
            <w:color w:val="000000"/>
            <w:sz w:val="22"/>
          </w:rPr>
          <w:t xml:space="preserve">Ceritas shall have the authority to direct the scope and depth of any Complaint investigation, including by requiring additional testing, expanded Batch reviews, extended investigations, or the engagement of external experts. Pinnacle shall notify Ceritas within twenty-four (24) hours of identifying that a Complaint may involve a risk to patient safety, may trigger a Field Alert Report or other regulatory reporting obligation, or may indicate a need for a recall or other market action.</w:t>
        </w:r>
      </w:ins>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dates set forth below.</w:t>
      </w:r>
    </w:p>
    <w:p>
      <w:pPr>
        <w:spacing w:line="276" w:lineRule="auto" w:before="0" w:after="120"/>
        <w:jc w:val="both"/>
      </w:pPr>
      <w:r>
        <w:rPr>
          <w:rFonts w:ascii="Times New Roman" w:hAnsi="Times New Roman"/>
          <w:b/>
          <w:color w:val="000000"/>
          <w:sz w:val="22"/>
        </w:rPr>
        <w:t>PINNACLE PHARMASOLUTIONS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Eitner</w:t>
      </w:r>
    </w:p>
    <w:p>
      <w:pPr>
        <w:spacing w:line="240" w:lineRule="auto" w:before="20" w:after="20"/>
        <w:jc w:val="left"/>
      </w:pPr>
      <w:r>
        <w:rPr>
          <w:rFonts w:ascii="Times New Roman" w:hAnsi="Times New Roman"/>
          <w:color w:val="000000"/>
          <w:sz w:val="22"/>
        </w:rPr>
        <w:t>Title: Head of Quality, Commercial Manufacturing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Franziska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CERITAS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rPr>
          <w:ins w:id="6083" w:author="Ceritas Therapeutics (QA/Legal)" w:date="2025-04-21T09:00:00Z"/>
        </w:rPr>
      </w:pPr>
      <w:ins w:id="6084" w:author="Ceritas Therapeutics (QA/Legal)" w:date="2025-04-21T09:00:00Z">
        <w:r>
          <w:rPr>
            <w:rFonts w:ascii="Times New Roman" w:hAnsi="Times New Roman"/>
            <w:b/>
            <w:color w:val="000000"/>
            <w:sz w:val="22"/>
          </w:rPr>
          <w:t xml:space="preserve">ACKNOWLEDGED AND AGREED</w:t>
        </w:r>
        <w:r>
          <w:rPr>
            <w:rFonts w:ascii="Times New Roman" w:hAnsi="Times New Roman"/>
            <w:color w:val="000000"/>
            <w:sz w:val="22"/>
          </w:rPr>
          <w:t xml:space="preserve"> by CERITAS THERAPEUTICS IRELAND DAC, as holder of the EU Marketing Authorisation for the Product, with respect to Sections 3.4, 7.1, and 10 and its rights as an intended third-party beneficiary of this Quality Agreement:</w:t>
        </w:r>
      </w:ins>
    </w:p>
    <w:p>
      <w:pPr>
        <w:spacing w:line="276" w:lineRule="auto" w:before="0" w:after="120"/>
        <w:jc w:val="both"/>
        <w:rPr>
          <w:ins w:id="6085" w:author="Ceritas Therapeutics (QA/Legal)" w:date="2025-04-21T09:00:00Z"/>
        </w:rPr>
      </w:pPr>
      <w:ins w:id="6086" w:author="Ceritas Therapeutics (QA/Legal)" w:date="2025-04-21T09:00:00Z">
        <w:r>
          <w:rPr>
            <w:rFonts w:ascii="Times New Roman" w:hAnsi="Times New Roman"/>
            <w:color w:val="000000"/>
            <w:sz w:val="22"/>
          </w:rPr>
          <w:t xml:space="preserve">By: ________________________</w:t>
        </w:r>
      </w:ins>
    </w:p>
    <w:p>
      <w:pPr>
        <w:spacing w:line="276" w:lineRule="auto" w:before="0" w:after="120"/>
        <w:jc w:val="both"/>
        <w:rPr>
          <w:ins w:id="6087" w:author="Ceritas Therapeutics (QA/Legal)" w:date="2025-04-21T09:00:00Z"/>
        </w:rPr>
      </w:pPr>
      <w:ins w:id="6088" w:author="Ceritas Therapeutics (QA/Legal)" w:date="2025-04-21T09:00:00Z">
        <w:r>
          <w:rPr>
            <w:rFonts w:ascii="Times New Roman" w:hAnsi="Times New Roman"/>
            <w:color w:val="000000"/>
            <w:sz w:val="22"/>
          </w:rPr>
          <w:t xml:space="preserve">Name: ________________________</w:t>
        </w:r>
      </w:ins>
    </w:p>
    <w:p>
      <w:pPr>
        <w:spacing w:line="276" w:lineRule="auto" w:before="0" w:after="120"/>
        <w:jc w:val="both"/>
        <w:rPr>
          <w:ins w:id="6089" w:author="Ceritas Therapeutics (QA/Legal)" w:date="2025-04-21T09:00:00Z"/>
        </w:rPr>
      </w:pPr>
      <w:ins w:id="6090" w:author="Ceritas Therapeutics (QA/Legal)" w:date="2025-04-21T09:00:00Z">
        <w:r>
          <w:rPr>
            <w:rFonts w:ascii="Times New Roman" w:hAnsi="Times New Roman"/>
            <w:color w:val="000000"/>
            <w:sz w:val="22"/>
          </w:rPr>
          <w:t xml:space="preserve">Title: ________________________</w:t>
        </w:r>
      </w:ins>
    </w:p>
    <w:p>
      <w:pPr>
        <w:spacing w:line="276" w:lineRule="auto" w:before="0" w:after="120"/>
        <w:jc w:val="both"/>
        <w:rPr>
          <w:ins w:id="6091" w:author="Ceritas Therapeutics (QA/Legal)" w:date="2025-04-21T09:00:00Z"/>
        </w:rPr>
      </w:pPr>
      <w:ins w:id="6092" w:author="Ceritas Therapeutics (QA/Legal)" w:date="2025-04-21T09:00:00Z">
        <w:r>
          <w:rPr>
            <w:rFonts w:ascii="Times New Roman" w:hAnsi="Times New Roman"/>
            <w:color w:val="000000"/>
            <w:sz w:val="22"/>
          </w:rPr>
          <w:t xml:space="preserve">Date: ________________________</w:t>
        </w:r>
      </w:ins>
    </w:p>
    <w:p>
      <w:pPr>
        <w:keepNext/>
        <w:spacing w:line="276" w:lineRule="auto" w:before="360" w:after="120"/>
        <w:jc w:val="center"/>
      </w:pPr>
      <w:r>
        <w:rPr>
          <w:rFonts w:ascii="Times New Roman" w:hAnsi="Times New Roman"/>
          <w:b/>
          <w:color w:val="000000"/>
          <w:sz w:val="22"/>
          <w:u w:val="single"/>
        </w:rPr>
        <w:t>ANNEX A — CONTACT LISTS</w:t>
      </w:r>
    </w:p>
    <w:p>
      <w:pPr>
        <w:spacing w:line="276" w:lineRule="auto" w:before="0" w:after="120"/>
        <w:jc w:val="both"/>
      </w:pPr>
      <w:r>
        <w:rPr>
          <w:rFonts w:ascii="Times New Roman" w:hAnsi="Times New Roman"/>
          <w:color w:val="000000"/>
          <w:sz w:val="22"/>
        </w:rPr>
        <w:t>The following contact persons are designated by the Parties for purposes of this Quality Agreement. All notices, communications, and other correspondence required or permitted under this Quality Agreement shall be directed to the applicable contacts listed below, unless otherwise specified in a particular provision.</w:t>
      </w:r>
    </w:p>
    <w:p>
      <w:pPr>
        <w:keepNext/>
        <w:spacing w:line="276" w:lineRule="auto" w:before="200" w:after="80"/>
        <w:ind w:left="0"/>
      </w:pPr>
      <w:r>
        <w:rPr>
          <w:rFonts w:ascii="Times New Roman" w:hAnsi="Times New Roman"/>
          <w:b/>
          <w:color w:val="000000"/>
          <w:sz w:val="22"/>
        </w:rPr>
        <w:t>Pinnacle PharmaSolutions GmbH</w:t>
      </w:r>
    </w:p>
    <w:p>
      <w:pPr>
        <w:spacing w:line="276" w:lineRule="auto" w:before="0" w:after="120"/>
        <w:jc w:val="both"/>
      </w:pPr>
      <w:r>
        <w:rPr>
          <w:rFonts w:ascii="Times New Roman" w:hAnsi="Times New Roman"/>
          <w:b/>
          <w:color w:val="000000"/>
          <w:sz w:val="22"/>
        </w:rPr>
        <w:t>Quality Contact:</w:t>
      </w:r>
    </w:p>
    <w:p>
      <w:pPr>
        <w:spacing w:line="276" w:lineRule="auto" w:before="0" w:after="120"/>
        <w:ind w:left="432"/>
        <w:jc w:val="both"/>
      </w:pPr>
      <w:r>
        <w:rPr>
          <w:rFonts w:ascii="Times New Roman" w:hAnsi="Times New Roman"/>
          <w:color w:val="000000"/>
          <w:sz w:val="22"/>
        </w:rPr>
        <w:t>Dr. Lukas Eitner Head of Quality, Commercial Manufacturing Pinnacle PharmaSolutions GmbH Industriestraße 44 79576 Weil am Rhein, Germany</w:t>
      </w:r>
    </w:p>
    <w:p>
      <w:pPr>
        <w:spacing w:line="240" w:lineRule="auto" w:before="20" w:after="20"/>
        <w:ind w:left="432"/>
        <w:jc w:val="left"/>
      </w:pPr>
      <w:r>
        <w:rPr>
          <w:rFonts w:ascii="Times New Roman" w:hAnsi="Times New Roman"/>
          <w:color w:val="000000"/>
          <w:sz w:val="22"/>
        </w:rPr>
        <w:t xml:space="preserve">Email: l.eitner@</w:t>
      </w:r>
      <w:del w:id="6093" w:author="Ceritas Therapeutics (QA/Legal)" w:date="2025-04-21T09:00:00Z">
        <w:r>
          <w:rPr>
            <w:rFonts w:ascii="Times New Roman" w:hAnsi="Times New Roman"/>
            <w:color w:val="000000"/>
            <w:sz w:val="22"/>
          </w:rPr>
          <w:delText xml:space="preserve">pinnacle-pharma</w:delText>
        </w:r>
      </w:del>
      <w:ins w:id="6094" w:author="Ceritas Therapeutics (QA/Legal)" w:date="2025-04-21T09:00:00Z">
        <w:r>
          <w:rPr>
            <w:rFonts w:ascii="Times New Roman" w:hAnsi="Times New Roman"/>
            <w:color w:val="000000"/>
            <w:sz w:val="22"/>
          </w:rPr>
          <w:t xml:space="preserve">pinnaclepharm</w:t>
        </w:r>
      </w:ins>
      <w:r>
        <w:rPr>
          <w:rFonts w:ascii="Times New Roman" w:hAnsi="Times New Roman"/>
          <w:color w:val="000000"/>
          <w:sz w:val="22"/>
        </w:rPr>
        <w:t xml:space="preserve">.de</w:t>
      </w:r>
      <w:ins w:id="6095" w:author="Ceritas Therapeutics (QA/Legal)" w:date="2025-04-21T09:00:00Z">
        <w:r>
          <w:rPr>
            <w:rFonts w:ascii="Times New Roman" w:hAnsi="Times New Roman"/>
            <w:color w:val="000000"/>
            <w:sz w:val="22"/>
          </w:rPr>
          <w:t xml:space="preserve"> [Pinnacle to confirm: MSA Exhibit E lists l.eitner@pinnaclepharm.de; the April 7, 2025 transmittal lists lukas.eitner@pinnaclepharm.de]</w:t>
        </w:r>
      </w:ins>
    </w:p>
    <w:p>
      <w:pPr>
        <w:spacing w:line="240" w:lineRule="auto" w:before="20" w:after="20"/>
        <w:ind w:left="432"/>
        <w:jc w:val="left"/>
      </w:pPr>
      <w:r>
        <w:rPr>
          <w:rFonts w:ascii="Times New Roman" w:hAnsi="Times New Roman"/>
          <w:color w:val="000000"/>
          <w:sz w:val="22"/>
        </w:rPr>
        <w:t xml:space="preserve">Phone: +49 7621 </w:t>
      </w:r>
      <w:del w:id="6096" w:author="Ceritas Therapeutics (QA/Legal)" w:date="2025-04-21T09:00:00Z">
        <w:r>
          <w:rPr>
            <w:rFonts w:ascii="Times New Roman" w:hAnsi="Times New Roman"/>
            <w:color w:val="000000"/>
            <w:sz w:val="22"/>
          </w:rPr>
          <w:delText xml:space="preserve">XXX</w:delText>
        </w:r>
      </w:del>
      <w:ins w:id="6097" w:author="Ceritas Therapeutics (QA/Legal)" w:date="2025-04-21T09:00:00Z">
        <w:r>
          <w:rPr>
            <w:rFonts w:ascii="Times New Roman" w:hAnsi="Times New Roman"/>
            <w:color w:val="000000"/>
            <w:sz w:val="22"/>
          </w:rPr>
          <w:t xml:space="preserve">555</w:t>
        </w:r>
      </w:ins>
      <w:r>
        <w:rPr>
          <w:rFonts w:ascii="Times New Roman" w:hAnsi="Times New Roman"/>
          <w:color w:val="000000"/>
          <w:sz w:val="22"/>
        </w:rPr>
        <w:t xml:space="preserve">-</w:t>
      </w:r>
      <w:del w:id="6098" w:author="Ceritas Therapeutics (QA/Legal)" w:date="2025-04-21T09:00:00Z">
        <w:r>
          <w:rPr>
            <w:rFonts w:ascii="Times New Roman" w:hAnsi="Times New Roman"/>
            <w:color w:val="000000"/>
            <w:sz w:val="22"/>
          </w:rPr>
          <w:delText xml:space="preserve">XXX</w:delText>
        </w:r>
      </w:del>
      <w:ins w:id="6099" w:author="Ceritas Therapeutics (QA/Legal)" w:date="2025-04-21T09:00:00Z">
        <w:r>
          <w:rPr>
            <w:rFonts w:ascii="Times New Roman" w:hAnsi="Times New Roman"/>
            <w:color w:val="000000"/>
            <w:sz w:val="22"/>
          </w:rPr>
          <w:t xml:space="preserve">0234 [per MSA Exhibit E; Pinnacle to confirm, as the April 7, 2025 transmittal lists +49 7621 940-200]</w:t>
        </w:r>
      </w:ins>
    </w:p>
    <w:p>
      <w:pPr>
        <w:spacing w:line="276" w:lineRule="auto" w:before="0" w:after="120"/>
        <w:jc w:val="both"/>
      </w:pPr>
      <w:r>
        <w:rPr>
          <w:rFonts w:ascii="Times New Roman" w:hAnsi="Times New Roman"/>
          <w:b/>
          <w:color w:val="000000"/>
          <w:sz w:val="22"/>
        </w:rPr>
        <w:t>Qualified Persons:</w:t>
      </w:r>
    </w:p>
    <w:p>
      <w:pPr>
        <w:spacing w:line="276" w:lineRule="auto" w:before="0" w:after="120"/>
        <w:ind w:left="432"/>
        <w:jc w:val="both"/>
      </w:pPr>
      <w:r>
        <w:rPr>
          <w:rFonts w:ascii="Times New Roman" w:hAnsi="Times New Roman"/>
          <w:color w:val="000000"/>
          <w:sz w:val="22"/>
        </w:rPr>
        <w:t>Dr. Annika Voß (Primary QP) Pinnacle PharmaSolutions GmbH Industriestraße 44 79576 Weil am Rhein, Germany</w:t>
      </w:r>
    </w:p>
    <w:p>
      <w:pPr>
        <w:spacing w:line="240" w:lineRule="auto" w:before="20" w:after="20"/>
        <w:ind w:left="432"/>
        <w:jc w:val="left"/>
      </w:pPr>
      <w:r>
        <w:rPr>
          <w:rFonts w:ascii="Times New Roman" w:hAnsi="Times New Roman"/>
          <w:color w:val="000000"/>
          <w:sz w:val="22"/>
        </w:rPr>
        <w:t xml:space="preserve">Email: a.voss@</w:t>
      </w:r>
      <w:del w:id="6100" w:author="Ceritas Therapeutics (QA/Legal)" w:date="2025-04-21T09:00:00Z">
        <w:r>
          <w:rPr>
            <w:rFonts w:ascii="Times New Roman" w:hAnsi="Times New Roman"/>
            <w:color w:val="000000"/>
            <w:sz w:val="22"/>
          </w:rPr>
          <w:delText xml:space="preserve">pinnacle-pharma</w:delText>
        </w:r>
      </w:del>
      <w:ins w:id="6101" w:author="Ceritas Therapeutics (QA/Legal)" w:date="2025-04-21T09:00:00Z">
        <w:r>
          <w:rPr>
            <w:rFonts w:ascii="Times New Roman" w:hAnsi="Times New Roman"/>
            <w:color w:val="000000"/>
            <w:sz w:val="22"/>
          </w:rPr>
          <w:t xml:space="preserve">pinnaclepharm</w:t>
        </w:r>
      </w:ins>
      <w:r>
        <w:rPr>
          <w:rFonts w:ascii="Times New Roman" w:hAnsi="Times New Roman"/>
          <w:color w:val="000000"/>
          <w:sz w:val="22"/>
        </w:rPr>
        <w:t xml:space="preserve">.de</w:t>
      </w:r>
      <w:ins w:id="6102" w:author="Ceritas Therapeutics (QA/Legal)" w:date="2025-04-21T09:00:00Z">
        <w:r>
          <w:rPr>
            <w:rFonts w:ascii="Times New Roman" w:hAnsi="Times New Roman"/>
            <w:color w:val="000000"/>
            <w:sz w:val="22"/>
          </w:rPr>
          <w:t xml:space="preserve"> [Pinnacle to confirm domain]</w:t>
        </w:r>
      </w:ins>
    </w:p>
    <w:p>
      <w:pPr>
        <w:spacing w:line="276" w:lineRule="auto" w:before="0" w:after="120"/>
        <w:ind w:left="432"/>
        <w:jc w:val="both"/>
      </w:pPr>
      <w:r>
        <w:rPr>
          <w:rFonts w:ascii="Times New Roman" w:hAnsi="Times New Roman"/>
          <w:color w:val="000000"/>
          <w:sz w:val="22"/>
        </w:rPr>
        <w:t>Dr. Stefan Meier (Alternate QP) Pinnacle PharmaSolutions GmbH Industriestraße 44 79576 Weil am Rhein, Germany</w:t>
      </w:r>
    </w:p>
    <w:p>
      <w:pPr>
        <w:spacing w:line="240" w:lineRule="auto" w:before="20" w:after="20"/>
        <w:ind w:left="432"/>
        <w:jc w:val="left"/>
      </w:pPr>
      <w:r>
        <w:rPr>
          <w:rFonts w:ascii="Times New Roman" w:hAnsi="Times New Roman"/>
          <w:color w:val="000000"/>
          <w:sz w:val="22"/>
        </w:rPr>
        <w:t xml:space="preserve">Email: s.meier@</w:t>
      </w:r>
      <w:del w:id="6103" w:author="Ceritas Therapeutics (QA/Legal)" w:date="2025-04-21T09:00:00Z">
        <w:r>
          <w:rPr>
            <w:rFonts w:ascii="Times New Roman" w:hAnsi="Times New Roman"/>
            <w:color w:val="000000"/>
            <w:sz w:val="22"/>
          </w:rPr>
          <w:delText xml:space="preserve">pinnacle-pharma</w:delText>
        </w:r>
      </w:del>
      <w:ins w:id="6104" w:author="Ceritas Therapeutics (QA/Legal)" w:date="2025-04-21T09:00:00Z">
        <w:r>
          <w:rPr>
            <w:rFonts w:ascii="Times New Roman" w:hAnsi="Times New Roman"/>
            <w:color w:val="000000"/>
            <w:sz w:val="22"/>
          </w:rPr>
          <w:t xml:space="preserve">pinnaclepharm</w:t>
        </w:r>
      </w:ins>
      <w:r>
        <w:rPr>
          <w:rFonts w:ascii="Times New Roman" w:hAnsi="Times New Roman"/>
          <w:color w:val="000000"/>
          <w:sz w:val="22"/>
        </w:rPr>
        <w:t xml:space="preserve">.de</w:t>
      </w:r>
      <w:ins w:id="6105" w:author="Ceritas Therapeutics (QA/Legal)" w:date="2025-04-21T09:00:00Z">
        <w:r>
          <w:rPr>
            <w:rFonts w:ascii="Times New Roman" w:hAnsi="Times New Roman"/>
            <w:color w:val="000000"/>
            <w:sz w:val="22"/>
          </w:rPr>
          <w:t xml:space="preserve"> [Pinnacle to confirm domain]</w:t>
        </w:r>
      </w:ins>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Franziska Reinhardt General Counsel Pinnacle PharmaSolutions GmbH Industriestraße 44 79576 Weil am Rhein, Germany</w:t>
      </w:r>
    </w:p>
    <w:p>
      <w:pPr>
        <w:spacing w:line="240" w:lineRule="auto" w:before="20" w:after="20"/>
        <w:ind w:left="432"/>
        <w:jc w:val="left"/>
      </w:pPr>
      <w:r>
        <w:rPr>
          <w:rFonts w:ascii="Times New Roman" w:hAnsi="Times New Roman"/>
          <w:color w:val="000000"/>
          <w:sz w:val="22"/>
        </w:rPr>
        <w:t xml:space="preserve">Email: f.reinhardt@</w:t>
      </w:r>
      <w:del w:id="6106" w:author="Ceritas Therapeutics (QA/Legal)" w:date="2025-04-21T09:00:00Z">
        <w:r>
          <w:rPr>
            <w:rFonts w:ascii="Times New Roman" w:hAnsi="Times New Roman"/>
            <w:color w:val="000000"/>
            <w:sz w:val="22"/>
          </w:rPr>
          <w:delText xml:space="preserve">pinnacle-pharma</w:delText>
        </w:r>
      </w:del>
      <w:ins w:id="6107" w:author="Ceritas Therapeutics (QA/Legal)" w:date="2025-04-21T09:00:00Z">
        <w:r>
          <w:rPr>
            <w:rFonts w:ascii="Times New Roman" w:hAnsi="Times New Roman"/>
            <w:color w:val="000000"/>
            <w:sz w:val="22"/>
          </w:rPr>
          <w:t xml:space="preserve">pinnaclepharm</w:t>
        </w:r>
      </w:ins>
      <w:r>
        <w:rPr>
          <w:rFonts w:ascii="Times New Roman" w:hAnsi="Times New Roman"/>
          <w:color w:val="000000"/>
          <w:sz w:val="22"/>
        </w:rPr>
        <w:t xml:space="preserve">.de</w:t>
      </w:r>
    </w:p>
    <w:p>
      <w:pPr>
        <w:spacing w:line="240" w:lineRule="auto" w:before="20" w:after="20"/>
        <w:ind w:left="432"/>
        <w:jc w:val="left"/>
      </w:pPr>
      <w:r>
        <w:rPr>
          <w:rFonts w:ascii="Times New Roman" w:hAnsi="Times New Roman"/>
          <w:color w:val="000000"/>
          <w:sz w:val="22"/>
        </w:rPr>
        <w:t xml:space="preserve">Phone: +49 7621 </w:t>
      </w:r>
      <w:del w:id="6108" w:author="Ceritas Therapeutics (QA/Legal)" w:date="2025-04-21T09:00:00Z">
        <w:r>
          <w:rPr>
            <w:rFonts w:ascii="Times New Roman" w:hAnsi="Times New Roman"/>
            <w:color w:val="000000"/>
            <w:sz w:val="22"/>
          </w:rPr>
          <w:delText xml:space="preserve">XXX</w:delText>
        </w:r>
      </w:del>
      <w:ins w:id="6109" w:author="Ceritas Therapeutics (QA/Legal)" w:date="2025-04-21T09:00:00Z">
        <w:r>
          <w:rPr>
            <w:rFonts w:ascii="Times New Roman" w:hAnsi="Times New Roman"/>
            <w:color w:val="000000"/>
            <w:sz w:val="22"/>
          </w:rPr>
          <w:t xml:space="preserve">555</w:t>
        </w:r>
      </w:ins>
      <w:r>
        <w:rPr>
          <w:rFonts w:ascii="Times New Roman" w:hAnsi="Times New Roman"/>
          <w:color w:val="000000"/>
          <w:sz w:val="22"/>
        </w:rPr>
        <w:t xml:space="preserve">-</w:t>
      </w:r>
      <w:del w:id="6110" w:author="Ceritas Therapeutics (QA/Legal)" w:date="2025-04-21T09:00:00Z">
        <w:r>
          <w:rPr>
            <w:rFonts w:ascii="Times New Roman" w:hAnsi="Times New Roman"/>
            <w:color w:val="000000"/>
            <w:sz w:val="22"/>
          </w:rPr>
          <w:delText xml:space="preserve">XXX</w:delText>
        </w:r>
      </w:del>
      <w:ins w:id="6111" w:author="Ceritas Therapeutics (QA/Legal)" w:date="2025-04-21T09:00:00Z">
        <w:r>
          <w:rPr>
            <w:rFonts w:ascii="Times New Roman" w:hAnsi="Times New Roman"/>
            <w:color w:val="000000"/>
            <w:sz w:val="22"/>
          </w:rPr>
          <w:t xml:space="preserve">0100</w:t>
        </w:r>
      </w:ins>
    </w:p>
    <w:p>
      <w:pPr>
        <w:spacing w:line="276" w:lineRule="auto" w:before="0" w:after="120"/>
        <w:jc w:val="both"/>
      </w:pPr>
      <w:r>
        <w:rPr>
          <w:rFonts w:ascii="Times New Roman" w:hAnsi="Times New Roman"/>
          <w:b/>
          <w:color w:val="000000"/>
          <w:sz w:val="22"/>
        </w:rPr>
        <w:t>U.S. Contact:</w:t>
      </w:r>
    </w:p>
    <w:p>
      <w:pPr>
        <w:spacing w:line="276" w:lineRule="auto" w:before="0" w:after="120"/>
        <w:ind w:left="432"/>
        <w:jc w:val="both"/>
      </w:pPr>
      <w:r>
        <w:rPr>
          <w:rFonts w:ascii="Times New Roman" w:hAnsi="Times New Roman"/>
          <w:color w:val="000000"/>
          <w:sz w:val="22"/>
        </w:rPr>
        <w:t>Pinnacle PharmaSolutions US, LLC 200 Harborside Financial Center, Suite 600 Jersey City, NJ 07311 United States</w:t>
      </w:r>
    </w:p>
    <w:p>
      <w:pPr>
        <w:spacing w:line="240" w:lineRule="auto" w:before="20" w:after="20"/>
        <w:ind w:left="432"/>
        <w:jc w:val="left"/>
      </w:pPr>
      <w:r>
        <w:rPr>
          <w:rFonts w:ascii="Times New Roman" w:hAnsi="Times New Roman"/>
          <w:color w:val="000000"/>
          <w:sz w:val="22"/>
        </w:rPr>
        <w:t xml:space="preserve">Email: us-quality@</w:t>
      </w:r>
      <w:del w:id="6112" w:author="Ceritas Therapeutics (QA/Legal)" w:date="2025-04-21T09:00:00Z">
        <w:r>
          <w:rPr>
            <w:rFonts w:ascii="Times New Roman" w:hAnsi="Times New Roman"/>
            <w:color w:val="000000"/>
            <w:sz w:val="22"/>
          </w:rPr>
          <w:delText xml:space="preserve">pinnacle-pharma</w:delText>
        </w:r>
      </w:del>
      <w:ins w:id="6113" w:author="Ceritas Therapeutics (QA/Legal)" w:date="2025-04-21T09:00:00Z">
        <w:r>
          <w:rPr>
            <w:rFonts w:ascii="Times New Roman" w:hAnsi="Times New Roman"/>
            <w:color w:val="000000"/>
            <w:sz w:val="22"/>
          </w:rPr>
          <w:t xml:space="preserve">pinnaclepharm</w:t>
        </w:r>
      </w:ins>
      <w:r>
        <w:rPr>
          <w:rFonts w:ascii="Times New Roman" w:hAnsi="Times New Roman"/>
          <w:color w:val="000000"/>
          <w:sz w:val="22"/>
        </w:rPr>
        <w:t xml:space="preserve">.com</w:t>
      </w:r>
      <w:ins w:id="6114" w:author="Ceritas Therapeutics (QA/Legal)" w:date="2025-04-21T09:00:00Z">
        <w:r>
          <w:rPr>
            <w:rFonts w:ascii="Times New Roman" w:hAnsi="Times New Roman"/>
            <w:color w:val="000000"/>
            <w:sz w:val="22"/>
          </w:rPr>
          <w:t xml:space="preserve"> [Pinnacle to confirm; MSA Section 16.1 uses the pinnaclepharm.com domain]</w:t>
        </w:r>
      </w:ins>
    </w:p>
    <w:p>
      <w:pPr>
        <w:spacing w:line="240" w:lineRule="auto" w:before="20" w:after="20"/>
        <w:ind w:left="432"/>
        <w:jc w:val="left"/>
      </w:pPr>
      <w:r>
        <w:rPr>
          <w:rFonts w:ascii="Times New Roman" w:hAnsi="Times New Roman"/>
          <w:color w:val="000000"/>
          <w:sz w:val="22"/>
        </w:rPr>
        <w:t xml:space="preserve">Phone: </w:t>
      </w:r>
      <w:del w:id="6115" w:author="Ceritas Therapeutics (QA/Legal)" w:date="2025-04-21T09:00:00Z">
        <w:r>
          <w:rPr>
            <w:rFonts w:ascii="Times New Roman" w:hAnsi="Times New Roman"/>
            <w:color w:val="000000"/>
            <w:sz w:val="22"/>
          </w:rPr>
          <w:delText xml:space="preserve">+1</w:delText>
        </w:r>
      </w:del>
      <w:ins w:id="6116" w:author="Ceritas Therapeutics (QA/Legal)" w:date="2025-04-21T09:00:00Z">
        <w:r>
          <w:rPr>
            <w:rFonts w:ascii="Times New Roman" w:hAnsi="Times New Roman"/>
            <w:color w:val="000000"/>
            <w:sz w:val="22"/>
          </w:rPr>
          <w:t xml:space="preserve">[Pinnacle</w:t>
        </w:r>
      </w:ins>
      <w:r>
        <w:rPr>
          <w:rFonts w:ascii="Times New Roman" w:hAnsi="Times New Roman"/>
          <w:color w:val="000000"/>
          <w:sz w:val="22"/>
        </w:rPr>
        <w:t xml:space="preserve"> </w:t>
      </w:r>
      <w:del w:id="6117" w:author="Ceritas Therapeutics (QA/Legal)" w:date="2025-04-21T09:00:00Z">
        <w:r>
          <w:rPr>
            <w:rFonts w:ascii="Times New Roman" w:hAnsi="Times New Roman"/>
            <w:color w:val="000000"/>
            <w:sz w:val="22"/>
          </w:rPr>
          <w:delText xml:space="preserve">(201)</w:delText>
        </w:r>
      </w:del>
      <w:ins w:id="6118" w:author="Ceritas Therapeutics (QA/Legal)" w:date="2025-04-21T09:00:00Z">
        <w:r>
          <w:rPr>
            <w:rFonts w:ascii="Times New Roman" w:hAnsi="Times New Roman"/>
            <w:color w:val="000000"/>
            <w:sz w:val="22"/>
          </w:rPr>
          <w:t xml:space="preserve">to</w:t>
        </w:r>
      </w:ins>
      <w:r>
        <w:rPr>
          <w:rFonts w:ascii="Times New Roman" w:hAnsi="Times New Roman"/>
          <w:color w:val="000000"/>
          <w:sz w:val="22"/>
        </w:rPr>
        <w:t xml:space="preserve"> </w:t>
      </w:r>
      <w:del w:id="6119" w:author="Ceritas Therapeutics (QA/Legal)" w:date="2025-04-21T09:00:00Z">
        <w:r>
          <w:rPr>
            <w:rFonts w:ascii="Times New Roman" w:hAnsi="Times New Roman"/>
            <w:color w:val="000000"/>
            <w:sz w:val="22"/>
          </w:rPr>
          <w:delText xml:space="preserve">XXX-XXXX</w:delText>
        </w:r>
      </w:del>
      <w:ins w:id="6120" w:author="Ceritas Therapeutics (QA/Legal)" w:date="2025-04-21T09:00:00Z">
        <w:r>
          <w:rPr>
            <w:rFonts w:ascii="Times New Roman" w:hAnsi="Times New Roman"/>
            <w:color w:val="000000"/>
            <w:sz w:val="22"/>
          </w:rPr>
          <w:t xml:space="preserve">complete prior to execution]</w:t>
        </w:r>
      </w:ins>
    </w:p>
    <w:p>
      <w:pPr>
        <w:keepNext/>
        <w:spacing w:line="276" w:lineRule="auto" w:before="200" w:after="80"/>
        <w:ind w:left="0"/>
      </w:pPr>
      <w:r>
        <w:rPr>
          <w:rFonts w:ascii="Times New Roman" w:hAnsi="Times New Roman"/>
          <w:b/>
          <w:color w:val="000000"/>
          <w:sz w:val="22"/>
        </w:rPr>
        <w:t>Ceritas Therapeutics, Inc.</w:t>
      </w:r>
    </w:p>
    <w:p>
      <w:pPr>
        <w:spacing w:line="276" w:lineRule="auto" w:before="0" w:after="120"/>
        <w:jc w:val="both"/>
      </w:pPr>
      <w:r>
        <w:rPr>
          <w:rFonts w:ascii="Times New Roman" w:hAnsi="Times New Roman"/>
          <w:b/>
          <w:color w:val="000000"/>
          <w:sz w:val="22"/>
        </w:rPr>
        <w:t>Quality Contact:</w:t>
      </w:r>
    </w:p>
    <w:p>
      <w:pPr>
        <w:spacing w:line="276" w:lineRule="auto" w:before="0" w:after="120"/>
        <w:ind w:left="432"/>
        <w:jc w:val="both"/>
      </w:pPr>
      <w:del w:id="6121" w:author="Ceritas Therapeutics (QA/Legal)" w:date="2025-04-21T09:00:00Z">
        <w:r>
          <w:rPr>
            <w:rFonts w:ascii="Times New Roman" w:hAnsi="Times New Roman"/>
            <w:color w:val="000000"/>
            <w:sz w:val="22"/>
          </w:rPr>
          <w:delText xml:space="preserve">[To</w:delText>
        </w:r>
      </w:del>
      <w:ins w:id="6122" w:author="Ceritas Therapeutics (QA/Legal)" w:date="2025-04-21T09:00:00Z">
        <w:r>
          <w:rPr>
            <w:rFonts w:ascii="Times New Roman" w:hAnsi="Times New Roman"/>
            <w:color w:val="000000"/>
            <w:sz w:val="22"/>
          </w:rPr>
          <w:t xml:space="preserve">Dr.</w:t>
        </w:r>
      </w:ins>
      <w:r>
        <w:rPr>
          <w:rFonts w:ascii="Times New Roman" w:hAnsi="Times New Roman"/>
          <w:color w:val="000000"/>
          <w:sz w:val="22"/>
        </w:rPr>
        <w:t xml:space="preserve"> </w:t>
      </w:r>
      <w:del w:id="6123" w:author="Ceritas Therapeutics (QA/Legal)" w:date="2025-04-21T09:00:00Z">
        <w:r>
          <w:rPr>
            <w:rFonts w:ascii="Times New Roman" w:hAnsi="Times New Roman"/>
            <w:color w:val="000000"/>
            <w:sz w:val="22"/>
          </w:rPr>
          <w:delText xml:space="preserve">be</w:delText>
        </w:r>
      </w:del>
      <w:ins w:id="6124" w:author="Ceritas Therapeutics (QA/Legal)" w:date="2025-04-21T09:00:00Z">
        <w:r>
          <w:rPr>
            <w:rFonts w:ascii="Times New Roman" w:hAnsi="Times New Roman"/>
            <w:color w:val="000000"/>
            <w:sz w:val="22"/>
          </w:rPr>
          <w:t xml:space="preserve">Mariel</w:t>
        </w:r>
      </w:ins>
      <w:r>
        <w:rPr>
          <w:rFonts w:ascii="Times New Roman" w:hAnsi="Times New Roman"/>
          <w:color w:val="000000"/>
          <w:sz w:val="22"/>
        </w:rPr>
        <w:t xml:space="preserve"> </w:t>
      </w:r>
      <w:del w:id="6125" w:author="Ceritas Therapeutics (QA/Legal)" w:date="2025-04-21T09:00:00Z">
        <w:r>
          <w:rPr>
            <w:rFonts w:ascii="Times New Roman" w:hAnsi="Times New Roman"/>
            <w:color w:val="000000"/>
            <w:sz w:val="22"/>
          </w:rPr>
          <w:delText xml:space="preserve">designated</w:delText>
        </w:r>
      </w:del>
      <w:ins w:id="6126" w:author="Ceritas Therapeutics (QA/Legal)" w:date="2025-04-21T09:00:00Z">
        <w:r>
          <w:rPr>
            <w:rFonts w:ascii="Times New Roman" w:hAnsi="Times New Roman"/>
            <w:color w:val="000000"/>
            <w:sz w:val="22"/>
          </w:rPr>
          <w:t xml:space="preserve">Castaño-Webb,</w:t>
        </w:r>
      </w:ins>
      <w:r>
        <w:rPr>
          <w:rFonts w:ascii="Times New Roman" w:hAnsi="Times New Roman"/>
          <w:color w:val="000000"/>
          <w:sz w:val="22"/>
        </w:rPr>
        <w:t xml:space="preserve"> </w:t>
      </w:r>
      <w:del w:id="6127" w:author="Ceritas Therapeutics (QA/Legal)" w:date="2025-04-21T09:00:00Z">
        <w:r>
          <w:rPr>
            <w:rFonts w:ascii="Times New Roman" w:hAnsi="Times New Roman"/>
            <w:color w:val="000000"/>
            <w:sz w:val="22"/>
          </w:rPr>
          <w:delText xml:space="preserve">by</w:delText>
        </w:r>
      </w:del>
      <w:ins w:id="6128" w:author="Ceritas Therapeutics (QA/Legal)" w:date="2025-04-21T09:00:00Z">
        <w:r>
          <w:rPr>
            <w:rFonts w:ascii="Times New Roman" w:hAnsi="Times New Roman"/>
            <w:color w:val="000000"/>
            <w:sz w:val="22"/>
          </w:rPr>
          <w:t xml:space="preserve">Vice</w:t>
        </w:r>
      </w:ins>
      <w:r>
        <w:rPr>
          <w:rFonts w:ascii="Times New Roman" w:hAnsi="Times New Roman"/>
          <w:color w:val="000000"/>
          <w:sz w:val="22"/>
        </w:rPr>
        <w:t xml:space="preserve"> </w:t>
      </w:r>
      <w:del w:id="6129" w:author="Ceritas Therapeutics (QA/Legal)" w:date="2025-04-21T09:00:00Z">
        <w:r>
          <w:rPr>
            <w:rFonts w:ascii="Times New Roman" w:hAnsi="Times New Roman"/>
            <w:color w:val="000000"/>
            <w:sz w:val="22"/>
          </w:rPr>
          <w:delText xml:space="preserve">Ceritas]</w:delText>
        </w:r>
      </w:del>
      <w:ins w:id="6130" w:author="Ceritas Therapeutics (QA/Legal)" w:date="2025-04-21T09:00:00Z">
        <w:r>
          <w:rPr>
            <w:rFonts w:ascii="Times New Roman" w:hAnsi="Times New Roman"/>
            <w:color w:val="000000"/>
            <w:sz w:val="22"/>
          </w:rPr>
          <w:t xml:space="preserve">President,</w:t>
        </w:r>
      </w:ins>
      <w:r>
        <w:rPr>
          <w:rFonts w:ascii="Times New Roman" w:hAnsi="Times New Roman"/>
          <w:color w:val="000000"/>
          <w:sz w:val="22"/>
        </w:rPr>
        <w:t xml:space="preserve"> </w:t>
      </w:r>
      <w:del w:id="6131" w:author="Ceritas Therapeutics (QA/Legal)" w:date="2025-04-21T09:00:00Z">
        <w:r>
          <w:rPr>
            <w:rFonts w:ascii="Times New Roman" w:hAnsi="Times New Roman"/>
            <w:color w:val="000000"/>
            <w:sz w:val="22"/>
          </w:rPr>
          <w:delText xml:space="preserve">[Name]</w:delText>
        </w:r>
      </w:del>
      <w:ins w:id="6132" w:author="Ceritas Therapeutics (QA/Legal)" w:date="2025-04-21T09:00:00Z">
        <w:r>
          <w:rPr>
            <w:rFonts w:ascii="Times New Roman" w:hAnsi="Times New Roman"/>
            <w:color w:val="000000"/>
            <w:sz w:val="22"/>
          </w:rPr>
          <w:t xml:space="preserve">Quality</w:t>
        </w:r>
      </w:ins>
      <w:r>
        <w:rPr>
          <w:rFonts w:ascii="Times New Roman" w:hAnsi="Times New Roman"/>
          <w:color w:val="000000"/>
          <w:sz w:val="22"/>
        </w:rPr>
        <w:t xml:space="preserve"> </w:t>
      </w:r>
      <w:del w:id="6133" w:author="Ceritas Therapeutics (QA/Legal)" w:date="2025-04-21T09:00:00Z">
        <w:r>
          <w:rPr>
            <w:rFonts w:ascii="Times New Roman" w:hAnsi="Times New Roman"/>
            <w:color w:val="000000"/>
            <w:sz w:val="22"/>
          </w:rPr>
          <w:delText xml:space="preserve">[Title]</w:delText>
        </w:r>
      </w:del>
      <w:ins w:id="6134" w:author="Ceritas Therapeutics (QA/Legal)" w:date="2025-04-21T09:00:00Z">
        <w:r>
          <w:rPr>
            <w:rFonts w:ascii="Times New Roman" w:hAnsi="Times New Roman"/>
            <w:color w:val="000000"/>
            <w:sz w:val="22"/>
          </w:rPr>
          <w:t xml:space="preserve">Assurance,</w:t>
        </w:r>
      </w:ins>
      <w:r>
        <w:rPr>
          <w:rFonts w:ascii="Times New Roman" w:hAnsi="Times New Roman"/>
          <w:color w:val="000000"/>
          <w:sz w:val="22"/>
        </w:rPr>
        <w:t xml:space="preserve"> Ceritas Therapeutics, Inc. 400 Concord Avenue, Suite 1200 Cambridge, MA 02138 United States</w:t>
      </w:r>
    </w:p>
    <w:p>
      <w:pPr>
        <w:spacing w:line="240" w:lineRule="auto" w:before="20" w:after="20"/>
        <w:ind w:left="432"/>
        <w:jc w:val="left"/>
      </w:pPr>
      <w:r>
        <w:rPr>
          <w:rFonts w:ascii="Times New Roman" w:hAnsi="Times New Roman"/>
          <w:color w:val="000000"/>
          <w:sz w:val="22"/>
        </w:rPr>
        <w:t xml:space="preserve">Email: </w:t>
      </w:r>
      <w:del w:id="6135" w:author="Ceritas Therapeutics (QA/Legal)" w:date="2025-04-21T09:00:00Z">
        <w:r>
          <w:rPr>
            <w:rFonts w:ascii="Times New Roman" w:hAnsi="Times New Roman"/>
            <w:color w:val="000000"/>
            <w:sz w:val="22"/>
          </w:rPr>
          <w:delText xml:space="preserve">[To be designated]</w:delText>
        </w:r>
      </w:del>
      <w:ins w:id="6136" w:author="Ceritas Therapeutics (QA/Legal)" w:date="2025-04-21T09:00:00Z">
        <w:r>
          <w:rPr>
            <w:rFonts w:ascii="Times New Roman" w:hAnsi="Times New Roman"/>
            <w:color w:val="000000"/>
            <w:sz w:val="22"/>
          </w:rPr>
          <w:t xml:space="preserve">m.castano-webb@ceritastx.com</w:t>
        </w:r>
      </w:ins>
    </w:p>
    <w:p>
      <w:pPr>
        <w:spacing w:line="240" w:lineRule="auto" w:before="20" w:after="20"/>
        <w:ind w:left="432"/>
        <w:jc w:val="left"/>
      </w:pPr>
      <w:r>
        <w:rPr>
          <w:rFonts w:ascii="Times New Roman" w:hAnsi="Times New Roman"/>
          <w:color w:val="000000"/>
          <w:sz w:val="22"/>
        </w:rPr>
        <w:t xml:space="preserve">Phone: </w:t>
      </w:r>
      <w:del w:id="6137" w:author="Ceritas Therapeutics (QA/Legal)" w:date="2025-04-21T09:00:00Z">
        <w:r>
          <w:rPr>
            <w:rFonts w:ascii="Times New Roman" w:hAnsi="Times New Roman"/>
            <w:color w:val="000000"/>
            <w:sz w:val="22"/>
          </w:rPr>
          <w:delText xml:space="preserve">[To</w:delText>
        </w:r>
      </w:del>
      <w:ins w:id="6138" w:author="Ceritas Therapeutics (QA/Legal)" w:date="2025-04-21T09:00:00Z">
        <w:r>
          <w:rPr>
            <w:rFonts w:ascii="Times New Roman" w:hAnsi="Times New Roman"/>
            <w:color w:val="000000"/>
            <w:sz w:val="22"/>
          </w:rPr>
          <w:t xml:space="preserve">+1</w:t>
        </w:r>
      </w:ins>
      <w:r>
        <w:rPr>
          <w:rFonts w:ascii="Times New Roman" w:hAnsi="Times New Roman"/>
          <w:color w:val="000000"/>
          <w:sz w:val="22"/>
        </w:rPr>
        <w:t xml:space="preserve"> </w:t>
      </w:r>
      <w:del w:id="6139" w:author="Ceritas Therapeutics (QA/Legal)" w:date="2025-04-21T09:00:00Z">
        <w:r>
          <w:rPr>
            <w:rFonts w:ascii="Times New Roman" w:hAnsi="Times New Roman"/>
            <w:color w:val="000000"/>
            <w:sz w:val="22"/>
          </w:rPr>
          <w:delText xml:space="preserve">be</w:delText>
        </w:r>
      </w:del>
      <w:ins w:id="6140" w:author="Ceritas Therapeutics (QA/Legal)" w:date="2025-04-21T09:00:00Z">
        <w:r>
          <w:rPr>
            <w:rFonts w:ascii="Times New Roman" w:hAnsi="Times New Roman"/>
            <w:color w:val="000000"/>
            <w:sz w:val="22"/>
          </w:rPr>
          <w:t xml:space="preserve">(617)</w:t>
        </w:r>
      </w:ins>
      <w:r>
        <w:rPr>
          <w:rFonts w:ascii="Times New Roman" w:hAnsi="Times New Roman"/>
          <w:color w:val="000000"/>
          <w:sz w:val="22"/>
        </w:rPr>
        <w:t xml:space="preserve"> </w:t>
      </w:r>
      <w:del w:id="6141" w:author="Ceritas Therapeutics (QA/Legal)" w:date="2025-04-21T09:00:00Z">
        <w:r>
          <w:rPr>
            <w:rFonts w:ascii="Times New Roman" w:hAnsi="Times New Roman"/>
            <w:color w:val="000000"/>
            <w:sz w:val="22"/>
          </w:rPr>
          <w:delText xml:space="preserve">designated]</w:delText>
        </w:r>
      </w:del>
      <w:ins w:id="6142" w:author="Ceritas Therapeutics (QA/Legal)" w:date="2025-04-21T09:00:00Z">
        <w:r>
          <w:rPr>
            <w:rFonts w:ascii="Times New Roman" w:hAnsi="Times New Roman"/>
            <w:color w:val="000000"/>
            <w:sz w:val="22"/>
          </w:rPr>
          <w:t xml:space="preserve">555-0142</w:t>
        </w:r>
      </w:ins>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del w:id="6143" w:author="Ceritas Therapeutics (QA/Legal)" w:date="2025-04-21T09:00:00Z">
        <w:r>
          <w:rPr>
            <w:rFonts w:ascii="Times New Roman" w:hAnsi="Times New Roman"/>
            <w:color w:val="000000"/>
            <w:sz w:val="22"/>
          </w:rPr>
          <w:delText xml:space="preserve">[To</w:delText>
        </w:r>
      </w:del>
      <w:ins w:id="6144" w:author="Ceritas Therapeutics (QA/Legal)" w:date="2025-04-21T09:00:00Z">
        <w:r>
          <w:rPr>
            <w:rFonts w:ascii="Times New Roman" w:hAnsi="Times New Roman"/>
            <w:color w:val="000000"/>
            <w:sz w:val="22"/>
          </w:rPr>
          <w:t xml:space="preserve">Jonathan</w:t>
        </w:r>
      </w:ins>
      <w:r>
        <w:rPr>
          <w:rFonts w:ascii="Times New Roman" w:hAnsi="Times New Roman"/>
          <w:color w:val="000000"/>
          <w:sz w:val="22"/>
        </w:rPr>
        <w:t xml:space="preserve"> </w:t>
      </w:r>
      <w:del w:id="6145" w:author="Ceritas Therapeutics (QA/Legal)" w:date="2025-04-21T09:00:00Z">
        <w:r>
          <w:rPr>
            <w:rFonts w:ascii="Times New Roman" w:hAnsi="Times New Roman"/>
            <w:color w:val="000000"/>
            <w:sz w:val="22"/>
          </w:rPr>
          <w:delText xml:space="preserve">be</w:delText>
        </w:r>
      </w:del>
      <w:ins w:id="6146" w:author="Ceritas Therapeutics (QA/Legal)" w:date="2025-04-21T09:00:00Z">
        <w:r>
          <w:rPr>
            <w:rFonts w:ascii="Times New Roman" w:hAnsi="Times New Roman"/>
            <w:color w:val="000000"/>
            <w:sz w:val="22"/>
          </w:rPr>
          <w:t xml:space="preserve">R.</w:t>
        </w:r>
      </w:ins>
      <w:r>
        <w:rPr>
          <w:rFonts w:ascii="Times New Roman" w:hAnsi="Times New Roman"/>
          <w:color w:val="000000"/>
          <w:sz w:val="22"/>
        </w:rPr>
        <w:t xml:space="preserve"> </w:t>
      </w:r>
      <w:del w:id="6147" w:author="Ceritas Therapeutics (QA/Legal)" w:date="2025-04-21T09:00:00Z">
        <w:r>
          <w:rPr>
            <w:rFonts w:ascii="Times New Roman" w:hAnsi="Times New Roman"/>
            <w:color w:val="000000"/>
            <w:sz w:val="22"/>
          </w:rPr>
          <w:delText xml:space="preserve">designated</w:delText>
        </w:r>
      </w:del>
      <w:ins w:id="6148" w:author="Ceritas Therapeutics (QA/Legal)" w:date="2025-04-21T09:00:00Z">
        <w:r>
          <w:rPr>
            <w:rFonts w:ascii="Times New Roman" w:hAnsi="Times New Roman"/>
            <w:color w:val="000000"/>
            <w:sz w:val="22"/>
          </w:rPr>
          <w:t xml:space="preserve">Hadley,</w:t>
        </w:r>
      </w:ins>
      <w:r>
        <w:rPr>
          <w:rFonts w:ascii="Times New Roman" w:hAnsi="Times New Roman"/>
          <w:color w:val="000000"/>
          <w:sz w:val="22"/>
        </w:rPr>
        <w:t xml:space="preserve"> </w:t>
      </w:r>
      <w:del w:id="6149" w:author="Ceritas Therapeutics (QA/Legal)" w:date="2025-04-21T09:00:00Z">
        <w:r>
          <w:rPr>
            <w:rFonts w:ascii="Times New Roman" w:hAnsi="Times New Roman"/>
            <w:color w:val="000000"/>
            <w:sz w:val="22"/>
          </w:rPr>
          <w:delText xml:space="preserve">by</w:delText>
        </w:r>
      </w:del>
      <w:ins w:id="6150" w:author="Ceritas Therapeutics (QA/Legal)" w:date="2025-04-21T09:00:00Z">
        <w:r>
          <w:rPr>
            <w:rFonts w:ascii="Times New Roman" w:hAnsi="Times New Roman"/>
            <w:color w:val="000000"/>
            <w:sz w:val="22"/>
          </w:rPr>
          <w:t xml:space="preserve">Associate</w:t>
        </w:r>
      </w:ins>
      <w:r>
        <w:rPr>
          <w:rFonts w:ascii="Times New Roman" w:hAnsi="Times New Roman"/>
          <w:color w:val="000000"/>
          <w:sz w:val="22"/>
        </w:rPr>
        <w:t xml:space="preserve"> </w:t>
      </w:r>
      <w:del w:id="6151" w:author="Ceritas Therapeutics (QA/Legal)" w:date="2025-04-21T09:00:00Z">
        <w:r>
          <w:rPr>
            <w:rFonts w:ascii="Times New Roman" w:hAnsi="Times New Roman"/>
            <w:color w:val="000000"/>
            <w:sz w:val="22"/>
          </w:rPr>
          <w:delText xml:space="preserve">Ceritas]</w:delText>
        </w:r>
      </w:del>
      <w:ins w:id="6152" w:author="Ceritas Therapeutics (QA/Legal)" w:date="2025-04-21T09:00:00Z">
        <w:r>
          <w:rPr>
            <w:rFonts w:ascii="Times New Roman" w:hAnsi="Times New Roman"/>
            <w:color w:val="000000"/>
            <w:sz w:val="22"/>
          </w:rPr>
          <w:t xml:space="preserve">General</w:t>
        </w:r>
      </w:ins>
      <w:r>
        <w:rPr>
          <w:rFonts w:ascii="Times New Roman" w:hAnsi="Times New Roman"/>
          <w:color w:val="000000"/>
          <w:sz w:val="22"/>
        </w:rPr>
        <w:t xml:space="preserve"> </w:t>
      </w:r>
      <w:del w:id="6153" w:author="Ceritas Therapeutics (QA/Legal)" w:date="2025-04-21T09:00:00Z">
        <w:r>
          <w:rPr>
            <w:rFonts w:ascii="Times New Roman" w:hAnsi="Times New Roman"/>
            <w:color w:val="000000"/>
            <w:sz w:val="22"/>
          </w:rPr>
          <w:delText xml:space="preserve">[Name]</w:delText>
        </w:r>
      </w:del>
      <w:ins w:id="6154" w:author="Ceritas Therapeutics (QA/Legal)" w:date="2025-04-21T09:00:00Z">
        <w:r>
          <w:rPr>
            <w:rFonts w:ascii="Times New Roman" w:hAnsi="Times New Roman"/>
            <w:color w:val="000000"/>
            <w:sz w:val="22"/>
          </w:rPr>
          <w:t xml:space="preserve">Counsel,</w:t>
        </w:r>
      </w:ins>
      <w:r>
        <w:rPr>
          <w:rFonts w:ascii="Times New Roman" w:hAnsi="Times New Roman"/>
          <w:color w:val="000000"/>
          <w:sz w:val="22"/>
        </w:rPr>
        <w:t xml:space="preserve"> </w:t>
      </w:r>
      <w:del w:id="6155" w:author="Ceritas Therapeutics (QA/Legal)" w:date="2025-04-21T09:00:00Z">
        <w:r>
          <w:rPr>
            <w:rFonts w:ascii="Times New Roman" w:hAnsi="Times New Roman"/>
            <w:color w:val="000000"/>
            <w:sz w:val="22"/>
          </w:rPr>
          <w:delText xml:space="preserve">[Title]</w:delText>
        </w:r>
      </w:del>
      <w:ins w:id="6156" w:author="Ceritas Therapeutics (QA/Legal)" w:date="2025-04-21T09:00:00Z">
        <w:r>
          <w:rPr>
            <w:rFonts w:ascii="Times New Roman" w:hAnsi="Times New Roman"/>
            <w:color w:val="000000"/>
            <w:sz w:val="22"/>
          </w:rPr>
          <w:t xml:space="preserve">Commercial Transactions,</w:t>
        </w:r>
      </w:ins>
      <w:r>
        <w:rPr>
          <w:rFonts w:ascii="Times New Roman" w:hAnsi="Times New Roman"/>
          <w:color w:val="000000"/>
          <w:sz w:val="22"/>
        </w:rPr>
        <w:t xml:space="preserve"> Ceritas Therapeutics, Inc. 400 Concord Avenue, Suite 1200 Cambridge, MA 02138 United States</w:t>
      </w:r>
    </w:p>
    <w:p>
      <w:pPr>
        <w:spacing w:line="240" w:lineRule="auto" w:before="20" w:after="20"/>
        <w:ind w:left="432"/>
        <w:jc w:val="left"/>
      </w:pPr>
      <w:r>
        <w:rPr>
          <w:rFonts w:ascii="Times New Roman" w:hAnsi="Times New Roman"/>
          <w:color w:val="000000"/>
          <w:sz w:val="22"/>
        </w:rPr>
        <w:t xml:space="preserve">Email: </w:t>
      </w:r>
      <w:del w:id="6157" w:author="Ceritas Therapeutics (QA/Legal)" w:date="2025-04-21T09:00:00Z">
        <w:r>
          <w:rPr>
            <w:rFonts w:ascii="Times New Roman" w:hAnsi="Times New Roman"/>
            <w:color w:val="000000"/>
            <w:sz w:val="22"/>
          </w:rPr>
          <w:delText xml:space="preserve">[To</w:delText>
        </w:r>
      </w:del>
      <w:ins w:id="6158" w:author="Ceritas Therapeutics (QA/Legal)" w:date="2025-04-21T09:00:00Z">
        <w:r>
          <w:rPr>
            <w:rFonts w:ascii="Times New Roman" w:hAnsi="Times New Roman"/>
            <w:color w:val="000000"/>
            <w:sz w:val="22"/>
          </w:rPr>
          <w:t xml:space="preserve">j.hadley@ceritastx.com</w:t>
        </w:r>
      </w:ins>
      <w:r>
        <w:rPr>
          <w:rFonts w:ascii="Times New Roman" w:hAnsi="Times New Roman"/>
          <w:color w:val="000000"/>
          <w:sz w:val="22"/>
        </w:rPr>
        <w:t xml:space="preserve"> </w:t>
      </w:r>
      <w:del w:id="6159" w:author="Ceritas Therapeutics (QA/Legal)" w:date="2025-04-21T09:00:00Z">
        <w:r>
          <w:rPr>
            <w:rFonts w:ascii="Times New Roman" w:hAnsi="Times New Roman"/>
            <w:color w:val="000000"/>
            <w:sz w:val="22"/>
          </w:rPr>
          <w:delText xml:space="preserve">be</w:delText>
        </w:r>
      </w:del>
      <w:ins w:id="6160" w:author="Ceritas Therapeutics (QA/Legal)" w:date="2025-04-21T09:00:00Z">
        <w:r>
          <w:rPr>
            <w:rFonts w:ascii="Times New Roman" w:hAnsi="Times New Roman"/>
            <w:color w:val="000000"/>
            <w:sz w:val="22"/>
          </w:rPr>
          <w:t xml:space="preserve">(with</w:t>
        </w:r>
      </w:ins>
      <w:r>
        <w:rPr>
          <w:rFonts w:ascii="Times New Roman" w:hAnsi="Times New Roman"/>
          <w:color w:val="000000"/>
          <w:sz w:val="22"/>
        </w:rPr>
        <w:t xml:space="preserve"> </w:t>
      </w:r>
      <w:del w:id="6161" w:author="Ceritas Therapeutics (QA/Legal)" w:date="2025-04-21T09:00:00Z">
        <w:r>
          <w:rPr>
            <w:rFonts w:ascii="Times New Roman" w:hAnsi="Times New Roman"/>
            <w:color w:val="000000"/>
            <w:sz w:val="22"/>
          </w:rPr>
          <w:delText xml:space="preserve">designated]</w:delText>
        </w:r>
      </w:del>
      <w:ins w:id="6162" w:author="Ceritas Therapeutics (QA/Legal)" w:date="2025-04-21T09:00:00Z">
        <w:r>
          <w:rPr>
            <w:rFonts w:ascii="Times New Roman" w:hAnsi="Times New Roman"/>
            <w:color w:val="000000"/>
            <w:sz w:val="22"/>
          </w:rPr>
          <w:t xml:space="preserve">a copy of legal notices to legal-notices@ceritastx.com, Attention: Chief Operating Officer, per Section 16.1 of the MSA)</w:t>
        </w:r>
      </w:ins>
    </w:p>
    <w:p>
      <w:pPr>
        <w:spacing w:line="240" w:lineRule="auto" w:before="20" w:after="20"/>
        <w:ind w:left="432"/>
        <w:jc w:val="left"/>
      </w:pPr>
      <w:r>
        <w:rPr>
          <w:rFonts w:ascii="Times New Roman" w:hAnsi="Times New Roman"/>
          <w:color w:val="000000"/>
          <w:sz w:val="22"/>
        </w:rPr>
        <w:t xml:space="preserve">Phone: </w:t>
      </w:r>
      <w:del w:id="6163" w:author="Ceritas Therapeutics (QA/Legal)" w:date="2025-04-21T09:00:00Z">
        <w:r>
          <w:rPr>
            <w:rFonts w:ascii="Times New Roman" w:hAnsi="Times New Roman"/>
            <w:color w:val="000000"/>
            <w:sz w:val="22"/>
          </w:rPr>
          <w:delText xml:space="preserve">[To</w:delText>
        </w:r>
      </w:del>
      <w:ins w:id="6164" w:author="Ceritas Therapeutics (QA/Legal)" w:date="2025-04-21T09:00:00Z">
        <w:r>
          <w:rPr>
            <w:rFonts w:ascii="Times New Roman" w:hAnsi="Times New Roman"/>
            <w:color w:val="000000"/>
            <w:sz w:val="22"/>
          </w:rPr>
          <w:t xml:space="preserve">+1</w:t>
        </w:r>
      </w:ins>
      <w:r>
        <w:rPr>
          <w:rFonts w:ascii="Times New Roman" w:hAnsi="Times New Roman"/>
          <w:color w:val="000000"/>
          <w:sz w:val="22"/>
        </w:rPr>
        <w:t xml:space="preserve"> </w:t>
      </w:r>
      <w:del w:id="6165" w:author="Ceritas Therapeutics (QA/Legal)" w:date="2025-04-21T09:00:00Z">
        <w:r>
          <w:rPr>
            <w:rFonts w:ascii="Times New Roman" w:hAnsi="Times New Roman"/>
            <w:color w:val="000000"/>
            <w:sz w:val="22"/>
          </w:rPr>
          <w:delText xml:space="preserve">be</w:delText>
        </w:r>
      </w:del>
      <w:ins w:id="6166" w:author="Ceritas Therapeutics (QA/Legal)" w:date="2025-04-21T09:00:00Z">
        <w:r>
          <w:rPr>
            <w:rFonts w:ascii="Times New Roman" w:hAnsi="Times New Roman"/>
            <w:color w:val="000000"/>
            <w:sz w:val="22"/>
          </w:rPr>
          <w:t xml:space="preserve">(617)</w:t>
        </w:r>
      </w:ins>
      <w:r>
        <w:rPr>
          <w:rFonts w:ascii="Times New Roman" w:hAnsi="Times New Roman"/>
          <w:color w:val="000000"/>
          <w:sz w:val="22"/>
        </w:rPr>
        <w:t xml:space="preserve"> </w:t>
      </w:r>
      <w:del w:id="6167" w:author="Ceritas Therapeutics (QA/Legal)" w:date="2025-04-21T09:00:00Z">
        <w:r>
          <w:rPr>
            <w:rFonts w:ascii="Times New Roman" w:hAnsi="Times New Roman"/>
            <w:color w:val="000000"/>
            <w:sz w:val="22"/>
          </w:rPr>
          <w:delText xml:space="preserve">designated]</w:delText>
        </w:r>
      </w:del>
      <w:ins w:id="6168" w:author="Ceritas Therapeutics (QA/Legal)" w:date="2025-04-21T09:00:00Z">
        <w:r>
          <w:rPr>
            <w:rFonts w:ascii="Times New Roman" w:hAnsi="Times New Roman"/>
            <w:color w:val="000000"/>
            <w:sz w:val="22"/>
          </w:rPr>
          <w:t xml:space="preserve">555-0198</w:t>
        </w:r>
      </w:ins>
    </w:p>
    <w:p>
      <w:pPr>
        <w:keepNext/>
        <w:spacing w:line="276" w:lineRule="auto" w:before="200" w:after="80"/>
        <w:ind w:left="0"/>
      </w:pPr>
      <w:r>
        <w:rPr>
          <w:rFonts w:ascii="Times New Roman" w:hAnsi="Times New Roman"/>
          <w:b/>
          <w:color w:val="000000"/>
          <w:sz w:val="22"/>
        </w:rPr>
        <w:t>Ceritas Therapeutics Ireland DAC</w:t>
      </w:r>
    </w:p>
    <w:p>
      <w:pPr>
        <w:spacing w:line="276" w:lineRule="auto" w:before="0" w:after="120"/>
        <w:jc w:val="both"/>
      </w:pPr>
      <w:r>
        <w:rPr>
          <w:rFonts w:ascii="Times New Roman" w:hAnsi="Times New Roman"/>
          <w:b/>
          <w:color w:val="000000"/>
          <w:sz w:val="22"/>
        </w:rPr>
        <w:t>Ireland Contact:</w:t>
      </w:r>
    </w:p>
    <w:p>
      <w:pPr>
        <w:spacing w:line="276" w:lineRule="auto" w:before="0" w:after="120"/>
        <w:ind w:left="432"/>
        <w:jc w:val="both"/>
      </w:pPr>
      <w:r>
        <w:rPr>
          <w:rFonts w:ascii="Times New Roman" w:hAnsi="Times New Roman"/>
          <w:color w:val="000000"/>
          <w:sz w:val="22"/>
        </w:rPr>
        <w:t xml:space="preserve">[To be designated by Ceritas</w:t>
      </w:r>
      <w:ins w:id="6169" w:author="Ceritas Therapeutics (QA/Legal)" w:date="2025-04-21T09:00:00Z">
        <w:r>
          <w:rPr>
            <w:rFonts w:ascii="Times New Roman" w:hAnsi="Times New Roman"/>
            <w:color w:val="000000"/>
            <w:sz w:val="22"/>
          </w:rPr>
          <w:t xml:space="preserve"> prior to execution</w:t>
        </w:r>
      </w:ins>
      <w:r>
        <w:rPr>
          <w:rFonts w:ascii="Times New Roman" w:hAnsi="Times New Roman"/>
          <w:color w:val="000000"/>
          <w:sz w:val="22"/>
        </w:rPr>
        <w:t xml:space="preserve">] [Name] [Title] Ceritas Therapeutics Ireland DAC 3rd Floor, Block C, Liffey Trust Centre 117-126 Sheriff Street Upper Dublin 1, Ireland</w:t>
      </w:r>
    </w:p>
    <w:p>
      <w:pPr>
        <w:spacing w:line="240" w:lineRule="auto" w:before="20" w:after="20"/>
        <w:ind w:left="432"/>
        <w:jc w:val="left"/>
      </w:pPr>
      <w:r>
        <w:rPr>
          <w:rFonts w:ascii="Times New Roman" w:hAnsi="Times New Roman"/>
          <w:color w:val="000000"/>
          <w:sz w:val="22"/>
        </w:rPr>
        <w:t>Email: [To be designated]</w:t>
      </w:r>
    </w:p>
    <w:p>
      <w:pPr>
        <w:spacing w:line="240" w:lineRule="auto" w:before="20" w:after="20"/>
        <w:ind w:left="432"/>
        <w:jc w:val="left"/>
      </w:pPr>
      <w:r>
        <w:rPr>
          <w:rFonts w:ascii="Times New Roman" w:hAnsi="Times New Roman"/>
          <w:color w:val="000000"/>
          <w:sz w:val="22"/>
        </w:rPr>
        <w:t>Phone: [To be designated]</w:t>
      </w:r>
    </w:p>
    <w:p>
      <w:r>
        <w:br w:type="page"/>
      </w:r>
    </w:p>
    <w:p>
      <w:pPr>
        <w:spacing w:line="276" w:lineRule="auto" w:before="0" w:after="120"/>
        <w:jc w:val="both"/>
        <w:rPr>
          <w:ins w:id="6170" w:author="Ceritas Therapeutics (QA/Legal)" w:date="2025-04-21T09:00:00Z"/>
        </w:rPr>
      </w:pPr>
      <w:ins w:id="6171" w:author="Ceritas Therapeutics (QA/Legal)" w:date="2025-04-21T09:00:00Z">
        <w:r>
          <w:rPr>
            <w:rFonts w:ascii="Times New Roman" w:hAnsi="Times New Roman"/>
            <w:b/>
            <w:color w:val="000000"/>
            <w:sz w:val="22"/>
          </w:rPr>
          <w:t xml:space="preserve">Deviation, OOS/OOT, Complaint, Recall, and Inspection Notifications:</w:t>
        </w:r>
      </w:ins>
    </w:p>
    <w:p>
      <w:pPr>
        <w:spacing w:line="276" w:lineRule="auto" w:before="0" w:after="120"/>
        <w:ind w:left="432"/>
        <w:jc w:val="both"/>
        <w:rPr>
          <w:ins w:id="6172" w:author="Ceritas Therapeutics (QA/Legal)" w:date="2025-04-21T09:00:00Z"/>
        </w:rPr>
      </w:pPr>
      <w:ins w:id="6173" w:author="Ceritas Therapeutics (QA/Legal)" w:date="2025-04-21T09:00:00Z">
        <w:r>
          <w:rPr>
            <w:rFonts w:ascii="Times New Roman" w:hAnsi="Times New Roman"/>
            <w:color w:val="000000"/>
            <w:sz w:val="22"/>
          </w:rPr>
          <w:t xml:space="preserve">Ceritas: [24/7 Ceritas QA notification mailbox and telephone number to be designated by Ceritas prior to execution], with a copy to the Ceritas Quality Contact.</w:t>
        </w:r>
      </w:ins>
    </w:p>
    <w:p>
      <w:pPr>
        <w:spacing w:line="276" w:lineRule="auto" w:before="0" w:after="120"/>
        <w:ind w:left="432"/>
        <w:jc w:val="both"/>
        <w:rPr>
          <w:ins w:id="6174" w:author="Ceritas Therapeutics (QA/Legal)" w:date="2025-04-21T09:00:00Z"/>
        </w:rPr>
      </w:pPr>
      <w:ins w:id="6175" w:author="Ceritas Therapeutics (QA/Legal)" w:date="2025-04-21T09:00:00Z">
        <w:r>
          <w:rPr>
            <w:rFonts w:ascii="Times New Roman" w:hAnsi="Times New Roman"/>
            <w:color w:val="000000"/>
            <w:sz w:val="22"/>
          </w:rPr>
          <w:t xml:space="preserve">Pinnacle: [24/7 Pinnacle quality notification contact to be designated by Pinnacle prior to execution].</w:t>
        </w:r>
      </w:ins>
    </w:p>
    <w:p>
      <w:pPr>
        <w:spacing w:line="276" w:lineRule="auto" w:before="0" w:after="120"/>
        <w:jc w:val="both"/>
        <w:rPr>
          <w:ins w:id="6176" w:author="Ceritas Therapeutics (QA/Legal)" w:date="2025-04-21T09:00:00Z"/>
        </w:rPr>
      </w:pPr>
      <w:ins w:id="6177" w:author="Ceritas Therapeutics (QA/Legal)" w:date="2025-04-21T09:00:00Z">
        <w:r>
          <w:rPr>
            <w:rFonts w:ascii="Times New Roman" w:hAnsi="Times New Roman"/>
            <w:b/>
            <w:color w:val="000000"/>
            <w:sz w:val="22"/>
          </w:rPr>
          <w:t xml:space="preserve">Updates to Annex A:</w:t>
        </w:r>
      </w:ins>
    </w:p>
    <w:p>
      <w:pPr>
        <w:spacing w:line="276" w:lineRule="auto" w:before="0" w:after="120"/>
        <w:jc w:val="both"/>
        <w:rPr>
          <w:ins w:id="6178" w:author="Ceritas Therapeutics (QA/Legal)" w:date="2025-04-21T09:00:00Z"/>
        </w:rPr>
      </w:pPr>
      <w:ins w:id="6179" w:author="Ceritas Therapeutics (QA/Legal)" w:date="2025-04-21T09:00:00Z">
        <w:r>
          <w:rPr>
            <w:rFonts w:ascii="Times New Roman" w:hAnsi="Times New Roman"/>
            <w:color w:val="000000"/>
            <w:sz w:val="22"/>
          </w:rPr>
          <w:t xml:space="preserve">Each Party may update its own contact information in this Annex A by written notice to the other Party's Quality Contact. Such updates shall be effective upon receipt and shall not require a formal amendment under Section 16.2; provided that any change to a Qualified Person is subject to Section 4.3.</w:t>
        </w:r>
      </w:ins>
    </w:p>
    <w:p>
      <w:pPr>
        <w:keepNext/>
        <w:spacing w:line="276" w:lineRule="auto" w:before="360" w:after="120"/>
        <w:jc w:val="center"/>
      </w:pPr>
      <w:r>
        <w:rPr>
          <w:rFonts w:ascii="Times New Roman" w:hAnsi="Times New Roman"/>
          <w:b/>
          <w:color w:val="000000"/>
          <w:sz w:val="22"/>
          <w:u w:val="single"/>
        </w:rPr>
        <w:t>ANNEX B — PRODUCT SPECIFICATIONS</w:t>
      </w:r>
    </w:p>
    <w:p>
      <w:pPr>
        <w:keepNext/>
        <w:spacing w:line="276" w:lineRule="auto" w:before="200" w:after="80"/>
        <w:ind w:left="0"/>
      </w:pPr>
      <w:r>
        <w:rPr>
          <w:rFonts w:ascii="Times New Roman" w:hAnsi="Times New Roman"/>
          <w:b/>
          <w:color w:val="000000"/>
          <w:sz w:val="22"/>
        </w:rPr>
        <w:t>Velorantib Tablets, 25 mg — Specifications</w:t>
      </w:r>
    </w:p>
    <w:p>
      <w:pPr>
        <w:spacing w:line="276" w:lineRule="auto" w:before="0" w:after="120"/>
        <w:jc w:val="both"/>
      </w:pPr>
      <w:r>
        <w:rPr>
          <w:rFonts w:ascii="Times New Roman" w:hAnsi="Times New Roman"/>
          <w:color w:val="000000"/>
          <w:sz w:val="22"/>
        </w:rPr>
        <w:t xml:space="preserve">[To be </w:t>
      </w:r>
      <w:del w:id="6180" w:author="Ceritas Therapeutics (QA/Legal)" w:date="2025-04-21T09:00:00Z">
        <w:r>
          <w:rPr>
            <w:rFonts w:ascii="Times New Roman" w:hAnsi="Times New Roman"/>
            <w:color w:val="000000"/>
            <w:sz w:val="22"/>
          </w:rPr>
          <w:delText xml:space="preserve">agreed</w:delText>
        </w:r>
      </w:del>
      <w:ins w:id="6181" w:author="Ceritas Therapeutics (QA/Legal)" w:date="2025-04-21T09:00:00Z">
        <w:r>
          <w:rPr>
            <w:rFonts w:ascii="Times New Roman" w:hAnsi="Times New Roman"/>
            <w:color w:val="000000"/>
            <w:sz w:val="22"/>
          </w:rPr>
          <w:t xml:space="preserve">provided</w:t>
        </w:r>
      </w:ins>
      <w:r>
        <w:rPr>
          <w:rFonts w:ascii="Times New Roman" w:hAnsi="Times New Roman"/>
          <w:color w:val="000000"/>
          <w:sz w:val="22"/>
        </w:rPr>
        <w:t xml:space="preserve"> </w:t>
      </w:r>
      <w:del w:id="6182" w:author="Ceritas Therapeutics (QA/Legal)" w:date="2025-04-21T09:00:00Z">
        <w:r>
          <w:rPr>
            <w:rFonts w:ascii="Times New Roman" w:hAnsi="Times New Roman"/>
            <w:color w:val="000000"/>
            <w:sz w:val="22"/>
          </w:rPr>
          <w:delText xml:space="preserve">between</w:delText>
        </w:r>
      </w:del>
      <w:ins w:id="6183" w:author="Ceritas Therapeutics (QA/Legal)" w:date="2025-04-21T09:00:00Z">
        <w:r>
          <w:rPr>
            <w:rFonts w:ascii="Times New Roman" w:hAnsi="Times New Roman"/>
            <w:color w:val="000000"/>
            <w:sz w:val="22"/>
          </w:rPr>
          <w:t xml:space="preserve">by Ceritas from</w:t>
        </w:r>
      </w:ins>
      <w:r>
        <w:rPr>
          <w:rFonts w:ascii="Times New Roman" w:hAnsi="Times New Roman"/>
          <w:color w:val="000000"/>
          <w:sz w:val="22"/>
        </w:rPr>
        <w:t xml:space="preserve"> the </w:t>
      </w:r>
      <w:del w:id="6184" w:author="Ceritas Therapeutics (QA/Legal)" w:date="2025-04-21T09:00:00Z">
        <w:r>
          <w:rPr>
            <w:rFonts w:ascii="Times New Roman" w:hAnsi="Times New Roman"/>
            <w:color w:val="000000"/>
            <w:sz w:val="22"/>
          </w:rPr>
          <w:delText xml:space="preserve">Parties</w:delText>
        </w:r>
      </w:del>
      <w:ins w:id="6185" w:author="Ceritas Therapeutics (QA/Legal)" w:date="2025-04-21T09:00:00Z">
        <w:r>
          <w:rPr>
            <w:rFonts w:ascii="Times New Roman" w:hAnsi="Times New Roman"/>
            <w:color w:val="000000"/>
            <w:sz w:val="22"/>
          </w:rPr>
          <w:t xml:space="preserve">approved Specifications in NDA No. 215-847 and the EU Marketing Authorisation, including in-process controls, release specifications, and shelf-life specifications,</w:t>
        </w:r>
      </w:ins>
      <w:r>
        <w:rPr>
          <w:rFonts w:ascii="Times New Roman" w:hAnsi="Times New Roman"/>
          <w:color w:val="000000"/>
          <w:sz w:val="22"/>
        </w:rPr>
        <w:t xml:space="preserve"> and inserted prior to execution.]</w:t>
      </w:r>
    </w:p>
    <w:p>
      <w:pPr>
        <w:spacing w:line="276" w:lineRule="auto" w:before="0" w:after="120"/>
        <w:jc w:val="both"/>
      </w:pPr>
      <w:r>
        <w:rPr>
          <w:rFonts w:ascii="Times New Roman" w:hAnsi="Times New Roman"/>
          <w:color w:val="000000"/>
          <w:sz w:val="22"/>
        </w:rPr>
        <w:t>The Specifications for Velorantib Tablets, 25 mg shall be consistent with the approved Specifications set forth in NDA No. 215-847 (United States) and the applicable EU Marketing Authorisation held by Ceritas Therapeutics Ireland DAC, including all approved amendments and supplements thereto.</w:t>
      </w:r>
    </w:p>
    <w:p>
      <w:pPr>
        <w:keepNext/>
        <w:spacing w:line="276" w:lineRule="auto" w:before="200" w:after="80"/>
        <w:ind w:left="0"/>
      </w:pPr>
      <w:r>
        <w:rPr>
          <w:rFonts w:ascii="Times New Roman" w:hAnsi="Times New Roman"/>
          <w:b/>
          <w:color w:val="000000"/>
          <w:sz w:val="22"/>
        </w:rPr>
        <w:t>Velorantib Tablets, 100 mg — Specifications</w:t>
      </w:r>
    </w:p>
    <w:p>
      <w:pPr>
        <w:spacing w:line="276" w:lineRule="auto" w:before="0" w:after="120"/>
        <w:jc w:val="both"/>
      </w:pPr>
      <w:r>
        <w:rPr>
          <w:rFonts w:ascii="Times New Roman" w:hAnsi="Times New Roman"/>
          <w:color w:val="000000"/>
          <w:sz w:val="22"/>
        </w:rPr>
        <w:t xml:space="preserve">[To be </w:t>
      </w:r>
      <w:del w:id="6186" w:author="Ceritas Therapeutics (QA/Legal)" w:date="2025-04-21T09:00:00Z">
        <w:r>
          <w:rPr>
            <w:rFonts w:ascii="Times New Roman" w:hAnsi="Times New Roman"/>
            <w:color w:val="000000"/>
            <w:sz w:val="22"/>
          </w:rPr>
          <w:delText xml:space="preserve">agreed</w:delText>
        </w:r>
      </w:del>
      <w:ins w:id="6187" w:author="Ceritas Therapeutics (QA/Legal)" w:date="2025-04-21T09:00:00Z">
        <w:r>
          <w:rPr>
            <w:rFonts w:ascii="Times New Roman" w:hAnsi="Times New Roman"/>
            <w:color w:val="000000"/>
            <w:sz w:val="22"/>
          </w:rPr>
          <w:t xml:space="preserve">provided</w:t>
        </w:r>
      </w:ins>
      <w:r>
        <w:rPr>
          <w:rFonts w:ascii="Times New Roman" w:hAnsi="Times New Roman"/>
          <w:color w:val="000000"/>
          <w:sz w:val="22"/>
        </w:rPr>
        <w:t xml:space="preserve"> </w:t>
      </w:r>
      <w:del w:id="6188" w:author="Ceritas Therapeutics (QA/Legal)" w:date="2025-04-21T09:00:00Z">
        <w:r>
          <w:rPr>
            <w:rFonts w:ascii="Times New Roman" w:hAnsi="Times New Roman"/>
            <w:color w:val="000000"/>
            <w:sz w:val="22"/>
          </w:rPr>
          <w:delText xml:space="preserve">between</w:delText>
        </w:r>
      </w:del>
      <w:ins w:id="6189" w:author="Ceritas Therapeutics (QA/Legal)" w:date="2025-04-21T09:00:00Z">
        <w:r>
          <w:rPr>
            <w:rFonts w:ascii="Times New Roman" w:hAnsi="Times New Roman"/>
            <w:color w:val="000000"/>
            <w:sz w:val="22"/>
          </w:rPr>
          <w:t xml:space="preserve">by Ceritas from</w:t>
        </w:r>
      </w:ins>
      <w:r>
        <w:rPr>
          <w:rFonts w:ascii="Times New Roman" w:hAnsi="Times New Roman"/>
          <w:color w:val="000000"/>
          <w:sz w:val="22"/>
        </w:rPr>
        <w:t xml:space="preserve"> the </w:t>
      </w:r>
      <w:del w:id="6190" w:author="Ceritas Therapeutics (QA/Legal)" w:date="2025-04-21T09:00:00Z">
        <w:r>
          <w:rPr>
            <w:rFonts w:ascii="Times New Roman" w:hAnsi="Times New Roman"/>
            <w:color w:val="000000"/>
            <w:sz w:val="22"/>
          </w:rPr>
          <w:delText xml:space="preserve">Parties</w:delText>
        </w:r>
      </w:del>
      <w:ins w:id="6191" w:author="Ceritas Therapeutics (QA/Legal)" w:date="2025-04-21T09:00:00Z">
        <w:r>
          <w:rPr>
            <w:rFonts w:ascii="Times New Roman" w:hAnsi="Times New Roman"/>
            <w:color w:val="000000"/>
            <w:sz w:val="22"/>
          </w:rPr>
          <w:t xml:space="preserve">approved Specifications in NDA No. 215-847 and the EU Marketing Authorisation, including in-process controls, release specifications, and shelf-life specifications,</w:t>
        </w:r>
      </w:ins>
      <w:r>
        <w:rPr>
          <w:rFonts w:ascii="Times New Roman" w:hAnsi="Times New Roman"/>
          <w:color w:val="000000"/>
          <w:sz w:val="22"/>
        </w:rPr>
        <w:t xml:space="preserve"> and inserted prior to execution.]</w:t>
      </w:r>
    </w:p>
    <w:p>
      <w:pPr>
        <w:spacing w:line="276" w:lineRule="auto" w:before="0" w:after="120"/>
        <w:jc w:val="both"/>
      </w:pPr>
      <w:r>
        <w:rPr>
          <w:rFonts w:ascii="Times New Roman" w:hAnsi="Times New Roman"/>
          <w:color w:val="000000"/>
          <w:sz w:val="22"/>
        </w:rPr>
        <w:t>The Specifications for Velorantib Tablets, 100 mg shall be consistent with the approved Specifications set forth in NDA No. 215-847 (United States) and the applicable EU Marketing Authorisation held by Ceritas Therapeutics Ireland DAC, including all approved amendments and supplements thereto.</w:t>
      </w:r>
    </w:p>
    <w:p>
      <w:pPr>
        <w:spacing w:line="276" w:lineRule="auto" w:before="0" w:after="120"/>
        <w:jc w:val="both"/>
      </w:pPr>
      <w:r>
        <w:rPr>
          <w:rFonts w:ascii="Times New Roman" w:hAnsi="Times New Roman"/>
          <w:b/>
          <w:color w:val="000000"/>
          <w:sz w:val="22"/>
        </w:rPr>
        <w:t xml:space="preserve">Note:</w:t>
      </w:r>
      <w:r>
        <w:rPr>
          <w:rFonts w:ascii="Times New Roman" w:hAnsi="Times New Roman"/>
          <w:color w:val="000000"/>
          <w:sz w:val="22"/>
        </w:rPr>
        <w:t xml:space="preserve"> The final Specifications for each strength shall be inserted into this Annex B by mutual written agreement of the Parties prior to execution of this Quality Agreement. The Specifications shall reference the applicable NDA and EU Marketing Authorisation and shall include, at a minimum, all </w:t>
      </w:r>
      <w:ins w:id="6192" w:author="Ceritas Therapeutics (QA/Legal)" w:date="2025-04-21T09:00:00Z">
        <w:r>
          <w:rPr>
            <w:rFonts w:ascii="Times New Roman" w:hAnsi="Times New Roman"/>
            <w:color w:val="000000"/>
            <w:sz w:val="22"/>
          </w:rPr>
          <w:t xml:space="preserve">in-process controls, </w:t>
        </w:r>
      </w:ins>
      <w:r>
        <w:rPr>
          <w:rFonts w:ascii="Times New Roman" w:hAnsi="Times New Roman"/>
          <w:color w:val="000000"/>
          <w:sz w:val="22"/>
        </w:rPr>
        <w:t xml:space="preserve">release and shelf-life tests, </w:t>
      </w:r>
      <w:del w:id="6193" w:author="Ceritas Therapeutics (QA/Legal)" w:date="2025-04-21T09:00:00Z">
        <w:r>
          <w:rPr>
            <w:rFonts w:ascii="Times New Roman" w:hAnsi="Times New Roman"/>
            <w:color w:val="000000"/>
            <w:sz w:val="22"/>
          </w:rPr>
          <w:delText xml:space="preserve">test</w:delText>
        </w:r>
      </w:del>
      <w:ins w:id="6194" w:author="Ceritas Therapeutics (QA/Legal)" w:date="2025-04-21T09:00:00Z">
        <w:r>
          <w:rPr>
            <w:rFonts w:ascii="Times New Roman" w:hAnsi="Times New Roman"/>
            <w:color w:val="000000"/>
            <w:sz w:val="22"/>
          </w:rPr>
          <w:t xml:space="preserve">Approved</w:t>
        </w:r>
      </w:ins>
      <w:r>
        <w:rPr>
          <w:rFonts w:ascii="Times New Roman" w:hAnsi="Times New Roman"/>
          <w:color w:val="000000"/>
          <w:sz w:val="22"/>
        </w:rPr>
        <w:t xml:space="preserve"> </w:t>
      </w:r>
      <w:del w:id="6195" w:author="Ceritas Therapeutics (QA/Legal)" w:date="2025-04-21T09:00:00Z">
        <w:r>
          <w:rPr>
            <w:rFonts w:ascii="Times New Roman" w:hAnsi="Times New Roman"/>
            <w:color w:val="000000"/>
            <w:sz w:val="22"/>
          </w:rPr>
          <w:delText xml:space="preserve">methods</w:delText>
        </w:r>
      </w:del>
      <w:ins w:id="6196" w:author="Ceritas Therapeutics (QA/Legal)" w:date="2025-04-21T09:00:00Z">
        <w:r>
          <w:rPr>
            <w:rFonts w:ascii="Times New Roman" w:hAnsi="Times New Roman"/>
            <w:color w:val="000000"/>
            <w:sz w:val="22"/>
          </w:rPr>
          <w:t xml:space="preserve">Test Methods</w:t>
        </w:r>
      </w:ins>
      <w:r>
        <w:rPr>
          <w:rFonts w:ascii="Times New Roman" w:hAnsi="Times New Roman"/>
          <w:color w:val="000000"/>
          <w:sz w:val="22"/>
        </w:rPr>
        <w:t xml:space="preserve">, acceptance criteria, and sampling plans required by the approved regulatory filings.</w:t>
      </w:r>
      <w:ins w:id="6197" w:author="Ceritas Therapeutics (QA/Legal)" w:date="2025-04-21T09:00:00Z">
        <w:r>
          <w:rPr>
            <w:rFonts w:ascii="Times New Roman" w:hAnsi="Times New Roman"/>
            <w:color w:val="000000"/>
            <w:sz w:val="22"/>
          </w:rPr>
          <w:t xml:space="preserve"> This Quality Agreement shall not be executed, and no commercial Batch shall be manufactured, until Annex B has been completed and approved in writing by Ceritas.</w:t>
        </w:r>
      </w:ins>
    </w:p>
    <w:p>
      <w:r>
        <w:br w:type="page"/>
      </w:r>
    </w:p>
    <w:p>
      <w:pPr>
        <w:keepNext/>
        <w:spacing w:line="276" w:lineRule="auto" w:before="360" w:after="120"/>
        <w:jc w:val="left"/>
        <w:rPr>
          <w:ins w:id="6198" w:author="Ceritas Therapeutics (QA/Legal)" w:date="2025-04-21T09:00:00Z"/>
        </w:rPr>
      </w:pPr>
      <w:ins w:id="6199" w:author="Ceritas Therapeutics (QA/Legal)" w:date="2025-04-21T09:00:00Z">
        <w:r>
          <w:rPr>
            <w:rFonts w:ascii="Times New Roman" w:hAnsi="Times New Roman"/>
            <w:b/>
            <w:color w:val="000000"/>
            <w:sz w:val="22"/>
            <w:u w:val="single"/>
          </w:rPr>
          <w:t xml:space="preserve">ANNEX C — APPROVED TEST METHODS</w:t>
        </w:r>
      </w:ins>
    </w:p>
    <w:p>
      <w:pPr>
        <w:spacing w:line="276" w:lineRule="auto" w:before="0" w:after="120"/>
        <w:jc w:val="both"/>
        <w:rPr>
          <w:ins w:id="6200" w:author="Ceritas Therapeutics (QA/Legal)" w:date="2025-04-21T09:00:00Z"/>
        </w:rPr>
      </w:pPr>
      <w:ins w:id="6201" w:author="Ceritas Therapeutics (QA/Legal)" w:date="2025-04-21T09:00:00Z">
        <w:r>
          <w:rPr>
            <w:rFonts w:ascii="Times New Roman" w:hAnsi="Times New Roman"/>
            <w:color w:val="000000"/>
            <w:sz w:val="22"/>
          </w:rPr>
          <w:t xml:space="preserve">The following validated analytical test methods are approved by Ceritas for the testing and release of the Product, API, and components under this Quality Agreement. Only the Approved Test Methods listed below (in the versions listed) may be used for release and stability testing of the Product. Changes to any Approved Test Method are subject to Section 5.</w:t>
        </w:r>
      </w:ins>
    </w:p>
    <w:p>
      <w:pPr>
        <w:spacing w:line="276" w:lineRule="auto" w:before="0" w:after="120"/>
        <w:jc w:val="both"/>
        <w:rPr>
          <w:ins w:id="6202" w:author="Ceritas Therapeutics (QA/Legal)" w:date="2025-04-21T09:00:00Z"/>
        </w:rPr>
      </w:pPr>
      <w:ins w:id="6203" w:author="Ceritas Therapeutics (QA/Legal)" w:date="2025-04-21T09:00:00Z">
        <w:r>
          <w:rPr>
            <w:rFonts w:ascii="Times New Roman" w:hAnsi="Times New Roman"/>
            <w:color w:val="000000"/>
            <w:sz w:val="22"/>
          </w:rPr>
          <w:t xml:space="preserve">[Ceritas to provide, for each strength: method number, method title, current version, test(s) to which the method applies, and reference to the applicable method-validation report and method-transfer (or co-validation) report at the Facility, consistent with Section 3.2 of the MSA and the Marketing Authorisations. To be completed prior to execution.]</w:t>
        </w:r>
      </w:ins>
    </w:p>
    <w:p>
      <w:pPr>
        <w:keepNext/>
        <w:spacing w:line="276" w:lineRule="auto" w:before="360" w:after="120"/>
        <w:jc w:val="left"/>
        <w:rPr>
          <w:ins w:id="6204" w:author="Ceritas Therapeutics (QA/Legal)" w:date="2025-04-21T09:00:00Z"/>
        </w:rPr>
      </w:pPr>
      <w:ins w:id="6205" w:author="Ceritas Therapeutics (QA/Legal)" w:date="2025-04-21T09:00:00Z">
        <w:r>
          <w:rPr>
            <w:rFonts w:ascii="Times New Roman" w:hAnsi="Times New Roman"/>
            <w:b/>
            <w:color w:val="000000"/>
            <w:sz w:val="22"/>
            <w:u w:val="single"/>
          </w:rPr>
          <w:t xml:space="preserve">ANNEX D — COMPLAINT-HANDLING PROCEDURE</w:t>
        </w:r>
      </w:ins>
    </w:p>
    <w:p>
      <w:pPr>
        <w:spacing w:line="276" w:lineRule="auto" w:before="0" w:after="120"/>
        <w:jc w:val="both"/>
        <w:rPr>
          <w:ins w:id="6206" w:author="Ceritas Therapeutics (QA/Legal)" w:date="2025-04-21T09:00:00Z"/>
        </w:rPr>
      </w:pPr>
      <w:ins w:id="6207" w:author="Ceritas Therapeutics (QA/Legal)" w:date="2025-04-21T09:00:00Z">
        <w:r>
          <w:rPr>
            <w:rFonts w:ascii="Times New Roman" w:hAnsi="Times New Roman"/>
            <w:color w:val="000000"/>
            <w:sz w:val="22"/>
          </w:rPr>
          <w:t xml:space="preserve">This Annex D sets forth the procedure for the handling of Complaints relating to the Product pursuant to Section 17.</w:t>
        </w:r>
      </w:ins>
    </w:p>
    <w:p>
      <w:pPr>
        <w:spacing w:line="276" w:lineRule="auto" w:before="0" w:after="120"/>
        <w:jc w:val="both"/>
        <w:rPr>
          <w:ins w:id="6208" w:author="Ceritas Therapeutics (QA/Legal)" w:date="2025-04-21T09:00:00Z"/>
        </w:rPr>
      </w:pPr>
      <w:ins w:id="6209" w:author="Ceritas Therapeutics (QA/Legal)" w:date="2025-04-21T09:00:00Z">
        <w:r>
          <w:rPr>
            <w:rFonts w:ascii="Times New Roman" w:hAnsi="Times New Roman"/>
            <w:b/>
            <w:color w:val="000000"/>
            <w:sz w:val="22"/>
          </w:rPr>
          <w:t xml:space="preserve">1. Roles and Responsibilities. </w:t>
        </w:r>
        <w:r>
          <w:rPr>
            <w:rFonts w:ascii="Times New Roman" w:hAnsi="Times New Roman"/>
            <w:color w:val="000000"/>
            <w:sz w:val="22"/>
          </w:rPr>
          <w:t xml:space="preserve">Ceritas: receipt and logging of market Complaints; triage and assessment of reportability (including Field Alert Reports and EU reporting obligations); communication with complainants and Regulatory Authorities; approval of investigation reports; and closure. Pinnacle: investigation of manufacturing, testing, packaging, labeling, storage, and release aspects of each Complaint; review of Batch records and retained samples; root-cause analysis; proposal and implementation of CAPAs (subject to Section 6.3); and provision of investigation reports.</w:t>
        </w:r>
      </w:ins>
    </w:p>
    <w:p>
      <w:pPr>
        <w:spacing w:line="276" w:lineRule="auto" w:before="0" w:after="120"/>
        <w:jc w:val="both"/>
        <w:rPr>
          <w:ins w:id="6210" w:author="Ceritas Therapeutics (QA/Legal)" w:date="2025-04-21T09:00:00Z"/>
        </w:rPr>
      </w:pPr>
      <w:ins w:id="6211" w:author="Ceritas Therapeutics (QA/Legal)" w:date="2025-04-21T09:00:00Z">
        <w:r>
          <w:rPr>
            <w:rFonts w:ascii="Times New Roman" w:hAnsi="Times New Roman"/>
            <w:b/>
            <w:color w:val="000000"/>
            <w:sz w:val="22"/>
          </w:rPr>
          <w:t xml:space="preserve">2. Communication Channels. </w:t>
        </w:r>
        <w:r>
          <w:rPr>
            <w:rFonts w:ascii="Times New Roman" w:hAnsi="Times New Roman"/>
            <w:color w:val="000000"/>
            <w:sz w:val="22"/>
          </w:rPr>
          <w:t xml:space="preserve">Complaints and Complaint-related information shall be exchanged between the designated notification contacts listed in Annex A. Each Complaint shall be identified by the Ceritas Complaint reference number and the affected Batch number(s).</w:t>
        </w:r>
      </w:ins>
    </w:p>
    <w:p>
      <w:pPr>
        <w:spacing w:line="276" w:lineRule="auto" w:before="0" w:after="120"/>
        <w:jc w:val="both"/>
        <w:rPr>
          <w:ins w:id="6212" w:author="Ceritas Therapeutics (QA/Legal)" w:date="2025-04-21T09:00:00Z"/>
        </w:rPr>
      </w:pPr>
      <w:ins w:id="6213" w:author="Ceritas Therapeutics (QA/Legal)" w:date="2025-04-21T09:00:00Z">
        <w:r>
          <w:rPr>
            <w:rFonts w:ascii="Times New Roman" w:hAnsi="Times New Roman"/>
            <w:b/>
            <w:color w:val="000000"/>
            <w:sz w:val="22"/>
          </w:rPr>
          <w:t xml:space="preserve">3. Timelines. </w:t>
        </w:r>
        <w:r>
          <w:rPr>
            <w:rFonts w:ascii="Times New Roman" w:hAnsi="Times New Roman"/>
            <w:color w:val="000000"/>
            <w:sz w:val="22"/>
          </w:rPr>
          <w:t xml:space="preserve">Forwarding of Complaints received by Pinnacle: within twenty-four (24) hours of receipt. Investigation initiation: within three (3) business days of receipt or of Ceritas notification. Preliminary findings: within ten (10) business days of initiation. Final investigation report: within thirty (30) business days of initiation, unless extended in writing by Ceritas QA. Escalation of potential patient-safety, reportable, or recall-related Complaints: within twenty-four (24) hours of identification.</w:t>
        </w:r>
      </w:ins>
    </w:p>
    <w:p>
      <w:pPr>
        <w:spacing w:line="276" w:lineRule="auto" w:before="0" w:after="120"/>
        <w:jc w:val="both"/>
        <w:rPr>
          <w:ins w:id="6214" w:author="Ceritas Therapeutics (QA/Legal)" w:date="2025-04-21T09:00:00Z"/>
        </w:rPr>
      </w:pPr>
      <w:ins w:id="6215" w:author="Ceritas Therapeutics (QA/Legal)" w:date="2025-04-21T09:00:00Z">
        <w:r>
          <w:rPr>
            <w:rFonts w:ascii="Times New Roman" w:hAnsi="Times New Roman"/>
            <w:b/>
            <w:color w:val="000000"/>
            <w:sz w:val="22"/>
          </w:rPr>
          <w:t xml:space="preserve">4. Retained Samples and Records. </w:t>
        </w:r>
        <w:r>
          <w:rPr>
            <w:rFonts w:ascii="Times New Roman" w:hAnsi="Times New Roman"/>
            <w:color w:val="000000"/>
            <w:sz w:val="22"/>
          </w:rPr>
          <w:t xml:space="preserve">Pinnacle shall examine retained (reserve) samples of each affected Batch as part of each investigation, shall retain any returned Complaint samples under appropriate storage conditions until Ceritas authorizes their disposal, and shall retain all Complaint investigation records as GMP Records in accordance with Section 12.3.</w:t>
        </w:r>
      </w:ins>
    </w:p>
    <w:p>
      <w:pPr>
        <w:spacing w:line="276" w:lineRule="auto" w:before="0" w:after="120"/>
        <w:jc w:val="both"/>
        <w:rPr>
          <w:ins w:id="6216" w:author="Ceritas Therapeutics (QA/Legal)" w:date="2025-04-21T09:00:00Z"/>
        </w:rPr>
      </w:pPr>
      <w:ins w:id="6217" w:author="Ceritas Therapeutics (QA/Legal)" w:date="2025-04-21T09:00:00Z">
        <w:r>
          <w:rPr>
            <w:rFonts w:ascii="Times New Roman" w:hAnsi="Times New Roman"/>
            <w:b/>
            <w:color w:val="000000"/>
            <w:sz w:val="22"/>
          </w:rPr>
          <w:t xml:space="preserve">5. Trending. </w:t>
        </w:r>
        <w:r>
          <w:rPr>
            <w:rFonts w:ascii="Times New Roman" w:hAnsi="Times New Roman"/>
            <w:color w:val="000000"/>
            <w:sz w:val="22"/>
          </w:rPr>
          <w:t xml:space="preserve">Pinnacle shall trend Complaint investigation outcomes by Batch, strength, defect category, and root cause, and shall report Complaint trends to Ceritas monthly in the monthly quality summary report and annually in the APQR. Any adverse trend shall be escalated to Ceritas within five (5) business days of identification.</w:t>
        </w:r>
      </w:ins>
    </w:p>
    <w:p>
      <w:pPr>
        <w:spacing w:line="276" w:lineRule="auto" w:before="0" w:after="120"/>
        <w:jc w:val="both"/>
        <w:rPr>
          <w:ins w:id="6218" w:author="Ceritas Therapeutics (QA/Legal)" w:date="2025-04-21T09:00:00Z"/>
        </w:rPr>
      </w:pPr>
      <w:ins w:id="6219" w:author="Ceritas Therapeutics (QA/Legal)" w:date="2025-04-21T09:00:00Z">
        <w:r>
          <w:rPr>
            <w:rFonts w:ascii="Times New Roman" w:hAnsi="Times New Roman"/>
            <w:b/>
            <w:color w:val="000000"/>
            <w:sz w:val="22"/>
          </w:rPr>
          <w:t xml:space="preserve">6. Escalation. </w:t>
        </w:r>
        <w:r>
          <w:rPr>
            <w:rFonts w:ascii="Times New Roman" w:hAnsi="Times New Roman"/>
            <w:color w:val="000000"/>
            <w:sz w:val="22"/>
          </w:rPr>
          <w:t xml:space="preserve">Any Complaint that may involve a risk to patient safety, a potential Field Alert Report or other regulatory reporting obligation, counterfeit or tampered Product, or a potential recall shall be escalated immediately by telephone and email to the Ceritas Quality Contact and the Ceritas 24/7 notification contact, and handled in accordance with Section 10.</w:t>
        </w:r>
      </w:ins>
    </w:p>
    <w:p>
      <w:pPr>
        <w:keepNext/>
        <w:spacing w:line="276" w:lineRule="auto" w:before="360" w:after="120"/>
        <w:jc w:val="center"/>
      </w:pPr>
      <w:r>
        <w:rPr>
          <w:rFonts w:ascii="Times New Roman" w:hAnsi="Times New Roman"/>
          <w:b/>
          <w:color w:val="000000"/>
          <w:sz w:val="22"/>
          <w:u w:val="single"/>
        </w:rPr>
        <w:t xml:space="preserve">ANNEX </w:t>
      </w:r>
      <w:del w:id="6220" w:author="Ceritas Therapeutics (QA/Legal)" w:date="2025-04-21T09:00:00Z">
        <w:r>
          <w:rPr>
            <w:rFonts w:ascii="Times New Roman" w:hAnsi="Times New Roman"/>
            <w:b/>
            <w:color w:val="000000"/>
            <w:sz w:val="22"/>
            <w:u w:val="single"/>
          </w:rPr>
          <w:delText xml:space="preserve">C</w:delText>
        </w:r>
      </w:del>
      <w:ins w:id="6221" w:author="Ceritas Therapeutics (QA/Legal)" w:date="2025-04-21T09:00:00Z">
        <w:r>
          <w:rPr>
            <w:rFonts w:ascii="Times New Roman" w:hAnsi="Times New Roman"/>
            <w:b/>
            <w:color w:val="000000"/>
            <w:sz w:val="22"/>
            <w:u w:val="single"/>
          </w:rPr>
          <w:t xml:space="preserve">E</w:t>
        </w:r>
      </w:ins>
      <w:r>
        <w:rPr>
          <w:rFonts w:ascii="Times New Roman" w:hAnsi="Times New Roman"/>
          <w:b/>
          <w:color w:val="000000"/>
          <w:sz w:val="22"/>
          <w:u w:val="single"/>
        </w:rPr>
        <w:t xml:space="preserve"> — </w:t>
      </w:r>
      <w:del w:id="6222" w:author="Ceritas Therapeutics (QA/Legal)" w:date="2025-04-21T09:00:00Z">
        <w:r>
          <w:rPr>
            <w:rFonts w:ascii="Times New Roman" w:hAnsi="Times New Roman"/>
            <w:b/>
            <w:color w:val="000000"/>
            <w:sz w:val="22"/>
            <w:u w:val="single"/>
          </w:rPr>
          <w:delText xml:space="preserve">PRE-</w:delText>
        </w:r>
      </w:del>
      <w:r>
        <w:rPr>
          <w:rFonts w:ascii="Times New Roman" w:hAnsi="Times New Roman"/>
          <w:b/>
          <w:color w:val="000000"/>
          <w:sz w:val="22"/>
          <w:u w:val="single"/>
        </w:rPr>
        <w:t xml:space="preserve">APPROVED SUBCONTRACTOR LABORATORIES</w:t>
      </w:r>
    </w:p>
    <w:p>
      <w:pPr>
        <w:spacing w:line="276" w:lineRule="auto" w:before="0" w:after="120"/>
        <w:jc w:val="both"/>
      </w:pPr>
      <w:del w:id="6223" w:author="Ceritas Therapeutics (QA/Legal)" w:date="2025-04-21T09:00:00Z">
        <w:r>
          <w:rPr>
            <w:rFonts w:ascii="Times New Roman" w:hAnsi="Times New Roman"/>
            <w:color w:val="000000"/>
            <w:sz w:val="22"/>
          </w:rPr>
          <w:delText xml:space="preserve">The following laboratories are pre-approved by the Parties for subcontracted testing activities in connection with the Product, pursuant to Section 11.1 of this Quality Agreement. Pinnacle may engage any of the laboratories listed below for the scope of services identified without obtaining further consent from Ceritas.</w:delText>
        </w:r>
      </w:del>
      <w:ins w:id="6224" w:author="Ceritas Therapeutics (QA/Legal)" w:date="2025-04-21T09:00:00Z">
        <w:r>
          <w:rPr>
            <w:rFonts w:ascii="Times New Roman" w:hAnsi="Times New Roman"/>
            <w:color w:val="000000"/>
            <w:sz w:val="22"/>
          </w:rPr>
          <w:t xml:space="preserve">The following laboratories have been proposed by Pinnacle for subcontracted testing activities in connection with the Product, pursuant to Section 11.1 of this Quality Agreement. Pinnacle may engage a laboratory listed below for the scope of services identified only after (a) Ceritas has audited and qualified the laboratory and confirmed its approval in writing, as recorded in the Ceritas Approval Status below, and (b) the laboratory is registered as a testing site in the applicable Marketing Authorisations.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rFonts w:ascii="Times New Roman" w:hAnsi="Times New Roman"/>
                <w:b/>
                <w:color w:val="000000"/>
                <w:sz w:val="18"/>
              </w:rPr>
              <w:t xml:space="preserve">Scope of </w:t>
            </w:r>
            <w:del w:id="6225" w:author="Ceritas Therapeutics (QA/Legal)" w:date="2025-04-21T09:00:00Z">
              <w:r>
                <w:rPr>
                  <w:rFonts w:ascii="Times New Roman" w:hAnsi="Times New Roman"/>
                  <w:b/>
                  <w:color w:val="000000"/>
                  <w:sz w:val="18"/>
                </w:rPr>
                <w:delText xml:space="preserve">Pre-Approved</w:delText>
              </w:r>
            </w:del>
            <w:ins w:id="6226" w:author="Ceritas Therapeutics (QA/Legal)" w:date="2025-04-21T09:00:00Z">
              <w:r>
                <w:rPr>
                  <w:rFonts w:ascii="Times New Roman" w:hAnsi="Times New Roman"/>
                  <w:b/>
                  <w:color w:val="000000"/>
                  <w:sz w:val="18"/>
                </w:rPr>
                <w:t xml:space="preserve">Proposed</w:t>
              </w:r>
            </w:ins>
            <w:r>
              <w:rPr>
                <w:rFonts w:ascii="Times New Roman" w:hAnsi="Times New Roman"/>
                <w:b/>
                <w:color w:val="000000"/>
                <w:sz w:val="18"/>
              </w:rPr>
              <w:t xml:space="preserve"> Services</w:t>
            </w:r>
          </w:p>
        </w:tc>
      </w:tr>
      <w:tr>
        <w:tc>
          <w:tcPr>
            <w:tcW w:type="dxa" w:w="2880"/>
          </w:tcPr>
          <w:p>
            <w:pPr>
              <w:spacing w:line="276" w:lineRule="auto" w:before="20" w:after="20"/>
            </w:pPr>
            <w:r/>
            <w:r>
              <w:rPr>
                <w:rFonts w:ascii="Times New Roman" w:hAnsi="Times New Roman"/>
                <w:color w:val="000000"/>
                <w:sz w:val="18"/>
              </w:rPr>
              <w:t>Rheintal Analytik AG</w:t>
            </w:r>
          </w:p>
        </w:tc>
        <w:tc>
          <w:tcPr>
            <w:tcW w:type="dxa" w:w="2880"/>
          </w:tcPr>
          <w:p>
            <w:pPr>
              <w:spacing w:line="276" w:lineRule="auto" w:before="20" w:after="20"/>
            </w:pPr>
            <w:r/>
            <w:r>
              <w:rPr>
                <w:rFonts w:ascii="Times New Roman" w:hAnsi="Times New Roman"/>
                <w:color w:val="000000"/>
                <w:sz w:val="18"/>
              </w:rPr>
              <w:t>Basel, Switzerland</w:t>
            </w:r>
          </w:p>
        </w:tc>
        <w:tc>
          <w:tcPr>
            <w:tcW w:type="dxa" w:w="2880"/>
          </w:tcPr>
          <w:p>
            <w:pPr>
              <w:spacing w:line="276" w:lineRule="auto" w:before="20" w:after="20"/>
            </w:pPr>
            <w:r/>
            <w:r>
              <w:rPr>
                <w:rFonts w:ascii="Times New Roman" w:hAnsi="Times New Roman"/>
                <w:color w:val="000000"/>
                <w:sz w:val="18"/>
              </w:rPr>
              <w:t>Analytical testing (release and stability testing support)</w:t>
            </w:r>
          </w:p>
        </w:tc>
      </w:tr>
      <w:tr>
        <w:tc>
          <w:tcPr>
            <w:tcW w:type="dxa" w:w="2880"/>
          </w:tcPr>
          <w:p>
            <w:pPr>
              <w:spacing w:line="276" w:lineRule="auto" w:before="20" w:after="20"/>
            </w:pPr>
            <w:r/>
            <w:r>
              <w:rPr>
                <w:rFonts w:ascii="Times New Roman" w:hAnsi="Times New Roman"/>
                <w:color w:val="000000"/>
                <w:sz w:val="18"/>
              </w:rPr>
              <w:t>Solara Testing Services Ltd.</w:t>
            </w:r>
          </w:p>
        </w:tc>
        <w:tc>
          <w:tcPr>
            <w:tcW w:type="dxa" w:w="2880"/>
          </w:tcPr>
          <w:p>
            <w:pPr>
              <w:spacing w:line="276" w:lineRule="auto" w:before="20" w:after="20"/>
            </w:pPr>
            <w:r/>
            <w:r>
              <w:rPr>
                <w:rFonts w:ascii="Times New Roman" w:hAnsi="Times New Roman"/>
                <w:color w:val="000000"/>
                <w:sz w:val="18"/>
              </w:rPr>
              <w:t>Manchester, United Kingdom</w:t>
            </w:r>
          </w:p>
        </w:tc>
        <w:tc>
          <w:tcPr>
            <w:tcW w:type="dxa" w:w="2880"/>
          </w:tcPr>
          <w:p>
            <w:pPr>
              <w:spacing w:line="276" w:lineRule="auto" w:before="20" w:after="20"/>
            </w:pPr>
            <w:r/>
            <w:r>
              <w:rPr>
                <w:rFonts w:ascii="Times New Roman" w:hAnsi="Times New Roman"/>
                <w:color w:val="000000"/>
                <w:sz w:val="18"/>
              </w:rPr>
              <w:t>Analytical testing (release and stability testing support)</w:t>
            </w:r>
          </w:p>
        </w:tc>
      </w:tr>
      <w:tr>
        <w:tc>
          <w:tcPr>
            <w:tcW w:type="dxa" w:w="2880"/>
          </w:tcPr>
          <w:p>
            <w:pPr>
              <w:spacing w:line="276" w:lineRule="auto" w:before="20" w:after="20"/>
            </w:pPr>
            <w:r/>
            <w:r>
              <w:rPr>
                <w:rFonts w:ascii="Times New Roman" w:hAnsi="Times New Roman"/>
                <w:color w:val="000000"/>
                <w:sz w:val="18"/>
              </w:rPr>
              <w:t>QCBio Laboratories, Inc.</w:t>
            </w:r>
          </w:p>
        </w:tc>
        <w:tc>
          <w:tcPr>
            <w:tcW w:type="dxa" w:w="2880"/>
          </w:tcPr>
          <w:p>
            <w:pPr>
              <w:spacing w:line="276" w:lineRule="auto" w:before="20" w:after="20"/>
            </w:pPr>
            <w:r/>
            <w:r>
              <w:rPr>
                <w:rFonts w:ascii="Times New Roman" w:hAnsi="Times New Roman"/>
                <w:color w:val="000000"/>
                <w:sz w:val="18"/>
              </w:rPr>
              <w:t>Rockville, Maryland, USA</w:t>
            </w:r>
          </w:p>
        </w:tc>
        <w:tc>
          <w:tcPr>
            <w:tcW w:type="dxa" w:w="2880"/>
          </w:tcPr>
          <w:p>
            <w:pPr>
              <w:spacing w:line="276" w:lineRule="auto" w:before="20" w:after="20"/>
            </w:pPr>
            <w:r/>
            <w:r>
              <w:rPr>
                <w:rFonts w:ascii="Times New Roman" w:hAnsi="Times New Roman"/>
                <w:color w:val="000000"/>
                <w:sz w:val="18"/>
              </w:rPr>
              <w:t>Analytical testing (release and stability testing support)</w:t>
            </w:r>
          </w:p>
        </w:tc>
      </w:tr>
    </w:tbl>
    <w:p/>
    <w:p>
      <w:pPr>
        <w:spacing w:line="276" w:lineRule="auto" w:before="0" w:after="120"/>
        <w:jc w:val="both"/>
      </w:pPr>
      <w:r>
        <w:rPr>
          <w:rFonts w:ascii="Times New Roman" w:hAnsi="Times New Roman"/>
          <w:color w:val="000000"/>
          <w:sz w:val="22"/>
        </w:rPr>
        <w:t xml:space="preserve">Pinnacle shall maintain </w:t>
      </w:r>
      <w:ins w:id="6227" w:author="Ceritas Therapeutics (QA/Legal)" w:date="2025-04-21T09:00:00Z">
        <w:r>
          <w:rPr>
            <w:rFonts w:ascii="Times New Roman" w:hAnsi="Times New Roman"/>
            <w:color w:val="000000"/>
            <w:sz w:val="22"/>
          </w:rPr>
          <w:t xml:space="preserve">written </w:t>
        </w:r>
      </w:ins>
      <w:r>
        <w:rPr>
          <w:rFonts w:ascii="Times New Roman" w:hAnsi="Times New Roman"/>
          <w:color w:val="000000"/>
          <w:sz w:val="22"/>
        </w:rPr>
        <w:t xml:space="preserve">quality agreements</w:t>
      </w:r>
      <w:ins w:id="6228" w:author="Ceritas Therapeutics (QA/Legal)" w:date="2025-04-21T09:00:00Z">
        <w:r>
          <w:rPr>
            <w:rFonts w:ascii="Times New Roman" w:hAnsi="Times New Roman"/>
            <w:color w:val="000000"/>
            <w:sz w:val="22"/>
          </w:rPr>
          <w:t xml:space="preserve">,</w:t>
        </w:r>
      </w:ins>
      <w:r>
        <w:rPr>
          <w:rFonts w:ascii="Times New Roman" w:hAnsi="Times New Roman"/>
          <w:color w:val="000000"/>
          <w:sz w:val="22"/>
        </w:rPr>
        <w:t xml:space="preserve"> </w:t>
      </w:r>
      <w:del w:id="6229" w:author="Ceritas Therapeutics (QA/Legal)" w:date="2025-04-21T09:00:00Z">
        <w:r>
          <w:rPr>
            <w:rFonts w:ascii="Times New Roman" w:hAnsi="Times New Roman"/>
            <w:color w:val="000000"/>
            <w:sz w:val="22"/>
          </w:rPr>
          <w:delText xml:space="preserve">or</w:delText>
        </w:r>
      </w:del>
      <w:ins w:id="6230" w:author="Ceritas Therapeutics (QA/Legal)" w:date="2025-04-21T09:00:00Z">
        <w:r>
          <w:rPr>
            <w:rFonts w:ascii="Times New Roman" w:hAnsi="Times New Roman"/>
            <w:color w:val="000000"/>
            <w:sz w:val="22"/>
          </w:rPr>
          <w:t xml:space="preserve">approved</w:t>
        </w:r>
      </w:ins>
      <w:r>
        <w:rPr>
          <w:rFonts w:ascii="Times New Roman" w:hAnsi="Times New Roman"/>
          <w:color w:val="000000"/>
          <w:sz w:val="22"/>
        </w:rPr>
        <w:t xml:space="preserve"> </w:t>
      </w:r>
      <w:del w:id="6231" w:author="Ceritas Therapeutics (QA/Legal)" w:date="2025-04-21T09:00:00Z">
        <w:r>
          <w:rPr>
            <w:rFonts w:ascii="Times New Roman" w:hAnsi="Times New Roman"/>
            <w:color w:val="000000"/>
            <w:sz w:val="22"/>
          </w:rPr>
          <w:delText xml:space="preserve">equivalent</w:delText>
        </w:r>
      </w:del>
      <w:ins w:id="6232" w:author="Ceritas Therapeutics (QA/Legal)" w:date="2025-04-21T09:00:00Z">
        <w:r>
          <w:rPr>
            <w:rFonts w:ascii="Times New Roman" w:hAnsi="Times New Roman"/>
            <w:color w:val="000000"/>
            <w:sz w:val="22"/>
          </w:rPr>
          <w:t xml:space="preserve">by</w:t>
        </w:r>
      </w:ins>
      <w:r>
        <w:rPr>
          <w:rFonts w:ascii="Times New Roman" w:hAnsi="Times New Roman"/>
          <w:color w:val="000000"/>
          <w:sz w:val="22"/>
        </w:rPr>
        <w:t xml:space="preserve"> </w:t>
      </w:r>
      <w:del w:id="6233" w:author="Ceritas Therapeutics (QA/Legal)" w:date="2025-04-21T09:00:00Z">
        <w:r>
          <w:rPr>
            <w:rFonts w:ascii="Times New Roman" w:hAnsi="Times New Roman"/>
            <w:color w:val="000000"/>
            <w:sz w:val="22"/>
          </w:rPr>
          <w:delText xml:space="preserve">quality</w:delText>
        </w:r>
      </w:del>
      <w:ins w:id="6234" w:author="Ceritas Therapeutics (QA/Legal)" w:date="2025-04-21T09:00:00Z">
        <w:r>
          <w:rPr>
            <w:rFonts w:ascii="Times New Roman" w:hAnsi="Times New Roman"/>
            <w:color w:val="000000"/>
            <w:sz w:val="22"/>
          </w:rPr>
          <w:t xml:space="preserve">Ceritas</w:t>
        </w:r>
      </w:ins>
      <w:r>
        <w:rPr>
          <w:rFonts w:ascii="Times New Roman" w:hAnsi="Times New Roman"/>
          <w:color w:val="000000"/>
          <w:sz w:val="22"/>
        </w:rPr>
        <w:t xml:space="preserve"> </w:t>
      </w:r>
      <w:del w:id="6235" w:author="Ceritas Therapeutics (QA/Legal)" w:date="2025-04-21T09:00:00Z">
        <w:r>
          <w:rPr>
            <w:rFonts w:ascii="Times New Roman" w:hAnsi="Times New Roman"/>
            <w:color w:val="000000"/>
            <w:sz w:val="22"/>
          </w:rPr>
          <w:delText xml:space="preserve">oversight</w:delText>
        </w:r>
      </w:del>
      <w:ins w:id="6236" w:author="Ceritas Therapeutics (QA/Legal)" w:date="2025-04-21T09:00:00Z">
        <w:r>
          <w:rPr>
            <w:rFonts w:ascii="Times New Roman" w:hAnsi="Times New Roman"/>
            <w:color w:val="000000"/>
            <w:sz w:val="22"/>
          </w:rPr>
          <w:t xml:space="preserve">in</w:t>
        </w:r>
      </w:ins>
      <w:r>
        <w:rPr>
          <w:rFonts w:ascii="Times New Roman" w:hAnsi="Times New Roman"/>
          <w:color w:val="000000"/>
          <w:sz w:val="22"/>
        </w:rPr>
        <w:t xml:space="preserve"> </w:t>
      </w:r>
      <w:del w:id="6237" w:author="Ceritas Therapeutics (QA/Legal)" w:date="2025-04-21T09:00:00Z">
        <w:r>
          <w:rPr>
            <w:rFonts w:ascii="Times New Roman" w:hAnsi="Times New Roman"/>
            <w:color w:val="000000"/>
            <w:sz w:val="22"/>
          </w:rPr>
          <w:delText xml:space="preserve">arrangements</w:delText>
        </w:r>
      </w:del>
      <w:ins w:id="6238" w:author="Ceritas Therapeutics (QA/Legal)" w:date="2025-04-21T09:00:00Z">
        <w:r>
          <w:rPr>
            <w:rFonts w:ascii="Times New Roman" w:hAnsi="Times New Roman"/>
            <w:color w:val="000000"/>
            <w:sz w:val="22"/>
          </w:rPr>
          <w:t xml:space="preserve">accordance with Section 11.1,</w:t>
        </w:r>
      </w:ins>
      <w:r>
        <w:rPr>
          <w:rFonts w:ascii="Times New Roman" w:hAnsi="Times New Roman"/>
          <w:color w:val="000000"/>
          <w:sz w:val="22"/>
        </w:rPr>
        <w:t xml:space="preserve"> with each </w:t>
      </w:r>
      <w:del w:id="6239" w:author="Ceritas Therapeutics (QA/Legal)" w:date="2025-04-21T09:00:00Z">
        <w:r>
          <w:rPr>
            <w:rFonts w:ascii="Times New Roman" w:hAnsi="Times New Roman"/>
            <w:color w:val="000000"/>
            <w:sz w:val="22"/>
          </w:rPr>
          <w:delText xml:space="preserve">pre-</w:delText>
        </w:r>
      </w:del>
      <w:r>
        <w:rPr>
          <w:rFonts w:ascii="Times New Roman" w:hAnsi="Times New Roman"/>
          <w:color w:val="000000"/>
          <w:sz w:val="22"/>
        </w:rPr>
        <w:t xml:space="preserve">approved subcontractor laboratory listed above. Pinnacle shall ensure that each </w:t>
      </w:r>
      <w:del w:id="6240" w:author="Ceritas Therapeutics (QA/Legal)" w:date="2025-04-21T09:00:00Z">
        <w:r>
          <w:rPr>
            <w:rFonts w:ascii="Times New Roman" w:hAnsi="Times New Roman"/>
            <w:color w:val="000000"/>
            <w:sz w:val="22"/>
          </w:rPr>
          <w:delText xml:space="preserve">pre-</w:delText>
        </w:r>
      </w:del>
      <w:r>
        <w:rPr>
          <w:rFonts w:ascii="Times New Roman" w:hAnsi="Times New Roman"/>
          <w:color w:val="000000"/>
          <w:sz w:val="22"/>
        </w:rPr>
        <w:t xml:space="preserve">approved subcontractor laboratory maintains current regulatory registrations (as applicable), operates in compliance with cGMP requirements, and is periodically audited by Pinnacle in accordance with Pinnacle's supplier qualification and oversight program.</w:t>
      </w:r>
    </w:p>
    <w:p>
      <w:pPr>
        <w:spacing w:line="276" w:lineRule="auto" w:before="0" w:after="120"/>
        <w:jc w:val="both"/>
      </w:pPr>
      <w:r>
        <w:rPr>
          <w:rFonts w:ascii="Times New Roman" w:hAnsi="Times New Roman"/>
          <w:color w:val="000000"/>
          <w:sz w:val="22"/>
        </w:rPr>
        <w:t xml:space="preserve">In the event that Pinnacle determines that any </w:t>
      </w:r>
      <w:del w:id="6241" w:author="Ceritas Therapeutics (QA/Legal)" w:date="2025-04-21T09:00:00Z">
        <w:r>
          <w:rPr>
            <w:rFonts w:ascii="Times New Roman" w:hAnsi="Times New Roman"/>
            <w:color w:val="000000"/>
            <w:sz w:val="22"/>
          </w:rPr>
          <w:delText xml:space="preserve">pre-</w:delText>
        </w:r>
      </w:del>
      <w:r>
        <w:rPr>
          <w:rFonts w:ascii="Times New Roman" w:hAnsi="Times New Roman"/>
          <w:color w:val="000000"/>
          <w:sz w:val="22"/>
        </w:rPr>
        <w:t xml:space="preserve">approved subcontractor laboratory is no longer qualified to perform the delegated testing activities, Pinnacle shall </w:t>
      </w:r>
      <w:del w:id="6242" w:author="Ceritas Therapeutics (QA/Legal)" w:date="2025-04-21T09:00:00Z">
        <w:r>
          <w:rPr>
            <w:rFonts w:ascii="Times New Roman" w:hAnsi="Times New Roman"/>
            <w:color w:val="000000"/>
            <w:sz w:val="22"/>
          </w:rPr>
          <w:delText xml:space="preserve">promptly </w:delText>
        </w:r>
      </w:del>
      <w:r>
        <w:rPr>
          <w:rFonts w:ascii="Times New Roman" w:hAnsi="Times New Roman"/>
          <w:color w:val="000000"/>
          <w:sz w:val="22"/>
        </w:rPr>
        <w:t xml:space="preserve">notify Ceritas</w:t>
      </w:r>
      <w:ins w:id="6244" w:author="Ceritas Therapeutics (QA/Legal)" w:date="2025-04-21T09:00:00Z">
        <w:r>
          <w:rPr>
            <w:rFonts w:ascii="Times New Roman" w:hAnsi="Times New Roman"/>
            <w:color w:val="000000"/>
            <w:sz w:val="22"/>
          </w:rPr>
          <w:t xml:space="preserve"> within two (2) business days</w:t>
        </w:r>
      </w:ins>
      <w:r>
        <w:rPr>
          <w:rFonts w:ascii="Times New Roman" w:hAnsi="Times New Roman"/>
          <w:color w:val="000000"/>
          <w:sz w:val="22"/>
        </w:rPr>
        <w:t xml:space="preserve"> and shall take appropriate corrective action, including the suspension or termination of the subcontracting arrangement and the transfer of testing activities to an alternative qualified laboratory</w:t>
      </w:r>
      <w:ins w:id="6245" w:author="Ceritas Therapeutics (QA/Legal)" w:date="2025-04-21T09:00:00Z">
        <w:r>
          <w:rPr>
            <w:rFonts w:ascii="Times New Roman" w:hAnsi="Times New Roman"/>
            <w:color w:val="000000"/>
            <w:sz w:val="22"/>
          </w:rPr>
          <w:t xml:space="preserve"> approved by Ceritas in accordance with Section 11</w:t>
        </w:r>
      </w:ins>
      <w:r>
        <w:rPr>
          <w:rFonts w:ascii="Times New Roman" w:hAnsi="Times New Roman"/>
          <w:color w:val="000000"/>
          <w:sz w:val="22"/>
        </w:rPr>
        <w:t xml:space="preserve">.</w:t>
      </w:r>
      <w:ins w:id="6246" w:author="Ceritas Therapeutics (QA/Legal)" w:date="2025-04-21T09:00:00Z">
        <w:r>
          <w:rPr>
            <w:rFonts w:ascii="Times New Roman" w:hAnsi="Times New Roman"/>
            <w:color w:val="000000"/>
            <w:sz w:val="22"/>
          </w:rPr>
          <w:t xml:space="preserve">2.</w:t>
        </w:r>
      </w:ins>
    </w:p>
    <w:p>
      <w:pPr>
        <w:spacing w:line="276" w:lineRule="auto" w:before="0" w:after="120"/>
        <w:jc w:val="both"/>
      </w:pPr>
      <w:r>
        <w:rPr>
          <w:rFonts w:ascii="Times New Roman" w:hAnsi="Times New Roman"/>
          <w:color w:val="000000"/>
          <w:sz w:val="22"/>
        </w:rPr>
        <w:t xml:space="preserve">The Parties may update this Annex </w:t>
      </w:r>
      <w:del w:id="6247" w:author="Ceritas Therapeutics (QA/Legal)" w:date="2025-04-21T09:00:00Z">
        <w:r>
          <w:rPr>
            <w:rFonts w:ascii="Times New Roman" w:hAnsi="Times New Roman"/>
            <w:color w:val="000000"/>
            <w:sz w:val="22"/>
          </w:rPr>
          <w:delText xml:space="preserve">C</w:delText>
        </w:r>
      </w:del>
      <w:ins w:id="6248" w:author="Ceritas Therapeutics (QA/Legal)" w:date="2025-04-21T09:00:00Z">
        <w:r>
          <w:rPr>
            <w:rFonts w:ascii="Times New Roman" w:hAnsi="Times New Roman"/>
            <w:color w:val="000000"/>
            <w:sz w:val="22"/>
          </w:rPr>
          <w:t xml:space="preserve">E</w:t>
        </w:r>
      </w:ins>
      <w:r>
        <w:rPr>
          <w:rFonts w:ascii="Times New Roman" w:hAnsi="Times New Roman"/>
          <w:color w:val="000000"/>
          <w:sz w:val="22"/>
        </w:rPr>
        <w:t xml:space="preserve"> from time to time by mutual written agreement in accordance with Section 16.2 of this Quality Agreement.</w:t>
      </w:r>
    </w:p>
    <w:p>
      <w:pPr>
        <w:spacing w:line="276" w:lineRule="auto" w:before="0" w:after="120"/>
        <w:jc w:val="both"/>
        <w:rPr>
          <w:ins w:id="6249" w:author="Ceritas Therapeutics (QA/Legal)" w:date="2025-04-21T09:00:00Z"/>
        </w:rPr>
      </w:pPr>
      <w:ins w:id="6250" w:author="Ceritas Therapeutics (QA/Legal)" w:date="2025-04-21T09:00:00Z">
        <w:r>
          <w:rPr>
            <w:rFonts w:ascii="Times New Roman" w:hAnsi="Times New Roman"/>
            <w:b/>
            <w:color w:val="000000"/>
            <w:sz w:val="22"/>
          </w:rPr>
          <w:t xml:space="preserve">Ceritas Approval Status (as of April 21, 2025): </w:t>
        </w:r>
        <w:r>
          <w:rPr>
            <w:rFonts w:ascii="Times New Roman" w:hAnsi="Times New Roman"/>
            <w:color w:val="000000"/>
            <w:sz w:val="22"/>
          </w:rPr>
          <w:t xml:space="preserve">Rheintal Analytik AG — pending Ceritas audit and qualification. Solara Testing Services Ltd. — pending Ceritas audit and qualification, and confirmation by Ceritas Regulatory Affairs of the regulatory acceptability of testing performed at a United Kingdom site in support of EU batch certification. QCBio Laboratories, Inc. — pending Ceritas audit and qualification. No laboratory listed in this Annex E is approved for use until this status is updated to "Approved" by written amendment signed by Ceritas QA.</w:t>
        </w:r>
      </w:ins>
    </w:p>
    <w:p>
      <w:pPr>
        <w:keepNext/>
        <w:spacing w:line="276" w:lineRule="auto" w:before="360" w:after="120"/>
        <w:jc w:val="left"/>
        <w:rPr>
          <w:ins w:id="6251" w:author="Ceritas Therapeutics (QA/Legal)" w:date="2025-04-21T09:00:00Z"/>
        </w:rPr>
      </w:pPr>
      <w:ins w:id="6252" w:author="Ceritas Therapeutics (QA/Legal)" w:date="2025-04-21T09:00:00Z">
        <w:r>
          <w:rPr>
            <w:rFonts w:ascii="Times New Roman" w:hAnsi="Times New Roman"/>
            <w:b/>
            <w:color w:val="000000"/>
            <w:sz w:val="22"/>
            <w:u w:val="single"/>
          </w:rPr>
          <w:t xml:space="preserve">ANNEX F — CHANGE CLASSIFICATION MATRIX</w:t>
        </w:r>
      </w:ins>
    </w:p>
    <w:p>
      <w:pPr>
        <w:spacing w:line="276" w:lineRule="auto" w:before="0" w:after="120"/>
        <w:jc w:val="both"/>
        <w:rPr>
          <w:ins w:id="6253" w:author="Ceritas Therapeutics (QA/Legal)" w:date="2025-04-21T09:00:00Z"/>
        </w:rPr>
      </w:pPr>
      <w:ins w:id="6254" w:author="Ceritas Therapeutics (QA/Legal)" w:date="2025-04-21T09:00:00Z">
        <w:r>
          <w:rPr>
            <w:rFonts w:ascii="Times New Roman" w:hAnsi="Times New Roman"/>
            <w:color w:val="000000"/>
            <w:sz w:val="22"/>
          </w:rPr>
          <w:t xml:space="preserve">Changes shall be classified as follows for purposes of Section 5. Ceritas has sole authority to classify any change, and Ceritas's classification shall prevail in the event of disagreement.</w:t>
        </w:r>
      </w:ins>
    </w:p>
    <w:p>
      <w:pPr>
        <w:spacing w:line="276" w:lineRule="auto" w:before="0" w:after="120"/>
        <w:jc w:val="both"/>
        <w:rPr>
          <w:ins w:id="6255" w:author="Ceritas Therapeutics (QA/Legal)" w:date="2025-04-21T09:00:00Z"/>
        </w:rPr>
      </w:pPr>
      <w:ins w:id="6256" w:author="Ceritas Therapeutics (QA/Legal)" w:date="2025-04-21T09:00:00Z">
        <w:r>
          <w:rPr>
            <w:rFonts w:ascii="Times New Roman" w:hAnsi="Times New Roman"/>
            <w:b/>
            <w:color w:val="000000"/>
            <w:sz w:val="22"/>
          </w:rPr>
          <w:t xml:space="preserve">Critical: </w:t>
        </w:r>
        <w:r>
          <w:rPr>
            <w:rFonts w:ascii="Times New Roman" w:hAnsi="Times New Roman"/>
            <w:color w:val="000000"/>
            <w:sz w:val="22"/>
          </w:rPr>
          <w:t xml:space="preserve">any change that requires prior approval by a Regulatory Authority (e.g., a Prior Approval Supplement or Type II variation) or that has a high potential to affect the identity, strength, quality, purity, or potency of the Product. Examples: change of manufacturing site or Subcontractor; change in the manufacturing process or batch size outside approved ranges; change to Specifications or Approved Test Methods; change of API, excipient, or primary packaging component supplier. Requirement: complete change-notification package at least ninety (90) calendar days before implementation; prior written Ceritas approval; regulatory approval before implementation or release.</w:t>
        </w:r>
      </w:ins>
    </w:p>
    <w:p>
      <w:pPr>
        <w:spacing w:line="276" w:lineRule="auto" w:before="0" w:after="120"/>
        <w:jc w:val="both"/>
        <w:rPr>
          <w:ins w:id="6257" w:author="Ceritas Therapeutics (QA/Legal)" w:date="2025-04-21T09:00:00Z"/>
        </w:rPr>
      </w:pPr>
      <w:ins w:id="6258" w:author="Ceritas Therapeutics (QA/Legal)" w:date="2025-04-21T09:00:00Z">
        <w:r>
          <w:rPr>
            <w:rFonts w:ascii="Times New Roman" w:hAnsi="Times New Roman"/>
            <w:b/>
            <w:color w:val="000000"/>
            <w:sz w:val="22"/>
          </w:rPr>
          <w:t xml:space="preserve">Major: </w:t>
        </w:r>
        <w:r>
          <w:rPr>
            <w:rFonts w:ascii="Times New Roman" w:hAnsi="Times New Roman"/>
            <w:color w:val="000000"/>
            <w:sz w:val="22"/>
          </w:rPr>
          <w:t xml:space="preserve">any change with a moderate potential to affect Product quality or that requires a regulatory notification (e.g., a CBE-30 or CBE-0 supplement, an annual-report change, or a Type IA/IB variation). Examples: replacement of process or analytical equipment (including like-for-like replacements of equipment in direct contact with the Product or used for release testing); changes to cleaning procedures, HVAC, water systems, or environmental monitoring programs; changes to GMP computerized systems; changes to secondary packaging components. Requirement: complete change-notification package at least ninety (90) calendar days before implementation; prior written Ceritas approval.</w:t>
        </w:r>
      </w:ins>
    </w:p>
    <w:p>
      <w:pPr>
        <w:spacing w:line="276" w:lineRule="auto" w:before="0" w:after="120"/>
        <w:jc w:val="both"/>
        <w:rPr>
          <w:ins w:id="6259" w:author="Ceritas Therapeutics (QA/Legal)" w:date="2025-04-21T09:00:00Z"/>
        </w:rPr>
      </w:pPr>
      <w:ins w:id="6260" w:author="Ceritas Therapeutics (QA/Legal)" w:date="2025-04-21T09:00:00Z">
        <w:r>
          <w:rPr>
            <w:rFonts w:ascii="Times New Roman" w:hAnsi="Times New Roman"/>
            <w:b/>
            <w:color w:val="000000"/>
            <w:sz w:val="22"/>
          </w:rPr>
          <w:t xml:space="preserve">Minor: </w:t>
        </w:r>
        <w:r>
          <w:rPr>
            <w:rFonts w:ascii="Times New Roman" w:hAnsi="Times New Roman"/>
            <w:color w:val="000000"/>
            <w:sz w:val="22"/>
          </w:rPr>
          <w:t xml:space="preserve">any change with no potential to affect Product quality and no regulatory reporting requirement. Examples: editorial SOP revisions; replacement of non-product-contact parts with identical parts; administrative changes. Requirement: management through Pinnacle's change-control system; listing in the monthly quality summary report; records available to Ceritas upon request.</w:t>
        </w:r>
      </w:ins>
    </w:p>
    <w:p>
      <w:pPr>
        <w:spacing w:line="276" w:lineRule="auto" w:before="0" w:after="120"/>
        <w:jc w:val="both"/>
      </w:pPr>
      <w:r>
        <w:rPr>
          <w:rFonts w:ascii="Times New Roman" w:hAnsi="Times New Roman"/>
          <w:i/>
          <w:color w:val="000000"/>
          <w:sz w:val="18"/>
        </w:rPr>
        <w:t xml:space="preserve">End of Quality Agreement — Draft v1.</w:t>
      </w:r>
      <w:ins w:id="6261" w:author="Ceritas Therapeutics (QA/Legal)" w:date="2025-04-21T09:00:00Z">
        <w:r>
          <w:rPr>
            <w:rFonts w:ascii="Times New Roman" w:hAnsi="Times New Roman"/>
            <w:i/>
            <w:color w:val="000000"/>
            <w:sz w:val="18"/>
          </w:rPr>
          <w:t xml:space="preserve">1 (Ceritas comments of April 21, 2025 on Pinnacle Draft v1.</w:t>
        </w:r>
      </w:ins>
      <w:r>
        <w:rPr>
          <w:rFonts w:ascii="Times New Roman" w:hAnsi="Times New Roman"/>
          <w:i/>
          <w:color w:val="000000"/>
          <w:sz w:val="18"/>
        </w:rPr>
        <w:t xml:space="preserve">0 </w:t>
      </w:r>
      <w:del w:id="6262" w:author="Ceritas Therapeutics (QA/Legal)" w:date="2025-04-21T09:00:00Z">
        <w:r>
          <w:rPr>
            <w:rFonts w:ascii="Times New Roman" w:hAnsi="Times New Roman"/>
            <w:i/>
            <w:color w:val="000000"/>
            <w:sz w:val="18"/>
          </w:rPr>
          <w:delText xml:space="preserve">—</w:delText>
        </w:r>
      </w:del>
      <w:ins w:id="6263" w:author="Ceritas Therapeutics (QA/Legal)" w:date="2025-04-21T09:00:00Z">
        <w:r>
          <w:rPr>
            <w:rFonts w:ascii="Times New Roman" w:hAnsi="Times New Roman"/>
            <w:i/>
            <w:color w:val="000000"/>
            <w:sz w:val="18"/>
          </w:rPr>
          <w:t xml:space="preserve">of</w:t>
        </w:r>
      </w:ins>
      <w:r>
        <w:rPr>
          <w:rFonts w:ascii="Times New Roman" w:hAnsi="Times New Roman"/>
          <w:i/>
          <w:color w:val="000000"/>
          <w:sz w:val="18"/>
        </w:rPr>
        <w:t xml:space="preserve"> April 4, 2025</w:t>
      </w:r>
      <w:ins w:id="6264" w:author="Ceritas Therapeutics (QA/Legal)" w:date="2025-04-21T09:00:00Z">
        <w:r>
          <w:rPr>
            <w:rFonts w:ascii="Times New Roman" w:hAnsi="Times New Roman"/>
            <w:i/>
            <w:color w:val="000000"/>
            <w:sz w:val="18"/>
          </w:rPr>
          <w:t xml:space="preserve">)</w:t>
        </w:r>
      </w:ins>
    </w:p>
    <w:p>
      <w:pPr>
        <w:spacing w:line="276" w:lineRule="auto" w:before="0" w:after="120"/>
        <w:jc w:val="both"/>
        <w:rPr>
          <w:del w:id="6266" w:author="Ceritas Therapeutics (QA/Legal)" w:date="2025-04-21T09:00:00Z"/>
        </w:rPr>
      </w:pPr>
      <w:del w:id="6265" w:author="Ceritas Therapeutics (QA/Legal)" w:date="2025-04-21T09:00:00Z">
        <w:r>
          <w:rPr>
            <w:rFonts w:ascii="Times New Roman" w:hAnsi="Times New Roman"/>
            <w:i/>
            <w:color w:val="000000"/>
            <w:sz w:val="18"/>
          </w:rPr>
          <w:delText>No additional annexes are included in this draft. The Parties acknowledge that no complaint-handling annex, Ceritas-approved test methods annex, or other supplementary annexes are part of this draft version of the Quality Agreement. The Parties may agree to add additional annexes by written amendment in accordance with Section 16.2.</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April 4, 2025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Agreement — Pinnacle PharmaSolutions GmbH / Ceritas Therapeutics, Inc. — DRAFT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