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rPr>
          <w:ins w:id="1001" w:author="Hartwell, Brannigan &amp; Locke LLP (for GRS)" w:date="2024-09-30T09:00:00Z"/>
        </w:rPr>
      </w:pPr>
      <w:commentRangeStart w:id="0"/>
      <w:ins w:id="1002" w:author="Hartwell, Brannigan &amp; Locke LLP (for GRS)" w:date="2024-09-30T09:00:00Z">
        <w:r>
          <w:rPr>
            <w:rFonts w:ascii="Times New Roman" w:hAnsi="Times New Roman"/>
            <w:b/>
            <w:color w:val="000000"/>
            <w:sz w:val="22"/>
          </w:rPr>
          <w:t xml:space="preserve">[PRIVILEGED AND CONFIDENTIAL — ATTORNEY WORK PRODUCT — GRS DRAFT MARKUP OF SEPTEMBER 8, 2024 AG DRAFT (Sept. 30, 2024). Before transmittal to the Office of the Attorney General and FRC, replace this legend with: “CONFIDENTIAL SETTLEMENT COMMUNICATION — SUBJECT TO ILL. R. EVID. 408 — GRS PROPOSED REVISIONS — WITHOUT PREJUDICE.”]</w:t>
        </w:r>
      </w:ins>
      <w:commentRangeEnd w:id="0"/>
      <w:r>
        <w:rPr>
          <w:rStyle w:val="CommentReference"/>
        </w:rPr>
        <w:commentReference w:id="0"/>
      </w:r>
    </w:p>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 xml:space="preserve">7.  The investigation of the Facility, including a Remedial Investigation ("RI") submitted in draft form by Terravance Environmental Group, LLC ("Terravance"), GRS's environmental consultant, on January 15, 2023, </w:t>
      </w:r>
      <w:commentRangeStart w:id="1"/>
      <w:del w:id="1003" w:author="Hartwell, Brannigan &amp; Locke LLP (for GRS)" w:date="2024-09-30T09:00:00Z">
        <w:r>
          <w:rPr>
            <w:rFonts w:ascii="Times New Roman" w:hAnsi="Times New Roman"/>
            <w:color w:val="000000"/>
            <w:sz w:val="22"/>
          </w:rPr>
          <w:delText xml:space="preserve">has identified contamination requiring corrective action at the following</w:delText>
        </w:r>
      </w:del>
      <w:ins w:id="1004" w:author="Hartwell, Brannigan &amp; Locke LLP (for GRS)" w:date="2024-09-30T09:00:00Z">
        <w:r>
          <w:rPr>
            <w:rFonts w:ascii="Times New Roman" w:hAnsi="Times New Roman"/>
            <w:color w:val="000000"/>
            <w:sz w:val="22"/>
          </w:rPr>
          <w:t xml:space="preserve">has identified the conditions described below, which are to be addressed as provided in Section VII, at the following</w:t>
        </w:r>
      </w:ins>
      <w:commentRangeEnd w:id="1"/>
      <w:r>
        <w:rPr>
          <w:rStyle w:val="CommentReference"/>
        </w:rPr>
        <w:commentReference w:id="1"/>
      </w:r>
      <w:r>
        <w:rPr>
          <w:rFonts w:ascii="Times New Roman" w:hAnsi="Times New Roman"/>
          <w:color w:val="000000"/>
          <w:sz w:val="22"/>
        </w:rPr>
        <w:t xml:space="preserve">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w:t>
      </w:r>
      <w:commentRangeStart w:id="2"/>
      <w:del w:id="1005" w:author="Hartwell, Brannigan &amp; Locke LLP (for GRS)" w:date="2024-09-30T09:00:00Z">
        <w:r>
          <w:rPr>
            <w:rFonts w:ascii="Times New Roman" w:hAnsi="Times New Roman"/>
            <w:color w:val="000000"/>
            <w:sz w:val="22"/>
          </w:rPr>
          <w:delText xml:space="preserve">The applicable residential remediation objective for lead under 35 IAC 742 is 400 mg/kg.</w:delText>
        </w:r>
      </w:del>
      <w:ins w:id="1006" w:author="Hartwell, Brannigan &amp; Locke LLP (for GRS)" w:date="2024-09-30T09:00:00Z">
        <w:r>
          <w:rPr>
            <w:rFonts w:ascii="Times New Roman" w:hAnsi="Times New Roman"/>
            <w:color w:val="000000"/>
            <w:sz w:val="22"/>
          </w:rPr>
          <w:t xml:space="preserve">The Tier 1 residential remediation objective for lead under 35 IAC 742 is 400 mg/kg; the remediation objectives applicable to the Facility, which is in current and reasonably anticipated industrial/commercial use, will be determined under 35 IAC 742 in the CMS.</w:t>
        </w:r>
      </w:ins>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w:t>
      </w:r>
      <w:del w:id="1007" w:author="Hartwell, Brannigan &amp; Locke LLP (for GRS)" w:date="2024-09-30T09:00:00Z">
        <w:r>
          <w:rPr>
            <w:rFonts w:ascii="Times New Roman" w:hAnsi="Times New Roman"/>
            <w:color w:val="000000"/>
            <w:sz w:val="22"/>
          </w:rPr>
          <w:delText xml:space="preserve">exceeding the applicable remediation objective of 0.46 mg/kg</w:delText>
        </w:r>
      </w:del>
      <w:ins w:id="1008" w:author="Hartwell, Brannigan &amp; Locke LLP (for GRS)" w:date="2024-09-30T09:00:00Z">
        <w:r>
          <w:rPr>
            <w:rFonts w:ascii="Times New Roman" w:hAnsi="Times New Roman"/>
            <w:color w:val="000000"/>
            <w:sz w:val="22"/>
          </w:rPr>
          <w:t xml:space="preserve">exceeding the Tier 1 residential remediation objective of 0.46 mg/kg</w:t>
        </w:r>
      </w:ins>
      <w:r>
        <w:rPr>
          <w:rFonts w:ascii="Times New Roman" w:hAnsi="Times New Roman"/>
          <w:color w:val="000000"/>
          <w:sz w:val="22"/>
        </w:rPr>
        <w:t xml:space="preserve">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commentRangeStart w:id="3"/>
      <w:ins w:id="1009" w:author="Hartwell, Brannigan &amp; Locke LLP (for GRS)" w:date="2024-09-30T09:00:00Z">
        <w:r>
          <w:rPr>
            <w:rFonts w:ascii="Times New Roman" w:hAnsi="Times New Roman"/>
            <w:color w:val="000000"/>
            <w:sz w:val="22"/>
          </w:rPr>
          <w:t xml:space="preserve"> The Remedial Investigation identifies the former Consolidated Metalworks facility at 4350 Industrial Corridor Drive, Rockford, Illinois, a site on the CERCLA National Priorities List located hydraulically upgradient of SWMU-4, as a likely source, in whole or in part, of the vinyl chloride detected at MW-12, based on, among other things, chlorinated ethenes detected at upgradient monitoring well MW-11, the documented northeast-to-southwest groundwater flow direction, the absence of chlorinated solvents in the Landfill Cell B waste profile, and compound-specific isotope analysis (RI Appendix H).</w:t>
        </w:r>
      </w:ins>
      <w:commentRangeEnd w:id="3"/>
      <w:r>
        <w:rPr>
          <w:rStyle w:val="CommentReference"/>
        </w:rPr>
        <w:commentReference w:id="3"/>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w:t>
      </w:r>
      <w:del w:id="1010" w:author="Hartwell, Brannigan &amp; Locke LLP (for GRS)" w:date="2024-09-30T09:00:00Z">
        <w:r>
          <w:rPr>
            <w:rFonts w:ascii="Times New Roman" w:hAnsi="Times New Roman"/>
            <w:color w:val="000000"/>
            <w:sz w:val="22"/>
          </w:rPr>
          <w:delText xml:space="preserve">indicating releases from the Facility to the adjacent tributary stream.</w:delText>
        </w:r>
      </w:del>
      <w:ins w:id="1011" w:author="Hartwell, Brannigan &amp; Locke LLP (for GRS)" w:date="2024-09-30T09:00:00Z">
        <w:r>
          <w:rPr>
            <w:rFonts w:ascii="Times New Roman" w:hAnsi="Times New Roman"/>
            <w:color w:val="000000"/>
            <w:sz w:val="22"/>
          </w:rPr>
          <w:t xml:space="preserve">which is elevated relative to upstream background concentrations of 22 to 38 mg/kg; no promulgated remediation objective for chromium in sediment applies under 35 IAC 742.</w:t>
        </w:r>
      </w:ins>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ins w:id="1012" w:author="Hartwell, Brannigan &amp; Locke LLP (for GRS)" w:date="2024-09-30T09:00:00Z">
        <w:r>
          <w:rPr>
            <w:rFonts w:ascii="Times New Roman" w:hAnsi="Times New Roman"/>
            <w:color w:val="000000"/>
            <w:sz w:val="22"/>
          </w:rPr>
          <w:t xml:space="preserve"> GRS and its consultant, Terravance, do not concur in Clarendon's attribution of the vinyl chloride detected at SWMU-4 to GRS operations or in Clarendon's position that active pump-and-treat remediation is required at SWMU-3; these matters are to be resolved as provided in Sections VII and XVII.</w:t>
        </w:r>
      </w:ins>
    </w:p>
    <w:p>
      <w:pPr>
        <w:spacing w:line="276" w:lineRule="auto" w:before="20" w:after="20"/>
        <w:ind w:left="432" w:hanging="432"/>
        <w:jc w:val="both"/>
      </w:pPr>
      <w:r>
        <w:rPr>
          <w:rFonts w:ascii="Times New Roman" w:hAnsi="Times New Roman"/>
          <w:color w:val="000000"/>
          <w:sz w:val="22"/>
        </w:rP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w:t>
      </w:r>
      <w:commentRangeStart w:id="4"/>
      <w:del w:id="1013" w:author="Hartwell, Brannigan &amp; Locke LLP (for GRS)" w:date="2024-09-30T09:00:00Z">
        <w:r>
          <w:rPr>
            <w:rFonts w:ascii="Times New Roman" w:hAnsi="Times New Roman"/>
            <w:color w:val="000000"/>
            <w:sz w:val="22"/>
          </w:rPr>
          <w:delText xml:space="preserve">These cost estimates are based upon the assumption that active remediation technologies will be employed at all SWMUs and AOCs and include</w:delText>
        </w:r>
      </w:del>
      <w:ins w:id="1014" w:author="Hartwell, Brannigan &amp; Locke LLP (for GRS)" w:date="2024-09-30T09:00:00Z">
        <w:r>
          <w:rPr>
            <w:rFonts w:ascii="Times New Roman" w:hAnsi="Times New Roman"/>
            <w:color w:val="000000"/>
            <w:sz w:val="22"/>
          </w:rPr>
          <w:t xml:space="preserve">These cost estimates are order-of-magnitude planning estimates that assume active remediation technologies will be employed at all SWMUs and AOCs (including pump-and-treat at SWMU-3 and groundwater extraction and treatment at SWMU-4), are subject to refinement in the CMS, and include</w:t>
        </w:r>
      </w:ins>
      <w:commentRangeEnd w:id="4"/>
      <w:r>
        <w:rPr>
          <w:rStyle w:val="CommentReference"/>
        </w:rPr>
        <w:commentReference w:id="4"/>
      </w:r>
      <w:r>
        <w:rPr>
          <w:rFonts w:ascii="Times New Roman" w:hAnsi="Times New Roman"/>
          <w:color w:val="000000"/>
          <w:sz w:val="22"/>
        </w:rPr>
        <w:t xml:space="preserv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w:t>
      </w:r>
      <w:del w:id="1015" w:author="Hartwell, Brannigan &amp; Locke LLP (for GRS)" w:date="2024-09-30T09:00:00Z">
        <w:r>
          <w:rPr>
            <w:rFonts w:ascii="Times New Roman" w:hAnsi="Times New Roman"/>
            <w:color w:val="000000"/>
            <w:sz w:val="22"/>
          </w:rPr>
          <w:delText xml:space="preserve">the applicable soil remediation objectives established under 35 IAC 742 (the Tiered Approach to Corrective Action Objectives) and the applicable Class I groundwater quality standards established under 35 IAC 620.410, as set forth in Appendix B.</w:delText>
        </w:r>
      </w:del>
      <w:ins w:id="1016" w:author="Hartwell, Brannigan &amp; Locke LLP (for GRS)" w:date="2024-09-30T09:00:00Z">
        <w:r>
          <w:rPr>
            <w:rFonts w:ascii="Times New Roman" w:hAnsi="Times New Roman"/>
            <w:color w:val="000000"/>
            <w:sz w:val="22"/>
          </w:rPr>
          <w:t xml:space="preserve">the soil, sediment, and groundwater remediation objectives determined in accordance with 35 IAC 742 (the Tiered Approach to Corrective Action Objectives), including Tier 2 or Tier 3 objectives and objectives based on the current and reasonably anticipated industrial/commercial use of the Facility supported by engineered barriers and institutional controls under 35 IAC 742, Subparts J and K, and, for groundwater, the applicable Class I groundwater quality standards under 35 IAC 620.410 or such alternative groundwater remediation objectives as Illinois EPA approves under 35 IAC 742, in each case as approved by Illinois EPA in the CMS and set forth in Appendix B.</w:t>
        </w:r>
      </w:ins>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Pr>
        <w:spacing w:line="276" w:lineRule="auto" w:before="0" w:after="120"/>
        <w:jc w:val="both"/>
        <w:rPr>
          <w:ins w:id="1017" w:author="Hartwell, Brannigan &amp; Locke LLP (for GRS)" w:date="2024-09-30T09:00:00Z"/>
        </w:rPr>
      </w:pPr>
      <w:commentRangeStart w:id="5"/>
      <w:ins w:id="1018" w:author="Hartwell, Brannigan &amp; Locke LLP (for GRS)" w:date="2024-09-30T09:00:00Z">
        <w:r>
          <w:rPr>
            <w:rFonts w:ascii="Times New Roman" w:hAnsi="Times New Roman"/>
            <w:b/>
            <w:color w:val="000000"/>
            <w:sz w:val="22"/>
          </w:rPr>
          <w:t xml:space="preserve">2.18</w:t>
        </w:r>
        <w:r>
          <w:rPr>
            <w:rFonts w:ascii="Times New Roman" w:hAnsi="Times New Roman"/>
            <w:color w:val="000000"/>
            <w:sz w:val="22"/>
          </w:rPr>
          <w:t xml:space="preserve"> "Consolidated Metalworks Site" means the former Consolidated Metalworks facility located at 4350 Industrial Corridor Drive, Rockford, Illinois, which is listed on the National Priorities List under CERCLA, together with all areas to which hazardous substances released at or from that facility have come to be located.</w:t>
        </w:r>
      </w:ins>
      <w:commentRangeEnd w:id="5"/>
      <w:r>
        <w:rPr>
          <w:rStyle w:val="CommentReference"/>
        </w:rPr>
        <w:commentReference w:id="5"/>
      </w:r>
    </w:p>
    <w:p>
      <w:pPr>
        <w:spacing w:line="276" w:lineRule="auto" w:before="0" w:after="120"/>
        <w:jc w:val="both"/>
        <w:rPr>
          <w:ins w:id="1019" w:author="Hartwell, Brannigan &amp; Locke LLP (for GRS)" w:date="2024-09-30T09:00:00Z"/>
        </w:rPr>
      </w:pPr>
      <w:ins w:id="1020" w:author="Hartwell, Brannigan &amp; Locke LLP (for GRS)" w:date="2024-09-30T09:00:00Z">
        <w:r>
          <w:rPr>
            <w:rFonts w:ascii="Times New Roman" w:hAnsi="Times New Roman"/>
            <w:b/>
            <w:color w:val="000000"/>
            <w:sz w:val="22"/>
          </w:rPr>
          <w:t xml:space="preserve">2.19</w:t>
        </w:r>
        <w:r>
          <w:rPr>
            <w:rFonts w:ascii="Times New Roman" w:hAnsi="Times New Roman"/>
            <w:color w:val="000000"/>
            <w:sz w:val="22"/>
          </w:rPr>
          <w:t xml:space="preserve"> "Force Majeure" has the meaning set forth in Section IX-A.</w:t>
        </w:r>
      </w:ins>
    </w:p>
    <w:p>
      <w:pPr>
        <w:spacing w:line="276" w:lineRule="auto" w:before="0" w:after="120"/>
        <w:jc w:val="both"/>
        <w:rPr>
          <w:ins w:id="1021" w:author="Hartwell, Brannigan &amp; Locke LLP (for GRS)" w:date="2024-09-30T09:00:00Z"/>
        </w:rPr>
      </w:pPr>
      <w:ins w:id="1022" w:author="Hartwell, Brannigan &amp; Locke LLP (for GRS)" w:date="2024-09-30T09:00:00Z">
        <w:r>
          <w:rPr>
            <w:rFonts w:ascii="Times New Roman" w:hAnsi="Times New Roman"/>
            <w:b/>
            <w:color w:val="000000"/>
            <w:sz w:val="22"/>
          </w:rPr>
          <w:t xml:space="preserve">2.20</w:t>
        </w:r>
        <w:r>
          <w:rPr>
            <w:rFonts w:ascii="Times New Roman" w:hAnsi="Times New Roman"/>
            <w:color w:val="000000"/>
            <w:sz w:val="22"/>
          </w:rPr>
          <w:t xml:space="preserve"> "Matters Addressed" means (a) the civil penalty claims for the violations alleged in the State's Complaint and FRC's Complaint in Intervention; and (b) all corrective action, response actions, and response costs relating to the SWMUs and AOCs identified in the Remedial Investigation, including the Work required under Sections VII, XI, and XII; but does not include the matters reserved in Section 17.3.</w:t>
        </w:r>
      </w:ins>
    </w:p>
    <w:p>
      <w:pPr>
        <w:spacing w:line="276" w:lineRule="auto" w:before="0" w:after="120"/>
        <w:jc w:val="both"/>
        <w:rPr>
          <w:ins w:id="1023" w:author="Hartwell, Brannigan &amp; Locke LLP (for GRS)" w:date="2024-09-30T09:00:00Z"/>
        </w:rPr>
      </w:pPr>
      <w:ins w:id="1024" w:author="Hartwell, Brannigan &amp; Locke LLP (for GRS)" w:date="2024-09-30T09:00:00Z">
        <w:r>
          <w:rPr>
            <w:rFonts w:ascii="Times New Roman" w:hAnsi="Times New Roman"/>
            <w:b/>
            <w:color w:val="000000"/>
            <w:sz w:val="22"/>
          </w:rPr>
          <w:t xml:space="preserve">2.21</w:t>
        </w:r>
        <w:r>
          <w:rPr>
            <w:rFonts w:ascii="Times New Roman" w:hAnsi="Times New Roman"/>
            <w:color w:val="000000"/>
            <w:sz w:val="22"/>
          </w:rPr>
          <w:t xml:space="preserve"> "Remedy Completion" means Illinois EPA's written certification, issued under Section 17.1(c), that the Selected Remedy has been constructed and implemented at each SWMU and AOC subject to corrective action under Section VII and that the applicable Remediation Objectives have been achieved (or, for any component relying on monitored natural attenuation, that the remedy is operating as designed and is projected to achieve the Remediation Objectives within the timeframe in the approved CMS).</w:t>
        </w:r>
      </w:ins>
    </w:p>
    <w:p>
      <w:pPr>
        <w:spacing w:line="276" w:lineRule="auto" w:before="0" w:after="120"/>
        <w:jc w:val="both"/>
        <w:rPr>
          <w:ins w:id="1025" w:author="Hartwell, Brannigan &amp; Locke LLP (for GRS)" w:date="2024-09-30T09:00:00Z"/>
        </w:rPr>
      </w:pPr>
      <w:ins w:id="1026" w:author="Hartwell, Brannigan &amp; Locke LLP (for GRS)" w:date="2024-09-30T09:00:00Z">
        <w:r>
          <w:rPr>
            <w:rFonts w:ascii="Times New Roman" w:hAnsi="Times New Roman"/>
            <w:b/>
            <w:color w:val="000000"/>
            <w:sz w:val="22"/>
          </w:rPr>
          <w:t xml:space="preserve">2.22</w:t>
        </w:r>
        <w:r>
          <w:rPr>
            <w:rFonts w:ascii="Times New Roman" w:hAnsi="Times New Roman"/>
            <w:color w:val="000000"/>
            <w:sz w:val="22"/>
          </w:rPr>
          <w:t xml:space="preserve"> "Selected Remedy" means the remedy for a SWMU or AOC selected by Illinois EPA under Section 7.3, as modified by any resolution under Section XV.</w:t>
        </w:r>
      </w:ins>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w:t>
      </w:r>
      <w:commentRangeStart w:id="6"/>
      <w:del w:id="1027" w:author="Hartwell, Brannigan &amp; Locke LLP (for GRS)" w:date="2024-09-30T09:00:00Z">
        <w:r>
          <w:rPr>
            <w:rFonts w:ascii="Times New Roman" w:hAnsi="Times New Roman"/>
            <w:color w:val="000000"/>
            <w:sz w:val="22"/>
          </w:rPr>
          <w:delText xml:space="preserve">(a) the proposed transferee has been approved in writing by Illinois EPA and FRC;</w:delText>
        </w:r>
      </w:del>
      <w:ins w:id="1028" w:author="Hartwell, Brannigan &amp; Locke LLP (for GRS)" w:date="2024-09-30T09:00:00Z">
        <w:r>
          <w:rPr>
            <w:rFonts w:ascii="Times New Roman" w:hAnsi="Times New Roman"/>
            <w:color w:val="000000"/>
            <w:sz w:val="22"/>
          </w:rPr>
          <w:t xml:space="preserve">(a) the proposed transferee has been approved in writing by Illinois EPA, after consultation with FRC, which approval shall not be unreasonably withheld, conditioned, or delayed;</w:t>
        </w:r>
      </w:ins>
      <w:commentRangeEnd w:id="6"/>
      <w:r>
        <w:rPr>
          <w:rStyle w:val="CommentReference"/>
        </w:rPr>
        <w:commentReference w:id="6"/>
      </w:r>
      <w:r>
        <w:rPr>
          <w:rFonts w:ascii="Times New Roman" w:hAnsi="Times New Roman"/>
          <w:color w:val="000000"/>
          <w:sz w:val="22"/>
        </w:rPr>
        <w:t xml:space="preserve"> (b) the proposed transferee has executed a written agreement, </w:t>
      </w:r>
      <w:del w:id="1029" w:author="Hartwell, Brannigan &amp; Locke LLP (for GRS)" w:date="2024-09-30T09:00:00Z">
        <w:r>
          <w:rPr>
            <w:rFonts w:ascii="Times New Roman" w:hAnsi="Times New Roman"/>
            <w:color w:val="000000"/>
            <w:sz w:val="22"/>
          </w:rPr>
          <w:delText xml:space="preserve">in a form acceptable to Illinois EPA and FRC</w:delText>
        </w:r>
      </w:del>
      <w:ins w:id="1030" w:author="Hartwell, Brannigan &amp; Locke LLP (for GRS)" w:date="2024-09-30T09:00:00Z">
        <w:r>
          <w:rPr>
            <w:rFonts w:ascii="Times New Roman" w:hAnsi="Times New Roman"/>
            <w:color w:val="000000"/>
            <w:sz w:val="22"/>
          </w:rPr>
          <w:t xml:space="preserve">in a form reasonably acceptable to Illinois EPA</w:t>
        </w:r>
      </w:ins>
      <w:r>
        <w:rPr>
          <w:rFonts w:ascii="Times New Roman" w:hAnsi="Times New Roman"/>
          <w:color w:val="000000"/>
          <w:sz w:val="22"/>
        </w:rPr>
        <w:t xml:space="preserve">,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t>
      </w:r>
      <w:del w:id="1031" w:author="Hartwell, Brannigan &amp; Locke LLP (for GRS)" w:date="2024-09-30T09:00:00Z">
        <w:r>
          <w:rPr>
            <w:rFonts w:ascii="Times New Roman" w:hAnsi="Times New Roman"/>
            <w:color w:val="000000"/>
            <w:sz w:val="22"/>
          </w:rPr>
          <w:delText xml:space="preserve">without the prior written consent of Illinois EPA and FRC.</w:delText>
        </w:r>
      </w:del>
      <w:ins w:id="1032" w:author="Hartwell, Brannigan &amp; Locke LLP (for GRS)" w:date="2024-09-30T09:00:00Z">
        <w:r>
          <w:rPr>
            <w:rFonts w:ascii="Times New Roman" w:hAnsi="Times New Roman"/>
            <w:color w:val="000000"/>
            <w:sz w:val="22"/>
          </w:rPr>
          <w:t xml:space="preserve">without the prior written consent of Illinois EPA, after consultation with FRC, which consent shall not be unreasonably withheld; provided that the retention of contractors, consultants, and laboratories to perform Work under this Consent Decree shall not constitute an assignment or delegation requiring consent.</w:t>
        </w:r>
      </w:ins>
      <w:r>
        <w:rPr>
          <w:rFonts w:ascii="Times New Roman" w:hAnsi="Times New Roman"/>
          <w:color w:val="000000"/>
          <w:sz w:val="22"/>
        </w:rPr>
        <w:t xml:space="preserve">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w:t>
      </w:r>
      <w:del w:id="1033" w:author="Hartwell, Brannigan &amp; Locke LLP (for GRS)" w:date="2024-09-30T09:00:00Z">
        <w:r>
          <w:rPr>
            <w:rFonts w:ascii="Times New Roman" w:hAnsi="Times New Roman"/>
            <w:color w:val="000000"/>
            <w:sz w:val="22"/>
          </w:rPr>
          <w:delText xml:space="preserve">the facts set forth in the Recitals above.</w:delText>
        </w:r>
      </w:del>
      <w:ins w:id="1034" w:author="Hartwell, Brannigan &amp; Locke LLP (for GRS)" w:date="2024-09-30T09:00:00Z">
        <w:r>
          <w:rPr>
            <w:rFonts w:ascii="Times New Roman" w:hAnsi="Times New Roman"/>
            <w:color w:val="000000"/>
            <w:sz w:val="22"/>
          </w:rPr>
          <w:t xml:space="preserve">the facts set forth in Recitals 1 through 6 above. GRS does not admit the characterizations, conclusions, cost estimates, or source attributions set forth in Recitals 7 through 9, which describe the Parties' positions and the basis for the Work required by this Consent Decree.</w:t>
        </w:r>
      </w:ins>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w:t>
      </w:r>
      <w:del w:id="1035" w:author="Hartwell, Brannigan &amp; Locke LLP (for GRS)" w:date="2024-09-30T09:00:00Z">
        <w:r>
          <w:rPr>
            <w:rFonts w:ascii="Times New Roman" w:hAnsi="Times New Roman"/>
            <w:color w:val="000000"/>
            <w:sz w:val="22"/>
          </w:rPr>
          <w:delText xml:space="preserve">acknowledges that the contamination described in the Remedial Investigation exists at the Facility and that corrective action is required at all SWMUs and AOCs identified therein, including SWMU-1, SWMU-2, SWMU-3, SWMU-4, and AOC-1.</w:delText>
        </w:r>
      </w:del>
      <w:ins w:id="1036" w:author="Hartwell, Brannigan &amp; Locke LLP (for GRS)" w:date="2024-09-30T09:00:00Z">
        <w:r>
          <w:rPr>
            <w:rFonts w:ascii="Times New Roman" w:hAnsi="Times New Roman"/>
            <w:color w:val="000000"/>
            <w:sz w:val="22"/>
          </w:rPr>
          <w:t xml:space="preserve">acknowledges that the constituents described in the Remedial Investigation have been detected at the Facility, that corrective action is to be evaluated and performed as provided in Section VII at SWMU-1, SWMU-2, SWMU-3, and AOC-1, and that conditions at SWMU-4 are to be addressed as provided in Section 7.8.</w:t>
        </w:r>
      </w:ins>
      <w:r>
        <w:rPr>
          <w:rFonts w:ascii="Times New Roman" w:hAnsi="Times New Roman"/>
          <w:color w:val="000000"/>
          <w:sz w:val="22"/>
        </w:rPr>
        <w:t xml:space="preserve">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Five Hundred Thousand Dollars ($1,500,000), due and payable within </w:t>
      </w:r>
      <w:commentRangeStart w:id="7"/>
      <w:del w:id="1037" w:author="Hartwell, Brannigan &amp; Locke LLP (for GRS)" w:date="2024-09-30T09:00:00Z">
        <w:r>
          <w:rPr>
            <w:rFonts w:ascii="Times New Roman" w:hAnsi="Times New Roman"/>
            <w:color w:val="000000"/>
            <w:sz w:val="22"/>
          </w:rPr>
          <w:delText xml:space="preserve">thirty (30) days</w:delText>
        </w:r>
      </w:del>
      <w:ins w:id="1038" w:author="Hartwell, Brannigan &amp; Locke LLP (for GRS)" w:date="2024-09-30T09:00:00Z">
        <w:r>
          <w:rPr>
            <w:rFonts w:ascii="Times New Roman" w:hAnsi="Times New Roman"/>
            <w:color w:val="000000"/>
            <w:sz w:val="22"/>
          </w:rPr>
          <w:t xml:space="preserve">ninety (90) days</w:t>
        </w:r>
      </w:ins>
      <w:commentRangeEnd w:id="7"/>
      <w:r>
        <w:rPr>
          <w:rStyle w:val="CommentReference"/>
        </w:rPr>
        <w:commentReference w:id="7"/>
      </w:r>
      <w:r>
        <w:rPr>
          <w:rFonts w:ascii="Times New Roman" w:hAnsi="Times New Roman"/>
          <w:color w:val="000000"/>
          <w:sz w:val="22"/>
        </w:rPr>
        <w:t xml:space="preserve">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commentRangeStart w:id="8"/>
      <w:ins w:id="1039" w:author="Hartwell, Brannigan &amp; Locke LLP (for GRS)" w:date="2024-09-30T09:00:00Z">
        <w:r>
          <w:rPr>
            <w:rFonts w:ascii="Times New Roman" w:hAnsi="Times New Roman"/>
            <w:color w:val="000000"/>
            <w:sz w:val="22"/>
          </w:rPr>
          <w:t xml:space="preserve"> The Parties agree, and the Court by entering this Consent Decree determines, that the amounts paid or incurred by GRS to perform the corrective action, monitoring, reporting, financial assurance, and other Work required by Sections VII, XI, XII, and XIII constitute restitution, remediation, or amounts paid to come into compliance with law, and are identified as such for purposes of 26 U.S.C. § 162(f)(2)(A); the civil penalty under Section 6.1 and any stipulated penalties are not so identified.</w:t>
        </w:r>
      </w:ins>
      <w:commentRangeEnd w:id="8"/>
      <w:r>
        <w:rPr>
          <w:rStyle w:val="CommentReference"/>
        </w:rPr>
        <w:commentReference w:id="8"/>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w:t>
      </w:r>
      <w:commentRangeStart w:id="9"/>
      <w:del w:id="1040" w:author="Hartwell, Brannigan &amp; Locke LLP (for GRS)" w:date="2024-09-30T09:00:00Z">
        <w:r>
          <w:rPr>
            <w:rFonts w:ascii="Times New Roman" w:hAnsi="Times New Roman"/>
            <w:color w:val="000000"/>
            <w:sz w:val="22"/>
          </w:rPr>
          <w:delText xml:space="preserve">SWMU-3 (Loading Dock/Drainage Swale), SWMU-4 (Landfill Cell B), and AOC-1 (Stormwater Outfall to Tributary)</w:delText>
        </w:r>
      </w:del>
      <w:ins w:id="1041" w:author="Hartwell, Brannigan &amp; Locke LLP (for GRS)" w:date="2024-09-30T09:00:00Z">
        <w:r>
          <w:rPr>
            <w:rFonts w:ascii="Times New Roman" w:hAnsi="Times New Roman"/>
            <w:color w:val="000000"/>
            <w:sz w:val="22"/>
          </w:rPr>
          <w:t xml:space="preserve">SWMU-3 (Loading Dock/Drainage Swale), and AOC-1 (Stormwater Outfall to Tributary), and, with respect to SWMU-4 (Landfill Cell B), only as provided in Section 7.8</w:t>
        </w:r>
      </w:ins>
      <w:commentRangeEnd w:id="9"/>
      <w:r>
        <w:rPr>
          <w:rStyle w:val="CommentReference"/>
        </w:rPr>
        <w:commentReference w:id="9"/>
      </w:r>
      <w:r>
        <w:rPr>
          <w:rFonts w:ascii="Times New Roman" w:hAnsi="Times New Roman"/>
          <w:color w:val="000000"/>
          <w:sz w:val="22"/>
        </w:rPr>
        <w:t xml:space="preserve">. The CMS shall evaluate remedial alternatives for each SWMU and AOC and shall recommend a preferred remedy for each that </w:t>
      </w:r>
      <w:del w:id="1042" w:author="Hartwell, Brannigan &amp; Locke LLP (for GRS)" w:date="2024-09-30T09:00:00Z">
        <w:r>
          <w:rPr>
            <w:rFonts w:ascii="Times New Roman" w:hAnsi="Times New Roman"/>
            <w:color w:val="000000"/>
            <w:sz w:val="22"/>
          </w:rPr>
          <w:delText xml:space="preserve">will achieve compliance with all applicable Remediation Objectives and Class I groundwater quality standards.</w:delText>
        </w:r>
      </w:del>
      <w:ins w:id="1043" w:author="Hartwell, Brannigan &amp; Locke LLP (for GRS)" w:date="2024-09-30T09:00:00Z">
        <w:r>
          <w:rPr>
            <w:rFonts w:ascii="Times New Roman" w:hAnsi="Times New Roman"/>
            <w:color w:val="000000"/>
            <w:sz w:val="22"/>
          </w:rPr>
          <w:t xml:space="preserve">will achieve the applicable Remediation Objectives.</w:t>
        </w:r>
      </w:ins>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 xml:space="preserve">(a) Identify and evaluate no fewer than three (3) remedial alternatives for each SWMU and AOC</w:t>
      </w:r>
      <w:commentRangeStart w:id="10"/>
      <w:ins w:id="1044" w:author="Hartwell, Brannigan &amp; Locke LLP (for GRS)" w:date="2024-09-30T09:00:00Z">
        <w:r>
          <w:rPr>
            <w:rFonts w:ascii="Times New Roman" w:hAnsi="Times New Roman"/>
            <w:color w:val="000000"/>
            <w:sz w:val="22"/>
          </w:rPr>
          <w:t xml:space="preserve">; for SWMU-3, the alternatives evaluated shall include monitored natural attenuation (alone or in combination with source-area measures), evaluated in accordance with U.S. EPA OSWER Directive 9200.4-17P, Use of Monitored Natural Attenuation at Superfund, RCRA Corrective Action, and Underground Storage Tank Sites (April 1999)</w:t>
        </w:r>
      </w:ins>
      <w:commentRangeEnd w:id="10"/>
      <w:r>
        <w:rPr>
          <w:rStyle w:val="CommentReference"/>
        </w:rPr>
        <w:commentReference w:id="10"/>
      </w:r>
      <w:r>
        <w:rPr>
          <w:rFonts w:ascii="Times New Roman" w:hAnsi="Times New Roman"/>
          <w:color w:val="000000"/>
          <w:sz w:val="22"/>
        </w:rPr>
        <w:t xml:space="preserve">.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w:t>
      </w:r>
      <w:del w:id="1045" w:author="Hartwell, Brannigan &amp; Locke LLP (for GRS)" w:date="2024-09-30T09:00:00Z">
        <w:r>
          <w:rPr>
            <w:rFonts w:ascii="Times New Roman" w:hAnsi="Times New Roman"/>
            <w:color w:val="000000"/>
            <w:sz w:val="22"/>
          </w:rPr>
          <w:delText xml:space="preserve">services; and (v) cost</w:delText>
        </w:r>
      </w:del>
      <w:ins w:id="1046" w:author="Hartwell, Brannigan &amp; Locke LLP (for GRS)" w:date="2024-09-30T09:00:00Z">
        <w:r>
          <w:rPr>
            <w:rFonts w:ascii="Times New Roman" w:hAnsi="Times New Roman"/>
            <w:color w:val="000000"/>
            <w:sz w:val="22"/>
          </w:rPr>
          <w:t xml:space="preserve">services; (v) cost</w:t>
        </w:r>
      </w:ins>
      <w:r>
        <w:rPr>
          <w:rFonts w:ascii="Times New Roman" w:hAnsi="Times New Roman"/>
          <w:color w:val="000000"/>
          <w:sz w:val="22"/>
        </w:rPr>
        <w:t xml:space="preserve">, including capital costs, operation and maintenance costs, and the present worth of total costs </w:t>
      </w:r>
      <w:del w:id="1047" w:author="Hartwell, Brannigan &amp; Locke LLP (for GRS)" w:date="2024-09-30T09:00:00Z">
        <w:r>
          <w:rPr>
            <w:rFonts w:ascii="Times New Roman" w:hAnsi="Times New Roman"/>
            <w:color w:val="000000"/>
            <w:sz w:val="22"/>
          </w:rPr>
          <w:delText xml:space="preserve">over the life of the remedy;</w:delText>
        </w:r>
      </w:del>
      <w:ins w:id="1048" w:author="Hartwell, Brannigan &amp; Locke LLP (for GRS)" w:date="2024-09-30T09:00:00Z">
        <w:r>
          <w:rPr>
            <w:rFonts w:ascii="Times New Roman" w:hAnsi="Times New Roman"/>
            <w:color w:val="000000"/>
            <w:sz w:val="22"/>
          </w:rPr>
          <w:t xml:space="preserve">over the life of the remedy; and (vi) consistency with the current and reasonably anticipated future industrial/commercial use of the Facility, including the availability of engineered barriers and institutional controls under 35 IAC 742;</w:t>
        </w:r>
      </w:ins>
    </w:p>
    <w:p>
      <w:pPr>
        <w:spacing w:line="276" w:lineRule="auto" w:before="0" w:after="120"/>
        <w:ind w:left="432"/>
        <w:jc w:val="both"/>
      </w:pPr>
      <w:r>
        <w:rPr>
          <w:rFonts w:ascii="Times New Roman" w:hAnsi="Times New Roman"/>
          <w:color w:val="000000"/>
          <w:sz w:val="22"/>
        </w:rPr>
        <w:t xml:space="preserve">(c) Recommend a preferred remedy for each SWMU and AOC that will </w:t>
      </w:r>
      <w:del w:id="1049" w:author="Hartwell, Brannigan &amp; Locke LLP (for GRS)" w:date="2024-09-30T09:00:00Z">
        <w:r>
          <w:rPr>
            <w:rFonts w:ascii="Times New Roman" w:hAnsi="Times New Roman"/>
            <w:color w:val="000000"/>
            <w:sz w:val="22"/>
          </w:rPr>
          <w:delText xml:space="preserve">achieve compliance with all applicable Remediation Objectives and Class I groundwater quality standards within the timeframes established in this Consent Decree;</w:delText>
        </w:r>
      </w:del>
      <w:ins w:id="1050" w:author="Hartwell, Brannigan &amp; Locke LLP (for GRS)" w:date="2024-09-30T09:00:00Z">
        <w:r>
          <w:rPr>
            <w:rFonts w:ascii="Times New Roman" w:hAnsi="Times New Roman"/>
            <w:color w:val="000000"/>
            <w:sz w:val="22"/>
          </w:rPr>
          <w:t xml:space="preserve">achieve the applicable Remediation Objectives within a reasonable restoration timeframe proposed in the CMS and approved by Illinois EPA;</w:t>
        </w:r>
      </w:ins>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w:t>
      </w:r>
      <w:commentRangeStart w:id="11"/>
      <w:del w:id="1051" w:author="Hartwell, Brannigan &amp; Locke LLP (for GRS)" w:date="2024-09-30T09:00:00Z">
        <w:r>
          <w:rPr>
            <w:rFonts w:ascii="Times New Roman" w:hAnsi="Times New Roman"/>
            <w:color w:val="000000"/>
            <w:sz w:val="22"/>
          </w:rPr>
          <w:delText xml:space="preserve">Illinois EPA's final selection of the remedy for each SWMU and AOC shall be final and binding upon GRS and shall not be subject to the dispute resolution procedures set forth in Section XV of this Consent Decree.</w:delText>
        </w:r>
      </w:del>
      <w:ins w:id="1052" w:author="Hartwell, Brannigan &amp; Locke LLP (for GRS)" w:date="2024-09-30T09:00:00Z">
        <w:r>
          <w:rPr>
            <w:rFonts w:ascii="Times New Roman" w:hAnsi="Times New Roman"/>
            <w:color w:val="000000"/>
            <w:sz w:val="22"/>
          </w:rPr>
          <w:t xml:space="preserve">Illinois EPA shall set out its selection of the remedy for each SWMU and AOC in a written decision explaining the basis for the selection, including its evaluation of each alternative against the criteria in Section 7.2(b). The selection shall be binding upon GRS unless GRS invokes dispute resolution under Section XV within thirty (30) days of receipt of the decision. In that event the Court shall review Illinois EPA's selection on the administrative record and shall uphold it unless GRS demonstrates that the selection is arbitrary and capricious or otherwise not in accordance with law.</w:t>
        </w:r>
      </w:ins>
      <w:commentRangeEnd w:id="11"/>
      <w:r>
        <w:rPr>
          <w:rStyle w:val="CommentReference"/>
        </w:rPr>
        <w:commentReference w:id="11"/>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w:t>
      </w:r>
      <w:del w:id="1054" w:author="Hartwell, Brannigan &amp; Locke LLP (for GRS)" w:date="2024-09-30T09:00:00Z">
        <w:r>
          <w:rPr>
            <w:rFonts w:ascii="Times New Roman" w:hAnsi="Times New Roman"/>
            <w:color w:val="000000"/>
            <w:sz w:val="22"/>
          </w:rPr>
          <w:delText xml:space="preserve">no later than thirty-six (36) months after the date of Illinois EPA's approval of the CMS.</w:delText>
        </w:r>
      </w:del>
      <w:ins w:id="1055" w:author="Hartwell, Brannigan &amp; Locke LLP (for GRS)" w:date="2024-09-30T09:00:00Z">
        <w:r>
          <w:rPr>
            <w:rFonts w:ascii="Times New Roman" w:hAnsi="Times New Roman"/>
            <w:color w:val="000000"/>
            <w:sz w:val="22"/>
          </w:rPr>
          <w:t xml:space="preserve">in accordance with the implementation schedule in the approved CMS and, for active remedy components, no later than thirty-six (36) months after the date of Illinois EPA's approval of the CMS, subject to Section IX-A (Force Majeure).</w:t>
        </w:r>
      </w:ins>
      <w:ins w:id="1053" w:author="Hartwell, Brannigan &amp; Locke LLP (for GRS)" w:date="2024-09-30T09:00:00Z">
        <w:r>
          <w:rPr>
            <w:rFonts w:ascii="Times New Roman" w:hAnsi="Times New Roman"/>
            <w:color w:val="000000"/>
            <w:sz w:val="22"/>
          </w:rPr>
          <w:t xml:space="preserve"> Each deadline under this Section VII that follows an Illinois EPA review period shall be extended by one day for each day by which Illinois EPA's review exceeds the period specified in Section 7.3.</w:t>
        </w:r>
      </w:ins>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w:t>
      </w:r>
      <w:commentRangeStart w:id="12"/>
      <w:del w:id="1056" w:author="Hartwell, Brannigan &amp; Locke LLP (for GRS)" w:date="2024-09-30T09:00:00Z">
        <w:r>
          <w:rPr>
            <w:rFonts w:ascii="Times New Roman" w:hAnsi="Times New Roman"/>
            <w:color w:val="000000"/>
            <w:sz w:val="22"/>
          </w:rPr>
          <w:delText xml:space="preserve">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w:delText>
        </w:r>
      </w:del>
      <w:ins w:id="1057" w:author="Hartwell, Brannigan &amp; Locke LLP (for GRS)" w:date="2024-09-30T09:00:00Z">
        <w:r>
          <w:rPr>
            <w:rFonts w:ascii="Times New Roman" w:hAnsi="Times New Roman"/>
            <w:color w:val="000000"/>
            <w:sz w:val="22"/>
          </w:rPr>
          <w:t xml:space="preserve">GRS shall achieve the applicable Remediation Objectives at each SWMU and AOC subject to corrective action under this Section within the restoration timeframe in the approved CMS for the Selected Remedy at that SWMU or AOC. For any remedy that relies in whole or in part on monitored natural attenuation, that timeframe shall be the period projected in the approved CMS, and the CMS shall include performance milestones and contingency measures to be implemented if attenuation does not proceed as projected.</w:t>
        </w:r>
      </w:ins>
      <w:commentRangeEnd w:id="12"/>
      <w:r>
        <w:rPr>
          <w:rStyle w:val="CommentReference"/>
        </w:rPr>
        <w:commentReference w:id="12"/>
      </w:r>
      <w:r>
        <w:rPr>
          <w:rFonts w:ascii="Times New Roman" w:hAnsi="Times New Roman"/>
          <w:color w:val="000000"/>
          <w:sz w:val="22"/>
        </w:rPr>
        <w:t xml:space="preserv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r>
        <w:rPr>
          <w:rFonts w:ascii="Times New Roman" w:hAnsi="Times New Roman"/>
          <w:color w:val="000000"/>
          <w:sz w:val="22"/>
        </w:rPr>
        <w:t xml:space="preserve">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w:t>
      </w:r>
      <w:commentRangeStart w:id="13"/>
      <w:del w:id="1058" w:author="Hartwell, Brannigan &amp; Locke LLP (for GRS)" w:date="2024-09-30T09:00:00Z">
        <w:r>
          <w:rPr>
            <w:rFonts w:ascii="Times New Roman" w:hAnsi="Times New Roman"/>
            <w:color w:val="000000"/>
            <w:sz w:val="22"/>
          </w:rPr>
          <w:delText xml:space="preserve">extends to all SWMUs and AOCs identified in the Remedial Investigation, without limitation or exception, and without regard to the source or origin of the contamination at any particular SWMU or AOC.</w:delText>
        </w:r>
      </w:del>
      <w:ins w:id="1059" w:author="Hartwell, Brannigan &amp; Locke LLP (for GRS)" w:date="2024-09-30T09:00:00Z">
        <w:r>
          <w:rPr>
            <w:rFonts w:ascii="Times New Roman" w:hAnsi="Times New Roman"/>
            <w:color w:val="000000"/>
            <w:sz w:val="22"/>
          </w:rPr>
          <w:t xml:space="preserve">extends to all SWMUs and AOCs subject to corrective action under this Section, as provided herein; provided, however, that GRS shall not be required to bear the cost of addressing contamination originating from off-site sources not owned or operated by GRS, including the Consolidated Metalworks Site, and nothing in this Consent Decree shall waive or impair any right of GRS to seek contribution, cost recovery, or other relief from any person, as provided in Section 17.5.</w:t>
        </w:r>
      </w:ins>
      <w:commentRangeEnd w:id="13"/>
      <w:r>
        <w:rPr>
          <w:rStyle w:val="CommentReference"/>
        </w:rPr>
        <w:commentReference w:id="13"/>
      </w:r>
    </w:p>
    <w:p>
      <w:pPr>
        <w:spacing w:line="276" w:lineRule="auto" w:before="0" w:after="120"/>
        <w:jc w:val="both"/>
        <w:rPr>
          <w:ins w:id="1060" w:author="Hartwell, Brannigan &amp; Locke LLP (for GRS)" w:date="2024-09-30T09:00:00Z"/>
        </w:rPr>
      </w:pPr>
      <w:commentRangeStart w:id="14"/>
      <w:ins w:id="1061" w:author="Hartwell, Brannigan &amp; Locke LLP (for GRS)" w:date="2024-09-30T09:00:00Z">
        <w:r>
          <w:rPr>
            <w:rFonts w:ascii="Times New Roman" w:hAnsi="Times New Roman"/>
            <w:b/>
            <w:color w:val="000000"/>
            <w:sz w:val="22"/>
          </w:rPr>
          <w:t xml:space="preserve">7.8</w:t>
        </w:r>
        <w:r>
          <w:rPr>
            <w:rFonts w:ascii="Times New Roman" w:hAnsi="Times New Roman"/>
            <w:color w:val="000000"/>
            <w:sz w:val="22"/>
          </w:rPr>
          <w:t xml:space="preserve"> </w:t>
        </w:r>
        <w:r>
          <w:rPr>
            <w:rFonts w:ascii="Times New Roman" w:hAnsi="Times New Roman"/>
            <w:i/>
            <w:color w:val="000000"/>
            <w:sz w:val="22"/>
          </w:rPr>
          <w:t xml:space="preserve">SWMU-4 (Landfill Cell B).</w:t>
        </w:r>
        <w:r>
          <w:rPr>
            <w:rFonts w:ascii="Times New Roman" w:hAnsi="Times New Roman"/>
            <w:color w:val="000000"/>
            <w:sz w:val="22"/>
          </w:rPr>
          <w:t xml:space="preserve"> SWMU-4 is excluded from the corrective action obligations of Sections 7.1 through 7.5 pending completion of the source evaluation described in this Section. Within one hundred eighty (180) days of the Effective Date, GRS shall submit to Illinois EPA for approval a SWMU-4 Source Evaluation Work Plan providing for, at a minimum: (a) the installation of no fewer than two (2) additional monitoring wells along the northeastern Facility boundary between the Consolidated Metalworks Site and Landfill Cell B; (b) expanded compound-specific isotope analysis at MW-11, MW-12, and the new monitoring points; and (c) an evaluation of the waste-disposal records for Landfill Cell B. GRS shall implement the approved Work Plan and shall submit a Source Evaluation Report within twelve (12) months after Illinois EPA's approval of the Work Plan. If Illinois EPA determines, based on the Source Evaluation Report, that releases from Landfill Cell B have caused or contributed to vinyl chloride concentrations at SWMU-4 exceeding the applicable Remediation Objectives, GRS shall, within one hundred twenty (120) days of that determination, submit a CMS addendum for SWMU-4 limited to the contamination attributable to releases from Landfill Cell B, which shall thereafter be subject to Sections 7.2 through 7.5. Any such determination shall be subject to dispute resolution under Section XV. Pending completion of the source evaluation, GRS shall continue to monitor MW-11 and MW-12 under Section XII and shall provide the results to Illinois EPA, FRC, and the U.S. EPA Region 5 remedial project manager for the Consolidated Metalworks Site.</w:t>
        </w:r>
      </w:ins>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w:t>
      </w:r>
      <w:commentRangeStart w:id="15"/>
      <w:del w:id="1062" w:author="Hartwell, Brannigan &amp; Locke LLP (for GRS)" w:date="2024-09-30T09:00:00Z">
        <w:r>
          <w:rPr>
            <w:rFonts w:ascii="Times New Roman" w:hAnsi="Times New Roman"/>
            <w:color w:val="000000"/>
            <w:sz w:val="22"/>
          </w:rPr>
          <w:delText xml:space="preserve">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1063" w:author="Hartwell, Brannigan &amp; Locke LLP (for GRS)" w:date="2024-09-30T09:00:00Z">
        <w:r>
          <w:rPr>
            <w:rFonts w:ascii="Times New Roman" w:hAnsi="Times New Roman"/>
            <w:color w:val="000000"/>
            <w:sz w:val="22"/>
          </w:rPr>
          <w:t xml:space="preserve">The SEP shall be implemented by an independent, qualified SEP Administrator (such as a conservation organization, land trust, or public entity with demonstrated wetlands restoration experience) that is not a Party, selected by Illinois EPA after consultation with GRS and FRC, under a SEP Work Plan and budget approved by Illinois EPA. A SEP Oversight Committee made up of one representative each of Illinois EPA, FRC, and GRS shall review the SEP Work Plan, the selection of project sites, and each annual budget, and Illinois EPA shall resolve any disagreement within the Committee. FRC may serve as a project partner or subcontractor to the SEP Administrator for restoration work within its expertise, provided that FRC shall not control the disbursement of SEP funds. Consistent with the U.S. EPA Supplemental Environmental Projects Policy (2015 Update), GRS shall remain responsible for ensuring that the SEP is performed as required by this Section.</w:t>
        </w:r>
      </w:ins>
      <w:commentRangeEnd w:id="15"/>
      <w:r>
        <w:rPr>
          <w:rStyle w:val="CommentReference"/>
        </w:rPr>
        <w:commentReference w:id="15"/>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w:t>
      </w:r>
      <w:commentRangeStart w:id="16"/>
      <w:del w:id="1064" w:author="Hartwell, Brannigan &amp; Locke LLP (for GRS)" w:date="2024-09-30T09:00:00Z">
        <w:r>
          <w:rPr>
            <w:rFonts w:ascii="Times New Roman" w:hAnsi="Times New Roman"/>
            <w:color w:val="000000"/>
            <w:sz w:val="22"/>
          </w:rPr>
          <w:delText xml:space="preserve">GRS shall transfer the full SEP amount of Two Million Dollars ($2,000,000) to FRC within sixty (60) days of the Effective Date of this Consent Decree, by wire transfer to an account designated by FRC. Such funds shall be deposited by FRC into a segregated account maintained by FRC and</w:delText>
        </w:r>
      </w:del>
      <w:ins w:id="1065" w:author="Hartwell, Brannigan &amp; Locke LLP (for GRS)" w:date="2024-09-30T09:00:00Z">
        <w:r>
          <w:rPr>
            <w:rFonts w:ascii="Times New Roman" w:hAnsi="Times New Roman"/>
            <w:color w:val="000000"/>
            <w:sz w:val="22"/>
          </w:rPr>
          <w:t xml:space="preserve">GRS shall fund the SEP in the total amount of Two Million Dollars ($2,000,000) by deposits to a segregated SEP account maintained by the SEP Administrator, as follows: Five Hundred Thousand Dollars ($500,000) within ninety (90) days of the Effective Date, and the balance in three (3) installments of Five Hundred Thousand Dollars ($500,000) each, due nine (9), fifteen (15), and twenty-one (21) months after the Effective Date. SEP funds</w:t>
        </w:r>
      </w:ins>
      <w:commentRangeEnd w:id="16"/>
      <w:r>
        <w:rPr>
          <w:rStyle w:val="CommentReference"/>
        </w:rPr>
        <w:commentReference w:id="16"/>
      </w:r>
      <w:r>
        <w:rPr>
          <w:rFonts w:ascii="Times New Roman" w:hAnsi="Times New Roman"/>
          <w:color w:val="000000"/>
          <w:sz w:val="22"/>
        </w:rPr>
        <w:t xml:space="preserve">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w:t>
      </w:r>
      <w:del w:id="1066" w:author="Hartwell, Brannigan &amp; Locke LLP (for GRS)" w:date="2024-09-30T09:00:00Z">
        <w:r>
          <w:rPr>
            <w:rFonts w:ascii="Times New Roman" w:hAnsi="Times New Roman"/>
            <w:color w:val="000000"/>
            <w:sz w:val="22"/>
          </w:rPr>
          <w:delText xml:space="preserve">FRC shall submit annual progress reports to Illinois EPA</w:delText>
        </w:r>
      </w:del>
      <w:ins w:id="1067" w:author="Hartwell, Brannigan &amp; Locke LLP (for GRS)" w:date="2024-09-30T09:00:00Z">
        <w:r>
          <w:rPr>
            <w:rFonts w:ascii="Times New Roman" w:hAnsi="Times New Roman"/>
            <w:color w:val="000000"/>
            <w:sz w:val="22"/>
          </w:rPr>
          <w:t xml:space="preserve">The SEP Administrator shall submit annual progress reports to Illinois EPA, FRC, and GRS</w:t>
        </w:r>
      </w:ins>
      <w:r>
        <w:rPr>
          <w:rFonts w:ascii="Times New Roman" w:hAnsi="Times New Roman"/>
          <w:color w:val="000000"/>
          <w:sz w:val="22"/>
        </w:rPr>
        <w:t xml:space="preserve"> describing SEP activities and expenditures during the preceding year. Such annual reports shall include a narrative description of all work performed, a summary of expenditures, and a description of planned activities for the following year. </w:t>
      </w:r>
      <w:commentRangeStart w:id="17"/>
      <w:del w:id="1068" w:author="Hartwell, Brannigan &amp; Locke LLP (for GRS)" w:date="2024-09-30T09:00:00Z">
        <w:r>
          <w:rPr>
            <w:rFonts w:ascii="Times New Roman" w:hAnsi="Times New Roman"/>
            <w:color w:val="000000"/>
            <w:sz w:val="22"/>
          </w:rPr>
          <w:delText xml:space="preserve">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delText>
        </w:r>
      </w:del>
      <w:ins w:id="1069" w:author="Hartwell, Brannigan &amp; Locke LLP (for GRS)" w:date="2024-09-30T09:00:00Z">
        <w:r>
          <w:rPr>
            <w:rFonts w:ascii="Times New Roman" w:hAnsi="Times New Roman"/>
            <w:color w:val="000000"/>
            <w:sz w:val="22"/>
          </w:rPr>
          <w:t xml:space="preserve">The SEP account shall be audited annually by an independent certified public accountant, and each audit shall be provided to Illinois EPA, FRC, and GRS. GRS may, on reasonable notice and at its own expense, review the books and records of the SEP account. GRS shall not direct SEP activities, and any objection by GRS to an expenditure shall be submitted to Illinois EPA, whose determination shall be final. Illinois EPA may request additional information from the SEP Administrator and may disapprove expenditures that are inconsistent with the approved SEP Work Plan or this Section.</w:t>
        </w:r>
      </w:ins>
      <w:commentRangeEnd w:id="17"/>
      <w:r>
        <w:rPr>
          <w:rStyle w:val="CommentReference"/>
        </w:rPr>
        <w:commentReference w:id="17"/>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w:t>
      </w:r>
      <w:del w:id="1070" w:author="Hartwell, Brannigan &amp; Locke LLP (for GRS)" w:date="2024-09-30T09:00:00Z">
        <w:r>
          <w:rPr>
            <w:rFonts w:ascii="Times New Roman" w:hAnsi="Times New Roman"/>
            <w:color w:val="000000"/>
            <w:sz w:val="22"/>
          </w:rPr>
          <w:delText xml:space="preserve">FRC shall submit a final report</w:delText>
        </w:r>
      </w:del>
      <w:ins w:id="1071" w:author="Hartwell, Brannigan &amp; Locke LLP (for GRS)" w:date="2024-09-30T09:00:00Z">
        <w:r>
          <w:rPr>
            <w:rFonts w:ascii="Times New Roman" w:hAnsi="Times New Roman"/>
            <w:color w:val="000000"/>
            <w:sz w:val="22"/>
          </w:rPr>
          <w:t xml:space="preserve">the SEP Administrator shall submit a final report</w:t>
        </w:r>
      </w:ins>
      <w:r>
        <w:rPr>
          <w:rFonts w:ascii="Times New Roman" w:hAnsi="Times New Roman"/>
          <w:color w:val="000000"/>
          <w:sz w:val="22"/>
        </w:rPr>
        <w:t xml:space="preserve">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w:t>
      </w:r>
      <w:commentRangeStart w:id="18"/>
      <w:del w:id="1072" w:author="Hartwell, Brannigan &amp; Locke LLP (for GRS)" w:date="2024-09-30T09:00:00Z">
        <w:r>
          <w:rPr>
            <w:rFonts w:ascii="Times New Roman" w:hAnsi="Times New Roman"/>
            <w:color w:val="000000"/>
            <w:sz w:val="22"/>
          </w:rPr>
          <w:delText xml:space="preserve">In the event GRS fails to comply with any requirement</w:delText>
        </w:r>
      </w:del>
      <w:ins w:id="1073" w:author="Hartwell, Brannigan &amp; Locke LLP (for GRS)" w:date="2024-09-30T09:00:00Z">
        <w:r>
          <w:rPr>
            <w:rFonts w:ascii="Times New Roman" w:hAnsi="Times New Roman"/>
            <w:color w:val="000000"/>
            <w:sz w:val="22"/>
          </w:rPr>
          <w:t xml:space="preserve">Subject to Sections 9.2, 9.6, and 9.7 and Section IX-A (Force Majeure), in the event GRS fails to comply with any requirement</w:t>
        </w:r>
      </w:ins>
      <w:commentRangeEnd w:id="18"/>
      <w:r>
        <w:rPr>
          <w:rStyle w:val="CommentReference"/>
        </w:rPr>
        <w:commentReference w:id="18"/>
      </w:r>
      <w:r>
        <w:rPr>
          <w:rFonts w:ascii="Times New Roman" w:hAnsi="Times New Roman"/>
          <w:color w:val="000000"/>
          <w:sz w:val="22"/>
        </w:rPr>
        <w:t xml:space="preserve"> of this Consent Decree by the applicable deadline,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r>
        <w:rPr>
          <w:rFonts w:ascii="Times New Roman" w:hAnsi="Times New Roman"/>
          <w:color w:val="000000"/>
          <w:sz w:val="22"/>
        </w:rPr>
        <w:t xml:space="preserve"> Stipulated penalties </w:t>
      </w:r>
      <w:del w:id="1074" w:author="Hartwell, Brannigan &amp; Locke LLP (for GRS)" w:date="2024-09-30T09:00:00Z">
        <w:r>
          <w:rPr>
            <w:rFonts w:ascii="Times New Roman" w:hAnsi="Times New Roman"/>
            <w:color w:val="000000"/>
            <w:sz w:val="22"/>
          </w:rPr>
          <w:delText xml:space="preserve">shall begin to accrue on the first calendar day following the applicable deadline</w:delText>
        </w:r>
      </w:del>
      <w:ins w:id="1075" w:author="Hartwell, Brannigan &amp; Locke LLP (for GRS)" w:date="2024-09-30T09:00:00Z">
        <w:r>
          <w:rPr>
            <w:rFonts w:ascii="Times New Roman" w:hAnsi="Times New Roman"/>
            <w:color w:val="000000"/>
            <w:sz w:val="22"/>
          </w:rPr>
          <w:t xml:space="preserve">shall begin to accrue on the thirty-first (31st) calendar day following GRS's receipt of written notice of noncompliance from Illinois EPA (a "Notice of Noncompliance"), if GRS has not cured the noncompliance within that thirty (30)-day period,</w:t>
        </w:r>
      </w:ins>
      <w:r>
        <w:rPr>
          <w:rFonts w:ascii="Times New Roman" w:hAnsi="Times New Roman"/>
          <w:color w:val="000000"/>
          <w:sz w:val="22"/>
        </w:rPr>
        <w:t xml:space="preserve"> and shall continue to accrue until the date on which GRS achieves full compliance with the requirement at issue. </w:t>
      </w:r>
      <w:del w:id="1076" w:author="Hartwell, Brannigan &amp; Locke LLP (for GRS)" w:date="2024-09-30T09:00:00Z">
        <w:r>
          <w:rPr>
            <w:rFonts w:ascii="Times New Roman" w:hAnsi="Times New Roman"/>
            <w:color w:val="000000"/>
            <w:sz w:val="22"/>
          </w:rPr>
          <w:delText xml:space="preserve">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delText>
        </w:r>
      </w:del>
      <w:ins w:id="1077" w:author="Hartwell, Brannigan &amp; Locke LLP (for GRS)" w:date="2024-09-30T09:00:00Z">
        <w:r>
          <w:rPr>
            <w:rFonts w:ascii="Times New Roman" w:hAnsi="Times New Roman"/>
            <w:color w:val="000000"/>
            <w:sz w:val="22"/>
          </w:rPr>
          <w:t xml:space="preserve">The total stipulated penalties payable under this Section shall not exceed One Million Five Hundred Thousand Dollars ($1,500,000) in the aggregate. This limitation shall not limit any other remedy available to the State under Section 9.4.</w:t>
        </w:r>
      </w:ins>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t>
      </w:r>
      <w:del w:id="1078" w:author="Hartwell, Brannigan &amp; Locke LLP (for GRS)" w:date="2024-09-30T09:00:00Z">
        <w:r>
          <w:rPr>
            <w:rFonts w:ascii="Times New Roman" w:hAnsi="Times New Roman"/>
            <w:color w:val="000000"/>
            <w:sz w:val="22"/>
          </w:rPr>
          <w:delText xml:space="preserve">written demand by Illinois EPA or FRC, or both.</w:delText>
        </w:r>
      </w:del>
      <w:ins w:id="1079" w:author="Hartwell, Brannigan &amp; Locke LLP (for GRS)" w:date="2024-09-30T09:00:00Z">
        <w:r>
          <w:rPr>
            <w:rFonts w:ascii="Times New Roman" w:hAnsi="Times New Roman"/>
            <w:color w:val="000000"/>
            <w:sz w:val="22"/>
          </w:rPr>
          <w:t xml:space="preserve">written demand by the State or Illinois EPA (FRC may request in writing that the State issue such a demand).</w:t>
        </w:r>
      </w:ins>
      <w:r>
        <w:rPr>
          <w:rFonts w:ascii="Times New Roman" w:hAnsi="Times New Roman"/>
          <w:color w:val="000000"/>
          <w:sz w:val="22"/>
        </w:rPr>
        <w:t xml:space="preserve">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w:t>
      </w:r>
      <w:del w:id="1080" w:author="Hartwell, Brannigan &amp; Locke LLP (for GRS)" w:date="2024-09-30T09:00:00Z">
        <w:r>
          <w:rPr>
            <w:rFonts w:ascii="Times New Roman" w:hAnsi="Times New Roman"/>
            <w:color w:val="000000"/>
            <w:sz w:val="22"/>
          </w:rPr>
          <w:delText xml:space="preserve">shall become due and payable in full if the dispute is resolved against GRS.</w:delText>
        </w:r>
      </w:del>
      <w:ins w:id="1081" w:author="Hartwell, Brannigan &amp; Locke LLP (for GRS)" w:date="2024-09-30T09:00:00Z">
        <w:r>
          <w:rPr>
            <w:rFonts w:ascii="Times New Roman" w:hAnsi="Times New Roman"/>
            <w:color w:val="000000"/>
            <w:sz w:val="22"/>
          </w:rPr>
          <w:t xml:space="preserve">shall become due and payable, to the extent the dispute is resolved against GRS, within thirty (30) days of such resolution; no stipulated penalties shall be owed with respect to any matter resolved in GRS's favor.</w:t>
        </w:r>
      </w:ins>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ins w:id="1082" w:author="Hartwell, Brannigan &amp; Locke LLP (for GRS)" w:date="2024-09-30T09:00:00Z">
        <w:r>
          <w:rPr>
            <w:rFonts w:ascii="Times New Roman" w:hAnsi="Times New Roman"/>
            <w:color w:val="000000"/>
            <w:sz w:val="22"/>
          </w:rPr>
          <w:t xml:space="preserve"> Notwithstanding the foregoing, a single act, omission, or event that causes noncompliance with more than one requirement (including a delay in one milestone that causes later dependent deadlines to be missed) shall be treated as a single violation.</w:t>
        </w:r>
      </w:ins>
    </w:p>
    <w:p>
      <w:pPr>
        <w:spacing w:line="276" w:lineRule="auto" w:before="0" w:after="120"/>
        <w:jc w:val="both"/>
        <w:rPr>
          <w:ins w:id="1083" w:author="Hartwell, Brannigan &amp; Locke LLP (for GRS)" w:date="2024-09-30T09:00:00Z"/>
        </w:rPr>
      </w:pPr>
      <w:ins w:id="1084" w:author="Hartwell, Brannigan &amp; Locke LLP (for GRS)" w:date="2024-09-30T09:00:00Z">
        <w:r>
          <w:rPr>
            <w:rFonts w:ascii="Times New Roman" w:hAnsi="Times New Roman"/>
            <w:b/>
            <w:color w:val="000000"/>
            <w:sz w:val="22"/>
          </w:rPr>
          <w:t xml:space="preserve">9.6</w:t>
        </w:r>
        <w:r>
          <w:rPr>
            <w:rFonts w:ascii="Times New Roman" w:hAnsi="Times New Roman"/>
            <w:color w:val="000000"/>
            <w:sz w:val="22"/>
          </w:rPr>
          <w:t xml:space="preserve"> </w:t>
        </w:r>
        <w:r>
          <w:rPr>
            <w:rFonts w:ascii="Times New Roman" w:hAnsi="Times New Roman"/>
            <w:i/>
            <w:color w:val="000000"/>
            <w:sz w:val="22"/>
          </w:rPr>
          <w:t xml:space="preserve">De Minimis and Reporting Violations.</w:t>
        </w:r>
        <w:r>
          <w:rPr>
            <w:rFonts w:ascii="Times New Roman" w:hAnsi="Times New Roman"/>
            <w:color w:val="000000"/>
            <w:sz w:val="22"/>
          </w:rPr>
          <w:t xml:space="preserve"> Stipulated penalties shall not apply to de minimis or technical deficiencies in reports or submissions (such as typographical errors, formatting deficiencies, or the omission of non-substantive information) that GRS corrects within fifteen (15) Business Days after receiving notice of them or otherwise becoming aware of them. For a late report or submission that does not delay field Work or any remedy milestone, the per-day amounts in Section 9.1 shall be One Thousand Dollars ($1,000), Two Thousand Five Hundred Dollars ($2,500), and Five Thousand Dollars ($5,000), respectively.</w:t>
        </w:r>
      </w:ins>
    </w:p>
    <w:p>
      <w:pPr>
        <w:spacing w:line="276" w:lineRule="auto" w:before="0" w:after="120"/>
        <w:jc w:val="both"/>
        <w:rPr>
          <w:ins w:id="1085" w:author="Hartwell, Brannigan &amp; Locke LLP (for GRS)" w:date="2024-09-30T09:00:00Z"/>
        </w:rPr>
      </w:pPr>
      <w:ins w:id="1086" w:author="Hartwell, Brannigan &amp; Locke LLP (for GRS)" w:date="2024-09-30T09:00:00Z">
        <w:r>
          <w:rPr>
            <w:rFonts w:ascii="Times New Roman" w:hAnsi="Times New Roman"/>
            <w:b/>
            <w:color w:val="000000"/>
            <w:sz w:val="22"/>
          </w:rPr>
          <w:t xml:space="preserve">9.7</w:t>
        </w:r>
        <w:r>
          <w:rPr>
            <w:rFonts w:ascii="Times New Roman" w:hAnsi="Times New Roman"/>
            <w:color w:val="000000"/>
            <w:sz w:val="22"/>
          </w:rPr>
          <w:t xml:space="preserve"> </w:t>
        </w:r>
        <w:r>
          <w:rPr>
            <w:rFonts w:ascii="Times New Roman" w:hAnsi="Times New Roman"/>
            <w:i/>
            <w:color w:val="000000"/>
            <w:sz w:val="22"/>
          </w:rPr>
          <w:t xml:space="preserve">Waiver.</w:t>
        </w:r>
        <w:r>
          <w:rPr>
            <w:rFonts w:ascii="Times New Roman" w:hAnsi="Times New Roman"/>
            <w:color w:val="000000"/>
            <w:sz w:val="22"/>
          </w:rPr>
          <w:t xml:space="preserve"> The State may, in its unreviewable discretion, reduce or waive stipulated penalties otherwise due under this Section.</w:t>
        </w:r>
      </w:ins>
    </w:p>
    <w:p>
      <w:pPr>
        <w:keepNext/>
        <w:spacing w:line="276" w:lineRule="auto" w:before="360" w:after="120"/>
        <w:jc w:val="left"/>
        <w:rPr>
          <w:ins w:id="1087" w:author="Hartwell, Brannigan &amp; Locke LLP (for GRS)" w:date="2024-09-30T09:00:00Z"/>
        </w:rPr>
      </w:pPr>
      <w:commentRangeStart w:id="19"/>
      <w:ins w:id="1088" w:author="Hartwell, Brannigan &amp; Locke LLP (for GRS)" w:date="2024-09-30T09:00:00Z">
        <w:r>
          <w:rPr>
            <w:rFonts w:ascii="Times New Roman" w:hAnsi="Times New Roman"/>
            <w:b/>
            <w:color w:val="000000"/>
            <w:sz w:val="22"/>
            <w:u w:val="single"/>
          </w:rPr>
          <w:t xml:space="preserve">IX-A. FORCE MAJEURE</w:t>
        </w:r>
      </w:ins>
      <w:commentRangeEnd w:id="19"/>
      <w:r>
        <w:rPr>
          <w:rStyle w:val="CommentReference"/>
        </w:rPr>
        <w:commentReference w:id="19"/>
      </w:r>
    </w:p>
    <w:p>
      <w:pPr>
        <w:spacing w:line="276" w:lineRule="auto" w:before="0" w:after="120"/>
        <w:jc w:val="both"/>
        <w:rPr>
          <w:ins w:id="1089" w:author="Hartwell, Brannigan &amp; Locke LLP (for GRS)" w:date="2024-09-30T09:00:00Z"/>
        </w:rPr>
      </w:pPr>
      <w:ins w:id="1090" w:author="Hartwell, Brannigan &amp; Locke LLP (for GRS)" w:date="2024-09-30T09:00:00Z">
        <w:r>
          <w:rPr>
            <w:rFonts w:ascii="Times New Roman" w:hAnsi="Times New Roman"/>
            <w:b/>
            <w:color w:val="000000"/>
            <w:sz w:val="22"/>
          </w:rPr>
          <w:t xml:space="preserve">9A.1</w:t>
        </w:r>
        <w:r>
          <w:rPr>
            <w:rFonts w:ascii="Times New Roman" w:hAnsi="Times New Roman"/>
            <w:color w:val="000000"/>
            <w:sz w:val="22"/>
          </w:rPr>
          <w:t xml:space="preserve"> </w:t>
        </w:r>
        <w:r>
          <w:rPr>
            <w:rFonts w:ascii="Times New Roman" w:hAnsi="Times New Roman"/>
            <w:i/>
            <w:color w:val="000000"/>
            <w:sz w:val="22"/>
          </w:rPr>
          <w:t xml:space="preserve">Definition.</w:t>
        </w:r>
        <w:r>
          <w:rPr>
            <w:rFonts w:ascii="Times New Roman" w:hAnsi="Times New Roman"/>
            <w:color w:val="000000"/>
            <w:sz w:val="22"/>
          </w:rPr>
          <w:t xml:space="preserve"> "Force Majeure" means any event arising from causes beyond the control of GRS, its contractors, or any entity controlled by GRS that delays or prevents the performance of any obligation under this Consent Decree despite GRS's best efforts to fulfill the obligation, including, without limitation: natural disasters, floods, extreme weather that prevents field work, fire, epidemic, war, civil disturbance, or labor disputes not involving GRS employees; unavailability of equipment, materials, or qualified contractors resulting from supply-chain disruptions not caused by GRS; delays in obtaining any permit, access agreement, or approval required from a governmental authority or third party, despite GRS's timely and complete application and diligent efforts; changes in applicable law or regulation that materially affect the Work; and the discovery of subsurface conditions materially different from those described in the Remedial Investigation that could not reasonably have been anticipated. "Best efforts" includes using best efforts to anticipate any potential Force Majeure event and to address its effects as it is occurring and after it has occurred, so as to minimize delay to the greatest extent possible.</w:t>
        </w:r>
      </w:ins>
    </w:p>
    <w:p>
      <w:pPr>
        <w:spacing w:line="276" w:lineRule="auto" w:before="0" w:after="120"/>
        <w:jc w:val="both"/>
        <w:rPr>
          <w:ins w:id="1091" w:author="Hartwell, Brannigan &amp; Locke LLP (for GRS)" w:date="2024-09-30T09:00:00Z"/>
        </w:rPr>
      </w:pPr>
      <w:ins w:id="1092" w:author="Hartwell, Brannigan &amp; Locke LLP (for GRS)" w:date="2024-09-30T09:00:00Z">
        <w:r>
          <w:rPr>
            <w:rFonts w:ascii="Times New Roman" w:hAnsi="Times New Roman"/>
            <w:b/>
            <w:color w:val="000000"/>
            <w:sz w:val="22"/>
          </w:rPr>
          <w:t xml:space="preserve">9A.2</w:t>
        </w:r>
        <w:r>
          <w:rPr>
            <w:rFonts w:ascii="Times New Roman" w:hAnsi="Times New Roman"/>
            <w:color w:val="000000"/>
            <w:sz w:val="22"/>
          </w:rPr>
          <w:t xml:space="preserve"> </w:t>
        </w:r>
        <w:r>
          <w:rPr>
            <w:rFonts w:ascii="Times New Roman" w:hAnsi="Times New Roman"/>
            <w:i/>
            <w:color w:val="000000"/>
            <w:sz w:val="22"/>
          </w:rPr>
          <w:t xml:space="preserve">Exclusions.</w:t>
        </w:r>
        <w:r>
          <w:rPr>
            <w:rFonts w:ascii="Times New Roman" w:hAnsi="Times New Roman"/>
            <w:color w:val="000000"/>
            <w:sz w:val="22"/>
          </w:rPr>
          <w:t xml:space="preserve"> Force Majeure does not include increased cost or expense of performance, changed financial circumstances, or financial inability to perform, or the failure of GRS's contractors to perform unless that failure itself results from a Force Majeure event.</w:t>
        </w:r>
      </w:ins>
    </w:p>
    <w:p>
      <w:pPr>
        <w:spacing w:line="276" w:lineRule="auto" w:before="0" w:after="120"/>
        <w:jc w:val="both"/>
        <w:rPr>
          <w:ins w:id="1093" w:author="Hartwell, Brannigan &amp; Locke LLP (for GRS)" w:date="2024-09-30T09:00:00Z"/>
        </w:rPr>
      </w:pPr>
      <w:ins w:id="1094" w:author="Hartwell, Brannigan &amp; Locke LLP (for GRS)" w:date="2024-09-30T09:00:00Z">
        <w:r>
          <w:rPr>
            <w:rFonts w:ascii="Times New Roman" w:hAnsi="Times New Roman"/>
            <w:b/>
            <w:color w:val="000000"/>
            <w:sz w:val="22"/>
          </w:rPr>
          <w:t xml:space="preserve">9A.3</w:t>
        </w:r>
        <w:r>
          <w:rPr>
            <w:rFonts w:ascii="Times New Roman" w:hAnsi="Times New Roman"/>
            <w:color w:val="000000"/>
            <w:sz w:val="22"/>
          </w:rPr>
          <w:t xml:space="preserve"> </w:t>
        </w:r>
        <w:r>
          <w:rPr>
            <w:rFonts w:ascii="Times New Roman" w:hAnsi="Times New Roman"/>
            <w:i/>
            <w:color w:val="000000"/>
            <w:sz w:val="22"/>
          </w:rPr>
          <w:t xml:space="preserve">Notice.</w:t>
        </w:r>
        <w:r>
          <w:rPr>
            <w:rFonts w:ascii="Times New Roman" w:hAnsi="Times New Roman"/>
            <w:color w:val="000000"/>
            <w:sz w:val="22"/>
          </w:rPr>
          <w:t xml:space="preserve"> GRS shall notify Illinois EPA (with a copy to FRC) orally or by email within five (5) Business Days, and in writing within ten (10) Business Days, after GRS first knew or should have known that an event may cause a Force Majeure delay. The written notice shall describe the event, the anticipated length of the delay, its causes, the measures taken and to be taken to prevent or minimize the delay, and a schedule for those measures, together with available supporting documentation. Failure to comply with this Section 9A.3 shall preclude GRS from asserting Force Majeure for that event, unless Illinois EPA, in its discretion, excuses the failure.</w:t>
        </w:r>
      </w:ins>
    </w:p>
    <w:p>
      <w:pPr>
        <w:spacing w:line="276" w:lineRule="auto" w:before="0" w:after="120"/>
        <w:jc w:val="both"/>
        <w:rPr>
          <w:ins w:id="1095" w:author="Hartwell, Brannigan &amp; Locke LLP (for GRS)" w:date="2024-09-30T09:00:00Z"/>
        </w:rPr>
      </w:pPr>
      <w:ins w:id="1096" w:author="Hartwell, Brannigan &amp; Locke LLP (for GRS)" w:date="2024-09-30T09:00:00Z">
        <w:r>
          <w:rPr>
            <w:rFonts w:ascii="Times New Roman" w:hAnsi="Times New Roman"/>
            <w:b/>
            <w:color w:val="000000"/>
            <w:sz w:val="22"/>
          </w:rPr>
          <w:t xml:space="preserve">9A.4</w:t>
        </w:r>
        <w:r>
          <w:rPr>
            <w:rFonts w:ascii="Times New Roman" w:hAnsi="Times New Roman"/>
            <w:color w:val="000000"/>
            <w:sz w:val="22"/>
          </w:rPr>
          <w:t xml:space="preserve"> </w:t>
        </w:r>
        <w:r>
          <w:rPr>
            <w:rFonts w:ascii="Times New Roman" w:hAnsi="Times New Roman"/>
            <w:i/>
            <w:color w:val="000000"/>
            <w:sz w:val="22"/>
          </w:rPr>
          <w:t xml:space="preserve">Extension.</w:t>
        </w:r>
        <w:r>
          <w:rPr>
            <w:rFonts w:ascii="Times New Roman" w:hAnsi="Times New Roman"/>
            <w:color w:val="000000"/>
            <w:sz w:val="22"/>
          </w:rPr>
          <w:t xml:space="preserve"> If Illinois EPA agrees that the delay or anticipated delay is attributable to Force Majeure, the time for performance of the affected obligations shall be extended for such period as is necessary to complete those obligations, and no stipulated penalties shall accrue for the period of the extension. An extension for one obligation shall not by itself extend the time for any other obligation. Illinois EPA shall notify GRS in writing of its decision within twenty (20) Business Days of receipt of GRS's written notice.</w:t>
        </w:r>
      </w:ins>
    </w:p>
    <w:p>
      <w:pPr>
        <w:spacing w:line="276" w:lineRule="auto" w:before="0" w:after="120"/>
        <w:jc w:val="both"/>
        <w:rPr>
          <w:ins w:id="1097" w:author="Hartwell, Brannigan &amp; Locke LLP (for GRS)" w:date="2024-09-30T09:00:00Z"/>
        </w:rPr>
      </w:pPr>
      <w:ins w:id="1098" w:author="Hartwell, Brannigan &amp; Locke LLP (for GRS)" w:date="2024-09-30T09:00:00Z">
        <w:r>
          <w:rPr>
            <w:rFonts w:ascii="Times New Roman" w:hAnsi="Times New Roman"/>
            <w:b/>
            <w:color w:val="000000"/>
            <w:sz w:val="22"/>
          </w:rPr>
          <w:t xml:space="preserve">9A.5</w:t>
        </w:r>
        <w:r>
          <w:rPr>
            <w:rFonts w:ascii="Times New Roman" w:hAnsi="Times New Roman"/>
            <w:color w:val="000000"/>
            <w:sz w:val="22"/>
          </w:rPr>
          <w:t xml:space="preserve"> </w:t>
        </w:r>
        <w:r>
          <w:rPr>
            <w:rFonts w:ascii="Times New Roman" w:hAnsi="Times New Roman"/>
            <w:i/>
            <w:color w:val="000000"/>
            <w:sz w:val="22"/>
          </w:rPr>
          <w:t xml:space="preserve">Disputes.</w:t>
        </w:r>
        <w:r>
          <w:rPr>
            <w:rFonts w:ascii="Times New Roman" w:hAnsi="Times New Roman"/>
            <w:color w:val="000000"/>
            <w:sz w:val="22"/>
          </w:rPr>
          <w:t xml:space="preserve"> If Illinois EPA does not agree that a Force Majeure event has occurred, or disagrees with the length of the extension requested, GRS may invoke dispute resolution under Section XV. In any such proceeding GRS shall bear the burden of demonstrating, by a preponderance of the evidence, that the delay was caused by Force Majeure, that the duration of the extension sought was or will be warranted, that GRS used best efforts to avoid and mitigate the delay, and that GRS complied with Section 9A.3.</w:t>
        </w:r>
      </w:ins>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w:t>
      </w:r>
      <w:commentRangeStart w:id="20"/>
      <w:del w:id="1099" w:author="Hartwell, Brannigan &amp; Locke LLP (for GRS)" w:date="2024-09-30T09:00:00Z">
        <w:r>
          <w:rPr>
            <w:rFonts w:ascii="Times New Roman" w:hAnsi="Times New Roman"/>
            <w:color w:val="000000"/>
            <w:sz w:val="22"/>
          </w:rPr>
          <w:delText xml:space="preserve">Within sixty (60) days of the Effective Date of this Consent Decree, GRS shall establish and maintain financial assurance in the amount of Sixteen Million Two Hundred Thousand Dollars ($16,200,000). This amount represents one hundred fifty percent (150%) of the total estimated cost of corrective action at the Facility, as set forth in Recital 9 ($10,800,000 × 1.50 = $16,200,000).</w:delText>
        </w:r>
      </w:del>
      <w:ins w:id="1100" w:author="Hartwell, Brannigan &amp; Locke LLP (for GRS)" w:date="2024-09-30T09:00:00Z">
        <w:r>
          <w:rPr>
            <w:rFonts w:ascii="Times New Roman" w:hAnsi="Times New Roman"/>
            <w:color w:val="000000"/>
            <w:sz w:val="22"/>
          </w:rPr>
          <w:t xml:space="preserve">GRS shall establish and maintain financial assurance in an amount equal to one hundred twenty percent (120%) of the estimated cost of the corrective action required under Section VII (the "Financial Assurance Amount"), as follows: (a) within one hundred twenty (120) days of the Effective Date, GRS shall establish financial assurance in the initial amount of Six Million Four Hundred Eighty Thousand Dollars ($6,480,000), which is fifty percent (50%) of 120% of the total estimated cost of corrective action set forth in Recital 9 ($10,800,000 × 1.20 = $12,960,000; $12,960,000 × 0.50 = $6,480,000); and (b) within sixty (60) days after Illinois EPA's approval of the CMS, and in no event later than twenty-one (21) months after the Effective Date, GRS shall increase the financial assurance to the full Financial Assurance Amount, calculated as 120% of the estimated cost of the Selected Remedies set forth in the approved CMS (plus the estimated cost of any remaining Work under Section 7.8).</w:t>
        </w:r>
      </w:ins>
      <w:commentRangeEnd w:id="20"/>
      <w:r>
        <w:rPr>
          <w:rStyle w:val="CommentReference"/>
        </w:rPr>
        <w:commentReference w:id="20"/>
      </w:r>
      <w:r>
        <w:rPr>
          <w:rFonts w:ascii="Times New Roman" w:hAnsi="Times New Roman"/>
          <w:color w:val="000000"/>
          <w:sz w:val="22"/>
        </w:rPr>
        <w:t xml:space="preserve">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w:t>
      </w:r>
      <w:del w:id="1101" w:author="Hartwell, Brannigan &amp; Locke LLP (for GRS)" w:date="2024-09-30T09:00:00Z">
        <w:r>
          <w:rPr>
            <w:rFonts w:ascii="Times New Roman" w:hAnsi="Times New Roman"/>
            <w:color w:val="000000"/>
            <w:sz w:val="22"/>
          </w:rPr>
          <w:delText xml:space="preserve">advance written notice of non-renewal to Illinois EPA and GRS;</w:delText>
        </w:r>
      </w:del>
      <w:ins w:id="1102" w:author="Hartwell, Brannigan &amp; Locke LLP (for GRS)" w:date="2024-09-30T09:00:00Z">
        <w:r>
          <w:rPr>
            <w:rFonts w:ascii="Times New Roman" w:hAnsi="Times New Roman"/>
            <w:color w:val="000000"/>
            <w:sz w:val="22"/>
          </w:rPr>
          <w:t xml:space="preserve">advance written notice of non-renewal to Illinois EPA and GRS, in which event GRS shall have ninety (90) days after such notice to provide substitute financial assurance under this Section before Illinois EPA may draw on the letter of credit;</w:t>
        </w:r>
      </w:ins>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del w:id="1103" w:author="Hartwell, Brannigan &amp; Locke LLP (for GRS)" w:date="2024-09-30T09:00:00Z">
        <w:r>
          <w:rPr>
            <w:rFonts w:ascii="Times New Roman" w:hAnsi="Times New Roman"/>
            <w:i/>
            <w:color w:val="000000"/>
            <w:sz w:val="22"/>
          </w:rPr>
          <w:delText xml:space="preserve">No Other Mechanisms.</w:delText>
        </w:r>
      </w:del>
      <w:ins w:id="1104" w:author="Hartwell, Brannigan &amp; Locke LLP (for GRS)" w:date="2024-09-30T09:00:00Z">
        <w:r>
          <w:rPr>
            <w:rFonts w:ascii="Times New Roman" w:hAnsi="Times New Roman"/>
            <w:i/>
            <w:color w:val="000000"/>
            <w:sz w:val="22"/>
          </w:rPr>
          <w:t xml:space="preserve">Additional Mechanisms.</w:t>
        </w:r>
      </w:ins>
      <w:r>
        <w:rPr>
          <w:rFonts w:ascii="Times New Roman" w:hAnsi="Times New Roman"/>
          <w:color w:val="000000"/>
          <w:sz w:val="22"/>
        </w:rPr>
        <w:t xml:space="preserve"> </w:t>
      </w:r>
      <w:commentRangeStart w:id="21"/>
      <w:del w:id="1105" w:author="Hartwell, Brannigan &amp; Locke LLP (for GRS)" w:date="2024-09-30T09:00:00Z">
        <w:r>
          <w:rPr>
            <w:rFonts w:ascii="Times New Roman" w:hAnsi="Times New Roman"/>
            <w:color w:val="000000"/>
            <w:sz w:val="22"/>
          </w:rPr>
          <w:delText xml:space="preserve">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1106" w:author="Hartwell, Brannigan &amp; Locke LLP (for GRS)" w:date="2024-09-30T09:00:00Z">
        <w:r>
          <w:rPr>
            <w:rFonts w:ascii="Times New Roman" w:hAnsi="Times New Roman"/>
            <w:color w:val="000000"/>
            <w:sz w:val="22"/>
          </w:rPr>
          <w:t xml:space="preserve">In addition to the mechanisms listed in Section 11.2, GRS may satisfy all or part of its financial assurance obligation by: (a) an insurance policy meeting the requirements of 35 IAC 724.243(e) (40 C.F.R. § 264.143(e)); (b) a demonstration that GRS meets the financial test criteria of 35 IAC 724.243(f) (40 C.F.R. § 264.143(f)), with annual updates; (c) a written guarantee by a parent or affiliated corporation that meets those financial test criteria, in the form required by 35 IAC 724.251 (40 C.F.R. § 264.151); or (d) any combination of the foregoing and the mechanisms listed in Section 11.2, consistent with 35 IAC 724.243(g) (40 C.F.R. § 264.143(g)). If GRS relies on a financial test or guarantee and it, or the guarantor, ceases to meet the applicable criteria, GRS shall provide alternative financial assurance under Section 11.2 within one hundred twenty (120) days.</w:t>
        </w:r>
      </w:ins>
      <w:commentRangeEnd w:id="21"/>
      <w:r>
        <w:rPr>
          <w:rStyle w:val="CommentReference"/>
        </w:rPr>
        <w:commentReference w:id="21"/>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In no event shall the amount of financial assurance be less than </w:t>
      </w:r>
      <w:del w:id="1107" w:author="Hartwell, Brannigan &amp; Locke LLP (for GRS)" w:date="2024-09-30T09:00:00Z">
        <w:r>
          <w:rPr>
            <w:rFonts w:ascii="Times New Roman" w:hAnsi="Times New Roman"/>
            <w:color w:val="000000"/>
            <w:sz w:val="22"/>
          </w:rPr>
          <w:delText xml:space="preserve">one hundred fifty percent (150%)</w:delText>
        </w:r>
      </w:del>
      <w:ins w:id="1108" w:author="Hartwell, Brannigan &amp; Locke LLP (for GRS)" w:date="2024-09-30T09:00:00Z">
        <w:r>
          <w:rPr>
            <w:rFonts w:ascii="Times New Roman" w:hAnsi="Times New Roman"/>
            <w:color w:val="000000"/>
            <w:sz w:val="22"/>
          </w:rPr>
          <w:t xml:space="preserve">one hundred twenty percent (120%)</w:t>
        </w:r>
      </w:ins>
      <w:r>
        <w:rPr>
          <w:rFonts w:ascii="Times New Roman" w:hAnsi="Times New Roman"/>
          <w:color w:val="000000"/>
          <w:sz w:val="22"/>
        </w:rPr>
        <w:t xml:space="preserve">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w:t>
      </w:r>
      <w:del w:id="1109" w:author="Hartwell, Brannigan &amp; Locke LLP (for GRS)" w:date="2024-09-30T09:00:00Z">
        <w:r>
          <w:rPr>
            <w:rFonts w:ascii="Times New Roman" w:hAnsi="Times New Roman"/>
            <w:color w:val="000000"/>
            <w:sz w:val="22"/>
          </w:rPr>
          <w:delText xml:space="preserve">GRS may request a reduction in the financial assurance, subject to Illinois EPA's written approval.</w:delText>
        </w:r>
      </w:del>
      <w:ins w:id="1110" w:author="Hartwell, Brannigan &amp; Locke LLP (for GRS)" w:date="2024-09-30T09:00:00Z">
        <w:r>
          <w:rPr>
            <w:rFonts w:ascii="Times New Roman" w:hAnsi="Times New Roman"/>
            <w:color w:val="000000"/>
            <w:sz w:val="22"/>
          </w:rPr>
          <w:t xml:space="preserve">GRS may request a reduction in the financial assurance, subject to Illinois EPA's written approval, which shall not be unreasonably withheld or delayed. GRS may likewise request a reduction upon completion of construction of the Selected Remedy at any SWMU or AOC, or upon completion of any other component of the Work.</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w:t>
      </w:r>
      <w:del w:id="1116" w:author="Hartwell, Brannigan &amp; Locke LLP (for GRS)" w:date="2024-09-30T09:00:00Z">
        <w:r>
          <w:rPr>
            <w:rFonts w:ascii="Times New Roman" w:hAnsi="Times New Roman"/>
            <w:color w:val="000000"/>
            <w:sz w:val="22"/>
          </w:rPr>
          <w:delText xml:space="preserve">commencing on the first day following the applicable deadline</w:delText>
        </w:r>
      </w:del>
      <w:ins w:id="1117" w:author="Hartwell, Brannigan &amp; Locke LLP (for GRS)" w:date="2024-09-30T09:00:00Z">
        <w:r>
          <w:rPr>
            <w:rFonts w:ascii="Times New Roman" w:hAnsi="Times New Roman"/>
            <w:color w:val="000000"/>
            <w:sz w:val="22"/>
          </w:rPr>
          <w:t xml:space="preserve">accruing as provided in Section 9.2</w:t>
        </w:r>
      </w:ins>
      <w:r>
        <w:rPr>
          <w:rFonts w:ascii="Times New Roman" w:hAnsi="Times New Roman"/>
          <w:color w:val="000000"/>
          <w:sz w:val="22"/>
        </w:rPr>
        <w:t xml:space="preserve">. In addition, upon GRS's failure to establish or maintain financial assurance as required</w:t>
      </w:r>
      <w:ins w:id="1111" w:author="Hartwell, Brannigan &amp; Locke LLP (for GRS)" w:date="2024-09-30T09:00:00Z">
        <w:r>
          <w:rPr>
            <w:rFonts w:ascii="Times New Roman" w:hAnsi="Times New Roman"/>
            <w:color w:val="000000"/>
            <w:sz w:val="22"/>
          </w:rPr>
          <w:t xml:space="preserve">, and following written notice and a thirty (30)-day opportunity to cure</w:t>
        </w:r>
      </w:ins>
      <w:r>
        <w:rPr>
          <w:rFonts w:ascii="Times New Roman" w:hAnsi="Times New Roman"/>
          <w:color w:val="000000"/>
          <w:sz w:val="22"/>
        </w:rPr>
        <w:t xml:space="preserve">,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w:t>
      </w:r>
      <w:del w:id="1112" w:author="Hartwell, Brannigan &amp; Locke LLP (for GRS)" w:date="2024-09-30T09:00:00Z">
        <w:r>
          <w:rPr>
            <w:rFonts w:ascii="Times New Roman" w:hAnsi="Times New Roman"/>
            <w:color w:val="000000"/>
            <w:sz w:val="22"/>
          </w:rPr>
          <w:delText xml:space="preserve">as Illinois EPA may direct, at locations</w:delText>
        </w:r>
      </w:del>
      <w:ins w:id="1113" w:author="Hartwell, Brannigan &amp; Locke LLP (for GRS)" w:date="2024-09-30T09:00:00Z">
        <w:r>
          <w:rPr>
            <w:rFonts w:ascii="Times New Roman" w:hAnsi="Times New Roman"/>
            <w:color w:val="000000"/>
            <w:sz w:val="22"/>
          </w:rPr>
          <w:t xml:space="preserve">as Illinois EPA may reasonably direct, based on data indicating the need for additional monitoring points, at locations</w:t>
        </w:r>
      </w:ins>
      <w:r>
        <w:rPr>
          <w:rFonts w:ascii="Times New Roman" w:hAnsi="Times New Roman"/>
          <w:color w:val="000000"/>
          <w:sz w:val="22"/>
        </w:rPr>
        <w:t xml:space="preserve">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w:t>
      </w:r>
      <w:commentRangeStart w:id="22"/>
      <w:del w:id="1114" w:author="Hartwell, Brannigan &amp; Locke LLP (for GRS)" w:date="2024-09-30T09:00:00Z">
        <w:r>
          <w:rPr>
            <w:rFonts w:ascii="Times New Roman" w:hAnsi="Times New Roman"/>
            <w:color w:val="000000"/>
            <w:sz w:val="22"/>
          </w:rPr>
          <w:delText xml:space="preserve">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1115" w:author="Hartwell, Brannigan &amp; Locke LLP (for GRS)" w:date="2024-09-30T09:00:00Z">
        <w:r>
          <w:rPr>
            <w:rFonts w:ascii="Times New Roman" w:hAnsi="Times New Roman"/>
            <w:color w:val="000000"/>
            <w:sz w:val="22"/>
          </w:rPr>
          <w:t xml:space="preserve">GRS shall conduct groundwater monitoring under this Section on the following performance-based schedule, which Illinois EPA may further optimize at GRS's request: (a) quarterly monitoring shall continue throughout active remediation and in any event for not less than five (5) years after the Effective Date; (b) after five (5) consecutive years in which results at a monitoring well (or group of wells approved by Illinois EPA) demonstrate compliance with the applicable Remediation Objectives, or a statistically significant stable or declining trend approved by Illinois EPA, monitoring at such well(s) shall be reduced to semi-annual frequency; (c) after ten (10) years of monitoring, and after not less than five (5) years of semi-annual monitoring meeting the criteria in clause (b), monitoring at such well(s) shall be reduced to annual frequency; and (d) monitoring at a well, and ultimately at the Facility, shall terminate upon GRS's demonstration, approved by Illinois EPA, that the applicable Remediation Objectives have been met for four (4) consecutive years, provided that monitoring at the Facility shall not terminate earlier than ten (10) years after the Effective Date. Attainment shall be evaluated using statistical methods consistent with U.S. EPA guidance, including OSWER Directive 9283.1-44, Recommended Approach for Evaluating Completion of Groundwater Restoration Remedial Actions at a Groundwater Monitoring Well (Aug. 2014), and Statistical Analysis of Groundwater Monitoring Data at RCRA Facilities: Unified Guidance (EPA 530/R-09-007, Mar. 2009). If any monitoring event after a frequency reduction shows an exceedance of an applicable Remediation Objective at a well, confirmed by resampling within thirty (30) days, monitoring at the affected well(s) shall revert to quarterly frequency until the criteria of this Section are again met. Illinois EPA's determinations under this Section are subject to dispute resolution under Section XV.</w:t>
        </w:r>
      </w:ins>
      <w:commentRangeEnd w:id="22"/>
      <w:r>
        <w:rPr>
          <w:rStyle w:val="CommentReference"/>
        </w:rPr>
        <w:commentReference w:id="22"/>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w:t>
      </w:r>
      <w:commentRangeStart w:id="23"/>
      <w:del w:id="1118" w:author="Hartwell, Brannigan &amp; Locke LLP (for GRS)" w:date="2024-09-30T09:00:00Z">
        <w:r>
          <w:rPr>
            <w:rFonts w:ascii="Times New Roman" w:hAnsi="Times New Roman"/>
            <w:color w:val="000000"/>
            <w:sz w:val="22"/>
          </w:rPr>
          <w:delText xml:space="preserve">GRS shall provide the State, Illinois EPA, FRC, and their respective agents</w:delText>
        </w:r>
      </w:del>
      <w:ins w:id="1119" w:author="Hartwell, Brannigan &amp; Locke LLP (for GRS)" w:date="2024-09-30T09:00:00Z">
        <w:r>
          <w:rPr>
            <w:rFonts w:ascii="Times New Roman" w:hAnsi="Times New Roman"/>
            <w:color w:val="000000"/>
            <w:sz w:val="22"/>
          </w:rPr>
          <w:t xml:space="preserve">GRS shall provide the State, Illinois EPA, and their respective agents</w:t>
        </w:r>
      </w:ins>
      <w:commentRangeEnd w:id="23"/>
      <w:r>
        <w:rPr>
          <w:rStyle w:val="CommentReference"/>
        </w:rPr>
        <w:commentReference w:id="23"/>
      </w:r>
      <w:r>
        <w:rPr>
          <w:rFonts w:ascii="Times New Roman" w:hAnsi="Times New Roman"/>
          <w:color w:val="000000"/>
          <w:sz w:val="22"/>
        </w:rPr>
        <w:t xml:space="preserve">,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w:t>
      </w:r>
      <w:del w:id="1120" w:author="Hartwell, Brannigan &amp; Locke LLP (for GRS)" w:date="2024-09-30T09:00:00Z">
        <w:r>
          <w:rPr>
            <w:rFonts w:ascii="Times New Roman" w:hAnsi="Times New Roman"/>
            <w:color w:val="000000"/>
            <w:sz w:val="22"/>
          </w:rPr>
          <w:delText xml:space="preserve">GRS shall not require advance notice as a condition of such access and shall not impose any conditions, restrictions, or limitations on the access rights granted herein.</w:delText>
        </w:r>
      </w:del>
      <w:ins w:id="1121" w:author="Hartwell, Brannigan &amp; Locke LLP (for GRS)" w:date="2024-09-30T09:00:00Z">
        <w:r>
          <w:rPr>
            <w:rFonts w:ascii="Times New Roman" w:hAnsi="Times New Roman"/>
            <w:color w:val="000000"/>
            <w:sz w:val="22"/>
          </w:rPr>
          <w:t xml:space="preserve">GRS shall not require advance notice as a condition of access by the State or Illinois EPA and shall not impose any conditions, restrictions, or limitations on such access other than compliance with the Facility's generally applicable health and safety requirements.</w:t>
        </w:r>
      </w:ins>
      <w:r>
        <w:rPr>
          <w:rFonts w:ascii="Times New Roman" w:hAnsi="Times New Roman"/>
          <w:color w:val="000000"/>
          <w:sz w:val="22"/>
        </w:rPr>
        <w:t xml:space="preserve"> </w:t>
      </w:r>
      <w:del w:id="1122" w:author="Hartwell, Brannigan &amp; Locke LLP (for GRS)" w:date="2024-09-30T09:00:00Z">
        <w:r>
          <w:rPr>
            <w:rFonts w:ascii="Times New Roman" w:hAnsi="Times New Roman"/>
            <w:color w:val="000000"/>
            <w:sz w:val="22"/>
          </w:rPr>
          <w:delText xml:space="preserve">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delText>
        </w:r>
      </w:del>
      <w:ins w:id="1123" w:author="Hartwell, Brannigan &amp; Locke LLP (for GRS)" w:date="2024-09-30T09:00:00Z">
        <w:r>
          <w:rPr>
            <w:rFonts w:ascii="Times New Roman" w:hAnsi="Times New Roman"/>
            <w:color w:val="000000"/>
            <w:sz w:val="22"/>
          </w:rPr>
          <w:t xml:space="preserve">FRC and its consultants shall be entitled to: (a) one (1) site visit per calendar year, and such additional visits as Illinois EPA may approve for good cause, on not less than ten (10) Business Days' written notice to GRS, during normal business hours, accompanied by GRS personnel, and subject to the Facility's health and safety requirements; (b) copies of all progress reports and monitoring reports submitted to Illinois EPA under Sections 7.6 and 12.5; and (c) on reasonable advance notice, the opportunity to observe, and to collect split samples during, scheduled groundwater monitoring events under Section XII, at FRC's own expense, with all FRC split-sample results provided to GRS and Illinois EPA.</w:t>
        </w:r>
      </w:ins>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r>
        <w:rPr>
          <w:rFonts w:ascii="Times New Roman" w:hAnsi="Times New Roman"/>
          <w:color w:val="000000"/>
          <w:sz w:val="22"/>
        </w:rPr>
        <w:t xml:space="preserve"> </w:t>
      </w:r>
      <w:commentRangeStart w:id="24"/>
      <w:del w:id="1124" w:author="Hartwell, Brannigan &amp; Locke LLP (for GRS)" w:date="2024-09-30T09:00:00Z">
        <w:r>
          <w:rPr>
            <w:rFonts w:ascii="Times New Roman" w:hAnsi="Times New Roman"/>
            <w:color w:val="000000"/>
            <w:sz w:val="22"/>
          </w:rPr>
          <w:delText xml:space="preserve">GRS shall provide Illinois EPA and FRC, upon written or oral request, access to and copies of all documents</w:delText>
        </w:r>
      </w:del>
      <w:ins w:id="1125" w:author="Hartwell, Brannigan &amp; Locke LLP (for GRS)" w:date="2024-09-30T09:00:00Z">
        <w:r>
          <w:rPr>
            <w:rFonts w:ascii="Times New Roman" w:hAnsi="Times New Roman"/>
            <w:color w:val="000000"/>
            <w:sz w:val="22"/>
          </w:rPr>
          <w:t xml:space="preserve">GRS shall provide Illinois EPA, upon written or oral request (and FRC, upon written request, with respect to sampling and monitoring data, reports and submissions under this Consent Decree, and other non-privileged environmental records), access to and copies of all documents</w:t>
        </w:r>
      </w:ins>
      <w:commentRangeEnd w:id="24"/>
      <w:r>
        <w:rPr>
          <w:rStyle w:val="CommentReference"/>
        </w:rPr>
        <w:commentReference w:id="24"/>
      </w:r>
      <w:r>
        <w:rPr>
          <w:rFonts w:ascii="Times New Roman" w:hAnsi="Times New Roman"/>
          <w:color w:val="000000"/>
          <w:sz w:val="22"/>
        </w:rPr>
        <w:t xml:space="preserve">, records, data, reports, correspondence, and communications</w:t>
      </w:r>
      <w:del w:id="1126" w:author="Hartwell, Brannigan &amp; Locke LLP (for GRS)" w:date="2024-09-30T09:00:00Z">
        <w:r>
          <w:rPr>
            <w:rFonts w:ascii="Times New Roman" w:hAnsi="Times New Roman"/>
            <w:color w:val="000000"/>
            <w:sz w:val="22"/>
          </w:rPr>
          <w:delText xml:space="preserve">, including materials protected by the attorney-client privilege, the work product doctrine, and any other applicable privilege or protection,</w:delText>
        </w:r>
      </w:del>
      <w:r>
        <w:rPr>
          <w:rFonts w:ascii="Times New Roman" w:hAnsi="Times New Roman"/>
          <w:color w:val="000000"/>
          <w:sz w:val="22"/>
        </w:rPr>
        <w:t xml:space="preserve"> relating to contamination at or emanating from the Facility, the investigation and remediation thereof, GRS's compliance with environmental laws and regulations applicable to the Facility, and any other matter addressed in this Consent Decree. </w:t>
      </w:r>
      <w:del w:id="1127" w:author="Hartwell, Brannigan &amp; Locke LLP (for GRS)" w:date="2024-09-30T09:00:00Z">
        <w:r>
          <w:rPr>
            <w:rFonts w:ascii="Times New Roman" w:hAnsi="Times New Roman"/>
            <w:color w:val="000000"/>
            <w:sz w:val="22"/>
          </w:rPr>
          <w:delText xml:space="preserve">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delText>
        </w:r>
      </w:del>
      <w:ins w:id="1128" w:author="Hartwell, Brannigan &amp; Locke LLP (for GRS)" w:date="2024-09-30T09:00:00Z">
        <w:r>
          <w:rPr>
            <w:rFonts w:ascii="Times New Roman" w:hAnsi="Times New Roman"/>
            <w:color w:val="000000"/>
            <w:sz w:val="22"/>
          </w:rPr>
          <w:t xml:space="preserve">GRS may withhold documents protected by the attorney-client privilege, the attorney work-product doctrine, or any other privilege or protection recognized under applicable law, provided that GRS provides a privilege log identifying, for each document withheld, its date, author, recipients, general subject matter, and the privilege asserted. GRS shall not assert any privilege or protection with respect to (a) sampling, analytical, monitoring, hydrogeological, or other technical data; (b) any report, plan, or other submission required under this Consent Decree; or (c) records required to be maintained under applicable environmental law. Nothing in this Consent Decree constitutes a waiver of any privilege or protection, and the production of any privileged document shall not constitute a waiver, consistent with Illinois Supreme Court Rule 201(p). GRS may designate information as a trade secret or confidential business information under 415 ILCS 5/7 and 5/7.1, and FRC shall not disclose such information except as permitted by law or order of the Court.</w:t>
        </w:r>
      </w:ins>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w:t>
      </w:r>
      <w:ins w:id="1129" w:author="Hartwell, Brannigan &amp; Locke LLP (for GRS)" w:date="2024-09-30T09:00:00Z">
        <w:r>
          <w:rPr>
            <w:rFonts w:ascii="Times New Roman" w:hAnsi="Times New Roman"/>
            <w:color w:val="000000"/>
            <w:sz w:val="22"/>
          </w:rPr>
          <w:t xml:space="preserve">; provided, however, that payment of such stipulated penalties shall be stayed pending resolution of the dispute, and no stipulated penalties shall be owed with respect to any matter resolved in GRS's favor</w:t>
        </w:r>
      </w:ins>
      <w:r>
        <w:rPr>
          <w:rFonts w:ascii="Times New Roman" w:hAnsi="Times New Roman"/>
          <w:color w:val="000000"/>
          <w:sz w:val="22"/>
        </w:rPr>
        <w:t xml:space="preserv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w:t>
      </w:r>
      <w:commentRangeStart w:id="25"/>
      <w:del w:id="1130" w:author="Hartwell, Brannigan &amp; Locke LLP (for GRS)" w:date="2024-09-30T09:00:00Z">
        <w:r>
          <w:rPr>
            <w:rFonts w:ascii="Times New Roman" w:hAnsi="Times New Roman"/>
            <w:color w:val="000000"/>
            <w:sz w:val="22"/>
          </w:rPr>
          <w:delText xml:space="preserve">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delText>
        </w:r>
      </w:del>
      <w:ins w:id="1131" w:author="Hartwell, Brannigan &amp; Locke LLP (for GRS)" w:date="2024-09-30T09:00:00Z">
        <w:r>
          <w:rPr>
            <w:rFonts w:ascii="Times New Roman" w:hAnsi="Times New Roman"/>
            <w:color w:val="000000"/>
            <w:sz w:val="22"/>
          </w:rPr>
          <w:t xml:space="preserve">In any dispute concerning the selection or adequacy of a remedy or other technical determination by Illinois EPA under Sections VII, XI, or XII, the Court shall review Illinois EPA's determination on the administrative record and shall uphold it unless it is arbitrary and capricious or otherwise not in accordance with law. Disputes concerning the interpretation of this Consent Decree shall be resolved by the Court de novo, applying ordinary principles of contract interpretation.</w:t>
        </w:r>
      </w:ins>
      <w:commentRangeEnd w:id="25"/>
      <w:r>
        <w:rPr>
          <w:rStyle w:val="CommentReference"/>
        </w:rPr>
        <w:commentReference w:id="25"/>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w:t>
      </w:r>
      <w:commentRangeStart w:id="26"/>
      <w:del w:id="1132" w:author="Hartwell, Brannigan &amp; Locke LLP (for GRS)" w:date="2024-09-30T09:00:00Z">
        <w:r>
          <w:rPr>
            <w:rFonts w:ascii="Times New Roman" w:hAnsi="Times New Roman"/>
            <w:color w:val="000000"/>
            <w:sz w:val="22"/>
          </w:rPr>
          <w:delText xml:space="preserve">the State of Illinois covenants not to bring any civil judicial or administrative action against GRS for any claims arising from the same operative facts alleged in the State's Complaint filed April 22, 2021, in Case No. 2021-CH-00847; </w:delText>
        </w:r>
        <w:r>
          <w:rPr>
            <w:rFonts w:ascii="Times New Roman" w:hAnsi="Times New Roman"/>
            <w:i/>
            <w:color w:val="000000"/>
            <w:sz w:val="22"/>
          </w:rPr>
          <w:delText xml:space="preserve">provided, however</w:delText>
        </w:r>
        <w:r>
          <w:rPr>
            <w:rFonts w:ascii="Times New Roman" w:hAnsi="Times New Roman"/>
            <w:color w:val="000000"/>
            <w:sz w:val="22"/>
          </w:rPr>
          <w:delText xml:space="preserve">, that this covenant shall not become effective until GRS has fully satisfied each of the following conditions:</w:delText>
        </w:r>
      </w:del>
      <w:ins w:id="1133" w:author="Hartwell, Brannigan &amp; Locke LLP (for GRS)" w:date="2024-09-30T09:00:00Z">
        <w:r>
          <w:rPr>
            <w:rFonts w:ascii="Times New Roman" w:hAnsi="Times New Roman"/>
            <w:color w:val="000000"/>
            <w:sz w:val="22"/>
          </w:rPr>
          <w:t xml:space="preserve">the State of Illinois covenants not to bring any civil judicial or administrative action against GRS with respect to the Matters Addressed, including any claims arising from the same operative facts alleged in the State's Complaint filed April 22, 2021, in Case No. 2021-CH-00847, as follows:</w:t>
        </w:r>
      </w:ins>
      <w:commentRangeEnd w:id="26"/>
      <w:r>
        <w:rPr>
          <w:rStyle w:val="CommentReference"/>
        </w:rPr>
        <w:commentReference w:id="26"/>
      </w:r>
    </w:p>
    <w:p>
      <w:pPr>
        <w:spacing w:line="276" w:lineRule="auto" w:before="0" w:after="120"/>
        <w:ind w:left="432"/>
        <w:jc w:val="both"/>
      </w:pPr>
      <w:r>
        <w:rPr>
          <w:rFonts w:ascii="Times New Roman" w:hAnsi="Times New Roman"/>
          <w:color w:val="000000"/>
          <w:sz w:val="22"/>
        </w:rPr>
        <w:t xml:space="preserve">(a) </w:t>
      </w:r>
      <w:del w:id="1134" w:author="Hartwell, Brannigan &amp; Locke LLP (for GRS)" w:date="2024-09-30T09:00:00Z">
        <w:r>
          <w:rPr>
            <w:rFonts w:ascii="Times New Roman" w:hAnsi="Times New Roman"/>
            <w:color w:val="000000"/>
            <w:sz w:val="22"/>
          </w:rPr>
          <w:delText xml:space="preserve">GRS has achieved and maintained compliance with all applicable Remediation Objectives and Class I groundwater quality standards at all SWMUs and AOCs identified in the Remedial Investigation, as demonstrated through confirmatory sampling approved by Illinois EPA;</w:delText>
        </w:r>
      </w:del>
      <w:ins w:id="1135" w:author="Hartwell, Brannigan &amp; Locke LLP (for GRS)" w:date="2024-09-30T09:00:00Z">
        <w:r>
          <w:rPr>
            <w:rFonts w:ascii="Times New Roman" w:hAnsi="Times New Roman"/>
            <w:i/>
            <w:color w:val="000000"/>
            <w:sz w:val="22"/>
          </w:rPr>
          <w:t xml:space="preserve">Civil Penalty Claims.</w:t>
        </w:r>
        <w:r>
          <w:rPr>
            <w:rFonts w:ascii="Times New Roman" w:hAnsi="Times New Roman"/>
            <w:color w:val="000000"/>
            <w:sz w:val="22"/>
          </w:rPr>
          <w:t xml:space="preserve"> Effective upon the Effective Date, the State covenants not to sue or take administrative action against GRS for civil penalties for the violations alleged in the State's Complaint and for any other violations arising from the same operative facts through the date of lodging of this Consent Decree. This covenant is conditioned upon GRS's payment of the civil penalty under Section VI;</w:t>
        </w:r>
      </w:ins>
    </w:p>
    <w:p>
      <w:pPr>
        <w:spacing w:line="276" w:lineRule="auto" w:before="0" w:after="120"/>
        <w:ind w:left="432"/>
        <w:jc w:val="both"/>
      </w:pPr>
      <w:r>
        <w:rPr>
          <w:rFonts w:ascii="Times New Roman" w:hAnsi="Times New Roman"/>
          <w:color w:val="000000"/>
          <w:sz w:val="22"/>
        </w:rPr>
        <w:t xml:space="preserve">(b) </w:t>
      </w:r>
      <w:del w:id="1136" w:author="Hartwell, Brannigan &amp; Locke LLP (for GRS)" w:date="2024-09-30T09:00:00Z">
        <w:r>
          <w:rPr>
            <w:rFonts w:ascii="Times New Roman" w:hAnsi="Times New Roman"/>
            <w:color w:val="000000"/>
            <w:sz w:val="22"/>
          </w:rPr>
          <w:delText xml:space="preserve">GRS has completed all thirty (30) years of groundwater monitoring required under Section XII of this Consent Decree, including the submission of all required monitoring reports;</w:delText>
        </w:r>
      </w:del>
      <w:ins w:id="1137" w:author="Hartwell, Brannigan &amp; Locke LLP (for GRS)" w:date="2024-09-30T09:00:00Z">
        <w:r>
          <w:rPr>
            <w:rFonts w:ascii="Times New Roman" w:hAnsi="Times New Roman"/>
            <w:i/>
            <w:color w:val="000000"/>
            <w:sz w:val="22"/>
          </w:rPr>
          <w:t xml:space="preserve">Injunctive Relief and Corrective Action Claims.</w:t>
        </w:r>
        <w:r>
          <w:rPr>
            <w:rFonts w:ascii="Times New Roman" w:hAnsi="Times New Roman"/>
            <w:color w:val="000000"/>
            <w:sz w:val="22"/>
          </w:rPr>
          <w:t xml:space="preserve"> Effective upon Remedy Completion, the State covenants not to sue or take administrative action against GRS for injunctive relief, corrective action, or response costs with respect to the Matters Addressed, other than to enforce this Consent Decree, subject to Section XVIII. Before Remedy Completion, the State's remedy with respect to the Matters Addressed shall be enforcement of this Consent Decree, and the State shall not seek corrective action for the Matters Addressed beyond that required by this Consent Decree except under Section XVIII; and</w:t>
        </w:r>
      </w:ins>
    </w:p>
    <w:p>
      <w:pPr>
        <w:spacing w:line="276" w:lineRule="auto" w:before="0" w:after="120"/>
        <w:ind w:left="432"/>
        <w:jc w:val="both"/>
      </w:pPr>
      <w:r>
        <w:rPr>
          <w:rFonts w:ascii="Times New Roman" w:hAnsi="Times New Roman"/>
          <w:color w:val="000000"/>
          <w:sz w:val="22"/>
        </w:rPr>
        <w:t xml:space="preserve">(c) </w:t>
      </w:r>
      <w:del w:id="1138" w:author="Hartwell, Brannigan &amp; Locke LLP (for GRS)" w:date="2024-09-30T09:00:00Z">
        <w:r>
          <w:rPr>
            <w:rFonts w:ascii="Times New Roman" w:hAnsi="Times New Roman"/>
            <w:color w:val="000000"/>
            <w:sz w:val="22"/>
          </w:rPr>
          <w:delText xml:space="preserve">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ins w:id="1139" w:author="Hartwell, Brannigan &amp; Locke LLP (for GRS)" w:date="2024-09-30T09:00:00Z">
        <w:r>
          <w:rPr>
            <w:rFonts w:ascii="Times New Roman" w:hAnsi="Times New Roman"/>
            <w:i/>
            <w:color w:val="000000"/>
            <w:sz w:val="22"/>
          </w:rPr>
          <w:t xml:space="preserve">Remedy Completion; Continuing Obligations.</w:t>
        </w:r>
        <w:r>
          <w:rPr>
            <w:rFonts w:ascii="Times New Roman" w:hAnsi="Times New Roman"/>
            <w:color w:val="000000"/>
            <w:sz w:val="22"/>
          </w:rPr>
          <w:t xml:space="preserve"> When GRS believes that Remedy Completion has occurred, it shall submit a Remedy Completion Report to Illinois EPA and FRC. Within ninety (90) days of receipt, Illinois EPA shall either issue a written certification of Remedy Completion or explain in writing the deficiencies and the actions required to achieve Remedy Completion; disputes are subject to Section XV. The covenants in this Section are conditioned upon GRS's continued performance of its obligations under this Consent Decree. GRS's monitoring, reporting, financial assurance, and record-keeping obligations under Sections XI, XII, and XIII shall survive Remedy Completion and are not conditions precedent to the effectiveness of the covenants in this Section.</w:t>
        </w:r>
      </w:ins>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w:t>
      </w:r>
      <w:del w:id="1140" w:author="Hartwell, Brannigan &amp; Locke LLP (for GRS)" w:date="2024-09-30T09:00:00Z">
        <w:r>
          <w:rPr>
            <w:rFonts w:ascii="Times New Roman" w:hAnsi="Times New Roman"/>
            <w:i/>
            <w:color w:val="000000"/>
            <w:sz w:val="22"/>
          </w:rPr>
          <w:delText xml:space="preserve">provided, however</w:delText>
        </w:r>
        <w:r>
          <w:rPr>
            <w:rFonts w:ascii="Times New Roman" w:hAnsi="Times New Roman"/>
            <w:color w:val="000000"/>
            <w:sz w:val="22"/>
          </w:rPr>
          <w:delText xml:space="preserve">, that this covenant shall not become effective until each of the conditions set forth in Section 17.1(a)–(c) has been fully and completely satisfied.</w:delText>
        </w:r>
      </w:del>
      <w:ins w:id="1141" w:author="Hartwell, Brannigan &amp; Locke LLP (for GRS)" w:date="2024-09-30T09:00:00Z">
        <w:r>
          <w:rPr>
            <w:rFonts w:ascii="Times New Roman" w:hAnsi="Times New Roman"/>
            <w:i/>
            <w:color w:val="000000"/>
            <w:sz w:val="22"/>
          </w:rPr>
          <w:t xml:space="preserve">which covenant shall become effective as to civil penalty claims upon the Effective Date, and as to claims for injunctive relief, corrective action, or response costs upon Remedy Completion, on the same terms and conditions as set forth in Section 17.1(a)–(c).</w:t>
        </w:r>
      </w:ins>
      <w:r>
        <w:rPr>
          <w:rFonts w:ascii="Times New Roman" w:hAnsi="Times New Roman"/>
          <w:color w:val="000000"/>
          <w:sz w:val="22"/>
        </w:rPr>
        <w:t xml:space="preserve"> The scope of FRC's covenant is coextensive with the scope of the State's covenant as set forth in Section 17.1.</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w:t>
      </w:r>
      <w:del w:id="1142" w:author="Hartwell, Brannigan &amp; Locke LLP (for GRS)" w:date="2024-09-30T09:00:00Z">
        <w:r>
          <w:rPr>
            <w:rFonts w:ascii="Times New Roman" w:hAnsi="Times New Roman"/>
            <w:color w:val="000000"/>
            <w:sz w:val="22"/>
          </w:rPr>
          <w:delText xml:space="preserve">Nothing in this Consent Decree shall be construed as providing any protection to GRS against claims brought by any person or entity not a party to this Consent Decree, including but not limited to claims for contribution, cost recovery, property damage, or personal injury.</w:delText>
        </w:r>
      </w:del>
      <w:ins w:id="1143" w:author="Hartwell, Brannigan &amp; Locke LLP (for GRS)" w:date="2024-09-30T09:00:00Z">
        <w:r>
          <w:rPr>
            <w:rFonts w:ascii="Times New Roman" w:hAnsi="Times New Roman"/>
            <w:color w:val="000000"/>
            <w:sz w:val="22"/>
          </w:rPr>
          <w:t xml:space="preserve">Except as provided in Section 17.5, nothing in this Consent Decree shall be construed as providing any protection to GRS against claims brought by any person or entity not a party to this Consent Decree, including claims for property damage or personal injury.</w:t>
        </w:r>
      </w:ins>
    </w:p>
    <w:p>
      <w:pPr>
        <w:spacing w:line="276" w:lineRule="auto" w:before="0" w:after="120"/>
        <w:jc w:val="both"/>
        <w:rPr>
          <w:ins w:id="1144" w:author="Hartwell, Brannigan &amp; Locke LLP (for GRS)" w:date="2024-09-30T09:00:00Z"/>
        </w:rPr>
      </w:pPr>
      <w:commentRangeStart w:id="27"/>
      <w:ins w:id="1145" w:author="Hartwell, Brannigan &amp; Locke LLP (for GRS)" w:date="2024-09-30T09:00:00Z">
        <w:r>
          <w:rPr>
            <w:rFonts w:ascii="Times New Roman" w:hAnsi="Times New Roman"/>
            <w:b/>
            <w:color w:val="000000"/>
            <w:sz w:val="22"/>
          </w:rPr>
          <w:t xml:space="preserve">17.5</w:t>
        </w:r>
        <w:r>
          <w:rPr>
            <w:rFonts w:ascii="Times New Roman" w:hAnsi="Times New Roman"/>
            <w:color w:val="000000"/>
            <w:sz w:val="22"/>
          </w:rPr>
          <w:t xml:space="preserve"> </w:t>
        </w:r>
        <w:r>
          <w:rPr>
            <w:rFonts w:ascii="Times New Roman" w:hAnsi="Times New Roman"/>
            <w:i/>
            <w:color w:val="000000"/>
            <w:sz w:val="22"/>
          </w:rPr>
          <w:t xml:space="preserve">Contribution Protection and Reservation of GRS Rights.</w:t>
        </w:r>
        <w:r>
          <w:rPr>
            <w:rFonts w:ascii="Times New Roman" w:hAnsi="Times New Roman"/>
            <w:color w:val="000000"/>
            <w:sz w:val="22"/>
          </w:rPr>
          <w:t xml:space="preserve"> (a) The Parties agree, and by entering this Consent Decree the Court finds, that this Consent Decree is a judicially approved settlement under which GRS has resolved its liability to the State for the Matters Addressed within the meaning of Section 113(f)(2) of CERCLA, 42 U.S.C. § 9613(f)(2), and that, as of the Effective Date, GRS is entitled to protection from contribution actions or claims for the Matters Addressed as provided by Section 113(f)(2) of CERCLA and, to the fullest extent permitted by law, by applicable Illinois law, including 740 ILCS 100/2. (b) Nothing in this Consent Decree waives, releases, or impairs any claim, right, or cause of action of GRS against any person not a Party to this Consent Decree, including the owners or operators (past or present) of the Consolidated Metalworks Site, their successors, any other potentially responsible party for that site, or the United States, for contribution, cost recovery, indemnity, or other relief under Sections 107 and 113(f) of CERCLA, 42 U.S.C. §§ 9607 and 9613(f), Section 22.2(f) of the Illinois Environmental Protection Act, 415 ILCS 5/22.2(f), or other applicable law, with respect to costs incurred or to be incurred in connection with the Facility, including SWMU-4. (c) Amounts expended by GRS under this Consent Decree are "response costs" incurred consistent with the National Contingency Plan, 40 C.F.R. Part 300, to the extent permitted by law.</w:t>
        </w:r>
      </w:ins>
      <w:commentRangeEnd w:id="27"/>
      <w:r>
        <w:rPr>
          <w:rStyle w:val="CommentReference"/>
        </w:rPr>
        <w:commentReference w:id="27"/>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w:t>
      </w:r>
      <w:commentRangeStart w:id="28"/>
      <w:del w:id="1146" w:author="Hartwell, Brannigan &amp; Locke LLP (for GRS)" w:date="2024-09-30T09:00:00Z">
        <w:r>
          <w:rPr>
            <w:rFonts w:ascii="Times New Roman" w:hAnsi="Times New Roman"/>
            <w:color w:val="000000"/>
            <w:sz w:val="22"/>
          </w:rPr>
          <w:delText xml:space="preserve">The State may reopen this Consent Decree and require GRS to perform additional work, provide additional financial assurance, pay additional penalties, or take such other actions as the State deems appropriate, if any of the following conditions is found to exist:</w:delText>
        </w:r>
      </w:del>
      <w:ins w:id="1147" w:author="Hartwell, Brannigan &amp; Locke LLP (for GRS)" w:date="2024-09-30T09:00:00Z">
        <w:r>
          <w:rPr>
            <w:rFonts w:ascii="Times New Roman" w:hAnsi="Times New Roman"/>
            <w:color w:val="000000"/>
            <w:sz w:val="22"/>
          </w:rPr>
          <w:t xml:space="preserve">The State may petition the Court under Section 18.3 to modify this Consent Decree to require GRS to perform additional corrective action (and to provide corresponding financial assurance) if any of the following conditions is found to exist and that condition or information, together with any other relevant information, indicates that the corrective action required under this Consent Decree is not protective of human health or the environment:</w:t>
        </w:r>
      </w:ins>
      <w:commentRangeEnd w:id="28"/>
      <w:r>
        <w:rPr>
          <w:rStyle w:val="CommentReference"/>
        </w:rPr>
        <w:commentReference w:id="28"/>
      </w:r>
    </w:p>
    <w:p>
      <w:pPr>
        <w:spacing w:line="276" w:lineRule="auto" w:before="0" w:after="120"/>
        <w:ind w:left="432"/>
        <w:jc w:val="both"/>
      </w:pPr>
      <w:r>
        <w:rPr>
          <w:rFonts w:ascii="Times New Roman" w:hAnsi="Times New Roman"/>
          <w:color w:val="000000"/>
          <w:sz w:val="22"/>
        </w:rPr>
        <w:t xml:space="preserve">(a) </w:t>
      </w:r>
      <w:del w:id="1148" w:author="Hartwell, Brannigan &amp; Locke LLP (for GRS)" w:date="2024-09-30T09:00:00Z">
        <w:r>
          <w:rPr>
            <w:rFonts w:ascii="Times New Roman" w:hAnsi="Times New Roman"/>
            <w:color w:val="000000"/>
            <w:sz w:val="22"/>
          </w:rPr>
          <w:delText xml:space="preserve">Previously unknown contamination is discovered at or emanating from the Facility</w:delText>
        </w:r>
      </w:del>
      <w:ins w:id="1149" w:author="Hartwell, Brannigan &amp; Locke LLP (for GRS)" w:date="2024-09-30T09:00:00Z">
        <w:r>
          <w:rPr>
            <w:rFonts w:ascii="Times New Roman" w:hAnsi="Times New Roman"/>
            <w:color w:val="000000"/>
            <w:sz w:val="22"/>
          </w:rPr>
          <w:t xml:space="preserve">Conditions at the Facility, previously unknown to Illinois EPA and not reasonably discoverable from the Remedial Investigation or other information available to Illinois EPA as of the date of lodging of this Consent Decree, are discovered that are caused by releases from GRS's operations at the Facility (and not by migration from off-site sources, including the Consolidated Metalworks Site)</w:t>
        </w:r>
      </w:ins>
      <w:r>
        <w:rPr>
          <w:rFonts w:ascii="Times New Roman" w:hAnsi="Times New Roman"/>
          <w:color w:val="000000"/>
          <w:sz w:val="22"/>
        </w:rPr>
        <w:t xml:space="preserve">,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 xml:space="preserve">(b) </w:t>
      </w:r>
      <w:del w:id="1150" w:author="Hartwell, Brannigan &amp; Locke LLP (for GRS)" w:date="2024-09-30T09:00:00Z">
        <w:r>
          <w:rPr>
            <w:rFonts w:ascii="Times New Roman" w:hAnsi="Times New Roman"/>
            <w:color w:val="000000"/>
            <w:sz w:val="22"/>
          </w:rPr>
          <w:delText xml:space="preserve">Information not available at the time of entry of this Consent Decree reveals that the contamination addressed by this Consent Decree is of a greater magnitude</w:delText>
        </w:r>
      </w:del>
      <w:ins w:id="1151" w:author="Hartwell, Brannigan &amp; Locke LLP (for GRS)" w:date="2024-09-30T09:00:00Z">
        <w:r>
          <w:rPr>
            <w:rFonts w:ascii="Times New Roman" w:hAnsi="Times New Roman"/>
            <w:color w:val="000000"/>
            <w:sz w:val="22"/>
          </w:rPr>
          <w:t xml:space="preserve">Information previously unknown to Illinois EPA and not reasonably available to it as of the date of lodging of this Consent Decree is received that reveals that the contamination addressed by this Consent Decree that is attributable to GRS's operations is of a materially greater magnitude</w:t>
        </w:r>
      </w:ins>
      <w:r>
        <w:rPr>
          <w:rFonts w:ascii="Times New Roman" w:hAnsi="Times New Roman"/>
          <w:color w:val="000000"/>
          <w:sz w:val="22"/>
        </w:rPr>
        <w:t xml:space="preserv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 xml:space="preserve">(c) The selected remedy at any SWMU or AOC </w:t>
      </w:r>
      <w:del w:id="1152" w:author="Hartwell, Brannigan &amp; Locke LLP (for GRS)" w:date="2024-09-30T09:00:00Z">
        <w:r>
          <w:rPr>
            <w:rFonts w:ascii="Times New Roman" w:hAnsi="Times New Roman"/>
            <w:color w:val="000000"/>
            <w:sz w:val="22"/>
          </w:rPr>
          <w:delText xml:space="preserve">fails to achieve compliance with applicable Remediation Objectives or Class I groundwater quality standards within the timeframes established in this Consent Decree, or fails to adequately protect human health or the environment.</w:delText>
        </w:r>
      </w:del>
      <w:ins w:id="1153" w:author="Hartwell, Brannigan &amp; Locke LLP (for GRS)" w:date="2024-09-30T09:00:00Z">
        <w:r>
          <w:rPr>
            <w:rFonts w:ascii="Times New Roman" w:hAnsi="Times New Roman"/>
            <w:color w:val="000000"/>
            <w:sz w:val="22"/>
          </w:rPr>
          <w:t xml:space="preserve">fails to achieve the applicable Remediation Objectives within the timeframe established in the approved CMS (as it may be extended under this Consent Decree), after implementation of any contingency measures required by the approved CMS.</w:t>
        </w:r>
      </w:ins>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w:t>
      </w:r>
      <w:del w:id="1154" w:author="Hartwell, Brannigan &amp; Locke LLP (for GRS)" w:date="2024-09-30T09:00:00Z">
        <w:r>
          <w:rPr>
            <w:rFonts w:ascii="Times New Roman" w:hAnsi="Times New Roman"/>
            <w:color w:val="000000"/>
            <w:sz w:val="22"/>
          </w:rPr>
          <w:delText xml:space="preserve">There shall be no temporal limitation on the State's right to reopen this Consent Decree under this Section. The State may exercise its reopener rights at any time,</w:delText>
        </w:r>
      </w:del>
      <w:ins w:id="1155" w:author="Hartwell, Brannigan &amp; Locke LLP (for GRS)" w:date="2024-09-30T09:00:00Z">
        <w:r>
          <w:rPr>
            <w:rFonts w:ascii="Times New Roman" w:hAnsi="Times New Roman"/>
            <w:color w:val="000000"/>
            <w:sz w:val="22"/>
          </w:rPr>
          <w:t xml:space="preserve">Subject to the conditions of Section 18.1, the State may exercise its reopener rights at any time,</w:t>
        </w:r>
      </w:ins>
      <w:r>
        <w:rPr>
          <w:rFonts w:ascii="Times New Roman" w:hAnsi="Times New Roman"/>
          <w:color w:val="000000"/>
          <w:sz w:val="22"/>
        </w:rPr>
        <w:t xml:space="preserv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w:t>
      </w:r>
      <w:del w:id="1156" w:author="Hartwell, Brannigan &amp; Locke LLP (for GRS)" w:date="2024-09-30T09:00:00Z">
        <w:r>
          <w:rPr>
            <w:rFonts w:ascii="Times New Roman" w:hAnsi="Times New Roman"/>
            <w:color w:val="000000"/>
            <w:sz w:val="22"/>
          </w:rPr>
          <w:delText xml:space="preserve">The Court shall grant the State's petition unless GRS demonstrates, by clear and convincing evidence, that the reopener is not warranted.</w:delText>
        </w:r>
      </w:del>
      <w:ins w:id="1157" w:author="Hartwell, Brannigan &amp; Locke LLP (for GRS)" w:date="2024-09-30T09:00:00Z">
        <w:r>
          <w:rPr>
            <w:rFonts w:ascii="Times New Roman" w:hAnsi="Times New Roman"/>
            <w:color w:val="000000"/>
            <w:sz w:val="22"/>
          </w:rPr>
          <w:t xml:space="preserve">The State shall bear the burden of demonstrating, by a preponderance of the evidence, that the conditions of Section 18.1 are satisfied and that the additional actions sought are necessary and consistent with applicable law.</w:t>
        </w:r>
      </w:ins>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w:t>
      </w:r>
      <w:del w:id="1158" w:author="Hartwell, Brannigan &amp; Locke LLP (for GRS)" w:date="2024-09-30T09:00:00Z">
        <w:r>
          <w:rPr>
            <w:rFonts w:ascii="Times New Roman" w:hAnsi="Times New Roman"/>
            <w:color w:val="000000"/>
            <w:sz w:val="22"/>
          </w:rPr>
          <w:delText xml:space="preserve">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delText>
        </w:r>
      </w:del>
      <w:ins w:id="1159" w:author="Hartwell, Brannigan &amp; Locke LLP (for GRS)" w:date="2024-09-30T09:00:00Z">
        <w:r>
          <w:rPr>
            <w:rFonts w:ascii="Times New Roman" w:hAnsi="Times New Roman"/>
            <w:color w:val="000000"/>
            <w:sz w:val="22"/>
          </w:rPr>
          <w:t xml:space="preserve">FRC may submit to the State and Illinois EPA a written request that the State exercise its rights under this Section, together with the information on which the request is based, and the State shall respond in writing within sixty (60) days. If the State declines to act, FRC may petition the Court under Section 18.3, subject to the same conditions, standards, and burden of proof applicable to the State.</w:t>
        </w:r>
      </w:ins>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w:t>
      </w:r>
      <w:commentRangeStart w:id="29"/>
      <w:del w:id="1160" w:author="Hartwell, Brannigan &amp; Locke LLP (for GRS)" w:date="2024-09-30T09:00:00Z">
        <w:r>
          <w:rPr>
            <w:rFonts w:ascii="Times New Roman" w:hAnsi="Times New Roman"/>
            <w:color w:val="000000"/>
            <w:sz w:val="22"/>
          </w:rPr>
          <w:delText xml:space="preserve">or upon motion by GRS with the consent of the State and FRC,</w:delText>
        </w:r>
      </w:del>
      <w:ins w:id="1161" w:author="Hartwell, Brannigan &amp; Locke LLP (for GRS)" w:date="2024-09-30T09:00:00Z">
        <w:r>
          <w:rPr>
            <w:rFonts w:ascii="Times New Roman" w:hAnsi="Times New Roman"/>
            <w:color w:val="000000"/>
            <w:sz w:val="22"/>
          </w:rPr>
          <w:t xml:space="preserve">or upon motion by GRS on notice to the State and FRC,</w:t>
        </w:r>
      </w:ins>
      <w:commentRangeEnd w:id="29"/>
      <w:r>
        <w:rPr>
          <w:rStyle w:val="CommentReference"/>
        </w:rPr>
        <w:commentReference w:id="29"/>
      </w:r>
      <w:r>
        <w:rPr>
          <w:rFonts w:ascii="Times New Roman" w:hAnsi="Times New Roman"/>
          <w:color w:val="000000"/>
          <w:sz w:val="22"/>
        </w:rPr>
        <w:t xml:space="preserve">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 xml:space="preserve">(c) </w:t>
      </w:r>
      <w:del w:id="1162" w:author="Hartwell, Brannigan &amp; Locke LLP (for GRS)" w:date="2024-09-30T09:00:00Z">
        <w:r>
          <w:rPr>
            <w:rFonts w:ascii="Times New Roman" w:hAnsi="Times New Roman"/>
            <w:color w:val="000000"/>
            <w:sz w:val="22"/>
          </w:rPr>
          <w:delText xml:space="preserve">GRS has completed all thirty (30) years of groundwater monitoring required under Section XII, including</w:delText>
        </w:r>
      </w:del>
      <w:ins w:id="1163" w:author="Hartwell, Brannigan &amp; Locke LLP (for GRS)" w:date="2024-09-30T09:00:00Z">
        <w:r>
          <w:rPr>
            <w:rFonts w:ascii="Times New Roman" w:hAnsi="Times New Roman"/>
            <w:color w:val="000000"/>
            <w:sz w:val="22"/>
          </w:rPr>
          <w:t xml:space="preserve">GRS has completed the groundwater monitoring required under Section XII (as it may be reduced or terminated under Section 12.4), or has provided for any remaining monitoring through an enforceable permit condition or written agreement with Illinois EPA, including</w:t>
        </w:r>
      </w:ins>
      <w:r>
        <w:rPr>
          <w:rFonts w:ascii="Times New Roman" w:hAnsi="Times New Roman"/>
          <w:color w:val="000000"/>
          <w:sz w:val="22"/>
        </w:rPr>
        <w:t xml:space="preserve"> the submission of all required monitoring reports;</w:t>
      </w:r>
    </w:p>
    <w:p>
      <w:pPr>
        <w:spacing w:line="276" w:lineRule="auto" w:before="0" w:after="120"/>
        <w:ind w:left="432"/>
        <w:jc w:val="both"/>
      </w:pPr>
      <w:r>
        <w:rPr>
          <w:rFonts w:ascii="Times New Roman" w:hAnsi="Times New Roman"/>
          <w:color w:val="000000"/>
          <w:sz w:val="22"/>
        </w:rPr>
        <w:t xml:space="preserve">(d) GRS has fully funded the SEP required under Section VIII and the SEP has been </w:t>
      </w:r>
      <w:del w:id="1164" w:author="Hartwell, Brannigan &amp; Locke LLP (for GRS)" w:date="2024-09-30T09:00:00Z">
        <w:r>
          <w:rPr>
            <w:rFonts w:ascii="Times New Roman" w:hAnsi="Times New Roman"/>
            <w:color w:val="000000"/>
            <w:sz w:val="22"/>
          </w:rPr>
          <w:delText xml:space="preserve">completed by FRC</w:delText>
        </w:r>
      </w:del>
      <w:ins w:id="1165" w:author="Hartwell, Brannigan &amp; Locke LLP (for GRS)" w:date="2024-09-30T09:00:00Z">
        <w:r>
          <w:rPr>
            <w:rFonts w:ascii="Times New Roman" w:hAnsi="Times New Roman"/>
            <w:color w:val="000000"/>
            <w:sz w:val="22"/>
          </w:rPr>
          <w:t xml:space="preserve">completed by the SEP Administrator</w:t>
        </w:r>
      </w:ins>
      <w:r>
        <w:rPr>
          <w:rFonts w:ascii="Times New Roman" w:hAnsi="Times New Roman"/>
          <w:color w:val="000000"/>
          <w:sz w:val="22"/>
        </w:rPr>
        <w:t xml:space="preserve">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w:t>
      </w:r>
      <w:del w:id="1166" w:author="Hartwell, Brannigan &amp; Locke LLP (for GRS)" w:date="2024-09-30T09:00:00Z">
        <w:r>
          <w:rPr>
            <w:rFonts w:ascii="Times New Roman" w:hAnsi="Times New Roman"/>
            <w:color w:val="000000"/>
            <w:sz w:val="22"/>
          </w:rPr>
          <w:delText xml:space="preserve">The record-keeping obligations of Section 13.1 and the privilege waiver of Section 14.2 shall likewise survive termination of this Consent Decree for the periods specified therein.</w:delText>
        </w:r>
      </w:del>
      <w:ins w:id="1167" w:author="Hartwell, Brannigan &amp; Locke LLP (for GRS)" w:date="2024-09-30T09:00:00Z">
        <w:r>
          <w:rPr>
            <w:rFonts w:ascii="Times New Roman" w:hAnsi="Times New Roman"/>
            <w:color w:val="000000"/>
            <w:sz w:val="22"/>
          </w:rPr>
          <w:t xml:space="preserve">The record-keeping obligations of Section 13.1 shall likewise survive termination of this Consent Decree for the period specified therein.</w:t>
        </w:r>
      </w:ins>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 xml:space="preserve">Email: </w:t>
      </w:r>
      <w:commentRangeStart w:id="30"/>
      <w:del w:id="1168" w:author="Hartwell, Brannigan &amp; Locke LLP (for GRS)" w:date="2024-09-30T09:00:00Z">
        <w:r>
          <w:rPr>
            <w:rFonts w:ascii="Times New Roman" w:hAnsi="Times New Roman"/>
            <w:color w:val="000000"/>
            <w:sz w:val="22"/>
          </w:rPr>
          <w:delText xml:space="preserve">rdowning@hbllaw.com</w:delText>
        </w:r>
      </w:del>
      <w:ins w:id="1169" w:author="Hartwell, Brannigan &amp; Locke LLP (for GRS)" w:date="2024-09-30T09:00:00Z">
        <w:r>
          <w:rPr>
            <w:rFonts w:ascii="Times New Roman" w:hAnsi="Times New Roman"/>
            <w:color w:val="000000"/>
            <w:sz w:val="22"/>
          </w:rPr>
          <w:t xml:space="preserve">rdowning@hbl-law.com</w:t>
        </w:r>
      </w:ins>
      <w:commentRangeEnd w:id="30"/>
      <w:r>
        <w:rPr>
          <w:rStyle w:val="CommentReference"/>
        </w:rPr>
        <w:commentReference w:id="30"/>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1"/>
      <w:r>
        <w:rPr>
          <w:rFonts w:ascii="Times New Roman" w:hAnsi="Times New Roman"/>
          <w:color w:val="000000"/>
          <w:sz w:val="22"/>
        </w:rPr>
        <w:t>Name: Jennifer L. Hambrick</w:t>
      </w:r>
      <w:commentRangeEnd w:id="31"/>
      <w:r>
        <w:rPr>
          <w:rStyle w:val="CommentReference"/>
        </w:rPr>
        <w:commentReference w:id="31"/>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w:t>
      </w:r>
      <w:commentRangeStart w:id="32"/>
      <w:del w:id="1170" w:author="Hartwell, Brannigan &amp; Locke LLP (for GRS)" w:date="2024-09-30T09:00:00Z">
        <w:r>
          <w:rPr>
            <w:rFonts w:ascii="Times New Roman" w:hAnsi="Times New Roman"/>
            <w:color w:val="000000"/>
            <w:sz w:val="22"/>
          </w:rPr>
          <w:delText xml:space="preserve">Remedial Investigation Summary (Draft Dated January 15, 2023), Prepared by Terravance Environmental Group, LLC</w:delText>
        </w:r>
      </w:del>
      <w:ins w:id="1171" w:author="Hartwell, Brannigan &amp; Locke LLP (for GRS)" w:date="2024-09-30T09:00:00Z">
        <w:r>
          <w:rPr>
            <w:rFonts w:ascii="Times New Roman" w:hAnsi="Times New Roman"/>
            <w:color w:val="000000"/>
            <w:sz w:val="22"/>
          </w:rPr>
          <w:t xml:space="preserve">Remedial Investigation Report (Draft Submitted to Illinois EPA on January 15, 2023), Prepared by Terravance Environmental Group, LLC, on behalf of GRS, including Appendices G (Fate and Transport Modeling) and H (Compound-Specific Isotope Analysis)</w:t>
        </w:r>
      </w:ins>
      <w:commentRangeEnd w:id="32"/>
      <w:r>
        <w:rPr>
          <w:rStyle w:val="CommentReference"/>
        </w:rPr>
        <w:commentReference w:id="32"/>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Hartwell, Brannigan &amp; Locke LLP (for GRS)" w:date="2024-09-30T09:00:00Z" w:initials="HBL">
    <w:p>
      <w:pPr>
        <w:pStyle w:val="CommentText"/>
      </w:pPr>
      <w:r>
        <w:rPr>
          <w:rStyle w:val="CommentReference"/>
        </w:rPr>
        <w:annotationRef/>
      </w:r>
      <w:r>
        <w:t xml:space="preserve">[GRS Comment 1 — General] GRS wants to resolve this matter by consent decree and accepts the core economic terms of the AG draft, including the $3,750,000 civil penalty, the $2,000,000 SEP amount, the $600,000 FRC payment, the 12-month CMS schedule, and quarterly monitoring during active remediation. Our revisions are limited to provisions that (i) are not financially feasible on the timetable proposed, (ii) would deny GRS any meaningful finality, (iii) would make GRS responsible for contamination that the RI attributes to an off-site NPL source, or (iv) depart from standard Illinois and U.S. EPA consent decree practice. Each change is explained in a margin comment.</w:t>
      </w:r>
    </w:p>
  </w:comment>
  <w:comment w:id="1" w:author="Hartwell, Brannigan &amp; Locke LLP (for GRS)" w:date="2024-09-30T09:00:00Z" w:initials="HBL">
    <w:p>
      <w:pPr>
        <w:pStyle w:val="CommentText"/>
      </w:pPr>
      <w:r>
        <w:rPr>
          <w:rStyle w:val="CommentReference"/>
        </w:rPr>
        <w:annotationRef/>
      </w:r>
      <w:r>
        <w:t xml:space="preserve">[GRS Comment 2 — Recitals 7–9 / Section 5.1] As drafted, Section 5.1 would have GRS admit every Recital, including Clarendon's conclusions (Recital 8) and the characterization of all five areas as GRS contamination "requiring corrective action." The RI is still in draft and its findings on SWMU-3 (remedy) and SWMU-4 (source) are disputed. We have conformed the Recitals so that they describe conditions and the Parties' positions without pre-judging remedy selection or source attribution.</w:t>
      </w:r>
    </w:p>
  </w:comment>
  <w:comment w:id="2" w:author="Hartwell, Brannigan &amp; Locke LLP (for GRS)" w:date="2024-09-30T09:00:00Z" w:initials="HBL">
    <w:p>
      <w:pPr>
        <w:pStyle w:val="CommentText"/>
      </w:pPr>
      <w:r>
        <w:rPr>
          <w:rStyle w:val="CommentReference"/>
        </w:rPr>
        <w:annotationRef/>
      </w:r>
      <w:r>
        <w:t xml:space="preserve">[GRS Comment 3 — Remediation Objectives] The RI compares results to the most conservative Tier 1 residential values (RI Table 1, n.2) and expressly contemplates site-specific objectives in the CMS. The Facility is an active industrial site within an industrial corridor. TACO (35 IAC 742) allows industrial/commercial objectives, Tier 2/Tier 3 objectives, and institutional controls (Subpart J). The Decree should not fix residential values as the cleanup standard before the CMS. See also revised Section 2.14.</w:t>
      </w:r>
    </w:p>
  </w:comment>
  <w:comment w:id="3" w:author="Hartwell, Brannigan &amp; Locke LLP (for GRS)" w:date="2024-09-30T09:00:00Z" w:initials="HBL">
    <w:p>
      <w:pPr>
        <w:pStyle w:val="CommentText"/>
      </w:pPr>
      <w:r>
        <w:rPr>
          <w:rStyle w:val="CommentReference"/>
        </w:rPr>
        <w:annotationRef/>
      </w:r>
      <w:r>
        <w:t xml:space="preserve">[GRS Comment 4 — SWMU-4] The RI documents (i) TCE (7.2 µg/L) and cis-1,2-DCE (12.5 µg/L) at MW-11, between the Consolidated Metalworks NPL site and Landfill Cell B; (ii) groundwater flow from that site toward SWMU-4; (iii) no chlorinated solvent waste streams in the Landfill Cell B records; and (iv) CSIA results more consistent with degradation of industrial TCE than with landfill-derived vinyl chloride. Clarendon has not done any upgradient source evaluation. The Recitals should reflect this record. See new Section 7.8.</w:t>
      </w:r>
    </w:p>
  </w:comment>
  <w:comment w:id="4" w:author="Hartwell, Brannigan &amp; Locke LLP (for GRS)" w:date="2024-09-30T09:00:00Z" w:initials="HBL">
    <w:p>
      <w:pPr>
        <w:pStyle w:val="CommentText"/>
      </w:pPr>
      <w:r>
        <w:rPr>
          <w:rStyle w:val="CommentReference"/>
        </w:rPr>
        <w:annotationRef/>
      </w:r>
      <w:r>
        <w:t xml:space="preserve">[GRS Comment 5 — Recital 9] The $10.8 million figure is the RI's order-of-magnitude estimate under Clarendon's presumptive remedies. If MNA is selected at SWMU-3 (RI estimate about $1.2 million versus $4.1 million), the total falls to about $7.9 million. If SWMU-4 is attributed to the off-site source, it falls to about $8.9 million; with both, about $6.0 million. Because the financial assurance amount in Section XI is calculated from this figure, the Recital should describe it accurately as a planning estimate.</w:t>
      </w:r>
    </w:p>
  </w:comment>
  <w:comment w:id="5" w:author="Hartwell, Brannigan &amp; Locke LLP (for GRS)" w:date="2024-09-30T09:00:00Z" w:initials="HBL">
    <w:p>
      <w:pPr>
        <w:pStyle w:val="CommentText"/>
      </w:pPr>
      <w:r>
        <w:rPr>
          <w:rStyle w:val="CommentReference"/>
        </w:rPr>
        <w:annotationRef/>
      </w:r>
      <w:r>
        <w:t xml:space="preserve">[GRS Comment 6 — New Definitions] Added to support the phased covenant (Section XVII), the force majeure section (new Section IX-A), and contribution protection (Section 17.5). "Matters Addressed" follows U.S. EPA model consent decree practice and is the predicate for contribution protection under CERCLA § 113(f)(2).</w:t>
      </w:r>
    </w:p>
  </w:comment>
  <w:comment w:id="6" w:author="Hartwell, Brannigan &amp; Locke LLP (for GRS)" w:date="2024-09-30T09:00:00Z" w:initials="HBL">
    <w:p>
      <w:pPr>
        <w:pStyle w:val="CommentText"/>
      </w:pPr>
      <w:r>
        <w:rPr>
          <w:rStyle w:val="CommentReference"/>
        </w:rPr>
        <w:annotationRef/>
      </w:r>
      <w:r>
        <w:t xml:space="preserve">[GRS Comment 7 — Sections 4.3–4.4] FRC is a citizen intervenor, not a regulator. Giving it a veto over any transfer or change of control of the Facility (and of GRS) would put a third party in control of GRS's corporate transactions for the life of the Decree. Illinois EPA keeps its approval right, FRC is consulted, and GRS remains liable until the Court substitutes a qualified transferee.</w:t>
      </w:r>
    </w:p>
  </w:comment>
  <w:comment w:id="7" w:author="Hartwell, Brannigan &amp; Locke LLP (for GRS)" w:date="2024-09-30T09:00:00Z" w:initials="HBL">
    <w:p>
      <w:pPr>
        <w:pStyle w:val="CommentText"/>
      </w:pPr>
      <w:r>
        <w:rPr>
          <w:rStyle w:val="CommentReference"/>
        </w:rPr>
        <w:annotationRef/>
      </w:r>
      <w:r>
        <w:t xml:space="preserve">[GRS Comment 8 — Section 6.1(a)] GRS does not contest the amount of the civil penalty. As drafted, however, the Decree requires the first penalty installment, the full SEP payment, the FRC payment, and $16.2 million of financial assurance all within 60 days of entry, more than $20 million in total. GRS is solvent and profitable, but these near-term demands exceed its available liquidity and would put it in breach of its senior credit facility. Moving the first installment to 90 days, together with the Section VIII and XI changes, makes the schedule achievable without changing any amount. GRS will provide supporting financial information to the AG's office on a confidential basis.</w:t>
      </w:r>
    </w:p>
  </w:comment>
  <w:comment w:id="8" w:author="Hartwell, Brannigan &amp; Locke LLP (for GRS)" w:date="2024-09-30T09:00:00Z" w:initials="HBL">
    <w:p>
      <w:pPr>
        <w:pStyle w:val="CommentText"/>
      </w:pPr>
      <w:r>
        <w:rPr>
          <w:rStyle w:val="CommentReference"/>
        </w:rPr>
        <w:annotationRef/>
      </w:r>
      <w:r>
        <w:t xml:space="preserve">[GRS Comment 9 — Section 6.4] This is a conforming tax provision. Since the 2017 amendments, 26 U.S.C. § 162(f)(2)(A) requires that remediation and compliance costs be identified in the court order or settlement agreement in order to stay deductible. The language leaves the non-deductibility of the civil penalty unchanged.</w:t>
      </w:r>
    </w:p>
  </w:comment>
  <w:comment w:id="9" w:author="Hartwell, Brannigan &amp; Locke LLP (for GRS)" w:date="2024-09-30T09:00:00Z" w:initials="HBL">
    <w:p>
      <w:pPr>
        <w:pStyle w:val="CommentText"/>
      </w:pPr>
      <w:r>
        <w:rPr>
          <w:rStyle w:val="CommentReference"/>
        </w:rPr>
        <w:annotationRef/>
      </w:r>
      <w:r>
        <w:t xml:space="preserve">[GRS Comment 10 — Section VII scope / SWMU-4] GRS's position is that SWMU-4 should come out of the corrective action scope until a source evaluation is completed (new Section 7.8). GRS would not walk away from SWMU-4. It would carry out a defined source evaluation and then remediate whatever share of the SWMU-4 contamination is attributable to Landfill Cell B. This keeps SWMU-4 moving without making GRS the remediator of record for an NPL plume.</w:t>
      </w:r>
    </w:p>
  </w:comment>
  <w:comment w:id="10" w:author="Hartwell, Brannigan &amp; Locke LLP (for GRS)" w:date="2024-09-30T09:00:00Z" w:initials="HBL">
    <w:p>
      <w:pPr>
        <w:pStyle w:val="CommentText"/>
      </w:pPr>
      <w:r>
        <w:rPr>
          <w:rStyle w:val="CommentReference"/>
        </w:rPr>
        <w:annotationRef/>
      </w:r>
      <w:r>
        <w:t xml:space="preserve">[GRS Comment 11 — Section 7.2(a) / MNA] This change does not commit any Party to MNA. It only requires the CMS to evaluate MNA at SWMU-3 alongside active remedies. The RI presents all three lines of evidence U.S. EPA guidance calls for: declining TCE trends at MW-7 and MW-9, reducing geochemistry with daughter products present, and a stable to shrinking plume (RI §3.3 and Appendix G). Clarendon has not modeled or rebutted these findings. Ruling out MNA before the CMS would be inconsistent with OSWER Directive 9200.4-17P and with the purpose of the CMS.</w:t>
      </w:r>
    </w:p>
  </w:comment>
  <w:comment w:id="11" w:author="Hartwell, Brannigan &amp; Locke LLP (for GRS)" w:date="2024-09-30T09:00:00Z" w:initials="HBL">
    <w:p>
      <w:pPr>
        <w:pStyle w:val="CommentText"/>
      </w:pPr>
      <w:r>
        <w:rPr>
          <w:rStyle w:val="CommentReference"/>
        </w:rPr>
        <w:annotationRef/>
      </w:r>
      <w:r>
        <w:t xml:space="preserve">[GRS Comment 12 — Section 7.3] The AG draft makes Illinois EPA's remedy selection, the most consequential decision under the Decree (roughly a $2.9 million difference at SWMU-3 alone), entirely unreviewable. GRS proposes record review under a deferential arbitrary-and-capricious standard. This protects the Agency's technical judgment while giving GRS a check against a remedy selected without regard to the CMS record.</w:t>
      </w:r>
    </w:p>
  </w:comment>
  <w:comment w:id="12" w:author="Hartwell, Brannigan &amp; Locke LLP (for GRS)" w:date="2024-09-30T09:00:00Z" w:initials="HBL">
    <w:p>
      <w:pPr>
        <w:pStyle w:val="CommentText"/>
      </w:pPr>
      <w:r>
        <w:rPr>
          <w:rStyle w:val="CommentReference"/>
        </w:rPr>
        <w:annotationRef/>
      </w:r>
      <w:r>
        <w:t xml:space="preserve">[GRS Comment 13 — Section 7.5] The 60-month deadline does not fit the AG draft's own schedule. The CMS is due at 12 months, review and revision can take about 7 more months, implementation begins 90 days after approval, and construction can run 36 months. That leaves little or no time for groundwater restoration, which even under active pump-and-treat is estimated at about 15 years (RI §3.3). The restoration timeframe should come from the approved CMS. Performance milestones and contingency measures protect the State if attenuation lags.</w:t>
      </w:r>
    </w:p>
  </w:comment>
  <w:comment w:id="13" w:author="Hartwell, Brannigan &amp; Locke LLP (for GRS)" w:date="2024-09-30T09:00:00Z" w:initials="HBL">
    <w:p>
      <w:pPr>
        <w:pStyle w:val="CommentText"/>
      </w:pPr>
      <w:r>
        <w:rPr>
          <w:rStyle w:val="CommentReference"/>
        </w:rPr>
        <w:annotationRef/>
      </w:r>
      <w:r>
        <w:t xml:space="preserve">[GRS Comment 14 — Section 7.7] "Without regard to the source or origin" would make GRS answerable for contamination from the upgradient Consolidated Metalworks NPL site, and could be read as a waiver of GRS's contribution and cost-recovery rights. Illinois law generally ties remedial responsibility to a person's own releases. See, e.g., 415 ILCS 5/58.9 (proportionate share).</w:t>
      </w:r>
    </w:p>
  </w:comment>
  <w:comment w:id="14" w:author="Hartwell, Brannigan &amp; Locke LLP (for GRS)" w:date="2024-09-30T09:00:00Z" w:initials="HBL">
    <w:p>
      <w:pPr>
        <w:pStyle w:val="CommentText"/>
      </w:pPr>
      <w:r>
        <w:rPr>
          <w:rStyle w:val="CommentReference"/>
        </w:rPr>
        <w:annotationRef/>
      </w:r>
      <w:r>
        <w:t xml:space="preserve">[GRS Comment 15 — New Section 7.8] This provision implements Comment 10. The Source Evaluation Work Plan follows the additional work the RI recommends: two boundary wells and expanded CSIA. If the evaluation shows a Landfill Cell B contribution, that share comes back into the CMS process. Sharing data with U.S. EPA Region 5 lets the Consolidated Metalworks Superfund program address the upgradient plume.</w:t>
      </w:r>
    </w:p>
  </w:comment>
  <w:comment w:id="15" w:author="Hartwell, Brannigan &amp; Locke LLP (for GRS)" w:date="2024-09-30T09:00:00Z" w:initials="HBL">
    <w:p>
      <w:pPr>
        <w:pStyle w:val="CommentText"/>
      </w:pPr>
      <w:r>
        <w:rPr>
          <w:rStyle w:val="CommentReference"/>
        </w:rPr>
        <w:annotationRef/>
      </w:r>
      <w:r>
        <w:t xml:space="preserve">[GRS Comment 16 — Section 8.2] GRS does not dispute the $2,000,000 SEP amount or the wetlands project. The concern is structure. The AG draft hands $2 million to an adverse litigant with sole, unreviewable discretion and no accountability to anyone. That arrangement is inconsistent with U.S. EPA SEP Policy, which keeps the defendant responsible for SEP performance and requires accountability for SEP funds. It also invites objection at the public-comment and approval stage. GRS proposes an independent administrator with a three-party oversight committee and Illinois EPA as tie-breaker. FRC's restoration expertise is kept through an express project-partner role.</w:t>
      </w:r>
    </w:p>
  </w:comment>
  <w:comment w:id="16" w:author="Hartwell, Brannigan &amp; Locke LLP (for GRS)" w:date="2024-09-30T09:00:00Z" w:initials="HBL">
    <w:p>
      <w:pPr>
        <w:pStyle w:val="CommentText"/>
      </w:pPr>
      <w:r>
        <w:rPr>
          <w:rStyle w:val="CommentReference"/>
        </w:rPr>
        <w:annotationRef/>
      </w:r>
      <w:r>
        <w:t xml:space="preserve">[GRS Comment 17 — Section 8.3] The total is unchanged. Funding follows the SEP work plan over 21 months instead of a lump sum at day 60, which tracks how wetlands restoration money is actually spent (design, permitting, then construction seasons) and relieves the front-loaded cash demand described in Comment 8.</w:t>
      </w:r>
    </w:p>
  </w:comment>
  <w:comment w:id="17" w:author="Hartwell, Brannigan &amp; Locke LLP (for GRS)" w:date="2024-09-30T09:00:00Z" w:initials="HBL">
    <w:p>
      <w:pPr>
        <w:pStyle w:val="CommentText"/>
      </w:pPr>
      <w:r>
        <w:rPr>
          <w:rStyle w:val="CommentReference"/>
        </w:rPr>
        <w:annotationRef/>
      </w:r>
      <w:r>
        <w:t xml:space="preserve">[GRS Comment 18 — Section 8.4] GRS asks only for a records-review right and receipt of the annual independent audit, which FRC's letter says it would prepare in any event. GRS gets no veto. Illinois EPA decides any objection. The AG draft would bar even Illinois EPA from disapproving improper expenditures. That is not an appropriate limit on the State's oversight of funds paid under a court decree.</w:t>
      </w:r>
    </w:p>
  </w:comment>
  <w:comment w:id="18" w:author="Hartwell, Brannigan &amp; Locke LLP (for GRS)" w:date="2024-09-30T09:00:00Z" w:initials="HBL">
    <w:p>
      <w:pPr>
        <w:pStyle w:val="CommentText"/>
      </w:pPr>
      <w:r>
        <w:rPr>
          <w:rStyle w:val="CommentReference"/>
        </w:rPr>
        <w:annotationRef/>
      </w:r>
      <w:r>
        <w:t xml:space="preserve">[GRS Comment 19 — Section IX] GRS accepts the escalating per-day amounts. Three standard features are missing from the AG draft. (1) Notice and cure: penalties start after written notice and a 30-day cure period, a common feature in Illinois decrees. (2) An aggregate cap, so stipulated penalties remain a compliance tool and not a source of open-ended exposure; contempt and other remedies stay preserved under Section 9.4. (3) Relief for de minimis or technical deficiencies, and lower tiers for paperwork-only lateness. We also added the State's customary discretion to waive or reduce penalties.</w:t>
      </w:r>
    </w:p>
  </w:comment>
  <w:comment w:id="19" w:author="Hartwell, Brannigan &amp; Locke LLP (for GRS)" w:date="2024-09-30T09:00:00Z" w:initials="HBL">
    <w:p>
      <w:pPr>
        <w:pStyle w:val="CommentText"/>
      </w:pPr>
      <w:r>
        <w:rPr>
          <w:rStyle w:val="CommentReference"/>
        </w:rPr>
        <w:annotationRef/>
      </w:r>
      <w:r>
        <w:t xml:space="preserve">[GRS Comment 20 — New Section IX-A] The AG draft has no force majeure clause, which is unusual for a decree that will run for many years. This section follows standard U.S. EPA and Illinois formulations. It requires prompt notice (10 Business Days) and documentation, puts the burden of proof on GRS, and excludes increased cost and financial inability. It also extends affected deadlines only for the period of the delay.</w:t>
      </w:r>
    </w:p>
  </w:comment>
  <w:comment w:id="20" w:author="Hartwell, Brannigan &amp; Locke LLP (for GRS)" w:date="2024-09-30T09:00:00Z" w:initials="HBL">
    <w:p>
      <w:pPr>
        <w:pStyle w:val="CommentText"/>
      </w:pPr>
      <w:r>
        <w:rPr>
          <w:rStyle w:val="CommentReference"/>
        </w:rPr>
        <w:annotationRef/>
      </w:r>
      <w:r>
        <w:t xml:space="preserve">[GRS Comment 21 — Section 11.1] GRS will post financial assurance. As drafted, though, Section 11.1 cannot be met. (1) Multiplier: 150% is well above the RCRA Subpart H baseline, which ties financial assurance to the cost estimate itself (35 IAC 724.243; 40 C.F.R. § 264.143) with annual adjustment. 120% gives a substantial contingency cushion and is the more common figure in Illinois decrees. (2) Base: the $10.8 million estimate assumes pump-and-treat at SWMU-3 and full GRS responsibility for SWMU-4, both of which the CMS and Section 7.8 will resolve. Posting the full amount against an estimate that may fall by $2.9 to $4.8 million ties up credit for no environmental benefit. (3) Timing: no instrument can realistically be arranged in 60 days. GRS proposes 50% at 120 days and the balance, sized to the Selected Remedies, within 60 days of CMS approval, with an outside date of 21 months. Under this schedule the State holds financial assurance before any remedy construction begins.</w:t>
      </w:r>
    </w:p>
  </w:comment>
  <w:comment w:id="21" w:author="Hartwell, Brannigan &amp; Locke LLP (for GRS)" w:date="2024-09-30T09:00:00Z" w:initials="HBL">
    <w:p>
      <w:pPr>
        <w:pStyle w:val="CommentText"/>
      </w:pPr>
      <w:r>
        <w:rPr>
          <w:rStyle w:val="CommentReference"/>
        </w:rPr>
        <w:annotationRef/>
      </w:r>
      <w:r>
        <w:t xml:space="preserve">[GRS Comment 22 — Section 11.3] Section 11.3 rules out every mechanism Illinois's own RCRA rules recognize except three. GRS asks that the Decree allow the full set of Subpart H mechanisms, on the regulatory terms and with a replacement obligation if the test is no longer met. Note on the citations: GRS's Facility operates under a RCRA Part B permit, so the applicable Illinois financial assurance rules are 35 IAC Part 724, Subpart H (the analog of 40 C.F.R. Part 264), not Part 725 (interim status). Recital 4 and Section 11.3 should be conformed.</w:t>
      </w:r>
    </w:p>
  </w:comment>
  <w:comment w:id="22" w:author="Hartwell, Brannigan &amp; Locke LLP (for GRS)" w:date="2024-09-30T09:00:00Z" w:initials="HBL">
    <w:p>
      <w:pPr>
        <w:pStyle w:val="CommentText"/>
      </w:pPr>
      <w:r>
        <w:rPr>
          <w:rStyle w:val="CommentReference"/>
        </w:rPr>
        <w:annotationRef/>
      </w:r>
      <w:r>
        <w:t xml:space="preserve">[GRS Comment 23 — Section 12.4] GRS accepts quarterly monitoring during active remediation. What GRS objects to is a fixed 30-year, 120-event requirement that continues after cleanup standards are met. U.S. EPA's groundwater-completion and long-term monitoring guidance favors performance-based monitoring that steps down as data show compliance. The proposal keeps quarterly monitoring for at least 5 years, steps down only after sustained compliance, sets a 10-year minimum floor, and requires 4 consecutive years of attainment before termination. It also adds an automatic return to quarterly monitoring on any confirmed exceedance, which directly answers the rebound concern FRC has raised.</w:t>
      </w:r>
    </w:p>
  </w:comment>
  <w:comment w:id="23" w:author="Hartwell, Brannigan &amp; Locke LLP (for GRS)" w:date="2024-09-30T09:00:00Z" w:initials="HBL">
    <w:p>
      <w:pPr>
        <w:pStyle w:val="CommentText"/>
      </w:pPr>
      <w:r>
        <w:rPr>
          <w:rStyle w:val="CommentReference"/>
        </w:rPr>
        <w:annotationRef/>
      </w:r>
      <w:r>
        <w:t xml:space="preserve">[GRS Comment 24 — Section 14.1] The State's and Illinois EPA's access rights are unchanged except for the ordinary condition of compliance with site health and safety rules on an active waste-processing facility. FRC's rights are reframed. RCRA § 7002 gives a citizen plaintiff no inspection authority, and unannounced, unescorted access by an adverse litigant and its consultants at an operating RCRA facility raises safety, liability, and confidentiality concerns. FRC instead receives every progress and monitoring report, an annual escorted site visit on 10 Business Days' notice (more with Illinois EPA approval for good cause), and the right to observe and split-sample scheduled monitoring events at its own expense.</w:t>
      </w:r>
    </w:p>
  </w:comment>
  <w:comment w:id="24" w:author="Hartwell, Brannigan &amp; Locke LLP (for GRS)" w:date="2024-09-30T09:00:00Z" w:initials="HBL">
    <w:p>
      <w:pPr>
        <w:pStyle w:val="CommentText"/>
      </w:pPr>
      <w:r>
        <w:rPr>
          <w:rStyle w:val="CommentReference"/>
        </w:rPr>
        <w:annotationRef/>
      </w:r>
      <w:r>
        <w:t xml:space="preserve">[GRS Comment 25 — Section 14.2] A blanket waiver of attorney-client privilege and work product, running for the life of the Decree plus five years, is not found in Illinois or U.S. EPA model decrees, and no regulated party could sign it. GRS agrees that all sampling, analytical, monitoring, and other technical data, and every required submission, will be produced without any privilege claim. Privileged material may be withheld on a privilege log, and inadvertent production is protected under Ill. S. Ct. R. 201(p). The same rules apply to Illinois EPA and FRC.</w:t>
      </w:r>
    </w:p>
  </w:comment>
  <w:comment w:id="25" w:author="Hartwell, Brannigan &amp; Locke LLP (for GRS)" w:date="2024-09-30T09:00:00Z" w:initials="HBL">
    <w:p>
      <w:pPr>
        <w:pStyle w:val="CommentText"/>
      </w:pPr>
      <w:r>
        <w:rPr>
          <w:rStyle w:val="CommentReference"/>
        </w:rPr>
        <w:annotationRef/>
      </w:r>
      <w:r>
        <w:t xml:space="preserve">[GRS Comment 26 — Section 15.4] A consent decree is construed as a contract. Requiring the Court to adopt one party's reading of a jointly drafted document unless it is "plainly erroneous" is not a standard Illinois courts apply to consent decrees. GRS proposes the conventional split: deferential record review of Illinois EPA's technical determinations, and de novo review of contract interpretation.</w:t>
      </w:r>
    </w:p>
  </w:comment>
  <w:comment w:id="26" w:author="Hartwell, Brannigan &amp; Locke LLP (for GRS)" w:date="2024-09-30T09:00:00Z" w:initials="HBL">
    <w:p>
      <w:pPr>
        <w:pStyle w:val="CommentText"/>
      </w:pPr>
      <w:r>
        <w:rPr>
          <w:rStyle w:val="CommentReference"/>
        </w:rPr>
        <w:annotationRef/>
      </w:r>
      <w:r>
        <w:t xml:space="preserve">[GRS Comment 27 — Section XVII (Covenant Not to Sue)] As drafted, the covenant takes effect only after GRS has met every cleanup standard and finished 30 years of monitoring. GRS would therefore pay more than $6.3 million in penalties, SEP, and fees, and fund $10.8 million or more of remediation, with no release of any kind for decades. GRS proposes the phased structure used in U.S. EPA model decrees. Civil penalty claims are released on the Effective Date. Injunctive and corrective action claims are released upon Remedy Completion. Long-term monitoring continues as an independent obligation and is not a condition of the covenant. The State's position remains fully protected: the covenant is conditioned on performance, Sections 17.3 and XVIII preserve the reservations and reopeners, and the State keeps full power to enforce the Decree.</w:t>
      </w:r>
    </w:p>
  </w:comment>
  <w:comment w:id="27" w:author="Hartwell, Brannigan &amp; Locke LLP (for GRS)" w:date="2024-09-30T09:00:00Z" w:initials="HBL">
    <w:p>
      <w:pPr>
        <w:pStyle w:val="CommentText"/>
      </w:pPr>
      <w:r>
        <w:rPr>
          <w:rStyle w:val="CommentReference"/>
        </w:rPr>
        <w:annotationRef/>
      </w:r>
      <w:r>
        <w:t xml:space="preserve">[GRS Comment 28 — New Section 17.5] GRS is paying for corrective action under State supervision and should have the contribution protection customarily given to a settling party for the Matters Addressed. GRS must also keep its rights against the parties responsible for the upgradient Consolidated Metalworks NPL site. Without an express reservation, the Decree could be argued to extinguish or impair those claims. This is an essential term for GRS.</w:t>
      </w:r>
    </w:p>
  </w:comment>
  <w:comment w:id="28" w:author="Hartwell, Brannigan &amp; Locke LLP (for GRS)" w:date="2024-09-30T09:00:00Z" w:initials="HBL">
    <w:p>
      <w:pPr>
        <w:pStyle w:val="CommentText"/>
      </w:pPr>
      <w:r>
        <w:rPr>
          <w:rStyle w:val="CommentReference"/>
        </w:rPr>
        <w:annotationRef/>
      </w:r>
      <w:r>
        <w:t xml:space="preserve">[GRS Comment 29 — Section XVIII] The reopener has been conformed to the U.S. EPA model unknown-conditions/new-information formulation. Reopening requires (i) conditions or information previously unknown and not reasonably available when the Decree was lodged, (ii) a causal connection to releases from GRS's operations rather than off-site migration, (iii) materiality, and (iv) a showing that the remedy is not protective. A reopener should not be a route to new penalties or to work unrelated to new conditions. GRS also asks that the burden in a reopener proceeding rest with the party seeking modification by a preponderance of the evidence, not with GRS by clear and convincing evidence.</w:t>
      </w:r>
    </w:p>
  </w:comment>
  <w:comment w:id="29" w:author="Hartwell, Brannigan &amp; Locke LLP (for GRS)" w:date="2024-09-30T09:00:00Z" w:initials="HBL">
    <w:p>
      <w:pPr>
        <w:pStyle w:val="CommentText"/>
      </w:pPr>
      <w:r>
        <w:rPr>
          <w:rStyle w:val="CommentReference"/>
        </w:rPr>
        <w:annotationRef/>
      </w:r>
      <w:r>
        <w:t xml:space="preserve">[GRS Comment 30 — Section XIX] Under the AG draft GRS cannot even file a motion to terminate without the consent of the State and FRC. Under Section 19.2 the State and FRC may oppose any motion, and the Court decides. The termination conditions are conformed to the adaptive monitoring program (Section 12.4) and the SEP Administrator (Section VIII). Remaining long-term monitoring may be carried forward in a permit condition or agreement with Illinois EPA so the Decree can close.</w:t>
      </w:r>
    </w:p>
  </w:comment>
  <w:comment w:id="30" w:author="Hartwell, Brannigan &amp; Locke LLP (for GRS)" w:date="2024-09-30T09:00:00Z" w:initials="HBL">
    <w:p>
      <w:pPr>
        <w:pStyle w:val="CommentText"/>
      </w:pPr>
      <w:r>
        <w:rPr>
          <w:rStyle w:val="CommentReference"/>
        </w:rPr>
        <w:annotationRef/>
      </w:r>
      <w:r>
        <w:t xml:space="preserve">[GRS Comment 31 — Notices] Corrected the email address for GRS's counsel. Please also confirm the Attorney General notice address. The AG draft lists 69 West Washington Street, Suite 1800, but recent correspondence to Mr. Calloway has gone to 100 West Randolph Street. Please also confirm the telephone number for FRC's counsel, which differs from the number on Kessler, Andrade &amp; Yun letterhead ((312) 555-8200 / direct 555-8217).</w:t>
      </w:r>
    </w:p>
  </w:comment>
  <w:comment w:id="31" w:author="Hartwell, Brannigan &amp; Locke LLP (for GRS)" w:date="2024-09-30T09:00:00Z" w:initials="HBL">
    <w:p>
      <w:pPr>
        <w:pStyle w:val="CommentText"/>
      </w:pPr>
      <w:r>
        <w:rPr>
          <w:rStyle w:val="CommentReference"/>
        </w:rPr>
        <w:annotationRef/>
      </w:r>
      <w:r>
        <w:t xml:space="preserve">[GRS Comment 32 — Signature Block] Please confirm the Illinois EPA signatory. Section 20.1 identifies Timothy R. Hennessey as Chief, Division of Land Pollution Control, but the signature block identifies Jennifer L. Hambrick as Director of the same Division.</w:t>
      </w:r>
    </w:p>
  </w:comment>
  <w:comment w:id="32" w:author="Hartwell, Brannigan &amp; Locke LLP (for GRS)" w:date="2024-09-30T09:00:00Z" w:initials="HBL">
    <w:p>
      <w:pPr>
        <w:pStyle w:val="CommentText"/>
      </w:pPr>
      <w:r>
        <w:rPr>
          <w:rStyle w:val="CommentReference"/>
        </w:rPr>
        <w:annotationRef/>
      </w:r>
      <w:r>
        <w:t xml:space="preserve">[GRS Comment 33 — Appendix D] Appendix D should be the RI Report as submitted to Illinois EPA on January 15, 2023 (or its executive summary), including the modeling and CSIA appendices on which Sections 7.2 and 7.8 rely. No other document should be attached. The Parties should also agree on Appendices A–C before lodging, because the SWMU/AOC boundaries and the monitoring network define the scope of the Work.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