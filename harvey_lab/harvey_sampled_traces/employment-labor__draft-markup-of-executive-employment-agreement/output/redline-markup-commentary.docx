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REDLINE MARKUP COMMENTARY</w:t>
      </w:r>
    </w:p>
    <w:p>
      <w:pPr>
        <w:jc w:val="center"/>
      </w:pPr>
      <w:r>
        <w:rPr>
          <w:b/>
          <w:sz w:val="22"/>
        </w:rPr>
        <w:t>Draft Executive Employment Agreement — Dr. Vanessa Okafor-Chen, Chief Operating Officer</w:t>
        <w:br/>
        <w:t>Pinnacle Consumer Brands, Inc. (NYSE: PCBI)</w:t>
      </w:r>
    </w:p>
    <w:tbl>
      <w:tblPr>
        <w:tblW w:type="auto" w:w="0"/>
        <w:tblLayout w:type="fixed"/>
        <w:tblLook w:firstColumn="1" w:firstRow="1" w:lastColumn="0" w:lastRow="0" w:noHBand="0" w:noVBand="1" w:val="04A0"/>
      </w:tblPr>
      <w:tblGrid>
        <w:gridCol w:w="5040"/>
        <w:gridCol w:w="5040"/>
      </w:tblGrid>
      <w:tr>
        <w:tc>
          <w:tcPr>
            <w:tcW w:type="dxa" w:w="1296"/>
          </w:tcPr>
          <w:p>
            <w:pPr>
              <w:spacing w:after="0"/>
            </w:pPr>
            <w:r/>
            <w:r>
              <w:rPr>
                <w:b/>
                <w:sz w:val="19"/>
              </w:rPr>
              <w:t>TO:</w:t>
            </w:r>
          </w:p>
        </w:tc>
        <w:tc>
          <w:tcPr>
            <w:tcW w:type="dxa" w:w="8784"/>
          </w:tcPr>
          <w:p>
            <w:pPr>
              <w:spacing w:after="0"/>
            </w:pPr>
            <w:r/>
            <w:r>
              <w:rPr>
                <w:b w:val="0"/>
                <w:sz w:val="19"/>
              </w:rPr>
              <w:t>Thomas “TJ” Jeffords, General Counsel; Kendra Millstone, Chief Human Resources Officer — Pinnacle Consumer Brands, Inc.</w:t>
            </w:r>
          </w:p>
        </w:tc>
      </w:tr>
      <w:tr>
        <w:tc>
          <w:tcPr>
            <w:tcW w:type="dxa" w:w="1296"/>
          </w:tcPr>
          <w:p>
            <w:pPr>
              <w:spacing w:after="0"/>
            </w:pPr>
            <w:r/>
            <w:r>
              <w:rPr>
                <w:b/>
                <w:sz w:val="19"/>
              </w:rPr>
              <w:t>CC:</w:t>
            </w:r>
          </w:p>
        </w:tc>
        <w:tc>
          <w:tcPr>
            <w:tcW w:type="dxa" w:w="8784"/>
          </w:tcPr>
          <w:p>
            <w:pPr>
              <w:spacing w:after="0"/>
            </w:pPr>
            <w:r/>
            <w:r>
              <w:rPr>
                <w:b w:val="0"/>
                <w:sz w:val="19"/>
              </w:rPr>
              <w:t>Elise Varela, Partner</w:t>
            </w:r>
          </w:p>
        </w:tc>
      </w:tr>
      <w:tr>
        <w:tc>
          <w:tcPr>
            <w:tcW w:type="dxa" w:w="1296"/>
          </w:tcPr>
          <w:p>
            <w:pPr>
              <w:spacing w:after="0"/>
            </w:pPr>
            <w:r/>
            <w:r>
              <w:rPr>
                <w:b/>
                <w:sz w:val="19"/>
              </w:rPr>
              <w:t>FROM:</w:t>
            </w:r>
          </w:p>
        </w:tc>
        <w:tc>
          <w:tcPr>
            <w:tcW w:type="dxa" w:w="8784"/>
          </w:tcPr>
          <w:p>
            <w:pPr>
              <w:spacing w:after="0"/>
            </w:pPr>
            <w:r/>
            <w:r>
              <w:rPr>
                <w:b w:val="0"/>
                <w:sz w:val="19"/>
              </w:rPr>
              <w:t>Redmond, Pace &amp; Varela LLP (Jordan McBride)</w:t>
            </w:r>
          </w:p>
        </w:tc>
      </w:tr>
      <w:tr>
        <w:tc>
          <w:tcPr>
            <w:tcW w:type="dxa" w:w="1296"/>
          </w:tcPr>
          <w:p>
            <w:pPr>
              <w:spacing w:after="0"/>
            </w:pPr>
            <w:r/>
            <w:r>
              <w:rPr>
                <w:b/>
                <w:sz w:val="19"/>
              </w:rPr>
              <w:t>DATE:</w:t>
            </w:r>
          </w:p>
        </w:tc>
        <w:tc>
          <w:tcPr>
            <w:tcW w:type="dxa" w:w="8784"/>
          </w:tcPr>
          <w:p>
            <w:pPr>
              <w:spacing w:after="0"/>
            </w:pPr>
            <w:r/>
            <w:r>
              <w:rPr>
                <w:b w:val="0"/>
                <w:sz w:val="19"/>
              </w:rPr>
              <w:t>October 9, 2025 (draft for partner review; client delivery October 10, 2025)</w:t>
            </w:r>
          </w:p>
        </w:tc>
      </w:tr>
      <w:tr>
        <w:tc>
          <w:tcPr>
            <w:tcW w:type="dxa" w:w="1296"/>
          </w:tcPr>
          <w:p>
            <w:pPr>
              <w:spacing w:after="0"/>
            </w:pPr>
            <w:r/>
            <w:r>
              <w:rPr>
                <w:b/>
                <w:sz w:val="19"/>
              </w:rPr>
              <w:t>MATTER:</w:t>
            </w:r>
          </w:p>
        </w:tc>
        <w:tc>
          <w:tcPr>
            <w:tcW w:type="dxa" w:w="8784"/>
          </w:tcPr>
          <w:p>
            <w:pPr>
              <w:spacing w:after="0"/>
            </w:pPr>
            <w:r/>
            <w:r>
              <w:rPr>
                <w:b w:val="0"/>
                <w:sz w:val="19"/>
              </w:rPr>
              <w:t>Pinnacle Consumer Brands, Inc. / Executive Hiring — Okafor-Chen</w:t>
            </w:r>
          </w:p>
        </w:tc>
      </w:tr>
      <w:tr>
        <w:tc>
          <w:tcPr>
            <w:tcW w:type="dxa" w:w="1296"/>
          </w:tcPr>
          <w:p>
            <w:pPr>
              <w:spacing w:after="0"/>
            </w:pPr>
            <w:r/>
            <w:r>
              <w:rPr>
                <w:b/>
                <w:sz w:val="19"/>
              </w:rPr>
              <w:t>RE:</w:t>
            </w:r>
          </w:p>
        </w:tc>
        <w:tc>
          <w:tcPr>
            <w:tcW w:type="dxa" w:w="8784"/>
          </w:tcPr>
          <w:p>
            <w:pPr>
              <w:spacing w:after="0"/>
            </w:pPr>
            <w:r/>
            <w:r>
              <w:rPr>
                <w:b w:val="0"/>
                <w:sz w:val="19"/>
              </w:rPr>
              <w:t>Section-by-section markup of the draft Executive Employment Agreement for Dr. Vanessa Okafor-Chen (Chief Operating Officer), Hu &amp; Calloway LLP draft dated October 3, 2025, measured against the Compensation Committee-approved Term Sheet (September 18, 2025), the Executive Compensation Playbook (v4.2, July 2025) and the Incentive-Based Compensation Clawback Policy (adopted November 15, 2023)</w:t>
            </w:r>
          </w:p>
        </w:tc>
      </w:tr>
    </w:tbl>
    <w:p/>
    <w:p>
      <w:pPr>
        <w:pStyle w:val="Heading1"/>
      </w:pPr>
      <w:r>
        <w:t>How to Use This Document</w:t>
      </w:r>
    </w:p>
    <w:p>
      <w:pPr>
        <w:spacing w:after="80"/>
      </w:pPr>
      <w:r>
        <w:rPr>
          <w:i w:val="0"/>
        </w:rPr>
        <w:t>Part I gives the bottom line. Part II is the summary table of every deviation (issue, section, severity, category and financial impact). Part III quantifies the aggregate financial exposure. Part IV covers the three priority flags you asked us to highlight: Section 409A, the Dodd-Frank clawback and the Meridian non-compete. Part V walks through the draft section by section. Each issue gives the draft provision, the approved baseline (Term Sheet and Playbook), our analysis, the severity and category, and proposed redline language. Part VI is the negotiation map, Part VII lists document discrepancies and open action items, and the Appendix sets out calculation assumptions.</w:t>
      </w:r>
    </w:p>
    <w:p>
      <w:pPr>
        <w:spacing w:after="80"/>
      </w:pPr>
      <w:r>
        <w:rPr>
          <w:i w:val="0"/>
        </w:rPr>
        <w:t>The proposed redlines in Part V are inserted as genuine Word tracked changes (author: Redmond, Pace &amp; Varela LLP). Deletions appear as struck text and insertions as underlined text, and they can be accepted into a counter-draft directly. An ellipsis (…) marks unchanged draft text omitted for brevity. Each redline also carries a Word margin comment. The margin comments are written to be safe for external use: they do not refer to the Playbook or the internal Term Sheet and may be carried into the counter-draft sent to Hu &amp; Calloway. All other text in this document is privileged, internal analysis and must not be shared with the Executive or her counsel.</w:t>
      </w:r>
    </w:p>
    <w:p>
      <w:pPr>
        <w:spacing w:after="80"/>
      </w:pPr>
      <w:r>
        <w:rPr>
          <w:i w:val="0"/>
        </w:rPr>
        <w:t xml:space="preserve">Severity scale: </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440"/>
            <w:shd w:val="clear" w:color="auto" w:fill="1F3A5F"/>
          </w:tcPr>
          <w:p>
            <w:pPr>
              <w:spacing w:after="0"/>
            </w:pPr>
            <w:r/>
            <w:r>
              <w:rPr>
                <w:b/>
                <w:color w:val="FFFFFF"/>
                <w:sz w:val="17"/>
              </w:rPr>
              <w:t>Rating</w:t>
            </w:r>
          </w:p>
        </w:tc>
        <w:tc>
          <w:tcPr>
            <w:tcW w:type="dxa" w:w="8640"/>
            <w:shd w:val="clear" w:color="auto" w:fill="1F3A5F"/>
          </w:tcPr>
          <w:p>
            <w:pPr>
              <w:spacing w:after="0"/>
            </w:pPr>
            <w:r/>
            <w:r>
              <w:rPr>
                <w:b/>
                <w:color w:val="FFFFFF"/>
                <w:sz w:val="17"/>
              </w:rPr>
              <w:t>Meaning</w:t>
            </w:r>
          </w:p>
        </w:tc>
      </w:tr>
      <w:tr>
        <w:tc>
          <w:tcPr>
            <w:tcW w:type="dxa" w:w="1440"/>
            <w:shd w:val="clear" w:color="auto" w:fill="C00000"/>
          </w:tcPr>
          <w:p>
            <w:pPr>
              <w:spacing w:after="0"/>
            </w:pPr>
            <w:r>
              <w:rPr>
                <w:b/>
                <w:color w:val="FFFFFF"/>
              </w:rPr>
            </w:r>
            <w:r>
              <w:rPr>
                <w:b/>
                <w:color w:val="FFFFFF"/>
                <w:sz w:val="17"/>
              </w:rPr>
              <w:t>Critical</w:t>
            </w:r>
          </w:p>
        </w:tc>
        <w:tc>
          <w:tcPr>
            <w:tcW w:type="dxa" w:w="8640"/>
          </w:tcPr>
          <w:p>
            <w:pPr>
              <w:spacing w:after="0"/>
            </w:pPr>
            <w:r/>
            <w:r>
              <w:rPr>
                <w:b w:val="0"/>
                <w:sz w:val="17"/>
              </w:rPr>
              <w:t>Legal/regulatory compliance failure, governance defect, or exposure over $1M or uncapped. Must be resolved before signing.</w:t>
            </w:r>
          </w:p>
        </w:tc>
      </w:tr>
      <w:tr>
        <w:tc>
          <w:tcPr>
            <w:tcW w:type="dxa" w:w="1440"/>
            <w:shd w:val="clear" w:color="auto" w:fill="F4B183"/>
          </w:tcPr>
          <w:p>
            <w:pPr>
              <w:spacing w:after="0"/>
            </w:pPr>
            <w:r/>
            <w:r>
              <w:rPr>
                <w:b w:val="0"/>
                <w:sz w:val="17"/>
              </w:rPr>
              <w:t>High</w:t>
            </w:r>
          </w:p>
        </w:tc>
        <w:tc>
          <w:tcPr>
            <w:tcW w:type="dxa" w:w="8640"/>
          </w:tcPr>
          <w:p>
            <w:pPr>
              <w:spacing w:after="0"/>
            </w:pPr>
            <w:r/>
            <w:r>
              <w:rPr>
                <w:b w:val="0"/>
                <w:sz w:val="17"/>
              </w:rPr>
              <w:t>Material economic deviation (roughly $100K to $1M) or significant erosion of Company protection.</w:t>
            </w:r>
          </w:p>
        </w:tc>
      </w:tr>
      <w:tr>
        <w:tc>
          <w:tcPr>
            <w:tcW w:type="dxa" w:w="1440"/>
            <w:shd w:val="clear" w:color="auto" w:fill="FFE699"/>
          </w:tcPr>
          <w:p>
            <w:pPr>
              <w:spacing w:after="0"/>
            </w:pPr>
            <w:r/>
            <w:r>
              <w:rPr>
                <w:b w:val="0"/>
                <w:sz w:val="17"/>
              </w:rPr>
              <w:t>Medium</w:t>
            </w:r>
          </w:p>
        </w:tc>
        <w:tc>
          <w:tcPr>
            <w:tcW w:type="dxa" w:w="8640"/>
          </w:tcPr>
          <w:p>
            <w:pPr>
              <w:spacing w:after="0"/>
            </w:pPr>
            <w:r/>
            <w:r>
              <w:rPr>
                <w:b w:val="0"/>
                <w:sz w:val="17"/>
              </w:rPr>
              <w:t>Moderate cost (under ~$100K) or a remediable protective or technical gap.</w:t>
            </w:r>
          </w:p>
        </w:tc>
      </w:tr>
      <w:tr>
        <w:tc>
          <w:tcPr>
            <w:tcW w:type="dxa" w:w="1440"/>
            <w:shd w:val="clear" w:color="auto" w:fill="C6E0B4"/>
          </w:tcPr>
          <w:p>
            <w:pPr>
              <w:spacing w:after="0"/>
            </w:pPr>
            <w:r/>
            <w:r>
              <w:rPr>
                <w:b w:val="0"/>
                <w:sz w:val="17"/>
              </w:rPr>
              <w:t>Low</w:t>
            </w:r>
          </w:p>
        </w:tc>
        <w:tc>
          <w:tcPr>
            <w:tcW w:type="dxa" w:w="8640"/>
          </w:tcPr>
          <w:p>
            <w:pPr>
              <w:spacing w:after="0"/>
            </w:pPr>
            <w:r/>
            <w:r>
              <w:rPr>
                <w:b w:val="0"/>
                <w:sz w:val="17"/>
              </w:rPr>
              <w:t>Drafting, conforming or policy-alignment point with minimal cost.</w:t>
            </w:r>
          </w:p>
        </w:tc>
      </w:tr>
    </w:tbl>
    <w:p>
      <w:pPr>
        <w:spacing w:after="40"/>
      </w:pPr>
    </w:p>
    <w:p>
      <w:pPr>
        <w:spacing w:after="80"/>
      </w:pPr>
      <w:r>
        <w:rPr>
          <w:i w:val="0"/>
        </w:rPr>
        <w:t>Categories: Must-Reject = non-negotiable because it violates the Committee-approved Term Sheet, the Playbook or applicable law. Negotiable = room for give-and-take within the stated parameters, which never exceed the Term Sheet economics.</w:t>
      </w:r>
    </w:p>
    <w:p>
      <w:pPr>
        <w:pStyle w:val="Heading1"/>
      </w:pPr>
      <w:r>
        <w:t>Part I — Executive Summary</w:t>
      </w:r>
    </w:p>
    <w:p>
      <w:pPr>
        <w:spacing w:after="0"/>
      </w:pPr>
      <w:r>
        <w:rPr>
          <w:b/>
          <w:color w:val="1F3A5F"/>
        </w:rPr>
        <w:t xml:space="preserve">Bottom line. </w:t>
      </w:r>
    </w:p>
    <w:p>
      <w:pPr>
        <w:spacing w:after="80"/>
      </w:pPr>
      <w:r>
        <w:rPr>
          <w:i w:val="0"/>
        </w:rPr>
        <w:t>The Hu &amp; Calloway draft cannot be signed in anything like its current form. We identified 70 deviations from the approved Term Sheet and the Playbook: 19 Critical, 19 High, 17 Medium and 15 Low. 59 of them are must-reject items (non-negotiable because they breach the Committee-approved economics, the Playbook or applicable law). Only 11 are potentially negotiable, and each of those has specific parameters set out below. Because TJ has instructed that we will not go back to the Compensation Committee, the Term Sheet is a hard ceiling on economics. Every provision that adds cost, changes the structure or duration of severance or CIC benefits, weakens a restrictive covenant or adds an unapproved commitment is a “material deviation” under Term Sheet Section 15 and has to come out.</w:t>
      </w:r>
    </w:p>
    <w:p>
      <w:pPr>
        <w:spacing w:after="0"/>
      </w:pPr>
      <w:r>
        <w:rPr>
          <w:b/>
          <w:color w:val="1F3A5F"/>
        </w:rPr>
        <w:t xml:space="preserve">What the draft would cost. </w:t>
      </w:r>
    </w:p>
    <w:p>
      <w:pPr>
        <w:spacing w:after="80"/>
      </w:pPr>
      <w:r>
        <w:rPr>
          <w:i w:val="0"/>
        </w:rPr>
        <w:t>Year-1 target total direct compensation rises from $2,725,000 to $3,387,500 (+$662,500, +24.3%). Over the three-year Initial Term, at target performance, the recurring deltas (base and escalator, target bonus, LTI, perquisites and the relocation cap) total $2,300,685.53. At maximum bonus payout the total is $3,526,500.17. On top of that, the draft guarantees $637,500 of bonus for FY2026 and FY2027 regardless of performance. The event-driven exposure is larger still. A without-Cause or Good Reason termination in year 1 would cost about $5,290,000 more than the Term Sheet. A Change in Control followed by termination would cost about $5,944,315.07 more, including an estimated ~$2.85M Section 280G gross-up, plus roughly $1.7M in lost corporate deductions. A Company non-renewal at the end of the term would trigger $3,532,875 of severance that the Term Sheet does not provide at all. Single-trigger vesting would release $5.2M of unvested equity at a Change in Control even if she stays employed.</w:t>
      </w:r>
    </w:p>
    <w:p>
      <w:pPr>
        <w:spacing w:after="0"/>
      </w:pPr>
      <w:r>
        <w:rPr>
          <w:b/>
          <w:color w:val="1F3A5F"/>
        </w:rPr>
        <w:t xml:space="preserve">Three priority flags. </w:t>
      </w:r>
    </w:p>
    <w:p>
      <w:pPr>
        <w:spacing w:after="80"/>
      </w:pPr>
      <w:r>
        <w:rPr>
          <w:i w:val="0"/>
        </w:rPr>
        <w:t>(A) Section 409A. The draft has no 409A provision at all: no savings clause, no six-month specified-employee delay, no separate-payment designation, and a Good Reason definition outside the involuntary-separation safe harbor. Its 75-day bonus window falls one day outside the short-term deferral period for FY2026. We add a full Section 17 and convert non-CIC severance to 18-month installments. (B) Dodd-Frank clawback. The draft contains no acknowledgment of the Rule 10D-1 Clawback Policy, which NYSE Section 303A.14 requires, and its bespoke indemnity could be read to cover clawed-back pay, which is prohibited. We add Section 18 using the Ashford &amp; Sterling prescribed language. (C) Meridian non-compete. The January 6, 2026 start date falls 68 days before the Meridian covenant expires on March 15, 2026. The draft documents Pinnacle’s knowledge of the covenant and shifts the compliance burden onto the Company, and the expiry date does not reconcile with her still being employed at Meridian. We need the Meridian agreement before signing. Our redline adds full representations and warranties, a right to defer the start date, and a no-Good-Reason carve-out for transition restrictions.</w:t>
      </w:r>
    </w:p>
    <w:p>
      <w:pPr>
        <w:spacing w:after="0"/>
      </w:pPr>
      <w:r>
        <w:rPr>
          <w:b/>
          <w:color w:val="1F3A5F"/>
        </w:rPr>
        <w:t xml:space="preserve">Other must-fix structural issues. </w:t>
      </w:r>
    </w:p>
    <w:p>
      <w:pPr>
        <w:spacing w:after="80"/>
      </w:pPr>
      <w:r>
        <w:rPr>
          <w:i w:val="0"/>
        </w:rPr>
        <w:t>Governance: a Board nomination covenant and a minimum of eight direct reports, both wired into Good Reason. Termination architecture: a Cause definition limited to felony, embezzlement over $10,000 and uncured breach, with a two-thirds Board vote and a good-faith defense; a seven-trigger Good Reason definition including a catch-all; no release; and Company non-renewal treated as termination without Cause. Restrictive covenants: a 6-month non-compete limited to household cleaning, a non-solicit covering direct reports only, no customer non-solicit, and unconditional garden leave at full salary. Disputes: Minnesota courts, Minnesota law (which under Minn. Stat. Section 181.988 would likely void the non-compete outright) and one-way fee shifting. Missing protections: no inventions assignment, no Section 409A provision and no clawback acknowledgment.</w:t>
      </w:r>
    </w:p>
    <w:p>
      <w:pPr>
        <w:spacing w:after="0"/>
      </w:pPr>
      <w:r>
        <w:rPr>
          <w:b/>
          <w:color w:val="1F3A5F"/>
        </w:rPr>
        <w:t xml:space="preserve">Recommended approach. </w:t>
      </w:r>
    </w:p>
    <w:p>
      <w:pPr>
        <w:spacing w:after="80"/>
      </w:pPr>
      <w:r>
        <w:rPr>
          <w:i w:val="0"/>
        </w:rPr>
        <w:t>Return a full counter-draft conformed to the Term Sheet, using the redline language in Part V, with a short transmittal to Hu &amp; Calloway. Neither the transmittal nor the margin comments may mention the Playbook. They should describe positions as “the Company’s standard for executive officers” or “the approved compensation package.” The margin comments in this document are drafted to that standard and can be carried into the counter-draft as they are. We have built in a small set of cost-neutral concessions (Part VI) to signal good faith without moving economics. The negotiation narrative is strong: the approved package already exceeds her Meridian package, with base +12.0% and target cash +8.9%, a $500,000 signing bonus, and a $3.2M make-whole that replaces her forfeited equity dollar for dollar.</w:t>
      </w:r>
    </w:p>
    <w:p>
      <w:pPr>
        <w:pStyle w:val="Heading2"/>
      </w:pPr>
      <w:r>
        <w:t>Headline Economics at a Glance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val="clear" w:color="auto" w:fill="1F3A5F"/>
          </w:tcPr>
          <w:p>
            <w:pPr>
              <w:spacing w:after="0"/>
            </w:pPr>
            <w:r/>
            <w:r>
              <w:rPr>
                <w:b/>
                <w:color w:val="FFFFFF"/>
                <w:sz w:val="16"/>
              </w:rPr>
              <w:t>Element</w:t>
            </w:r>
          </w:p>
        </w:tc>
        <w:tc>
          <w:tcPr>
            <w:tcW w:type="dxa" w:w="2808"/>
            <w:shd w:val="clear" w:color="auto" w:fill="1F3A5F"/>
          </w:tcPr>
          <w:p>
            <w:pPr>
              <w:spacing w:after="0"/>
            </w:pPr>
            <w:r/>
            <w:r>
              <w:rPr>
                <w:b/>
                <w:color w:val="FFFFFF"/>
                <w:sz w:val="16"/>
              </w:rPr>
              <w:t>Approved Term Sheet</w:t>
            </w:r>
          </w:p>
        </w:tc>
        <w:tc>
          <w:tcPr>
            <w:tcW w:type="dxa" w:w="2808"/>
            <w:shd w:val="clear" w:color="auto" w:fill="1F3A5F"/>
          </w:tcPr>
          <w:p>
            <w:pPr>
              <w:spacing w:after="0"/>
            </w:pPr>
            <w:r/>
            <w:r>
              <w:rPr>
                <w:b/>
                <w:color w:val="FFFFFF"/>
                <w:sz w:val="16"/>
              </w:rPr>
              <w:t>Hu &amp; Calloway Draft</w:t>
            </w:r>
          </w:p>
        </w:tc>
        <w:tc>
          <w:tcPr>
            <w:tcW w:type="dxa" w:w="2520"/>
            <w:shd w:val="clear" w:color="auto" w:fill="1F3A5F"/>
          </w:tcPr>
          <w:p>
            <w:pPr>
              <w:spacing w:after="0"/>
            </w:pPr>
            <w:r/>
            <w:r>
              <w:rPr>
                <w:b/>
                <w:color w:val="FFFFFF"/>
                <w:sz w:val="16"/>
              </w:rPr>
              <w:t>Delta</w:t>
            </w:r>
          </w:p>
        </w:tc>
      </w:tr>
      <w:tr>
        <w:tc>
          <w:tcPr>
            <w:tcW w:type="dxa" w:w="1944"/>
          </w:tcPr>
          <w:p>
            <w:pPr>
              <w:spacing w:after="0"/>
            </w:pPr>
            <w:r/>
            <w:r>
              <w:rPr>
                <w:b w:val="0"/>
                <w:sz w:val="16"/>
              </w:rPr>
              <w:t>Base salary</w:t>
            </w:r>
          </w:p>
        </w:tc>
        <w:tc>
          <w:tcPr>
            <w:tcW w:type="dxa" w:w="2808"/>
          </w:tcPr>
          <w:p>
            <w:pPr>
              <w:spacing w:after="0"/>
            </w:pPr>
            <w:r/>
            <w:r>
              <w:rPr>
                <w:b w:val="0"/>
                <w:sz w:val="16"/>
              </w:rPr>
              <w:t>$700,000</w:t>
            </w:r>
          </w:p>
        </w:tc>
        <w:tc>
          <w:tcPr>
            <w:tcW w:type="dxa" w:w="2808"/>
          </w:tcPr>
          <w:p>
            <w:pPr>
              <w:spacing w:after="0"/>
            </w:pPr>
            <w:r/>
            <w:r>
              <w:rPr>
                <w:b w:val="0"/>
                <w:sz w:val="16"/>
              </w:rPr>
              <w:t>$750,000 + guaranteed ≥5%/CPI raises</w:t>
            </w:r>
          </w:p>
        </w:tc>
        <w:tc>
          <w:tcPr>
            <w:tcW w:type="dxa" w:w="2520"/>
          </w:tcPr>
          <w:p>
            <w:pPr>
              <w:spacing w:after="0"/>
            </w:pPr>
            <w:r/>
            <w:r>
              <w:rPr>
                <w:b w:val="0"/>
                <w:sz w:val="16"/>
              </w:rPr>
              <w:t>+$50,000/yr; +$264,375 over term</w:t>
            </w:r>
          </w:p>
        </w:tc>
      </w:tr>
      <w:tr>
        <w:tc>
          <w:tcPr>
            <w:tcW w:type="dxa" w:w="1944"/>
          </w:tcPr>
          <w:p>
            <w:pPr>
              <w:spacing w:after="0"/>
            </w:pPr>
            <w:r/>
            <w:r>
              <w:rPr>
                <w:b w:val="0"/>
                <w:sz w:val="16"/>
              </w:rPr>
              <w:t>Target bonus</w:t>
            </w:r>
          </w:p>
        </w:tc>
        <w:tc>
          <w:tcPr>
            <w:tcW w:type="dxa" w:w="2808"/>
          </w:tcPr>
          <w:p>
            <w:pPr>
              <w:spacing w:after="0"/>
            </w:pPr>
            <w:r/>
            <w:r>
              <w:rPr>
                <w:b w:val="0"/>
                <w:sz w:val="16"/>
              </w:rPr>
              <w:t>75% ($525,000); FY26 prorated</w:t>
            </w:r>
          </w:p>
        </w:tc>
        <w:tc>
          <w:tcPr>
            <w:tcW w:type="dxa" w:w="2808"/>
          </w:tcPr>
          <w:p>
            <w:pPr>
              <w:spacing w:after="0"/>
            </w:pPr>
            <w:r/>
            <w:r>
              <w:rPr>
                <w:b w:val="0"/>
                <w:sz w:val="16"/>
              </w:rPr>
              <w:t>85% ($637,500); ratchet; no proration</w:t>
            </w:r>
          </w:p>
        </w:tc>
        <w:tc>
          <w:tcPr>
            <w:tcW w:type="dxa" w:w="2520"/>
          </w:tcPr>
          <w:p>
            <w:pPr>
              <w:spacing w:after="0"/>
            </w:pPr>
            <w:r/>
            <w:r>
              <w:rPr>
                <w:b w:val="0"/>
                <w:sz w:val="16"/>
              </w:rPr>
              <w:t>+$112,500/yr; +$441,910.53 over term</w:t>
            </w:r>
          </w:p>
        </w:tc>
      </w:tr>
      <w:tr>
        <w:tc>
          <w:tcPr>
            <w:tcW w:type="dxa" w:w="1944"/>
          </w:tcPr>
          <w:p>
            <w:pPr>
              <w:spacing w:after="0"/>
            </w:pPr>
            <w:r/>
            <w:r>
              <w:rPr>
                <w:b w:val="0"/>
                <w:sz w:val="16"/>
              </w:rPr>
              <w:t>Maximum bonus</w:t>
            </w:r>
          </w:p>
        </w:tc>
        <w:tc>
          <w:tcPr>
            <w:tcW w:type="dxa" w:w="2808"/>
          </w:tcPr>
          <w:p>
            <w:pPr>
              <w:spacing w:after="0"/>
            </w:pPr>
            <w:r/>
            <w:r>
              <w:rPr>
                <w:b w:val="0"/>
                <w:sz w:val="16"/>
              </w:rPr>
              <w:t>150% of target ($787,500)</w:t>
            </w:r>
          </w:p>
        </w:tc>
        <w:tc>
          <w:tcPr>
            <w:tcW w:type="dxa" w:w="2808"/>
          </w:tcPr>
          <w:p>
            <w:pPr>
              <w:spacing w:after="0"/>
            </w:pPr>
            <w:r/>
            <w:r>
              <w:rPr>
                <w:b w:val="0"/>
                <w:sz w:val="16"/>
              </w:rPr>
              <w:t>200% of target ($1,275,000)</w:t>
            </w:r>
          </w:p>
        </w:tc>
        <w:tc>
          <w:tcPr>
            <w:tcW w:type="dxa" w:w="2520"/>
          </w:tcPr>
          <w:p>
            <w:pPr>
              <w:spacing w:after="0"/>
            </w:pPr>
            <w:r/>
            <w:r>
              <w:rPr>
                <w:b w:val="0"/>
                <w:sz w:val="16"/>
              </w:rPr>
              <w:t>+$487,500/yr at max</w:t>
            </w:r>
          </w:p>
        </w:tc>
      </w:tr>
      <w:tr>
        <w:tc>
          <w:tcPr>
            <w:tcW w:type="dxa" w:w="1944"/>
          </w:tcPr>
          <w:p>
            <w:pPr>
              <w:spacing w:after="0"/>
            </w:pPr>
            <w:r/>
            <w:r>
              <w:rPr>
                <w:b w:val="0"/>
                <w:sz w:val="16"/>
              </w:rPr>
              <w:t>Guaranteed bonus</w:t>
            </w:r>
          </w:p>
        </w:tc>
        <w:tc>
          <w:tcPr>
            <w:tcW w:type="dxa" w:w="2808"/>
          </w:tcPr>
          <w:p>
            <w:pPr>
              <w:spacing w:after="0"/>
            </w:pPr>
            <w:r/>
            <w:r>
              <w:rPr>
                <w:b w:val="0"/>
                <w:sz w:val="16"/>
              </w:rPr>
              <w:t>None</w:t>
            </w:r>
          </w:p>
        </w:tc>
        <w:tc>
          <w:tcPr>
            <w:tcW w:type="dxa" w:w="2808"/>
          </w:tcPr>
          <w:p>
            <w:pPr>
              <w:spacing w:after="0"/>
            </w:pPr>
            <w:r/>
            <w:r>
              <w:rPr>
                <w:b w:val="0"/>
                <w:sz w:val="16"/>
              </w:rPr>
              <w:t>50% of target FY26–FY27</w:t>
            </w:r>
          </w:p>
        </w:tc>
        <w:tc>
          <w:tcPr>
            <w:tcW w:type="dxa" w:w="2520"/>
          </w:tcPr>
          <w:p>
            <w:pPr>
              <w:spacing w:after="0"/>
            </w:pPr>
            <w:r/>
            <w:r>
              <w:rPr>
                <w:b w:val="0"/>
                <w:sz w:val="16"/>
              </w:rPr>
              <w:t>+$637,500 regardless of performance</w:t>
            </w:r>
          </w:p>
        </w:tc>
      </w:tr>
      <w:tr>
        <w:tc>
          <w:tcPr>
            <w:tcW w:type="dxa" w:w="1944"/>
          </w:tcPr>
          <w:p>
            <w:pPr>
              <w:spacing w:after="0"/>
            </w:pPr>
            <w:r/>
            <w:r>
              <w:rPr>
                <w:b w:val="0"/>
                <w:sz w:val="16"/>
              </w:rPr>
              <w:t>Annual LTI</w:t>
            </w:r>
          </w:p>
        </w:tc>
        <w:tc>
          <w:tcPr>
            <w:tcW w:type="dxa" w:w="2808"/>
          </w:tcPr>
          <w:p>
            <w:pPr>
              <w:spacing w:after="0"/>
            </w:pPr>
            <w:r/>
            <w:r>
              <w:rPr>
                <w:b w:val="0"/>
                <w:sz w:val="16"/>
              </w:rPr>
              <w:t>$1.5M target; 60/40 PSU/RSU; no floor</w:t>
            </w:r>
          </w:p>
        </w:tc>
        <w:tc>
          <w:tcPr>
            <w:tcW w:type="dxa" w:w="2808"/>
          </w:tcPr>
          <w:p>
            <w:pPr>
              <w:spacing w:after="0"/>
            </w:pPr>
            <w:r/>
            <w:r>
              <w:rPr>
                <w:b w:val="0"/>
                <w:sz w:val="16"/>
              </w:rPr>
              <w:t>≥$2.0M floor; 50/50; peer-median floor</w:t>
            </w:r>
          </w:p>
        </w:tc>
        <w:tc>
          <w:tcPr>
            <w:tcW w:type="dxa" w:w="2520"/>
          </w:tcPr>
          <w:p>
            <w:pPr>
              <w:spacing w:after="0"/>
            </w:pPr>
            <w:r/>
            <w:r>
              <w:rPr>
                <w:b w:val="0"/>
                <w:sz w:val="16"/>
              </w:rPr>
              <w:t>+$500,000/yr; +$1.5M over term</w:t>
            </w:r>
          </w:p>
        </w:tc>
      </w:tr>
      <w:tr>
        <w:tc>
          <w:tcPr>
            <w:tcW w:type="dxa" w:w="1944"/>
          </w:tcPr>
          <w:p>
            <w:pPr>
              <w:spacing w:after="0"/>
            </w:pPr>
            <w:r/>
            <w:r>
              <w:rPr>
                <w:b w:val="0"/>
                <w:sz w:val="16"/>
              </w:rPr>
              <w:t>Make-whole RSUs</w:t>
            </w:r>
          </w:p>
        </w:tc>
        <w:tc>
          <w:tcPr>
            <w:tcW w:type="dxa" w:w="2808"/>
          </w:tcPr>
          <w:p>
            <w:pPr>
              <w:spacing w:after="0"/>
            </w:pPr>
            <w:r/>
            <w:r>
              <w:rPr>
                <w:b w:val="0"/>
                <w:sz w:val="16"/>
              </w:rPr>
              <w:t>$3.2M; 50%/50% at 12/24 months</w:t>
            </w:r>
          </w:p>
        </w:tc>
        <w:tc>
          <w:tcPr>
            <w:tcW w:type="dxa" w:w="2808"/>
          </w:tcPr>
          <w:p>
            <w:pPr>
              <w:spacing w:after="0"/>
            </w:pPr>
            <w:r/>
            <w:r>
              <w:rPr>
                <w:b w:val="0"/>
                <w:sz w:val="16"/>
              </w:rPr>
              <w:t>$3.2M; 100% at 12 months</w:t>
            </w:r>
          </w:p>
        </w:tc>
        <w:tc>
          <w:tcPr>
            <w:tcW w:type="dxa" w:w="2520"/>
          </w:tcPr>
          <w:p>
            <w:pPr>
              <w:spacing w:after="0"/>
            </w:pPr>
            <w:r/>
            <w:r>
              <w:rPr>
                <w:b w:val="0"/>
                <w:sz w:val="16"/>
              </w:rPr>
              <w:t>$1.6M retention pulled forward</w:t>
            </w:r>
          </w:p>
        </w:tc>
      </w:tr>
      <w:tr>
        <w:tc>
          <w:tcPr>
            <w:tcW w:type="dxa" w:w="1944"/>
          </w:tcPr>
          <w:p>
            <w:pPr>
              <w:spacing w:after="0"/>
            </w:pPr>
            <w:r/>
            <w:r>
              <w:rPr>
                <w:b w:val="0"/>
                <w:sz w:val="16"/>
              </w:rPr>
              <w:t>Signing bonus clawback</w:t>
            </w:r>
          </w:p>
        </w:tc>
        <w:tc>
          <w:tcPr>
            <w:tcW w:type="dxa" w:w="2808"/>
          </w:tcPr>
          <w:p>
            <w:pPr>
              <w:spacing w:after="0"/>
            </w:pPr>
            <w:r/>
            <w:r>
              <w:rPr>
                <w:b w:val="0"/>
                <w:sz w:val="16"/>
              </w:rPr>
              <w:t>24-month pro rata (resign/Cause)</w:t>
            </w:r>
          </w:p>
        </w:tc>
        <w:tc>
          <w:tcPr>
            <w:tcW w:type="dxa" w:w="2808"/>
          </w:tcPr>
          <w:p>
            <w:pPr>
              <w:spacing w:after="0"/>
            </w:pPr>
            <w:r/>
            <w:r>
              <w:rPr>
                <w:b w:val="0"/>
                <w:sz w:val="16"/>
              </w:rPr>
              <w:t>Cause only, 12 months</w:t>
            </w:r>
          </w:p>
        </w:tc>
        <w:tc>
          <w:tcPr>
            <w:tcW w:type="dxa" w:w="2520"/>
          </w:tcPr>
          <w:p>
            <w:pPr>
              <w:spacing w:after="0"/>
            </w:pPr>
            <w:r/>
            <w:r>
              <w:rPr>
                <w:b w:val="0"/>
                <w:sz w:val="16"/>
              </w:rPr>
              <w:t>Up to $500,000 unrecoverable</w:t>
            </w:r>
          </w:p>
        </w:tc>
      </w:tr>
      <w:tr>
        <w:tc>
          <w:tcPr>
            <w:tcW w:type="dxa" w:w="1944"/>
          </w:tcPr>
          <w:p>
            <w:pPr>
              <w:spacing w:after="0"/>
            </w:pPr>
            <w:r/>
            <w:r>
              <w:rPr>
                <w:b w:val="0"/>
                <w:sz w:val="16"/>
              </w:rPr>
              <w:t>Non-CIC severance</w:t>
            </w:r>
          </w:p>
        </w:tc>
        <w:tc>
          <w:tcPr>
            <w:tcW w:type="dxa" w:w="2808"/>
          </w:tcPr>
          <w:p>
            <w:pPr>
              <w:spacing w:after="0"/>
            </w:pPr>
            <w:r/>
            <w:r>
              <w:rPr>
                <w:b w:val="0"/>
                <w:sz w:val="16"/>
              </w:rPr>
              <w:t>18 mo base + 1x target = $1,575,000; installments; release</w:t>
            </w:r>
          </w:p>
        </w:tc>
        <w:tc>
          <w:tcPr>
            <w:tcW w:type="dxa" w:w="2808"/>
          </w:tcPr>
          <w:p>
            <w:pPr>
              <w:spacing w:after="0"/>
            </w:pPr>
            <w:r/>
            <w:r>
              <w:rPr>
                <w:b w:val="0"/>
                <w:sz w:val="16"/>
              </w:rPr>
              <w:t>24 mo + 2x = $2,775,000; lump sum; no release</w:t>
            </w:r>
          </w:p>
        </w:tc>
        <w:tc>
          <w:tcPr>
            <w:tcW w:type="dxa" w:w="2520"/>
          </w:tcPr>
          <w:p>
            <w:pPr>
              <w:spacing w:after="0"/>
            </w:pPr>
            <w:r/>
            <w:r>
              <w:rPr>
                <w:b w:val="0"/>
                <w:sz w:val="16"/>
              </w:rPr>
              <w:t>+$1,200,000 (+76.2%)</w:t>
            </w:r>
          </w:p>
        </w:tc>
      </w:tr>
      <w:tr>
        <w:tc>
          <w:tcPr>
            <w:tcW w:type="dxa" w:w="1944"/>
          </w:tcPr>
          <w:p>
            <w:pPr>
              <w:spacing w:after="0"/>
            </w:pPr>
            <w:r/>
            <w:r>
              <w:rPr>
                <w:b w:val="0"/>
                <w:sz w:val="16"/>
              </w:rPr>
              <w:t>CIC severance</w:t>
            </w:r>
          </w:p>
        </w:tc>
        <w:tc>
          <w:tcPr>
            <w:tcW w:type="dxa" w:w="2808"/>
          </w:tcPr>
          <w:p>
            <w:pPr>
              <w:spacing w:after="0"/>
            </w:pPr>
            <w:r/>
            <w:r>
              <w:rPr>
                <w:b w:val="0"/>
                <w:sz w:val="16"/>
              </w:rPr>
              <w:t>2x (base+target) = $2,450,000; double trigger</w:t>
            </w:r>
          </w:p>
        </w:tc>
        <w:tc>
          <w:tcPr>
            <w:tcW w:type="dxa" w:w="2808"/>
          </w:tcPr>
          <w:p>
            <w:pPr>
              <w:spacing w:after="0"/>
            </w:pPr>
            <w:r/>
            <w:r>
              <w:rPr>
                <w:b w:val="0"/>
                <w:sz w:val="16"/>
              </w:rPr>
              <w:t>3x = $4,162,500; single-trigger equity</w:t>
            </w:r>
          </w:p>
        </w:tc>
        <w:tc>
          <w:tcPr>
            <w:tcW w:type="dxa" w:w="2520"/>
          </w:tcPr>
          <w:p>
            <w:pPr>
              <w:spacing w:after="0"/>
            </w:pPr>
            <w:r/>
            <w:r>
              <w:rPr>
                <w:b w:val="0"/>
                <w:sz w:val="16"/>
              </w:rPr>
              <w:t>+$1,712,500 (+69.9%)</w:t>
            </w:r>
          </w:p>
        </w:tc>
      </w:tr>
      <w:tr>
        <w:tc>
          <w:tcPr>
            <w:tcW w:type="dxa" w:w="1944"/>
          </w:tcPr>
          <w:p>
            <w:pPr>
              <w:spacing w:after="0"/>
            </w:pPr>
            <w:r/>
            <w:r>
              <w:rPr>
                <w:b w:val="0"/>
                <w:sz w:val="16"/>
              </w:rPr>
              <w:t>Section 280G</w:t>
            </w:r>
          </w:p>
        </w:tc>
        <w:tc>
          <w:tcPr>
            <w:tcW w:type="dxa" w:w="2808"/>
          </w:tcPr>
          <w:p>
            <w:pPr>
              <w:spacing w:after="0"/>
            </w:pPr>
            <w:r/>
            <w:r>
              <w:rPr>
                <w:b w:val="0"/>
                <w:sz w:val="16"/>
              </w:rPr>
              <w:t>Best-net cutback</w:t>
            </w:r>
          </w:p>
        </w:tc>
        <w:tc>
          <w:tcPr>
            <w:tcW w:type="dxa" w:w="2808"/>
          </w:tcPr>
          <w:p>
            <w:pPr>
              <w:spacing w:after="0"/>
            </w:pPr>
            <w:r/>
            <w:r>
              <w:rPr>
                <w:b w:val="0"/>
                <w:sz w:val="16"/>
              </w:rPr>
              <w:t>Full gross-up (twice)</w:t>
            </w:r>
          </w:p>
        </w:tc>
        <w:tc>
          <w:tcPr>
            <w:tcW w:type="dxa" w:w="2520"/>
          </w:tcPr>
          <w:p>
            <w:pPr>
              <w:spacing w:after="0"/>
            </w:pPr>
            <w:r/>
            <w:r>
              <w:rPr>
                <w:b w:val="0"/>
                <w:sz w:val="16"/>
              </w:rPr>
              <w:t>~$2.85M gross-up (illustrative)</w:t>
            </w:r>
          </w:p>
        </w:tc>
      </w:tr>
      <w:tr>
        <w:tc>
          <w:tcPr>
            <w:tcW w:type="dxa" w:w="1944"/>
          </w:tcPr>
          <w:p>
            <w:pPr>
              <w:spacing w:after="0"/>
            </w:pPr>
            <w:r/>
            <w:r>
              <w:rPr>
                <w:b w:val="0"/>
                <w:sz w:val="16"/>
              </w:rPr>
              <w:t>Non-renewal by Company</w:t>
            </w:r>
          </w:p>
        </w:tc>
        <w:tc>
          <w:tcPr>
            <w:tcW w:type="dxa" w:w="2808"/>
          </w:tcPr>
          <w:p>
            <w:pPr>
              <w:spacing w:after="0"/>
            </w:pPr>
            <w:r/>
            <w:r>
              <w:rPr>
                <w:b w:val="0"/>
                <w:sz w:val="16"/>
              </w:rPr>
              <w:t>Accrued obligations only</w:t>
            </w:r>
          </w:p>
        </w:tc>
        <w:tc>
          <w:tcPr>
            <w:tcW w:type="dxa" w:w="2808"/>
          </w:tcPr>
          <w:p>
            <w:pPr>
              <w:spacing w:after="0"/>
            </w:pPr>
            <w:r/>
            <w:r>
              <w:rPr>
                <w:b w:val="0"/>
                <w:sz w:val="16"/>
              </w:rPr>
              <w:t>Full severance</w:t>
            </w:r>
          </w:p>
        </w:tc>
        <w:tc>
          <w:tcPr>
            <w:tcW w:type="dxa" w:w="2520"/>
          </w:tcPr>
          <w:p>
            <w:pPr>
              <w:spacing w:after="0"/>
            </w:pPr>
            <w:r/>
            <w:r>
              <w:rPr>
                <w:b w:val="0"/>
                <w:sz w:val="16"/>
              </w:rPr>
              <w:t>+~$3.53M at year-3 rates</w:t>
            </w:r>
          </w:p>
        </w:tc>
      </w:tr>
      <w:tr>
        <w:tc>
          <w:tcPr>
            <w:tcW w:type="dxa" w:w="1944"/>
          </w:tcPr>
          <w:p>
            <w:pPr>
              <w:spacing w:after="0"/>
            </w:pPr>
            <w:r/>
            <w:r>
              <w:rPr>
                <w:b w:val="0"/>
                <w:sz w:val="16"/>
              </w:rPr>
              <w:t>Non-compete</w:t>
            </w:r>
          </w:p>
        </w:tc>
        <w:tc>
          <w:tcPr>
            <w:tcW w:type="dxa" w:w="2808"/>
          </w:tcPr>
          <w:p>
            <w:pPr>
              <w:spacing w:after="0"/>
            </w:pPr>
            <w:r/>
            <w:r>
              <w:rPr>
                <w:b w:val="0"/>
                <w:sz w:val="16"/>
              </w:rPr>
              <w:t>18 mo (12 on qualifying term.); all lines</w:t>
            </w:r>
          </w:p>
        </w:tc>
        <w:tc>
          <w:tcPr>
            <w:tcW w:type="dxa" w:w="2808"/>
          </w:tcPr>
          <w:p>
            <w:pPr>
              <w:spacing w:after="0"/>
            </w:pPr>
            <w:r/>
            <w:r>
              <w:rPr>
                <w:b w:val="0"/>
                <w:sz w:val="16"/>
              </w:rPr>
              <w:t>6 mo; household cleaning only</w:t>
            </w:r>
          </w:p>
        </w:tc>
        <w:tc>
          <w:tcPr>
            <w:tcW w:type="dxa" w:w="2520"/>
          </w:tcPr>
          <w:p>
            <w:pPr>
              <w:spacing w:after="0"/>
            </w:pPr>
            <w:r/>
            <w:r>
              <w:rPr>
                <w:b w:val="0"/>
                <w:sz w:val="16"/>
              </w:rPr>
              <w:t>Protection gap</w:t>
            </w:r>
          </w:p>
        </w:tc>
      </w:tr>
      <w:tr>
        <w:tc>
          <w:tcPr>
            <w:tcW w:type="dxa" w:w="1944"/>
          </w:tcPr>
          <w:p>
            <w:pPr>
              <w:spacing w:after="0"/>
            </w:pPr>
            <w:r/>
            <w:r>
              <w:rPr>
                <w:b w:val="0"/>
                <w:sz w:val="16"/>
              </w:rPr>
              <w:t>Perquisites</w:t>
            </w:r>
          </w:p>
        </w:tc>
        <w:tc>
          <w:tcPr>
            <w:tcW w:type="dxa" w:w="2808"/>
          </w:tcPr>
          <w:p>
            <w:pPr>
              <w:spacing w:after="0"/>
            </w:pPr>
            <w:r/>
            <w:r>
              <w:rPr>
                <w:b w:val="0"/>
                <w:sz w:val="16"/>
              </w:rPr>
              <w:t>FP $15K; auto $800/mo; reloc. $150K</w:t>
            </w:r>
          </w:p>
        </w:tc>
        <w:tc>
          <w:tcPr>
            <w:tcW w:type="dxa" w:w="2808"/>
          </w:tcPr>
          <w:p>
            <w:pPr>
              <w:spacing w:after="0"/>
            </w:pPr>
            <w:r/>
            <w:r>
              <w:rPr>
                <w:b w:val="0"/>
                <w:sz w:val="16"/>
              </w:rPr>
              <w:t>FP $25K; auto $1,200/mo; reloc. $200K</w:t>
            </w:r>
          </w:p>
        </w:tc>
        <w:tc>
          <w:tcPr>
            <w:tcW w:type="dxa" w:w="2520"/>
          </w:tcPr>
          <w:p>
            <w:pPr>
              <w:spacing w:after="0"/>
            </w:pPr>
            <w:r/>
            <w:r>
              <w:rPr>
                <w:b w:val="0"/>
                <w:sz w:val="16"/>
              </w:rPr>
              <w:t>+$94,400 over term</w:t>
            </w:r>
          </w:p>
        </w:tc>
      </w:tr>
    </w:tbl>
    <w:p>
      <w:pPr>
        <w:spacing w:after="40"/>
      </w:pPr>
    </w:p>
    <w:p>
      <w:pPr>
        <w:pStyle w:val="Heading1"/>
      </w:pPr>
      <w:r>
        <w:t>Part II — Summary Table of Deviations</w:t>
      </w:r>
    </w:p>
    <w:p>
      <w:pPr>
        <w:spacing w:after="80"/>
      </w:pPr>
      <w:r>
        <w:rPr>
          <w:i w:val="0"/>
        </w:rPr>
        <w:t>70 issues: 19 Critical, 19 High, 17 Medium, 15 Low. 59 Must-Reject; 11 Negotiable. Issue numbers match the section-by-section analysis in Part V.</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432"/>
            <w:shd w:val="clear" w:color="auto" w:fill="1F3A5F"/>
          </w:tcPr>
          <w:p>
            <w:pPr>
              <w:spacing w:after="0"/>
            </w:pPr>
            <w:r/>
            <w:r>
              <w:rPr>
                <w:b/>
                <w:color w:val="FFFFFF"/>
                <w:sz w:val="15"/>
              </w:rPr>
              <w:t>#</w:t>
            </w:r>
          </w:p>
        </w:tc>
        <w:tc>
          <w:tcPr>
            <w:tcW w:type="dxa" w:w="3312"/>
            <w:shd w:val="clear" w:color="auto" w:fill="1F3A5F"/>
          </w:tcPr>
          <w:p>
            <w:pPr>
              <w:spacing w:after="0"/>
            </w:pPr>
            <w:r/>
            <w:r>
              <w:rPr>
                <w:b/>
                <w:color w:val="FFFFFF"/>
                <w:sz w:val="15"/>
              </w:rPr>
              <w:t>Issue</w:t>
            </w:r>
          </w:p>
        </w:tc>
        <w:tc>
          <w:tcPr>
            <w:tcW w:type="dxa" w:w="1080"/>
            <w:shd w:val="clear" w:color="auto" w:fill="1F3A5F"/>
          </w:tcPr>
          <w:p>
            <w:pPr>
              <w:spacing w:after="0"/>
            </w:pPr>
            <w:r/>
            <w:r>
              <w:rPr>
                <w:b/>
                <w:color w:val="FFFFFF"/>
                <w:sz w:val="15"/>
              </w:rPr>
              <w:t>Draft §</w:t>
            </w:r>
          </w:p>
        </w:tc>
        <w:tc>
          <w:tcPr>
            <w:tcW w:type="dxa" w:w="936"/>
            <w:shd w:val="clear" w:color="auto" w:fill="1F3A5F"/>
          </w:tcPr>
          <w:p>
            <w:pPr>
              <w:spacing w:after="0"/>
            </w:pPr>
            <w:r/>
            <w:r>
              <w:rPr>
                <w:b/>
                <w:color w:val="FFFFFF"/>
                <w:sz w:val="15"/>
              </w:rPr>
              <w:t>Severity</w:t>
            </w:r>
          </w:p>
        </w:tc>
        <w:tc>
          <w:tcPr>
            <w:tcW w:type="dxa" w:w="1152"/>
            <w:shd w:val="clear" w:color="auto" w:fill="1F3A5F"/>
          </w:tcPr>
          <w:p>
            <w:pPr>
              <w:spacing w:after="0"/>
            </w:pPr>
            <w:r/>
            <w:r>
              <w:rPr>
                <w:b/>
                <w:color w:val="FFFFFF"/>
                <w:sz w:val="15"/>
              </w:rPr>
              <w:t>Category</w:t>
            </w:r>
          </w:p>
        </w:tc>
        <w:tc>
          <w:tcPr>
            <w:tcW w:type="dxa" w:w="3168"/>
            <w:shd w:val="clear" w:color="auto" w:fill="1F3A5F"/>
          </w:tcPr>
          <w:p>
            <w:pPr>
              <w:spacing w:after="0"/>
            </w:pPr>
            <w:r/>
            <w:r>
              <w:rPr>
                <w:b/>
                <w:color w:val="FFFFFF"/>
                <w:sz w:val="15"/>
              </w:rPr>
              <w:t>Financial / risk impact</w:t>
            </w:r>
          </w:p>
        </w:tc>
      </w:tr>
      <w:tr>
        <w:tc>
          <w:tcPr>
            <w:tcW w:type="dxa" w:w="432"/>
          </w:tcPr>
          <w:p>
            <w:pPr>
              <w:spacing w:after="0"/>
            </w:pPr>
            <w:r/>
            <w:r>
              <w:rPr>
                <w:b w:val="0"/>
                <w:sz w:val="15"/>
              </w:rPr>
              <w:t>1</w:t>
            </w:r>
          </w:p>
        </w:tc>
        <w:tc>
          <w:tcPr>
            <w:tcW w:type="dxa" w:w="3312"/>
          </w:tcPr>
          <w:p>
            <w:pPr>
              <w:spacing w:after="0"/>
            </w:pPr>
            <w:r/>
            <w:r>
              <w:rPr>
                <w:b w:val="0"/>
                <w:sz w:val="15"/>
              </w:rPr>
              <w:t>Recital misstates Board/Committee authorization; Meridian recital shifts burden to Company</w:t>
            </w:r>
          </w:p>
        </w:tc>
        <w:tc>
          <w:tcPr>
            <w:tcW w:type="dxa" w:w="1080"/>
          </w:tcPr>
          <w:p>
            <w:pPr>
              <w:spacing w:after="0"/>
            </w:pPr>
            <w:r/>
            <w:r>
              <w:rPr>
                <w:b w:val="0"/>
                <w:sz w:val="15"/>
              </w:rPr>
              <w:t>Header; Recitals</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Non-economic. Inaccurate recital could support estoppel or ratification arguments</w:t>
            </w:r>
          </w:p>
        </w:tc>
      </w:tr>
      <w:tr>
        <w:tc>
          <w:tcPr>
            <w:tcW w:type="dxa" w:w="432"/>
          </w:tcPr>
          <w:p>
            <w:pPr>
              <w:spacing w:after="0"/>
            </w:pPr>
            <w:r/>
            <w:r>
              <w:rPr>
                <w:b w:val="0"/>
                <w:sz w:val="15"/>
              </w:rPr>
              <w:t>2</w:t>
            </w:r>
          </w:p>
        </w:tc>
        <w:tc>
          <w:tcPr>
            <w:tcW w:type="dxa" w:w="3312"/>
          </w:tcPr>
          <w:p>
            <w:pPr>
              <w:spacing w:after="0"/>
            </w:pPr>
            <w:r/>
            <w:r>
              <w:rPr>
                <w:b w:val="0"/>
                <w:sz w:val="15"/>
              </w:rPr>
              <w:t>Delete definitions supporting non-conforming terms; add definitions for new provisions</w:t>
            </w:r>
          </w:p>
        </w:tc>
        <w:tc>
          <w:tcPr>
            <w:tcW w:type="dxa" w:w="1080"/>
          </w:tcPr>
          <w:p>
            <w:pPr>
              <w:spacing w:after="0"/>
            </w:pPr>
            <w:r/>
            <w:r>
              <w:rPr>
                <w:b w:val="0"/>
                <w:sz w:val="15"/>
              </w:rPr>
              <w:t>Definitions</w:t>
            </w:r>
          </w:p>
        </w:tc>
        <w:tc>
          <w:tcPr>
            <w:tcW w:type="dxa" w:w="936"/>
            <w:shd w:val="clear" w:color="auto" w:fill="C6E0B4"/>
          </w:tcPr>
          <w:p>
            <w:pPr>
              <w:spacing w:after="0"/>
            </w:pPr>
            <w:r/>
            <w:r>
              <w:rPr>
                <w:b w:val="0"/>
                <w:sz w:val="15"/>
              </w:rPr>
              <w:t>Low</w:t>
            </w:r>
          </w:p>
        </w:tc>
        <w:tc>
          <w:tcPr>
            <w:tcW w:type="dxa" w:w="1152"/>
          </w:tcPr>
          <w:p>
            <w:pPr>
              <w:spacing w:after="0"/>
            </w:pPr>
            <w:r/>
            <w:r>
              <w:rPr>
                <w:b w:val="0"/>
                <w:sz w:val="15"/>
              </w:rPr>
              <w:t>Must-Reject</w:t>
            </w:r>
          </w:p>
        </w:tc>
        <w:tc>
          <w:tcPr>
            <w:tcW w:type="dxa" w:w="3168"/>
          </w:tcPr>
          <w:p>
            <w:pPr>
              <w:spacing w:after="0"/>
            </w:pPr>
            <w:r/>
            <w:r>
              <w:rPr>
                <w:b w:val="0"/>
                <w:sz w:val="15"/>
              </w:rPr>
              <w:t>Conforming only</w:t>
            </w:r>
          </w:p>
        </w:tc>
      </w:tr>
      <w:tr>
        <w:tc>
          <w:tcPr>
            <w:tcW w:type="dxa" w:w="432"/>
          </w:tcPr>
          <w:p>
            <w:pPr>
              <w:spacing w:after="0"/>
            </w:pPr>
            <w:r/>
            <w:r>
              <w:rPr>
                <w:b w:val="0"/>
                <w:sz w:val="15"/>
              </w:rPr>
              <w:t>3</w:t>
            </w:r>
          </w:p>
        </w:tc>
        <w:tc>
          <w:tcPr>
            <w:tcW w:type="dxa" w:w="3312"/>
          </w:tcPr>
          <w:p>
            <w:pPr>
              <w:spacing w:after="0"/>
            </w:pPr>
            <w:r/>
            <w:r>
              <w:rPr>
                <w:b w:val="0"/>
                <w:sz w:val="15"/>
              </w:rPr>
              <w:t>Enumerated functional portfolio can be used to build Good Reason claims</w:t>
            </w:r>
          </w:p>
        </w:tc>
        <w:tc>
          <w:tcPr>
            <w:tcW w:type="dxa" w:w="1080"/>
          </w:tcPr>
          <w:p>
            <w:pPr>
              <w:spacing w:after="0"/>
            </w:pPr>
            <w:r/>
            <w:r>
              <w:rPr>
                <w:b w:val="0"/>
                <w:sz w:val="15"/>
              </w:rPr>
              <w:t>1.1</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Indirect. Feeds the "material diminution" Good Reason trigger</w:t>
            </w:r>
          </w:p>
        </w:tc>
      </w:tr>
      <w:tr>
        <w:tc>
          <w:tcPr>
            <w:tcW w:type="dxa" w:w="432"/>
          </w:tcPr>
          <w:p>
            <w:pPr>
              <w:spacing w:after="0"/>
            </w:pPr>
            <w:r/>
            <w:r>
              <w:rPr>
                <w:b w:val="0"/>
                <w:sz w:val="15"/>
              </w:rPr>
              <w:t>4</w:t>
            </w:r>
          </w:p>
        </w:tc>
        <w:tc>
          <w:tcPr>
            <w:tcW w:type="dxa" w:w="3312"/>
          </w:tcPr>
          <w:p>
            <w:pPr>
              <w:spacing w:after="0"/>
            </w:pPr>
            <w:r/>
            <w:r>
              <w:rPr>
                <w:b w:val="0"/>
                <w:sz w:val="15"/>
              </w:rPr>
              <w:t>Board nomination commitment</w:t>
            </w:r>
          </w:p>
        </w:tc>
        <w:tc>
          <w:tcPr>
            <w:tcW w:type="dxa" w:w="1080"/>
          </w:tcPr>
          <w:p>
            <w:pPr>
              <w:spacing w:after="0"/>
            </w:pPr>
            <w:r/>
            <w:r>
              <w:rPr>
                <w:b w:val="0"/>
                <w:sz w:val="15"/>
              </w:rPr>
              <w:t>1.2</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Non-economic, but it creates a Good Reason trigger (Section 9(b)(v)) that would unlock $2.775M of draft severance ($1.575M under the term sheet)</w:t>
            </w:r>
          </w:p>
        </w:tc>
      </w:tr>
      <w:tr>
        <w:tc>
          <w:tcPr>
            <w:tcW w:type="dxa" w:w="432"/>
          </w:tcPr>
          <w:p>
            <w:pPr>
              <w:spacing w:after="0"/>
            </w:pPr>
            <w:r/>
            <w:r>
              <w:rPr>
                <w:b w:val="0"/>
                <w:sz w:val="15"/>
              </w:rPr>
              <w:t>5</w:t>
            </w:r>
          </w:p>
        </w:tc>
        <w:tc>
          <w:tcPr>
            <w:tcW w:type="dxa" w:w="3312"/>
          </w:tcPr>
          <w:p>
            <w:pPr>
              <w:spacing w:after="0"/>
            </w:pPr>
            <w:r/>
            <w:r>
              <w:rPr>
                <w:b w:val="0"/>
                <w:sz w:val="15"/>
              </w:rPr>
              <w:t>Minimum of eight direct reports; reduction = Good Reason</w:t>
            </w:r>
          </w:p>
        </w:tc>
        <w:tc>
          <w:tcPr>
            <w:tcW w:type="dxa" w:w="1080"/>
          </w:tcPr>
          <w:p>
            <w:pPr>
              <w:spacing w:after="0"/>
            </w:pPr>
            <w:r/>
            <w:r>
              <w:rPr>
                <w:b w:val="0"/>
                <w:sz w:val="15"/>
              </w:rPr>
              <w:t>1.3</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Non-economic, but a reorganization could trigger full severance (draft $2.775M; CIC $4.16M)</w:t>
            </w:r>
          </w:p>
        </w:tc>
      </w:tr>
      <w:tr>
        <w:tc>
          <w:tcPr>
            <w:tcW w:type="dxa" w:w="432"/>
          </w:tcPr>
          <w:p>
            <w:pPr>
              <w:spacing w:after="0"/>
            </w:pPr>
            <w:r/>
            <w:r>
              <w:rPr>
                <w:b w:val="0"/>
                <w:sz w:val="15"/>
              </w:rPr>
              <w:t>6</w:t>
            </w:r>
          </w:p>
        </w:tc>
        <w:tc>
          <w:tcPr>
            <w:tcW w:type="dxa" w:w="3312"/>
          </w:tcPr>
          <w:p>
            <w:pPr>
              <w:spacing w:after="0"/>
            </w:pPr>
            <w:r/>
            <w:r>
              <w:rPr>
                <w:b w:val="0"/>
                <w:sz w:val="15"/>
              </w:rPr>
              <w:t>Office specification (400 sq. ft., executive floor)</w:t>
            </w:r>
          </w:p>
        </w:tc>
        <w:tc>
          <w:tcPr>
            <w:tcW w:type="dxa" w:w="1080"/>
          </w:tcPr>
          <w:p>
            <w:pPr>
              <w:spacing w:after="0"/>
            </w:pPr>
            <w:r/>
            <w:r>
              <w:rPr>
                <w:b w:val="0"/>
                <w:sz w:val="15"/>
              </w:rPr>
              <w:t>1.4</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Nominal cost. Creates a breach-of-contract hook usable as a Good Reason trigger under Section 9(b)(vi)</w:t>
            </w:r>
          </w:p>
        </w:tc>
      </w:tr>
      <w:tr>
        <w:tc>
          <w:tcPr>
            <w:tcW w:type="dxa" w:w="432"/>
          </w:tcPr>
          <w:p>
            <w:pPr>
              <w:spacing w:after="0"/>
            </w:pPr>
            <w:r/>
            <w:r>
              <w:rPr>
                <w:b w:val="0"/>
                <w:sz w:val="15"/>
              </w:rPr>
              <w:t>7</w:t>
            </w:r>
          </w:p>
        </w:tc>
        <w:tc>
          <w:tcPr>
            <w:tcW w:type="dxa" w:w="3312"/>
          </w:tcPr>
          <w:p>
            <w:pPr>
              <w:spacing w:after="0"/>
            </w:pPr>
            <w:r/>
            <w:r>
              <w:rPr>
                <w:b w:val="0"/>
                <w:sz w:val="15"/>
              </w:rPr>
              <w:t>Outside for-profit boards (up to two)</w:t>
            </w:r>
          </w:p>
        </w:tc>
        <w:tc>
          <w:tcPr>
            <w:tcW w:type="dxa" w:w="1080"/>
          </w:tcPr>
          <w:p>
            <w:pPr>
              <w:spacing w:after="0"/>
            </w:pPr>
            <w:r/>
            <w:r>
              <w:rPr>
                <w:b w:val="0"/>
                <w:sz w:val="15"/>
              </w:rPr>
              <w:t>1.5(a)</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Non-economic. Time-commitment, conflict and insider-trading considerations</w:t>
            </w:r>
          </w:p>
        </w:tc>
      </w:tr>
      <w:tr>
        <w:tc>
          <w:tcPr>
            <w:tcW w:type="dxa" w:w="432"/>
          </w:tcPr>
          <w:p>
            <w:pPr>
              <w:spacing w:after="0"/>
            </w:pPr>
            <w:r/>
            <w:r>
              <w:rPr>
                <w:b w:val="0"/>
                <w:sz w:val="15"/>
              </w:rPr>
              <w:t>8</w:t>
            </w:r>
          </w:p>
        </w:tc>
        <w:tc>
          <w:tcPr>
            <w:tcW w:type="dxa" w:w="3312"/>
          </w:tcPr>
          <w:p>
            <w:pPr>
              <w:spacing w:after="0"/>
            </w:pPr>
            <w:r/>
            <w:r>
              <w:rPr>
                <w:b w:val="0"/>
                <w:sz w:val="15"/>
              </w:rPr>
              <w:t>PRIORITY FLAG - Meridian non-compete overlap: inadequate representation; Company bears the compliance burden</w:t>
            </w:r>
          </w:p>
        </w:tc>
        <w:tc>
          <w:tcPr>
            <w:tcW w:type="dxa" w:w="1080"/>
          </w:tcPr>
          <w:p>
            <w:pPr>
              <w:spacing w:after="0"/>
            </w:pPr>
            <w:r/>
            <w:r>
              <w:rPr>
                <w:b w:val="0"/>
                <w:sz w:val="15"/>
              </w:rPr>
              <w:t>1.6</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Third-party tortious-interference and injunction exposure (not quantifiable until we have the Meridian agreement). Possible delay or disruption of start</w:t>
            </w:r>
          </w:p>
        </w:tc>
      </w:tr>
      <w:tr>
        <w:tc>
          <w:tcPr>
            <w:tcW w:type="dxa" w:w="432"/>
          </w:tcPr>
          <w:p>
            <w:pPr>
              <w:spacing w:after="0"/>
            </w:pPr>
            <w:r/>
            <w:r>
              <w:rPr>
                <w:b w:val="0"/>
                <w:sz w:val="15"/>
              </w:rPr>
              <w:t>9</w:t>
            </w:r>
          </w:p>
        </w:tc>
        <w:tc>
          <w:tcPr>
            <w:tcW w:type="dxa" w:w="3312"/>
          </w:tcPr>
          <w:p>
            <w:pPr>
              <w:spacing w:after="0"/>
            </w:pPr>
            <w:r/>
            <w:r>
              <w:rPr>
                <w:b w:val="0"/>
                <w:sz w:val="15"/>
              </w:rPr>
              <w:t>Non-renewal notice of 180 days (vs. 90 days)</w:t>
            </w:r>
          </w:p>
        </w:tc>
        <w:tc>
          <w:tcPr>
            <w:tcW w:type="dxa" w:w="1080"/>
          </w:tcPr>
          <w:p>
            <w:pPr>
              <w:spacing w:after="0"/>
            </w:pPr>
            <w:r/>
            <w:r>
              <w:rPr>
                <w:b w:val="0"/>
                <w:sz w:val="15"/>
              </w:rPr>
              <w:t>2.2</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Locks the Company in for 90 extra days per renewal cycle. Combined with Issue 10, roughly 0.5 years of compensation exposure per cycle</w:t>
            </w:r>
          </w:p>
        </w:tc>
      </w:tr>
      <w:tr>
        <w:tc>
          <w:tcPr>
            <w:tcW w:type="dxa" w:w="432"/>
          </w:tcPr>
          <w:p>
            <w:pPr>
              <w:spacing w:after="0"/>
            </w:pPr>
            <w:r/>
            <w:r>
              <w:rPr>
                <w:b w:val="0"/>
                <w:sz w:val="15"/>
              </w:rPr>
              <w:t>10</w:t>
            </w:r>
          </w:p>
        </w:tc>
        <w:tc>
          <w:tcPr>
            <w:tcW w:type="dxa" w:w="3312"/>
          </w:tcPr>
          <w:p>
            <w:pPr>
              <w:spacing w:after="0"/>
            </w:pPr>
            <w:r/>
            <w:r>
              <w:rPr>
                <w:b w:val="0"/>
                <w:sz w:val="15"/>
              </w:rPr>
              <w:t>Company non-renewal treated as a termination without Cause (full severance)</w:t>
            </w:r>
          </w:p>
        </w:tc>
        <w:tc>
          <w:tcPr>
            <w:tcW w:type="dxa" w:w="1080"/>
          </w:tcPr>
          <w:p>
            <w:pPr>
              <w:spacing w:after="0"/>
            </w:pPr>
            <w:r/>
            <w:r>
              <w:rPr>
                <w:b w:val="0"/>
                <w:sz w:val="15"/>
              </w:rPr>
              <w:t>2.3; 9(f); 10.1</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At year-3 draft rates: $3,059,437.50 cash + 24 months COBRA (~$60,000) + garden leave $413,437.50 = ~$3.53M, vs. $0 under the term sheet (accrued obligations only)</w:t>
            </w:r>
          </w:p>
        </w:tc>
      </w:tr>
      <w:tr>
        <w:tc>
          <w:tcPr>
            <w:tcW w:type="dxa" w:w="432"/>
          </w:tcPr>
          <w:p>
            <w:pPr>
              <w:spacing w:after="0"/>
            </w:pPr>
            <w:r/>
            <w:r>
              <w:rPr>
                <w:b w:val="0"/>
                <w:sz w:val="15"/>
              </w:rPr>
              <w:t>11</w:t>
            </w:r>
          </w:p>
        </w:tc>
        <w:tc>
          <w:tcPr>
            <w:tcW w:type="dxa" w:w="3312"/>
          </w:tcPr>
          <w:p>
            <w:pPr>
              <w:spacing w:after="0"/>
            </w:pPr>
            <w:r/>
            <w:r>
              <w:rPr>
                <w:b w:val="0"/>
                <w:sz w:val="15"/>
              </w:rPr>
              <w:t>"At will" language conflicts with fixed term and severance architecture</w:t>
            </w:r>
          </w:p>
        </w:tc>
        <w:tc>
          <w:tcPr>
            <w:tcW w:type="dxa" w:w="1080"/>
          </w:tcPr>
          <w:p>
            <w:pPr>
              <w:spacing w:after="0"/>
            </w:pPr>
            <w:r/>
            <w:r>
              <w:rPr>
                <w:b w:val="0"/>
                <w:sz w:val="15"/>
              </w:rPr>
              <w:t>2.4</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Drafting ambiguity. Litigation risk over whether the term is guaranteed</w:t>
            </w:r>
          </w:p>
        </w:tc>
      </w:tr>
      <w:tr>
        <w:tc>
          <w:tcPr>
            <w:tcW w:type="dxa" w:w="432"/>
          </w:tcPr>
          <w:p>
            <w:pPr>
              <w:spacing w:after="0"/>
            </w:pPr>
            <w:r/>
            <w:r>
              <w:rPr>
                <w:b w:val="0"/>
                <w:sz w:val="15"/>
              </w:rPr>
              <w:t>12</w:t>
            </w:r>
          </w:p>
        </w:tc>
        <w:tc>
          <w:tcPr>
            <w:tcW w:type="dxa" w:w="3312"/>
          </w:tcPr>
          <w:p>
            <w:pPr>
              <w:spacing w:after="0"/>
            </w:pPr>
            <w:r/>
            <w:r>
              <w:rPr>
                <w:b w:val="0"/>
                <w:sz w:val="15"/>
              </w:rPr>
              <w:t>Base salary $750,000 vs. approved $700,000</w:t>
            </w:r>
          </w:p>
        </w:tc>
        <w:tc>
          <w:tcPr>
            <w:tcW w:type="dxa" w:w="1080"/>
          </w:tcPr>
          <w:p>
            <w:pPr>
              <w:spacing w:after="0"/>
            </w:pPr>
            <w:r/>
            <w:r>
              <w:rPr>
                <w:b w:val="0"/>
                <w:sz w:val="15"/>
              </w:rPr>
              <w:t>3.1</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+$50,000/yr (+7.1%). Flows through: +$37,500 target bonus/yr, +$75,000 non-CIC severance (before other changes), +$100,000 CIC severance at the approved 2x multiple</w:t>
            </w:r>
          </w:p>
        </w:tc>
      </w:tr>
      <w:tr>
        <w:tc>
          <w:tcPr>
            <w:tcW w:type="dxa" w:w="432"/>
          </w:tcPr>
          <w:p>
            <w:pPr>
              <w:spacing w:after="0"/>
            </w:pPr>
            <w:r/>
            <w:r>
              <w:rPr>
                <w:b w:val="0"/>
                <w:sz w:val="15"/>
              </w:rPr>
              <w:t>13</w:t>
            </w:r>
          </w:p>
        </w:tc>
        <w:tc>
          <w:tcPr>
            <w:tcW w:type="dxa" w:w="3312"/>
          </w:tcPr>
          <w:p>
            <w:pPr>
              <w:spacing w:after="0"/>
            </w:pPr>
            <w:r/>
            <w:r>
              <w:rPr>
                <w:b w:val="0"/>
                <w:sz w:val="15"/>
              </w:rPr>
              <w:t>Guaranteed annual increase of greater of 5% or CPI; no-decrease clause tied to Good Reason</w:t>
            </w:r>
          </w:p>
        </w:tc>
        <w:tc>
          <w:tcPr>
            <w:tcW w:type="dxa" w:w="1080"/>
          </w:tcPr>
          <w:p>
            <w:pPr>
              <w:spacing w:after="0"/>
            </w:pPr>
            <w:r/>
            <w:r>
              <w:rPr>
                <w:b w:val="0"/>
                <w:sz w:val="15"/>
              </w:rPr>
              <w:t>3.2</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Base $787,500 (yr 2) and $826,875 (yr 3). Cumulative base delta over Initial Term with Issue 12 = $264,375. Compounds into bonus, severance and CIC multiples</w:t>
            </w:r>
          </w:p>
        </w:tc>
      </w:tr>
      <w:tr>
        <w:tc>
          <w:tcPr>
            <w:tcW w:type="dxa" w:w="432"/>
          </w:tcPr>
          <w:p>
            <w:pPr>
              <w:spacing w:after="0"/>
            </w:pPr>
            <w:r/>
            <w:r>
              <w:rPr>
                <w:b w:val="0"/>
                <w:sz w:val="15"/>
              </w:rPr>
              <w:t>14</w:t>
            </w:r>
          </w:p>
        </w:tc>
        <w:tc>
          <w:tcPr>
            <w:tcW w:type="dxa" w:w="3312"/>
          </w:tcPr>
          <w:p>
            <w:pPr>
              <w:spacing w:after="0"/>
            </w:pPr>
            <w:r/>
            <w:r>
              <w:rPr>
                <w:b w:val="0"/>
                <w:sz w:val="15"/>
              </w:rPr>
              <w:t>Payment within 15 days (vs. 30 days)</w:t>
            </w:r>
          </w:p>
        </w:tc>
        <w:tc>
          <w:tcPr>
            <w:tcW w:type="dxa" w:w="1080"/>
          </w:tcPr>
          <w:p>
            <w:pPr>
              <w:spacing w:after="0"/>
            </w:pPr>
            <w:r/>
            <w:r>
              <w:rPr>
                <w:b w:val="0"/>
                <w:sz w:val="15"/>
              </w:rPr>
              <w:t>4.1</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Timing only. No cost</w:t>
            </w:r>
          </w:p>
        </w:tc>
      </w:tr>
      <w:tr>
        <w:tc>
          <w:tcPr>
            <w:tcW w:type="dxa" w:w="432"/>
          </w:tcPr>
          <w:p>
            <w:pPr>
              <w:spacing w:after="0"/>
            </w:pPr>
            <w:r/>
            <w:r>
              <w:rPr>
                <w:b w:val="0"/>
                <w:sz w:val="15"/>
              </w:rPr>
              <w:t>15</w:t>
            </w:r>
          </w:p>
        </w:tc>
        <w:tc>
          <w:tcPr>
            <w:tcW w:type="dxa" w:w="3312"/>
          </w:tcPr>
          <w:p>
            <w:pPr>
              <w:spacing w:after="0"/>
            </w:pPr>
            <w:r/>
            <w:r>
              <w:rPr>
                <w:b w:val="0"/>
                <w:sz w:val="15"/>
              </w:rPr>
              <w:t>Signing bonus clawback limited to Cause terminations in first 12 months; resignation carved out</w:t>
            </w:r>
          </w:p>
        </w:tc>
        <w:tc>
          <w:tcPr>
            <w:tcW w:type="dxa" w:w="1080"/>
          </w:tcPr>
          <w:p>
            <w:pPr>
              <w:spacing w:after="0"/>
            </w:pPr>
            <w:r/>
            <w:r>
              <w:rPr>
                <w:b w:val="0"/>
                <w:sz w:val="15"/>
              </w:rPr>
              <w:t>4.2</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Up to $500,000 unrecoverable. Examples (term sheet vs. draft): resignation at 6 months $375,000 vs. $0; at 12 months $250,000 vs. $0; at 18 months $125,000 vs. $0</w:t>
            </w:r>
          </w:p>
        </w:tc>
      </w:tr>
      <w:tr>
        <w:tc>
          <w:tcPr>
            <w:tcW w:type="dxa" w:w="432"/>
          </w:tcPr>
          <w:p>
            <w:pPr>
              <w:spacing w:after="0"/>
            </w:pPr>
            <w:r/>
            <w:r>
              <w:rPr>
                <w:b w:val="0"/>
                <w:sz w:val="15"/>
              </w:rPr>
              <w:t>16</w:t>
            </w:r>
          </w:p>
        </w:tc>
        <w:tc>
          <w:tcPr>
            <w:tcW w:type="dxa" w:w="3312"/>
          </w:tcPr>
          <w:p>
            <w:pPr>
              <w:spacing w:after="0"/>
            </w:pPr>
            <w:r/>
            <w:r>
              <w:rPr>
                <w:b w:val="0"/>
                <w:sz w:val="15"/>
              </w:rPr>
              <w:t>Target bonus 85% of base (vs. 75%); target may be increased but never decreased; no FY2026 proration</w:t>
            </w:r>
          </w:p>
        </w:tc>
        <w:tc>
          <w:tcPr>
            <w:tcW w:type="dxa" w:w="1080"/>
          </w:tcPr>
          <w:p>
            <w:pPr>
              <w:spacing w:after="0"/>
            </w:pPr>
            <w:r/>
            <w:r>
              <w:rPr>
                <w:b w:val="0"/>
                <w:sz w:val="15"/>
              </w:rPr>
              <w:t>5.1</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Target $637,500 vs. $525,000 = +$112,500/yr (+21.4%). With the escalator and missing proration, Initial-Term target delta = $441,910.53. FY2026 alone: $637,500 vs. $517,808.22 (+$119,691.78)</w:t>
            </w:r>
          </w:p>
        </w:tc>
      </w:tr>
      <w:tr>
        <w:tc>
          <w:tcPr>
            <w:tcW w:type="dxa" w:w="432"/>
          </w:tcPr>
          <w:p>
            <w:pPr>
              <w:spacing w:after="0"/>
            </w:pPr>
            <w:r/>
            <w:r>
              <w:rPr>
                <w:b w:val="0"/>
                <w:sz w:val="15"/>
              </w:rPr>
              <w:t>17</w:t>
            </w:r>
          </w:p>
        </w:tc>
        <w:tc>
          <w:tcPr>
            <w:tcW w:type="dxa" w:w="3312"/>
          </w:tcPr>
          <w:p>
            <w:pPr>
              <w:spacing w:after="0"/>
            </w:pPr>
            <w:r/>
            <w:r>
              <w:rPr>
                <w:b w:val="0"/>
                <w:sz w:val="15"/>
              </w:rPr>
              <w:t>Maximum bonus 200% of target (vs. 150%)</w:t>
            </w:r>
          </w:p>
        </w:tc>
        <w:tc>
          <w:tcPr>
            <w:tcW w:type="dxa" w:w="1080"/>
          </w:tcPr>
          <w:p>
            <w:pPr>
              <w:spacing w:after="0"/>
            </w:pPr>
            <w:r/>
            <w:r>
              <w:rPr>
                <w:b w:val="0"/>
                <w:sz w:val="15"/>
              </w:rPr>
              <w:t>5.2</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Max $1,275,000 vs. $787,500 = +$487,500/yr at maximum. Initial-Term maximum delta (with escalator and proration) = $1,667,725.17</w:t>
            </w:r>
          </w:p>
        </w:tc>
      </w:tr>
      <w:tr>
        <w:tc>
          <w:tcPr>
            <w:tcW w:type="dxa" w:w="432"/>
          </w:tcPr>
          <w:p>
            <w:pPr>
              <w:spacing w:after="0"/>
            </w:pPr>
            <w:r/>
            <w:r>
              <w:rPr>
                <w:b w:val="0"/>
                <w:sz w:val="15"/>
              </w:rPr>
              <w:t>18</w:t>
            </w:r>
          </w:p>
        </w:tc>
        <w:tc>
          <w:tcPr>
            <w:tcW w:type="dxa" w:w="3312"/>
          </w:tcPr>
          <w:p>
            <w:pPr>
              <w:spacing w:after="0"/>
            </w:pPr>
            <w:r/>
            <w:r>
              <w:rPr>
                <w:b w:val="0"/>
                <w:sz w:val="15"/>
              </w:rPr>
              <w:t>Guaranteed minimum bonus of 50% of target for FY2026 and FY2027</w:t>
            </w:r>
          </w:p>
        </w:tc>
        <w:tc>
          <w:tcPr>
            <w:tcW w:type="dxa" w:w="1080"/>
          </w:tcPr>
          <w:p>
            <w:pPr>
              <w:spacing w:after="0"/>
            </w:pPr>
            <w:r/>
            <w:r>
              <w:rPr>
                <w:b w:val="0"/>
                <w:sz w:val="15"/>
              </w:rPr>
              <w:t>5.3</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$318,750 x 2 = $637,500 payable regardless of performance (vs. $0)</w:t>
            </w:r>
          </w:p>
        </w:tc>
      </w:tr>
      <w:tr>
        <w:tc>
          <w:tcPr>
            <w:tcW w:type="dxa" w:w="432"/>
          </w:tcPr>
          <w:p>
            <w:pPr>
              <w:spacing w:after="0"/>
            </w:pPr>
            <w:r/>
            <w:r>
              <w:rPr>
                <w:b w:val="0"/>
                <w:sz w:val="15"/>
              </w:rPr>
              <w:t>19</w:t>
            </w:r>
          </w:p>
        </w:tc>
        <w:tc>
          <w:tcPr>
            <w:tcW w:type="dxa" w:w="3312"/>
          </w:tcPr>
          <w:p>
            <w:pPr>
              <w:spacing w:after="0"/>
            </w:pPr>
            <w:r/>
            <w:r>
              <w:rPr>
                <w:b w:val="0"/>
                <w:sz w:val="15"/>
              </w:rPr>
              <w:t>Executive consults on goals; "reasonableness" standard; right to challenge bonus determination through dispute resolution</w:t>
            </w:r>
          </w:p>
        </w:tc>
        <w:tc>
          <w:tcPr>
            <w:tcW w:type="dxa" w:w="1080"/>
          </w:tcPr>
          <w:p>
            <w:pPr>
              <w:spacing w:after="0"/>
            </w:pPr>
            <w:r/>
            <w:r>
              <w:rPr>
                <w:b w:val="0"/>
                <w:sz w:val="15"/>
              </w:rPr>
              <w:t>5.4</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Converts discretionary AIP awards into litigable entitlements. Unquantified, but every bonus year becomes potentially disputable (with one-way fee shifting under Section 15.3)</w:t>
            </w:r>
          </w:p>
        </w:tc>
      </w:tr>
      <w:tr>
        <w:tc>
          <w:tcPr>
            <w:tcW w:type="dxa" w:w="432"/>
          </w:tcPr>
          <w:p>
            <w:pPr>
              <w:spacing w:after="0"/>
            </w:pPr>
            <w:r/>
            <w:r>
              <w:rPr>
                <w:b w:val="0"/>
                <w:sz w:val="15"/>
              </w:rPr>
              <w:t>20</w:t>
            </w:r>
          </w:p>
        </w:tc>
        <w:tc>
          <w:tcPr>
            <w:tcW w:type="dxa" w:w="3312"/>
          </w:tcPr>
          <w:p>
            <w:pPr>
              <w:spacing w:after="0"/>
            </w:pPr>
            <w:r/>
            <w:r>
              <w:rPr>
                <w:b w:val="0"/>
                <w:sz w:val="15"/>
              </w:rPr>
              <w:t>Payment "within 75 days" after fiscal year-end can fall outside the Section 409A short-term deferral period</w:t>
            </w:r>
          </w:p>
        </w:tc>
        <w:tc>
          <w:tcPr>
            <w:tcW w:type="dxa" w:w="1080"/>
          </w:tcPr>
          <w:p>
            <w:pPr>
              <w:spacing w:after="0"/>
            </w:pPr>
            <w:r/>
            <w:r>
              <w:rPr>
                <w:b w:val="0"/>
                <w:sz w:val="15"/>
              </w:rPr>
              <w:t>5.5</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Section 409A compliance. For FY2026 the 75th day is March 16, 2027, one day past the March 15 short-term deferral deadline</w:t>
            </w:r>
          </w:p>
        </w:tc>
      </w:tr>
      <w:tr>
        <w:tc>
          <w:tcPr>
            <w:tcW w:type="dxa" w:w="432"/>
          </w:tcPr>
          <w:p>
            <w:pPr>
              <w:spacing w:after="0"/>
            </w:pPr>
            <w:r/>
            <w:r>
              <w:rPr>
                <w:b w:val="0"/>
                <w:sz w:val="15"/>
              </w:rPr>
              <w:t>21</w:t>
            </w:r>
          </w:p>
        </w:tc>
        <w:tc>
          <w:tcPr>
            <w:tcW w:type="dxa" w:w="3312"/>
          </w:tcPr>
          <w:p>
            <w:pPr>
              <w:spacing w:after="0"/>
            </w:pPr>
            <w:r/>
            <w:r>
              <w:rPr>
                <w:b w:val="0"/>
                <w:sz w:val="15"/>
              </w:rPr>
              <w:t>Pro-rata bonus on qualifying termination with a target-level floor</w:t>
            </w:r>
          </w:p>
        </w:tc>
        <w:tc>
          <w:tcPr>
            <w:tcW w:type="dxa" w:w="1080"/>
          </w:tcPr>
          <w:p>
            <w:pPr>
              <w:spacing w:after="0"/>
            </w:pPr>
            <w:r/>
            <w:r>
              <w:rPr>
                <w:b w:val="0"/>
                <w:sz w:val="15"/>
              </w:rPr>
              <w:t>5.6; 10.1(iii)</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Pays the prorated target regardless of results: up to $637,500 (full-year target at draft rates) vs. an actual-performance amount (possibly $0)</w:t>
            </w:r>
          </w:p>
        </w:tc>
      </w:tr>
      <w:tr>
        <w:tc>
          <w:tcPr>
            <w:tcW w:type="dxa" w:w="432"/>
          </w:tcPr>
          <w:p>
            <w:pPr>
              <w:spacing w:after="0"/>
            </w:pPr>
            <w:r/>
            <w:r>
              <w:rPr>
                <w:b w:val="0"/>
                <w:sz w:val="15"/>
              </w:rPr>
              <w:t>22</w:t>
            </w:r>
          </w:p>
        </w:tc>
        <w:tc>
          <w:tcPr>
            <w:tcW w:type="dxa" w:w="3312"/>
          </w:tcPr>
          <w:p>
            <w:pPr>
              <w:spacing w:after="0"/>
            </w:pPr>
            <w:r/>
            <w:r>
              <w:rPr>
                <w:b w:val="0"/>
                <w:sz w:val="15"/>
              </w:rPr>
              <w:t>Annual LTI "no less than" $2,000,000 (vs. $1,500,000 target, no guaranteed minimum)</w:t>
            </w:r>
          </w:p>
        </w:tc>
        <w:tc>
          <w:tcPr>
            <w:tcW w:type="dxa" w:w="1080"/>
          </w:tcPr>
          <w:p>
            <w:pPr>
              <w:spacing w:after="0"/>
            </w:pPr>
            <w:r/>
            <w:r>
              <w:rPr>
                <w:b w:val="0"/>
                <w:sz w:val="15"/>
              </w:rPr>
              <w:t>6(a)</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+$500,000/yr (+33.3%). +$1,500,000 over three Initial-Term grants. Floor continues for the life of the agreement, including renewals</w:t>
            </w:r>
          </w:p>
        </w:tc>
      </w:tr>
      <w:tr>
        <w:tc>
          <w:tcPr>
            <w:tcW w:type="dxa" w:w="432"/>
          </w:tcPr>
          <w:p>
            <w:pPr>
              <w:spacing w:after="0"/>
            </w:pPr>
            <w:r/>
            <w:r>
              <w:rPr>
                <w:b w:val="0"/>
                <w:sz w:val="15"/>
              </w:rPr>
              <w:t>23</w:t>
            </w:r>
          </w:p>
        </w:tc>
        <w:tc>
          <w:tcPr>
            <w:tcW w:type="dxa" w:w="3312"/>
          </w:tcPr>
          <w:p>
            <w:pPr>
              <w:spacing w:after="0"/>
            </w:pPr>
            <w:r/>
            <w:r>
              <w:rPr>
                <w:b w:val="0"/>
                <w:sz w:val="15"/>
              </w:rPr>
              <w:t>LTI mix 50% PSUs / 50% RSUs (vs. 60/40)</w:t>
            </w:r>
          </w:p>
        </w:tc>
        <w:tc>
          <w:tcPr>
            <w:tcW w:type="dxa" w:w="1080"/>
          </w:tcPr>
          <w:p>
            <w:pPr>
              <w:spacing w:after="0"/>
            </w:pPr>
            <w:r/>
            <w:r>
              <w:rPr>
                <w:b w:val="0"/>
                <w:sz w:val="15"/>
              </w:rPr>
              <w:t>6(a)(i)-(ii)</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Time-based RSUs $1,000,000 vs. $600,000 = +$400,000/yr (+66.7%) of service-only value. Also reduces the share of the award subject to the Rule 10D-1 Clawback Policy</w:t>
            </w:r>
          </w:p>
        </w:tc>
      </w:tr>
      <w:tr>
        <w:tc>
          <w:tcPr>
            <w:tcW w:type="dxa" w:w="432"/>
          </w:tcPr>
          <w:p>
            <w:pPr>
              <w:spacing w:after="0"/>
            </w:pPr>
            <w:r/>
            <w:r>
              <w:rPr>
                <w:b w:val="0"/>
                <w:sz w:val="15"/>
              </w:rPr>
              <w:t>24</w:t>
            </w:r>
          </w:p>
        </w:tc>
        <w:tc>
          <w:tcPr>
            <w:tcW w:type="dxa" w:w="3312"/>
          </w:tcPr>
          <w:p>
            <w:pPr>
              <w:spacing w:after="0"/>
            </w:pPr>
            <w:r/>
            <w:r>
              <w:rPr>
                <w:b w:val="0"/>
                <w:sz w:val="15"/>
              </w:rPr>
              <w:t>Peer-group median floor on LTI, verified by an Executive-selected consultant at Company expense</w:t>
            </w:r>
          </w:p>
        </w:tc>
        <w:tc>
          <w:tcPr>
            <w:tcW w:type="dxa" w:w="1080"/>
          </w:tcPr>
          <w:p>
            <w:pPr>
              <w:spacing w:after="0"/>
            </w:pPr>
            <w:r/>
            <w:r>
              <w:rPr>
                <w:b w:val="0"/>
                <w:sz w:val="15"/>
              </w:rPr>
              <w:t>6(a) (Minimum Award Level)</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Open-ended. Ties future grants to external data the Executive controls. Could exceed $2.0M; consultant fees are uncapped</w:t>
            </w:r>
          </w:p>
        </w:tc>
      </w:tr>
      <w:tr>
        <w:tc>
          <w:tcPr>
            <w:tcW w:type="dxa" w:w="432"/>
          </w:tcPr>
          <w:p>
            <w:pPr>
              <w:spacing w:after="0"/>
            </w:pPr>
            <w:r/>
            <w:r>
              <w:rPr>
                <w:b w:val="0"/>
                <w:sz w:val="15"/>
              </w:rPr>
              <w:t>25</w:t>
            </w:r>
          </w:p>
        </w:tc>
        <w:tc>
          <w:tcPr>
            <w:tcW w:type="dxa" w:w="3312"/>
          </w:tcPr>
          <w:p>
            <w:pPr>
              <w:spacing w:after="0"/>
            </w:pPr>
            <w:r/>
            <w:r>
              <w:rPr>
                <w:b w:val="0"/>
                <w:sz w:val="15"/>
              </w:rPr>
              <w:t>Make-whole award ($3.2M) cliff-vests 100% at 12 months (vs. 50% at 12 / 50% at 24 months)</w:t>
            </w:r>
          </w:p>
        </w:tc>
        <w:tc>
          <w:tcPr>
            <w:tcW w:type="dxa" w:w="1080"/>
          </w:tcPr>
          <w:p>
            <w:pPr>
              <w:spacing w:after="0"/>
            </w:pPr>
            <w:r/>
            <w:r>
              <w:rPr>
                <w:b w:val="0"/>
                <w:sz w:val="15"/>
              </w:rPr>
              <w:t>6(b)</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Pulls $1,600,000 of retention value forward by 12 months. A departure between Jan. 6, 2027 and Jan. 6, 2028 would cost the Company $1.6M of unearned retention value</w:t>
            </w:r>
          </w:p>
        </w:tc>
      </w:tr>
      <w:tr>
        <w:tc>
          <w:tcPr>
            <w:tcW w:type="dxa" w:w="432"/>
          </w:tcPr>
          <w:p>
            <w:pPr>
              <w:spacing w:after="0"/>
            </w:pPr>
            <w:r/>
            <w:r>
              <w:rPr>
                <w:b w:val="0"/>
                <w:sz w:val="15"/>
              </w:rPr>
              <w:t>26</w:t>
            </w:r>
          </w:p>
        </w:tc>
        <w:tc>
          <w:tcPr>
            <w:tcW w:type="dxa" w:w="3312"/>
          </w:tcPr>
          <w:p>
            <w:pPr>
              <w:spacing w:after="0"/>
            </w:pPr>
            <w:r/>
            <w:r>
              <w:rPr>
                <w:b w:val="0"/>
                <w:sz w:val="15"/>
              </w:rPr>
              <w:t>Executive physical at "facility of Executive’s choosing" with travel reimbursed</w:t>
            </w:r>
          </w:p>
        </w:tc>
        <w:tc>
          <w:tcPr>
            <w:tcW w:type="dxa" w:w="1080"/>
          </w:tcPr>
          <w:p>
            <w:pPr>
              <w:spacing w:after="0"/>
            </w:pPr>
            <w:r/>
            <w:r>
              <w:rPr>
                <w:b w:val="0"/>
                <w:sz w:val="15"/>
              </w:rPr>
              <w:t>7.2(a)</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Modest. Travel reimbursement is uncapped</w:t>
            </w:r>
          </w:p>
        </w:tc>
      </w:tr>
      <w:tr>
        <w:tc>
          <w:tcPr>
            <w:tcW w:type="dxa" w:w="432"/>
          </w:tcPr>
          <w:p>
            <w:pPr>
              <w:spacing w:after="0"/>
            </w:pPr>
            <w:r/>
            <w:r>
              <w:rPr>
                <w:b w:val="0"/>
                <w:sz w:val="15"/>
              </w:rPr>
              <w:t>27</w:t>
            </w:r>
          </w:p>
        </w:tc>
        <w:tc>
          <w:tcPr>
            <w:tcW w:type="dxa" w:w="3312"/>
          </w:tcPr>
          <w:p>
            <w:pPr>
              <w:spacing w:after="0"/>
            </w:pPr>
            <w:r/>
            <w:r>
              <w:rPr>
                <w:b w:val="0"/>
                <w:sz w:val="15"/>
              </w:rPr>
              <w:t>Financial planning allowance $25,000 (vs. $15,000)</w:t>
            </w:r>
          </w:p>
        </w:tc>
        <w:tc>
          <w:tcPr>
            <w:tcW w:type="dxa" w:w="1080"/>
          </w:tcPr>
          <w:p>
            <w:pPr>
              <w:spacing w:after="0"/>
            </w:pPr>
            <w:r/>
            <w:r>
              <w:rPr>
                <w:b w:val="0"/>
                <w:sz w:val="15"/>
              </w:rPr>
              <w:t>7.2(c)</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+$10,000/yr. +$30,000 over the Initial Term</w:t>
            </w:r>
          </w:p>
        </w:tc>
      </w:tr>
      <w:tr>
        <w:tc>
          <w:tcPr>
            <w:tcW w:type="dxa" w:w="432"/>
          </w:tcPr>
          <w:p>
            <w:pPr>
              <w:spacing w:after="0"/>
            </w:pPr>
            <w:r/>
            <w:r>
              <w:rPr>
                <w:b w:val="0"/>
                <w:sz w:val="15"/>
              </w:rPr>
              <w:t>28</w:t>
            </w:r>
          </w:p>
        </w:tc>
        <w:tc>
          <w:tcPr>
            <w:tcW w:type="dxa" w:w="3312"/>
          </w:tcPr>
          <w:p>
            <w:pPr>
              <w:spacing w:after="0"/>
            </w:pPr>
            <w:r/>
            <w:r>
              <w:rPr>
                <w:b w:val="0"/>
                <w:sz w:val="15"/>
              </w:rPr>
              <w:t>First-class air travel for all business travel (domestic and international)</w:t>
            </w:r>
          </w:p>
        </w:tc>
        <w:tc>
          <w:tcPr>
            <w:tcW w:type="dxa" w:w="1080"/>
          </w:tcPr>
          <w:p>
            <w:pPr>
              <w:spacing w:after="0"/>
            </w:pPr>
            <w:r/>
            <w:r>
              <w:rPr>
                <w:b w:val="0"/>
                <w:sz w:val="15"/>
              </w:rPr>
              <w:t>7.3</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Incremental first-class premium on all domestic travel. Volume-dependent (illustratively ~$15,000 to $30,000/yr). Inconsistent with the travel policy</w:t>
            </w:r>
          </w:p>
        </w:tc>
      </w:tr>
      <w:tr>
        <w:tc>
          <w:tcPr>
            <w:tcW w:type="dxa" w:w="432"/>
          </w:tcPr>
          <w:p>
            <w:pPr>
              <w:spacing w:after="0"/>
            </w:pPr>
            <w:r/>
            <w:r>
              <w:rPr>
                <w:b w:val="0"/>
                <w:sz w:val="15"/>
              </w:rPr>
              <w:t>29</w:t>
            </w:r>
          </w:p>
        </w:tc>
        <w:tc>
          <w:tcPr>
            <w:tcW w:type="dxa" w:w="3312"/>
          </w:tcPr>
          <w:p>
            <w:pPr>
              <w:spacing w:after="0"/>
            </w:pPr>
            <w:r/>
            <w:r>
              <w:rPr>
                <w:b w:val="0"/>
                <w:sz w:val="15"/>
              </w:rPr>
              <w:t>Automobile allowance $1,200/month (vs. $800/month)</w:t>
            </w:r>
          </w:p>
        </w:tc>
        <w:tc>
          <w:tcPr>
            <w:tcW w:type="dxa" w:w="1080"/>
          </w:tcPr>
          <w:p>
            <w:pPr>
              <w:spacing w:after="0"/>
            </w:pPr>
            <w:r/>
            <w:r>
              <w:rPr>
                <w:b w:val="0"/>
                <w:sz w:val="15"/>
              </w:rPr>
              <w:t>7.4</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+$400/month = +$4,800/yr. +$14,400 over the Initial Term</w:t>
            </w:r>
          </w:p>
        </w:tc>
      </w:tr>
      <w:tr>
        <w:tc>
          <w:tcPr>
            <w:tcW w:type="dxa" w:w="432"/>
          </w:tcPr>
          <w:p>
            <w:pPr>
              <w:spacing w:after="0"/>
            </w:pPr>
            <w:r/>
            <w:r>
              <w:rPr>
                <w:b w:val="0"/>
                <w:sz w:val="15"/>
              </w:rPr>
              <w:t>30</w:t>
            </w:r>
          </w:p>
        </w:tc>
        <w:tc>
          <w:tcPr>
            <w:tcW w:type="dxa" w:w="3312"/>
          </w:tcPr>
          <w:p>
            <w:pPr>
              <w:spacing w:after="0"/>
            </w:pPr>
            <w:r/>
            <w:r>
              <w:rPr>
                <w:b w:val="0"/>
                <w:sz w:val="15"/>
              </w:rPr>
              <w:t>Spousal travel to up to four Company events per year</w:t>
            </w:r>
          </w:p>
        </w:tc>
        <w:tc>
          <w:tcPr>
            <w:tcW w:type="dxa" w:w="1080"/>
          </w:tcPr>
          <w:p>
            <w:pPr>
              <w:spacing w:after="0"/>
            </w:pPr>
            <w:r/>
            <w:r>
              <w:rPr>
                <w:b w:val="0"/>
                <w:sz w:val="15"/>
              </w:rPr>
              <w:t>7.5</w:t>
            </w:r>
          </w:p>
        </w:tc>
        <w:tc>
          <w:tcPr>
            <w:tcW w:type="dxa" w:w="936"/>
            <w:shd w:val="clear" w:color="auto" w:fill="C6E0B4"/>
          </w:tcPr>
          <w:p>
            <w:pPr>
              <w:spacing w:after="0"/>
            </w:pPr>
            <w:r/>
            <w:r>
              <w:rPr>
                <w:b w:val="0"/>
                <w:sz w:val="15"/>
              </w:rPr>
              <w:t>Low</w:t>
            </w:r>
          </w:p>
        </w:tc>
        <w:tc>
          <w:tcPr>
            <w:tcW w:type="dxa" w:w="1152"/>
          </w:tcPr>
          <w:p>
            <w:pPr>
              <w:spacing w:after="0"/>
            </w:pPr>
            <w:r/>
            <w:r>
              <w:rPr>
                <w:b w:val="0"/>
                <w:sz w:val="15"/>
              </w:rPr>
              <w:t>Must-Reject</w:t>
            </w:r>
          </w:p>
        </w:tc>
        <w:tc>
          <w:tcPr>
            <w:tcW w:type="dxa" w:w="3168"/>
          </w:tcPr>
          <w:p>
            <w:pPr>
              <w:spacing w:after="0"/>
            </w:pPr>
            <w:r/>
            <w:r>
              <w:rPr>
                <w:b w:val="0"/>
                <w:sz w:val="15"/>
              </w:rPr>
              <w:t>Three extra events/yr (illustratively ~$9,000/yr). Imputed income and proxy perquisite disclosure</w:t>
            </w:r>
          </w:p>
        </w:tc>
      </w:tr>
      <w:tr>
        <w:tc>
          <w:tcPr>
            <w:tcW w:type="dxa" w:w="432"/>
          </w:tcPr>
          <w:p>
            <w:pPr>
              <w:spacing w:after="0"/>
            </w:pPr>
            <w:r/>
            <w:r>
              <w:rPr>
                <w:b w:val="0"/>
                <w:sz w:val="15"/>
              </w:rPr>
              <w:t>31</w:t>
            </w:r>
          </w:p>
        </w:tc>
        <w:tc>
          <w:tcPr>
            <w:tcW w:type="dxa" w:w="3312"/>
          </w:tcPr>
          <w:p>
            <w:pPr>
              <w:spacing w:after="0"/>
            </w:pPr>
            <w:r/>
            <w:r>
              <w:rPr>
                <w:b w:val="0"/>
                <w:sz w:val="15"/>
              </w:rPr>
              <w:t>Minimum 25 days PTO</w:t>
            </w:r>
          </w:p>
        </w:tc>
        <w:tc>
          <w:tcPr>
            <w:tcW w:type="dxa" w:w="1080"/>
          </w:tcPr>
          <w:p>
            <w:pPr>
              <w:spacing w:after="0"/>
            </w:pPr>
            <w:r/>
            <w:r>
              <w:rPr>
                <w:b w:val="0"/>
                <w:sz w:val="15"/>
              </w:rPr>
              <w:t>7.6</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Minimal. Possible accrued-PTO payout liability on termination</w:t>
            </w:r>
          </w:p>
        </w:tc>
      </w:tr>
      <w:tr>
        <w:tc>
          <w:tcPr>
            <w:tcW w:type="dxa" w:w="432"/>
          </w:tcPr>
          <w:p>
            <w:pPr>
              <w:spacing w:after="0"/>
            </w:pPr>
            <w:r/>
            <w:r>
              <w:rPr>
                <w:b w:val="0"/>
                <w:sz w:val="15"/>
              </w:rPr>
              <w:t>32</w:t>
            </w:r>
          </w:p>
        </w:tc>
        <w:tc>
          <w:tcPr>
            <w:tcW w:type="dxa" w:w="3312"/>
          </w:tcPr>
          <w:p>
            <w:pPr>
              <w:spacing w:after="0"/>
            </w:pPr>
            <w:r/>
            <w:r>
              <w:rPr>
                <w:b w:val="0"/>
                <w:sz w:val="15"/>
              </w:rPr>
              <w:t>D&amp;O coverage with a guaranteed 6-year post-termination tail</w:t>
            </w:r>
          </w:p>
        </w:tc>
        <w:tc>
          <w:tcPr>
            <w:tcW w:type="dxa" w:w="1080"/>
          </w:tcPr>
          <w:p>
            <w:pPr>
              <w:spacing w:after="0"/>
            </w:pPr>
            <w:r/>
            <w:r>
              <w:rPr>
                <w:b w:val="0"/>
                <w:sz w:val="15"/>
              </w:rPr>
              <w:t>7.7; 16.2</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Incremental premium only if the Company does not otherwise maintain run-off coverage</w:t>
            </w:r>
          </w:p>
        </w:tc>
      </w:tr>
      <w:tr>
        <w:tc>
          <w:tcPr>
            <w:tcW w:type="dxa" w:w="432"/>
          </w:tcPr>
          <w:p>
            <w:pPr>
              <w:spacing w:after="0"/>
            </w:pPr>
            <w:r/>
            <w:r>
              <w:rPr>
                <w:b w:val="0"/>
                <w:sz w:val="15"/>
              </w:rPr>
              <w:t>33</w:t>
            </w:r>
          </w:p>
        </w:tc>
        <w:tc>
          <w:tcPr>
            <w:tcW w:type="dxa" w:w="3312"/>
          </w:tcPr>
          <w:p>
            <w:pPr>
              <w:spacing w:after="0"/>
            </w:pPr>
            <w:r/>
            <w:r>
              <w:rPr>
                <w:b w:val="0"/>
                <w:sz w:val="15"/>
              </w:rPr>
              <w:t>Relocation cap $200,000 (vs. $150,000); 3 house-hunting trips (vs. 2); temporary housing 6 months (vs. 90 days)</w:t>
            </w:r>
          </w:p>
        </w:tc>
        <w:tc>
          <w:tcPr>
            <w:tcW w:type="dxa" w:w="1080"/>
          </w:tcPr>
          <w:p>
            <w:pPr>
              <w:spacing w:after="0"/>
            </w:pPr>
            <w:r/>
            <w:r>
              <w:rPr>
                <w:b w:val="0"/>
                <w:sz w:val="15"/>
              </w:rPr>
              <w:t>8.1; 8.3</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+$50,000 cap. Temporary housing doubled (counts within the cap). One extra house-hunting trip</w:t>
            </w:r>
          </w:p>
        </w:tc>
      </w:tr>
      <w:tr>
        <w:tc>
          <w:tcPr>
            <w:tcW w:type="dxa" w:w="432"/>
          </w:tcPr>
          <w:p>
            <w:pPr>
              <w:spacing w:after="0"/>
            </w:pPr>
            <w:r/>
            <w:r>
              <w:rPr>
                <w:b w:val="0"/>
                <w:sz w:val="15"/>
              </w:rPr>
              <w:t>34</w:t>
            </w:r>
          </w:p>
        </w:tc>
        <w:tc>
          <w:tcPr>
            <w:tcW w:type="dxa" w:w="3312"/>
          </w:tcPr>
          <w:p>
            <w:pPr>
              <w:spacing w:after="0"/>
            </w:pPr>
            <w:r/>
            <w:r>
              <w:rPr>
                <w:b w:val="0"/>
                <w:sz w:val="15"/>
              </w:rPr>
              <w:t>Relocation vendor fees excluded from the cap; vendor may be replaced by "mutually acceptable" provider</w:t>
            </w:r>
          </w:p>
        </w:tc>
        <w:tc>
          <w:tcPr>
            <w:tcW w:type="dxa" w:w="1080"/>
          </w:tcPr>
          <w:p>
            <w:pPr>
              <w:spacing w:after="0"/>
            </w:pPr>
            <w:r/>
            <w:r>
              <w:rPr>
                <w:b w:val="0"/>
                <w:sz w:val="15"/>
              </w:rPr>
              <w:t>8.2</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Uncapped additional cost (vendor fees, often 10% to 30% of program value on full-service home sale programs)</w:t>
            </w:r>
          </w:p>
        </w:tc>
      </w:tr>
      <w:tr>
        <w:tc>
          <w:tcPr>
            <w:tcW w:type="dxa" w:w="432"/>
          </w:tcPr>
          <w:p>
            <w:pPr>
              <w:spacing w:after="0"/>
            </w:pPr>
            <w:r/>
            <w:r>
              <w:rPr>
                <w:b w:val="0"/>
                <w:sz w:val="15"/>
              </w:rPr>
              <w:t>35</w:t>
            </w:r>
          </w:p>
        </w:tc>
        <w:tc>
          <w:tcPr>
            <w:tcW w:type="dxa" w:w="3312"/>
          </w:tcPr>
          <w:p>
            <w:pPr>
              <w:spacing w:after="0"/>
            </w:pPr>
            <w:r/>
            <w:r>
              <w:rPr>
                <w:b w:val="0"/>
                <w:sz w:val="15"/>
              </w:rPr>
              <w:t>No relocation clawback</w:t>
            </w:r>
          </w:p>
        </w:tc>
        <w:tc>
          <w:tcPr>
            <w:tcW w:type="dxa" w:w="1080"/>
          </w:tcPr>
          <w:p>
            <w:pPr>
              <w:spacing w:after="0"/>
            </w:pPr>
            <w:r/>
            <w:r>
              <w:rPr>
                <w:b w:val="0"/>
                <w:sz w:val="15"/>
              </w:rPr>
              <w:t>8 (new 8.4)</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Up to $150,000 (approved cap) unrecoverable on early resignation or Cause termination</w:t>
            </w:r>
          </w:p>
        </w:tc>
      </w:tr>
      <w:tr>
        <w:tc>
          <w:tcPr>
            <w:tcW w:type="dxa" w:w="432"/>
          </w:tcPr>
          <w:p>
            <w:pPr>
              <w:spacing w:after="0"/>
            </w:pPr>
            <w:r/>
            <w:r>
              <w:rPr>
                <w:b w:val="0"/>
                <w:sz w:val="15"/>
              </w:rPr>
              <w:t>36</w:t>
            </w:r>
          </w:p>
        </w:tc>
        <w:tc>
          <w:tcPr>
            <w:tcW w:type="dxa" w:w="3312"/>
          </w:tcPr>
          <w:p>
            <w:pPr>
              <w:spacing w:after="0"/>
            </w:pPr>
            <w:r/>
            <w:r>
              <w:rPr>
                <w:b w:val="0"/>
                <w:sz w:val="15"/>
              </w:rPr>
              <w:t>Cause limited to felony, embezzlement &gt;$10,000, and uncured material breach (60-day cure); 2/3 Board vote; good-faith defense</w:t>
            </w:r>
          </w:p>
        </w:tc>
        <w:tc>
          <w:tcPr>
            <w:tcW w:type="dxa" w:w="1080"/>
          </w:tcPr>
          <w:p>
            <w:pPr>
              <w:spacing w:after="0"/>
            </w:pPr>
            <w:r/>
            <w:r>
              <w:rPr>
                <w:b w:val="0"/>
                <w:sz w:val="15"/>
              </w:rPr>
              <w:t>9(a)</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Effectively converts misconduct terminations into without-Cause terminations: $2.775M draft severance ($1.575M term sheet) plus loss of signing bonus/relocation clawbacks</w:t>
            </w:r>
          </w:p>
        </w:tc>
      </w:tr>
      <w:tr>
        <w:tc>
          <w:tcPr>
            <w:tcW w:type="dxa" w:w="432"/>
          </w:tcPr>
          <w:p>
            <w:pPr>
              <w:spacing w:after="0"/>
            </w:pPr>
            <w:r/>
            <w:r>
              <w:rPr>
                <w:b w:val="0"/>
                <w:sz w:val="15"/>
              </w:rPr>
              <w:t>37</w:t>
            </w:r>
          </w:p>
        </w:tc>
        <w:tc>
          <w:tcPr>
            <w:tcW w:type="dxa" w:w="3312"/>
          </w:tcPr>
          <w:p>
            <w:pPr>
              <w:spacing w:after="0"/>
            </w:pPr>
            <w:r/>
            <w:r>
              <w:rPr>
                <w:b w:val="0"/>
                <w:sz w:val="15"/>
              </w:rPr>
              <w:t>Good Reason: seven triggers including catch-all, any salary/target-bonus reduction, 25-mile relocation, travel &gt;50%, direct reports, Board nomination; 15-business-day cure</w:t>
            </w:r>
          </w:p>
        </w:tc>
        <w:tc>
          <w:tcPr>
            <w:tcW w:type="dxa" w:w="1080"/>
          </w:tcPr>
          <w:p>
            <w:pPr>
              <w:spacing w:after="0"/>
            </w:pPr>
            <w:r/>
            <w:r>
              <w:rPr>
                <w:b w:val="0"/>
                <w:sz w:val="15"/>
              </w:rPr>
              <w:t>9(b)</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Severance on demand: $2.775M draft ($1.575M term sheet) non-CIC; $4.16M draft ($2.45M term sheet) CIC. Also defeats the Section 409A involuntary-separation safe harbor (see Priority Flag A)</w:t>
            </w:r>
          </w:p>
        </w:tc>
      </w:tr>
      <w:tr>
        <w:tc>
          <w:tcPr>
            <w:tcW w:type="dxa" w:w="432"/>
          </w:tcPr>
          <w:p>
            <w:pPr>
              <w:spacing w:after="0"/>
            </w:pPr>
            <w:r/>
            <w:r>
              <w:rPr>
                <w:b w:val="0"/>
                <w:sz w:val="15"/>
              </w:rPr>
              <w:t>38</w:t>
            </w:r>
          </w:p>
        </w:tc>
        <w:tc>
          <w:tcPr>
            <w:tcW w:type="dxa" w:w="3312"/>
          </w:tcPr>
          <w:p>
            <w:pPr>
              <w:spacing w:after="0"/>
            </w:pPr>
            <w:r/>
            <w:r>
              <w:rPr>
                <w:b w:val="0"/>
                <w:sz w:val="15"/>
              </w:rPr>
              <w:t>Notice periods: 30 days’ notice of without-Cause termination (pay in lieu); 60 days’ notice of resignation with pay through notice date if Company accelerates</w:t>
            </w:r>
          </w:p>
        </w:tc>
        <w:tc>
          <w:tcPr>
            <w:tcW w:type="dxa" w:w="1080"/>
          </w:tcPr>
          <w:p>
            <w:pPr>
              <w:spacing w:after="0"/>
            </w:pPr>
            <w:r/>
            <w:r>
              <w:rPr>
                <w:b w:val="0"/>
                <w:sz w:val="15"/>
              </w:rPr>
              <w:t>9(c); 9(d)</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Up to one month of base ($58,333 at approved base) for pay in lieu of notice. Up to two months of base if the Company waives her resignation notice</w:t>
            </w:r>
          </w:p>
        </w:tc>
      </w:tr>
      <w:tr>
        <w:tc>
          <w:tcPr>
            <w:tcW w:type="dxa" w:w="432"/>
          </w:tcPr>
          <w:p>
            <w:pPr>
              <w:spacing w:after="0"/>
            </w:pPr>
            <w:r/>
            <w:r>
              <w:rPr>
                <w:b w:val="0"/>
                <w:sz w:val="15"/>
              </w:rPr>
              <w:t>39</w:t>
            </w:r>
          </w:p>
        </w:tc>
        <w:tc>
          <w:tcPr>
            <w:tcW w:type="dxa" w:w="3312"/>
          </w:tcPr>
          <w:p>
            <w:pPr>
              <w:spacing w:after="0"/>
            </w:pPr>
            <w:r/>
            <w:r>
              <w:rPr>
                <w:b w:val="0"/>
                <w:sz w:val="15"/>
              </w:rPr>
              <w:t>Disability definition (180 consecutive / 270 aggregate days; mutually acceptable physician)</w:t>
            </w:r>
          </w:p>
        </w:tc>
        <w:tc>
          <w:tcPr>
            <w:tcW w:type="dxa" w:w="1080"/>
          </w:tcPr>
          <w:p>
            <w:pPr>
              <w:spacing w:after="0"/>
            </w:pPr>
            <w:r/>
            <w:r>
              <w:rPr>
                <w:b w:val="0"/>
                <w:sz w:val="15"/>
              </w:rPr>
              <w:t>9(e); Definitions</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Delays the Company’s ability to fill a vacant COO role. Low cost</w:t>
            </w:r>
          </w:p>
        </w:tc>
      </w:tr>
      <w:tr>
        <w:tc>
          <w:tcPr>
            <w:tcW w:type="dxa" w:w="432"/>
          </w:tcPr>
          <w:p>
            <w:pPr>
              <w:spacing w:after="0"/>
            </w:pPr>
            <w:r/>
            <w:r>
              <w:rPr>
                <w:b w:val="0"/>
                <w:sz w:val="15"/>
              </w:rPr>
              <w:t>40</w:t>
            </w:r>
          </w:p>
        </w:tc>
        <w:tc>
          <w:tcPr>
            <w:tcW w:type="dxa" w:w="3312"/>
          </w:tcPr>
          <w:p>
            <w:pPr>
              <w:spacing w:after="0"/>
            </w:pPr>
            <w:r/>
            <w:r>
              <w:rPr>
                <w:b w:val="0"/>
                <w:sz w:val="15"/>
              </w:rPr>
              <w:t>Cash severance 24 months base + 2x target, lump sum within 30 days (vs. 18 months + 1x target, installments)</w:t>
            </w:r>
          </w:p>
        </w:tc>
        <w:tc>
          <w:tcPr>
            <w:tcW w:type="dxa" w:w="1080"/>
          </w:tcPr>
          <w:p>
            <w:pPr>
              <w:spacing w:after="0"/>
            </w:pPr>
            <w:r/>
            <w:r>
              <w:rPr>
                <w:b w:val="0"/>
                <w:sz w:val="15"/>
              </w:rPr>
              <w:t>10.1(i)</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$2,775,000 vs. $1,575,000 = +$1,200,000 (+76.2%) at initial rates. Year-3 draft rates: $3,059,437.50 (+$1,484,437.50)</w:t>
            </w:r>
          </w:p>
        </w:tc>
      </w:tr>
      <w:tr>
        <w:tc>
          <w:tcPr>
            <w:tcW w:type="dxa" w:w="432"/>
          </w:tcPr>
          <w:p>
            <w:pPr>
              <w:spacing w:after="0"/>
            </w:pPr>
            <w:r/>
            <w:r>
              <w:rPr>
                <w:b w:val="0"/>
                <w:sz w:val="15"/>
              </w:rPr>
              <w:t>41</w:t>
            </w:r>
          </w:p>
        </w:tc>
        <w:tc>
          <w:tcPr>
            <w:tcW w:type="dxa" w:w="3312"/>
          </w:tcPr>
          <w:p>
            <w:pPr>
              <w:spacing w:after="0"/>
            </w:pPr>
            <w:r/>
            <w:r>
              <w:rPr>
                <w:b w:val="0"/>
                <w:sz w:val="15"/>
              </w:rPr>
              <w:t>COBRA 24 months (vs. 18), no cutoff on new employer coverage</w:t>
            </w:r>
          </w:p>
        </w:tc>
        <w:tc>
          <w:tcPr>
            <w:tcW w:type="dxa" w:w="1080"/>
          </w:tcPr>
          <w:p>
            <w:pPr>
              <w:spacing w:after="0"/>
            </w:pPr>
            <w:r/>
            <w:r>
              <w:rPr>
                <w:b w:val="0"/>
                <w:sz w:val="15"/>
              </w:rPr>
              <w:t>10.1(ii)</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+6 months of premiums (illustratively ~$15,000 at an assumed ~$2,500/month family premium) plus continued cost after re-employment</w:t>
            </w:r>
          </w:p>
        </w:tc>
      </w:tr>
      <w:tr>
        <w:tc>
          <w:tcPr>
            <w:tcW w:type="dxa" w:w="432"/>
          </w:tcPr>
          <w:p>
            <w:pPr>
              <w:spacing w:after="0"/>
            </w:pPr>
            <w:r/>
            <w:r>
              <w:rPr>
                <w:b w:val="0"/>
                <w:sz w:val="15"/>
              </w:rPr>
              <w:t>42</w:t>
            </w:r>
          </w:p>
        </w:tc>
        <w:tc>
          <w:tcPr>
            <w:tcW w:type="dxa" w:w="3312"/>
          </w:tcPr>
          <w:p>
            <w:pPr>
              <w:spacing w:after="0"/>
            </w:pPr>
            <w:r/>
            <w:r>
              <w:rPr>
                <w:b w:val="0"/>
                <w:sz w:val="15"/>
              </w:rPr>
              <w:t>Non-CIC equity acceleration: RSUs vesting within 18 months (incl. Make-Whole) accelerate; PSUs pro-rata on actual</w:t>
            </w:r>
          </w:p>
        </w:tc>
        <w:tc>
          <w:tcPr>
            <w:tcW w:type="dxa" w:w="1080"/>
          </w:tcPr>
          <w:p>
            <w:pPr>
              <w:spacing w:after="0"/>
            </w:pPr>
            <w:r/>
            <w:r>
              <w:rPr>
                <w:b w:val="0"/>
                <w:sz w:val="15"/>
              </w:rPr>
              <w:t>10.1(iv)</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Illustrative termination July 1, 2026: ~$3.7M accelerated ($3.2M make-whole + ~$0.33M FY26 RSU tranche + ~$0.17M pro-rata PSUs at target) vs. $0</w:t>
            </w:r>
          </w:p>
        </w:tc>
      </w:tr>
      <w:tr>
        <w:tc>
          <w:tcPr>
            <w:tcW w:type="dxa" w:w="432"/>
          </w:tcPr>
          <w:p>
            <w:pPr>
              <w:spacing w:after="0"/>
            </w:pPr>
            <w:r/>
            <w:r>
              <w:rPr>
                <w:b w:val="0"/>
                <w:sz w:val="15"/>
              </w:rPr>
              <w:t>43</w:t>
            </w:r>
          </w:p>
        </w:tc>
        <w:tc>
          <w:tcPr>
            <w:tcW w:type="dxa" w:w="3312"/>
          </w:tcPr>
          <w:p>
            <w:pPr>
              <w:spacing w:after="0"/>
            </w:pPr>
            <w:r/>
            <w:r>
              <w:rPr>
                <w:b w:val="0"/>
                <w:sz w:val="15"/>
              </w:rPr>
              <w:t>No release required for severance; Exhibit A (Form of Release) "intentionally omitted"</w:t>
            </w:r>
          </w:p>
        </w:tc>
        <w:tc>
          <w:tcPr>
            <w:tcW w:type="dxa" w:w="1080"/>
          </w:tcPr>
          <w:p>
            <w:pPr>
              <w:spacing w:after="0"/>
            </w:pPr>
            <w:r/>
            <w:r>
              <w:rPr>
                <w:b w:val="0"/>
                <w:sz w:val="15"/>
              </w:rPr>
              <w:t>10.2; Exhibit A</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The Company pays up to $2.775M (draft) or $1.575M (term sheet) and remains exposed to every employment claim (Title VII, ADEA, ADA, FMLA, contract and tort)</w:t>
            </w:r>
          </w:p>
        </w:tc>
      </w:tr>
      <w:tr>
        <w:tc>
          <w:tcPr>
            <w:tcW w:type="dxa" w:w="432"/>
          </w:tcPr>
          <w:p>
            <w:pPr>
              <w:spacing w:after="0"/>
            </w:pPr>
            <w:r/>
            <w:r>
              <w:rPr>
                <w:b w:val="0"/>
                <w:sz w:val="15"/>
              </w:rPr>
              <w:t>44</w:t>
            </w:r>
          </w:p>
        </w:tc>
        <w:tc>
          <w:tcPr>
            <w:tcW w:type="dxa" w:w="3312"/>
          </w:tcPr>
          <w:p>
            <w:pPr>
              <w:spacing w:after="0"/>
            </w:pPr>
            <w:r/>
            <w:r>
              <w:rPr>
                <w:b w:val="0"/>
                <w:sz w:val="15"/>
              </w:rPr>
              <w:t>Death/Disability: pro-rata bonus at target floor + 12 months COBRA</w:t>
            </w:r>
          </w:p>
        </w:tc>
        <w:tc>
          <w:tcPr>
            <w:tcW w:type="dxa" w:w="1080"/>
          </w:tcPr>
          <w:p>
            <w:pPr>
              <w:spacing w:after="0"/>
            </w:pPr>
            <w:r/>
            <w:r>
              <w:rPr>
                <w:b w:val="0"/>
                <w:sz w:val="15"/>
              </w:rPr>
              <w:t>10.4</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Up to prorated target bonus (up to $637,500) + 12 months COBRA (~$30,000 illustrative) vs. $0 contractual (plan benefits only)</w:t>
            </w:r>
          </w:p>
        </w:tc>
      </w:tr>
      <w:tr>
        <w:tc>
          <w:tcPr>
            <w:tcW w:type="dxa" w:w="432"/>
          </w:tcPr>
          <w:p>
            <w:pPr>
              <w:spacing w:after="0"/>
            </w:pPr>
            <w:r/>
            <w:r>
              <w:rPr>
                <w:b w:val="0"/>
                <w:sz w:val="15"/>
              </w:rPr>
              <w:t>45</w:t>
            </w:r>
          </w:p>
        </w:tc>
        <w:tc>
          <w:tcPr>
            <w:tcW w:type="dxa" w:w="3312"/>
          </w:tcPr>
          <w:p>
            <w:pPr>
              <w:spacing w:after="0"/>
            </w:pPr>
            <w:r/>
            <w:r>
              <w:rPr>
                <w:b w:val="0"/>
                <w:sz w:val="15"/>
              </w:rPr>
              <w:t>Severance not conditioned on restrictive covenant compliance; no cessation or recoupment right</w:t>
            </w:r>
          </w:p>
        </w:tc>
        <w:tc>
          <w:tcPr>
            <w:tcW w:type="dxa" w:w="1080"/>
          </w:tcPr>
          <w:p>
            <w:pPr>
              <w:spacing w:after="0"/>
            </w:pPr>
            <w:r/>
            <w:r>
              <w:rPr>
                <w:b w:val="0"/>
                <w:sz w:val="15"/>
              </w:rPr>
              <w:t>10 (new 10.6)</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Without this, the Company keeps paying severance to an executive who is competing or soliciting. The draft compounds the problem with "unconditional" garden leave</w:t>
            </w:r>
          </w:p>
        </w:tc>
      </w:tr>
      <w:tr>
        <w:tc>
          <w:tcPr>
            <w:tcW w:type="dxa" w:w="432"/>
          </w:tcPr>
          <w:p>
            <w:pPr>
              <w:spacing w:after="0"/>
            </w:pPr>
            <w:r/>
            <w:r>
              <w:rPr>
                <w:b w:val="0"/>
                <w:sz w:val="15"/>
              </w:rPr>
              <w:t>46</w:t>
            </w:r>
          </w:p>
        </w:tc>
        <w:tc>
          <w:tcPr>
            <w:tcW w:type="dxa" w:w="3312"/>
          </w:tcPr>
          <w:p>
            <w:pPr>
              <w:spacing w:after="0"/>
            </w:pPr>
            <w:r/>
            <w:r>
              <w:rPr>
                <w:b w:val="0"/>
                <w:sz w:val="15"/>
              </w:rPr>
              <w:t>Bespoke Change in Control definition (not the Plan definition); captures subsidiary-level mergers; not tied to Section 409A</w:t>
            </w:r>
          </w:p>
        </w:tc>
        <w:tc>
          <w:tcPr>
            <w:tcW w:type="dxa" w:w="1080"/>
          </w:tcPr>
          <w:p>
            <w:pPr>
              <w:spacing w:after="0"/>
            </w:pPr>
            <w:r/>
            <w:r>
              <w:rPr>
                <w:b w:val="0"/>
                <w:sz w:val="15"/>
              </w:rPr>
              <w:t>11(a)</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Risk of an unintended CIC trigger (for example, an internal subsidiary merger during the Harmony integration) and of Section 409A non-compliance for the CIC lump sum</w:t>
            </w:r>
          </w:p>
        </w:tc>
      </w:tr>
      <w:tr>
        <w:tc>
          <w:tcPr>
            <w:tcW w:type="dxa" w:w="432"/>
          </w:tcPr>
          <w:p>
            <w:pPr>
              <w:spacing w:after="0"/>
            </w:pPr>
            <w:r/>
            <w:r>
              <w:rPr>
                <w:b w:val="0"/>
                <w:sz w:val="15"/>
              </w:rPr>
              <w:t>47</w:t>
            </w:r>
          </w:p>
        </w:tc>
        <w:tc>
          <w:tcPr>
            <w:tcW w:type="dxa" w:w="3312"/>
          </w:tcPr>
          <w:p>
            <w:pPr>
              <w:spacing w:after="0"/>
            </w:pPr>
            <w:r/>
            <w:r>
              <w:rPr>
                <w:b w:val="0"/>
                <w:sz w:val="15"/>
              </w:rPr>
              <w:t>Single-trigger acceleration of all equity on a CIC (PSUs at target), regardless of termination</w:t>
            </w:r>
          </w:p>
        </w:tc>
        <w:tc>
          <w:tcPr>
            <w:tcW w:type="dxa" w:w="1080"/>
          </w:tcPr>
          <w:p>
            <w:pPr>
              <w:spacing w:after="0"/>
            </w:pPr>
            <w:r/>
            <w:r>
              <w:rPr>
                <w:b w:val="0"/>
                <w:sz w:val="15"/>
              </w:rPr>
              <w:t>11(b)</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Illustrative CIC in late 2026: $5.2M of unvested equity ($3.2M make-whole + $2.0M FY26 LTI) vests with no termination, vs. $0 under the term sheet unless a qualifying termination follows</w:t>
            </w:r>
          </w:p>
        </w:tc>
      </w:tr>
      <w:tr>
        <w:tc>
          <w:tcPr>
            <w:tcW w:type="dxa" w:w="432"/>
          </w:tcPr>
          <w:p>
            <w:pPr>
              <w:spacing w:after="0"/>
            </w:pPr>
            <w:r/>
            <w:r>
              <w:rPr>
                <w:b w:val="0"/>
                <w:sz w:val="15"/>
              </w:rPr>
              <w:t>48</w:t>
            </w:r>
          </w:p>
        </w:tc>
        <w:tc>
          <w:tcPr>
            <w:tcW w:type="dxa" w:w="3312"/>
          </w:tcPr>
          <w:p>
            <w:pPr>
              <w:spacing w:after="0"/>
            </w:pPr>
            <w:r/>
            <w:r>
              <w:rPr>
                <w:b w:val="0"/>
                <w:sz w:val="15"/>
              </w:rPr>
              <w:t>CIC cash 3x (base + target), lump sum within 30 days (vs. 2x, lump sum within 60 days)</w:t>
            </w:r>
          </w:p>
        </w:tc>
        <w:tc>
          <w:tcPr>
            <w:tcW w:type="dxa" w:w="1080"/>
          </w:tcPr>
          <w:p>
            <w:pPr>
              <w:spacing w:after="0"/>
            </w:pPr>
            <w:r/>
            <w:r>
              <w:rPr>
                <w:b w:val="0"/>
                <w:sz w:val="15"/>
              </w:rPr>
              <w:t>11(c)(i)</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$4,162,500 vs. $2,450,000 = +$1,712,500 (+69.9%) at initial rates. Year-3 draft rates: $4,589,156.25</w:t>
            </w:r>
          </w:p>
        </w:tc>
      </w:tr>
      <w:tr>
        <w:tc>
          <w:tcPr>
            <w:tcW w:type="dxa" w:w="432"/>
          </w:tcPr>
          <w:p>
            <w:pPr>
              <w:spacing w:after="0"/>
            </w:pPr>
            <w:r/>
            <w:r>
              <w:rPr>
                <w:b w:val="0"/>
                <w:sz w:val="15"/>
              </w:rPr>
              <w:t>49</w:t>
            </w:r>
          </w:p>
        </w:tc>
        <w:tc>
          <w:tcPr>
            <w:tcW w:type="dxa" w:w="3312"/>
          </w:tcPr>
          <w:p>
            <w:pPr>
              <w:spacing w:after="0"/>
            </w:pPr>
            <w:r/>
            <w:r>
              <w:rPr>
                <w:b w:val="0"/>
                <w:sz w:val="15"/>
              </w:rPr>
              <w:t>CIC COBRA 36 months (vs. 24)</w:t>
            </w:r>
          </w:p>
        </w:tc>
        <w:tc>
          <w:tcPr>
            <w:tcW w:type="dxa" w:w="1080"/>
          </w:tcPr>
          <w:p>
            <w:pPr>
              <w:spacing w:after="0"/>
            </w:pPr>
            <w:r/>
            <w:r>
              <w:rPr>
                <w:b w:val="0"/>
                <w:sz w:val="15"/>
              </w:rPr>
              <w:t>11(c)(ii)</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+12 months of premiums (illustratively ~$30,000)</w:t>
            </w:r>
          </w:p>
        </w:tc>
      </w:tr>
      <w:tr>
        <w:tc>
          <w:tcPr>
            <w:tcW w:type="dxa" w:w="432"/>
          </w:tcPr>
          <w:p>
            <w:pPr>
              <w:spacing w:after="0"/>
            </w:pPr>
            <w:r/>
            <w:r>
              <w:rPr>
                <w:b w:val="0"/>
                <w:sz w:val="15"/>
              </w:rPr>
              <w:t>50</w:t>
            </w:r>
          </w:p>
        </w:tc>
        <w:tc>
          <w:tcPr>
            <w:tcW w:type="dxa" w:w="3312"/>
          </w:tcPr>
          <w:p>
            <w:pPr>
              <w:spacing w:after="0"/>
            </w:pPr>
            <w:r/>
            <w:r>
              <w:rPr>
                <w:b w:val="0"/>
                <w:sz w:val="15"/>
              </w:rPr>
              <w:t>CIC pro-rata bonus at target floor, paid within 30 days</w:t>
            </w:r>
          </w:p>
        </w:tc>
        <w:tc>
          <w:tcPr>
            <w:tcW w:type="dxa" w:w="1080"/>
          </w:tcPr>
          <w:p>
            <w:pPr>
              <w:spacing w:after="0"/>
            </w:pPr>
            <w:r/>
            <w:r>
              <w:rPr>
                <w:b w:val="0"/>
                <w:sz w:val="15"/>
              </w:rPr>
              <w:t>11(c)(iii)</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Up to $637,500 (full-year target at draft rates). For a termination on Oct. 1, 2026: ~$476,815</w:t>
            </w:r>
          </w:p>
        </w:tc>
      </w:tr>
      <w:tr>
        <w:tc>
          <w:tcPr>
            <w:tcW w:type="dxa" w:w="432"/>
          </w:tcPr>
          <w:p>
            <w:pPr>
              <w:spacing w:after="0"/>
            </w:pPr>
            <w:r/>
            <w:r>
              <w:rPr>
                <w:b w:val="0"/>
                <w:sz w:val="15"/>
              </w:rPr>
              <w:t>51</w:t>
            </w:r>
          </w:p>
        </w:tc>
        <w:tc>
          <w:tcPr>
            <w:tcW w:type="dxa" w:w="3312"/>
          </w:tcPr>
          <w:p>
            <w:pPr>
              <w:spacing w:after="0"/>
            </w:pPr>
            <w:r/>
            <w:r>
              <w:rPr>
                <w:b w:val="0"/>
                <w:sz w:val="15"/>
              </w:rPr>
              <w:t>CIC double-trigger equity: PSUs at greater of target or actual</w:t>
            </w:r>
          </w:p>
        </w:tc>
        <w:tc>
          <w:tcPr>
            <w:tcW w:type="dxa" w:w="1080"/>
          </w:tcPr>
          <w:p>
            <w:pPr>
              <w:spacing w:after="0"/>
            </w:pPr>
            <w:r/>
            <w:r>
              <w:rPr>
                <w:b w:val="0"/>
                <w:sz w:val="15"/>
              </w:rPr>
              <w:t>11(c)(iv)</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PSU upside to 200% of target: up to an extra $1.0M per outstanding draft grant ($0.9M per term-sheet grant)</w:t>
            </w:r>
          </w:p>
        </w:tc>
      </w:tr>
      <w:tr>
        <w:tc>
          <w:tcPr>
            <w:tcW w:type="dxa" w:w="432"/>
          </w:tcPr>
          <w:p>
            <w:pPr>
              <w:spacing w:after="0"/>
            </w:pPr>
            <w:r/>
            <w:r>
              <w:rPr>
                <w:b w:val="0"/>
                <w:sz w:val="15"/>
              </w:rPr>
              <w:t>52</w:t>
            </w:r>
          </w:p>
        </w:tc>
        <w:tc>
          <w:tcPr>
            <w:tcW w:type="dxa" w:w="3312"/>
          </w:tcPr>
          <w:p>
            <w:pPr>
              <w:spacing w:after="0"/>
            </w:pPr>
            <w:r/>
            <w:r>
              <w:rPr>
                <w:b w:val="0"/>
                <w:sz w:val="15"/>
              </w:rPr>
              <w:t>Section 280G full excise-tax gross-up (stated twice)</w:t>
            </w:r>
          </w:p>
        </w:tc>
        <w:tc>
          <w:tcPr>
            <w:tcW w:type="dxa" w:w="1080"/>
          </w:tcPr>
          <w:p>
            <w:pPr>
              <w:spacing w:after="0"/>
            </w:pPr>
            <w:r/>
            <w:r>
              <w:rPr>
                <w:b w:val="0"/>
                <w:sz w:val="15"/>
              </w:rPr>
              <w:t>11(d); 14.1; 14.2</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Illustrative CIC + termination on Oct. 1, 2026: gross-up ~$2.85M plus ~$1.7M of lost corporate deductions = ~$4.5M. Under the term sheet structure, payments likely fall under the 3x safe harbor (no excise tax, no cost)</w:t>
            </w:r>
          </w:p>
        </w:tc>
      </w:tr>
      <w:tr>
        <w:tc>
          <w:tcPr>
            <w:tcW w:type="dxa" w:w="432"/>
          </w:tcPr>
          <w:p>
            <w:pPr>
              <w:spacing w:after="0"/>
            </w:pPr>
            <w:r/>
            <w:r>
              <w:rPr>
                <w:b w:val="0"/>
                <w:sz w:val="15"/>
              </w:rPr>
              <w:t>53</w:t>
            </w:r>
          </w:p>
        </w:tc>
        <w:tc>
          <w:tcPr>
            <w:tcW w:type="dxa" w:w="3312"/>
          </w:tcPr>
          <w:p>
            <w:pPr>
              <w:spacing w:after="0"/>
            </w:pPr>
            <w:r/>
            <w:r>
              <w:rPr>
                <w:b w:val="0"/>
                <w:sz w:val="15"/>
              </w:rPr>
              <w:t>Non-compete: 6 months; household cleaning only ("Directly Competitive Products", U.S. retail); no stated territory</w:t>
            </w:r>
          </w:p>
        </w:tc>
        <w:tc>
          <w:tcPr>
            <w:tcW w:type="dxa" w:w="1080"/>
          </w:tcPr>
          <w:p>
            <w:pPr>
              <w:spacing w:after="0"/>
            </w:pPr>
            <w:r/>
            <w:r>
              <w:rPr>
                <w:b w:val="0"/>
                <w:sz w:val="15"/>
              </w:rPr>
              <w:t>12(a)</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Leaves pet care, personal care and specialty food unprotected and gives a 6-month restriction where 18/12 months is required. The value of protecting Pinnacle’s ~$2.3B portfolio is not quantifiable but is material</w:t>
            </w:r>
          </w:p>
        </w:tc>
      </w:tr>
      <w:tr>
        <w:tc>
          <w:tcPr>
            <w:tcW w:type="dxa" w:w="432"/>
          </w:tcPr>
          <w:p>
            <w:pPr>
              <w:spacing w:after="0"/>
            </w:pPr>
            <w:r/>
            <w:r>
              <w:rPr>
                <w:b w:val="0"/>
                <w:sz w:val="15"/>
              </w:rPr>
              <w:t>54</w:t>
            </w:r>
          </w:p>
        </w:tc>
        <w:tc>
          <w:tcPr>
            <w:tcW w:type="dxa" w:w="3312"/>
          </w:tcPr>
          <w:p>
            <w:pPr>
              <w:spacing w:after="0"/>
            </w:pPr>
            <w:r/>
            <w:r>
              <w:rPr>
                <w:b w:val="0"/>
                <w:sz w:val="15"/>
              </w:rPr>
              <w:t>Employee non-solicit: 6 months; former direct reports only</w:t>
            </w:r>
          </w:p>
        </w:tc>
        <w:tc>
          <w:tcPr>
            <w:tcW w:type="dxa" w:w="1080"/>
          </w:tcPr>
          <w:p>
            <w:pPr>
              <w:spacing w:after="0"/>
            </w:pPr>
            <w:r/>
            <w:r>
              <w:rPr>
                <w:b w:val="0"/>
                <w:sz w:val="15"/>
              </w:rPr>
              <w:t>12(b)</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Leaves ~6,800 employees outside the Executive’s direct reports unprotected after her departure, and makes the protection very short</w:t>
            </w:r>
          </w:p>
        </w:tc>
      </w:tr>
      <w:tr>
        <w:tc>
          <w:tcPr>
            <w:tcW w:type="dxa" w:w="432"/>
          </w:tcPr>
          <w:p>
            <w:pPr>
              <w:spacing w:after="0"/>
            </w:pPr>
            <w:r/>
            <w:r>
              <w:rPr>
                <w:b w:val="0"/>
                <w:sz w:val="15"/>
              </w:rPr>
              <w:t>55</w:t>
            </w:r>
          </w:p>
        </w:tc>
        <w:tc>
          <w:tcPr>
            <w:tcW w:type="dxa" w:w="3312"/>
          </w:tcPr>
          <w:p>
            <w:pPr>
              <w:spacing w:after="0"/>
            </w:pPr>
            <w:r/>
            <w:r>
              <w:rPr>
                <w:b w:val="0"/>
                <w:sz w:val="15"/>
              </w:rPr>
              <w:t>No customer/business-relationship non-solicit (draft skips from 12(b) to 12(d))</w:t>
            </w:r>
          </w:p>
        </w:tc>
        <w:tc>
          <w:tcPr>
            <w:tcW w:type="dxa" w:w="1080"/>
          </w:tcPr>
          <w:p>
            <w:pPr>
              <w:spacing w:after="0"/>
            </w:pPr>
            <w:r/>
            <w:r>
              <w:rPr>
                <w:b w:val="0"/>
                <w:sz w:val="15"/>
              </w:rPr>
              <w:t>12(c) (missing)</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Customer, retailer, co-manufacturer and supplier relationships are unprotected after departure</w:t>
            </w:r>
          </w:p>
        </w:tc>
      </w:tr>
      <w:tr>
        <w:tc>
          <w:tcPr>
            <w:tcW w:type="dxa" w:w="432"/>
          </w:tcPr>
          <w:p>
            <w:pPr>
              <w:spacing w:after="0"/>
            </w:pPr>
            <w:r/>
            <w:r>
              <w:rPr>
                <w:b w:val="0"/>
                <w:sz w:val="15"/>
              </w:rPr>
              <w:t>56</w:t>
            </w:r>
          </w:p>
        </w:tc>
        <w:tc>
          <w:tcPr>
            <w:tcW w:type="dxa" w:w="3312"/>
          </w:tcPr>
          <w:p>
            <w:pPr>
              <w:spacing w:after="0"/>
            </w:pPr>
            <w:r/>
            <w:r>
              <w:rPr>
                <w:b w:val="0"/>
                <w:sz w:val="15"/>
              </w:rPr>
              <w:t>Garden leave at full base salary during the Restricted Period, unconditional, in addition to severance</w:t>
            </w:r>
          </w:p>
        </w:tc>
        <w:tc>
          <w:tcPr>
            <w:tcW w:type="dxa" w:w="1080"/>
          </w:tcPr>
          <w:p>
            <w:pPr>
              <w:spacing w:after="0"/>
            </w:pPr>
            <w:r/>
            <w:r>
              <w:rPr>
                <w:b w:val="0"/>
                <w:sz w:val="15"/>
              </w:rPr>
              <w:t>12(d)</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+$375,000 (6 months at $750,000) to $413,437.50 (year-3 rates), paid even if she breaches. Drafting defect could double-pay salary during employment</w:t>
            </w:r>
          </w:p>
        </w:tc>
      </w:tr>
      <w:tr>
        <w:tc>
          <w:tcPr>
            <w:tcW w:type="dxa" w:w="432"/>
          </w:tcPr>
          <w:p>
            <w:pPr>
              <w:spacing w:after="0"/>
            </w:pPr>
            <w:r/>
            <w:r>
              <w:rPr>
                <w:b w:val="0"/>
                <w:sz w:val="15"/>
              </w:rPr>
              <w:t>57</w:t>
            </w:r>
          </w:p>
        </w:tc>
        <w:tc>
          <w:tcPr>
            <w:tcW w:type="dxa" w:w="3312"/>
          </w:tcPr>
          <w:p>
            <w:pPr>
              <w:spacing w:after="0"/>
            </w:pPr>
            <w:r/>
            <w:r>
              <w:rPr>
                <w:b w:val="0"/>
                <w:sz w:val="15"/>
              </w:rPr>
              <w:t>Reformation clause of limited value under NC law; add divisibility, notice and tolling mechanics</w:t>
            </w:r>
          </w:p>
        </w:tc>
        <w:tc>
          <w:tcPr>
            <w:tcW w:type="dxa" w:w="1080"/>
          </w:tcPr>
          <w:p>
            <w:pPr>
              <w:spacing w:after="0"/>
            </w:pPr>
            <w:r/>
            <w:r>
              <w:rPr>
                <w:b w:val="0"/>
                <w:sz w:val="15"/>
              </w:rPr>
              <w:t>12(e); 12(f)</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Enforceability. Determines whether any covenant survives a challenge</w:t>
            </w:r>
          </w:p>
        </w:tc>
      </w:tr>
      <w:tr>
        <w:tc>
          <w:tcPr>
            <w:tcW w:type="dxa" w:w="432"/>
          </w:tcPr>
          <w:p>
            <w:pPr>
              <w:spacing w:after="0"/>
            </w:pPr>
            <w:r/>
            <w:r>
              <w:rPr>
                <w:b w:val="0"/>
                <w:sz w:val="15"/>
              </w:rPr>
              <w:t>58</w:t>
            </w:r>
          </w:p>
        </w:tc>
        <w:tc>
          <w:tcPr>
            <w:tcW w:type="dxa" w:w="3312"/>
          </w:tcPr>
          <w:p>
            <w:pPr>
              <w:spacing w:after="0"/>
            </w:pPr>
            <w:r/>
            <w:r>
              <w:rPr>
                <w:b w:val="0"/>
                <w:sz w:val="15"/>
              </w:rPr>
              <w:t>Overbroad confidentiality carve-outs: prior knowledge and unqualified "general knowledge, skills and experience" acquired at Pinnacle</w:t>
            </w:r>
          </w:p>
        </w:tc>
        <w:tc>
          <w:tcPr>
            <w:tcW w:type="dxa" w:w="1080"/>
          </w:tcPr>
          <w:p>
            <w:pPr>
              <w:spacing w:after="0"/>
            </w:pPr>
            <w:r/>
            <w:r>
              <w:rPr>
                <w:b w:val="0"/>
                <w:sz w:val="15"/>
              </w:rPr>
              <w:t>13(a) (Carve-Out)</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Could permit use of formulations, manufacturing processes and pricing learned at Pinnacle</w:t>
            </w:r>
          </w:p>
        </w:tc>
      </w:tr>
      <w:tr>
        <w:tc>
          <w:tcPr>
            <w:tcW w:type="dxa" w:w="432"/>
          </w:tcPr>
          <w:p>
            <w:pPr>
              <w:spacing w:after="0"/>
            </w:pPr>
            <w:r/>
            <w:r>
              <w:rPr>
                <w:b w:val="0"/>
                <w:sz w:val="15"/>
              </w:rPr>
              <w:t>59</w:t>
            </w:r>
          </w:p>
        </w:tc>
        <w:tc>
          <w:tcPr>
            <w:tcW w:type="dxa" w:w="3312"/>
          </w:tcPr>
          <w:p>
            <w:pPr>
              <w:spacing w:after="0"/>
            </w:pPr>
            <w:r/>
            <w:r>
              <w:rPr>
                <w:b w:val="0"/>
                <w:sz w:val="15"/>
              </w:rPr>
              <w:t>No inventions/work-product assignment clause</w:t>
            </w:r>
          </w:p>
        </w:tc>
        <w:tc>
          <w:tcPr>
            <w:tcW w:type="dxa" w:w="1080"/>
          </w:tcPr>
          <w:p>
            <w:pPr>
              <w:spacing w:after="0"/>
            </w:pPr>
            <w:r/>
            <w:r>
              <w:rPr>
                <w:b w:val="0"/>
                <w:sz w:val="15"/>
              </w:rPr>
              <w:t>13 (new 13(d))</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Company ownership of formulations, process improvements and other IP developed by the COO depends on default rules (work for hire and the hired-to-invent or shop-right doctrines), which give incomplete protection, especially for patentable inventions</w:t>
            </w:r>
          </w:p>
        </w:tc>
      </w:tr>
      <w:tr>
        <w:tc>
          <w:tcPr>
            <w:tcW w:type="dxa" w:w="432"/>
          </w:tcPr>
          <w:p>
            <w:pPr>
              <w:spacing w:after="0"/>
            </w:pPr>
            <w:r/>
            <w:r>
              <w:rPr>
                <w:b w:val="0"/>
                <w:sz w:val="15"/>
              </w:rPr>
              <w:t>60</w:t>
            </w:r>
          </w:p>
        </w:tc>
        <w:tc>
          <w:tcPr>
            <w:tcW w:type="dxa" w:w="3312"/>
          </w:tcPr>
          <w:p>
            <w:pPr>
              <w:spacing w:after="0"/>
            </w:pPr>
            <w:r/>
            <w:r>
              <w:rPr>
                <w:b w:val="0"/>
                <w:sz w:val="15"/>
              </w:rPr>
              <w:t>No protected-activity (whistleblower) carve-out</w:t>
            </w:r>
          </w:p>
        </w:tc>
        <w:tc>
          <w:tcPr>
            <w:tcW w:type="dxa" w:w="1080"/>
          </w:tcPr>
          <w:p>
            <w:pPr>
              <w:spacing w:after="0"/>
            </w:pPr>
            <w:r/>
            <w:r>
              <w:rPr>
                <w:b w:val="0"/>
                <w:sz w:val="15"/>
              </w:rPr>
              <w:t>13 (new 13(e))</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Regulatory exposure: SEC Rule 21F-17 enforcement actions have targeted confidentiality and release language that impedes reporting</w:t>
            </w:r>
          </w:p>
        </w:tc>
      </w:tr>
      <w:tr>
        <w:tc>
          <w:tcPr>
            <w:tcW w:type="dxa" w:w="432"/>
          </w:tcPr>
          <w:p>
            <w:pPr>
              <w:spacing w:after="0"/>
            </w:pPr>
            <w:r/>
            <w:r>
              <w:rPr>
                <w:b w:val="0"/>
                <w:sz w:val="15"/>
              </w:rPr>
              <w:t>61</w:t>
            </w:r>
          </w:p>
        </w:tc>
        <w:tc>
          <w:tcPr>
            <w:tcW w:type="dxa" w:w="3312"/>
          </w:tcPr>
          <w:p>
            <w:pPr>
              <w:spacing w:after="0"/>
            </w:pPr>
            <w:r/>
            <w:r>
              <w:rPr>
                <w:b w:val="0"/>
                <w:sz w:val="15"/>
              </w:rPr>
              <w:t>Exclusive forum: state/federal courts in Hennepin County, Minnesota (no arbitration)</w:t>
            </w:r>
          </w:p>
        </w:tc>
        <w:tc>
          <w:tcPr>
            <w:tcW w:type="dxa" w:w="1080"/>
          </w:tcPr>
          <w:p>
            <w:pPr>
              <w:spacing w:after="0"/>
            </w:pPr>
            <w:r/>
            <w:r>
              <w:rPr>
                <w:b w:val="0"/>
                <w:sz w:val="15"/>
              </w:rPr>
              <w:t>15.1</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Litigation in the Executive’s home forum, a jury, public filings. Defense costs higher than in arbitration</w:t>
            </w:r>
          </w:p>
        </w:tc>
      </w:tr>
      <w:tr>
        <w:tc>
          <w:tcPr>
            <w:tcW w:type="dxa" w:w="432"/>
          </w:tcPr>
          <w:p>
            <w:pPr>
              <w:spacing w:after="0"/>
            </w:pPr>
            <w:r/>
            <w:r>
              <w:rPr>
                <w:b w:val="0"/>
                <w:sz w:val="15"/>
              </w:rPr>
              <w:t>62</w:t>
            </w:r>
          </w:p>
        </w:tc>
        <w:tc>
          <w:tcPr>
            <w:tcW w:type="dxa" w:w="3312"/>
          </w:tcPr>
          <w:p>
            <w:pPr>
              <w:spacing w:after="0"/>
            </w:pPr>
            <w:r/>
            <w:r>
              <w:rPr>
                <w:b w:val="0"/>
                <w:sz w:val="15"/>
              </w:rPr>
              <w:t>Minnesota governing law (would likely void the Company’s non-compete under Minn. Stat. Section 181.988)</w:t>
            </w:r>
          </w:p>
        </w:tc>
        <w:tc>
          <w:tcPr>
            <w:tcW w:type="dxa" w:w="1080"/>
          </w:tcPr>
          <w:p>
            <w:pPr>
              <w:spacing w:after="0"/>
            </w:pPr>
            <w:r/>
            <w:r>
              <w:rPr>
                <w:b w:val="0"/>
                <w:sz w:val="15"/>
              </w:rPr>
              <w:t>15.2</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Would likely void Section 12(a) entirely and impose Minnesota employment-law rules on a North Carolina employment relationship</w:t>
            </w:r>
          </w:p>
        </w:tc>
      </w:tr>
      <w:tr>
        <w:tc>
          <w:tcPr>
            <w:tcW w:type="dxa" w:w="432"/>
          </w:tcPr>
          <w:p>
            <w:pPr>
              <w:spacing w:after="0"/>
            </w:pPr>
            <w:r/>
            <w:r>
              <w:rPr>
                <w:b w:val="0"/>
                <w:sz w:val="15"/>
              </w:rPr>
              <w:t>63</w:t>
            </w:r>
          </w:p>
        </w:tc>
        <w:tc>
          <w:tcPr>
            <w:tcW w:type="dxa" w:w="3312"/>
          </w:tcPr>
          <w:p>
            <w:pPr>
              <w:spacing w:after="0"/>
            </w:pPr>
            <w:r/>
            <w:r>
              <w:rPr>
                <w:b w:val="0"/>
                <w:sz w:val="15"/>
              </w:rPr>
              <w:t>One-sided fee shifting: Company pays Executive’s fees if she prevails on "any material claim"</w:t>
            </w:r>
          </w:p>
        </w:tc>
        <w:tc>
          <w:tcPr>
            <w:tcW w:type="dxa" w:w="1080"/>
          </w:tcPr>
          <w:p>
            <w:pPr>
              <w:spacing w:after="0"/>
            </w:pPr>
            <w:r/>
            <w:r>
              <w:rPr>
                <w:b w:val="0"/>
                <w:sz w:val="15"/>
              </w:rPr>
              <w:t>15.3</w:t>
            </w:r>
          </w:p>
        </w:tc>
        <w:tc>
          <w:tcPr>
            <w:tcW w:type="dxa" w:w="936"/>
            <w:shd w:val="clear" w:color="auto" w:fill="F4B183"/>
          </w:tcPr>
          <w:p>
            <w:pPr>
              <w:spacing w:after="0"/>
            </w:pPr>
            <w:r/>
            <w:r>
              <w:rPr>
                <w:b w:val="0"/>
                <w:sz w:val="15"/>
              </w:rPr>
              <w:t>High</w:t>
            </w:r>
          </w:p>
        </w:tc>
        <w:tc>
          <w:tcPr>
            <w:tcW w:type="dxa" w:w="1152"/>
          </w:tcPr>
          <w:p>
            <w:pPr>
              <w:spacing w:after="0"/>
            </w:pPr>
            <w:r/>
            <w:r>
              <w:rPr>
                <w:b w:val="0"/>
                <w:sz w:val="15"/>
              </w:rPr>
              <w:t>Must-Reject</w:t>
            </w:r>
          </w:p>
        </w:tc>
        <w:tc>
          <w:tcPr>
            <w:tcW w:type="dxa" w:w="3168"/>
          </w:tcPr>
          <w:p>
            <w:pPr>
              <w:spacing w:after="0"/>
            </w:pPr>
            <w:r/>
            <w:r>
              <w:rPr>
                <w:b w:val="0"/>
                <w:sz w:val="15"/>
              </w:rPr>
              <w:t>Uncapped. Funds litigation against the Company. Partial success on one claim shifts all of her fees</w:t>
            </w:r>
          </w:p>
        </w:tc>
      </w:tr>
      <w:tr>
        <w:tc>
          <w:tcPr>
            <w:tcW w:type="dxa" w:w="432"/>
          </w:tcPr>
          <w:p>
            <w:pPr>
              <w:spacing w:after="0"/>
            </w:pPr>
            <w:r/>
            <w:r>
              <w:rPr>
                <w:b w:val="0"/>
                <w:sz w:val="15"/>
              </w:rPr>
              <w:t>64</w:t>
            </w:r>
          </w:p>
        </w:tc>
        <w:tc>
          <w:tcPr>
            <w:tcW w:type="dxa" w:w="3312"/>
          </w:tcPr>
          <w:p>
            <w:pPr>
              <w:spacing w:after="0"/>
            </w:pPr>
            <w:r/>
            <w:r>
              <w:rPr>
                <w:b w:val="0"/>
                <w:sz w:val="15"/>
              </w:rPr>
              <w:t>Bespoke indemnification (broader than standard; no clawback carve-out)</w:t>
            </w:r>
          </w:p>
        </w:tc>
        <w:tc>
          <w:tcPr>
            <w:tcW w:type="dxa" w:w="1080"/>
          </w:tcPr>
          <w:p>
            <w:pPr>
              <w:spacing w:after="0"/>
            </w:pPr>
            <w:r/>
            <w:r>
              <w:rPr>
                <w:b w:val="0"/>
                <w:sz w:val="15"/>
              </w:rPr>
              <w:t>16.1</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Advancement and indemnity broader than for other officers. Could be read to cover clawback recoveries, which Rule 10D-1 prohibits</w:t>
            </w:r>
          </w:p>
        </w:tc>
      </w:tr>
      <w:tr>
        <w:tc>
          <w:tcPr>
            <w:tcW w:type="dxa" w:w="432"/>
          </w:tcPr>
          <w:p>
            <w:pPr>
              <w:spacing w:after="0"/>
            </w:pPr>
            <w:r/>
            <w:r>
              <w:rPr>
                <w:b w:val="0"/>
                <w:sz w:val="15"/>
              </w:rPr>
              <w:t>65</w:t>
            </w:r>
          </w:p>
        </w:tc>
        <w:tc>
          <w:tcPr>
            <w:tcW w:type="dxa" w:w="3312"/>
          </w:tcPr>
          <w:p>
            <w:pPr>
              <w:spacing w:after="0"/>
            </w:pPr>
            <w:r/>
            <w:r>
              <w:rPr>
                <w:b w:val="0"/>
                <w:sz w:val="15"/>
              </w:rPr>
              <w:t>Entire agreement, survival and notice conforming changes; notice-party name discrepancy</w:t>
            </w:r>
          </w:p>
        </w:tc>
        <w:tc>
          <w:tcPr>
            <w:tcW w:type="dxa" w:w="1080"/>
          </w:tcPr>
          <w:p>
            <w:pPr>
              <w:spacing w:after="0"/>
            </w:pPr>
            <w:r/>
            <w:r>
              <w:rPr>
                <w:b w:val="0"/>
                <w:sz w:val="15"/>
              </w:rPr>
              <w:t>16.3; 16.11; 16.7</w:t>
            </w:r>
          </w:p>
        </w:tc>
        <w:tc>
          <w:tcPr>
            <w:tcW w:type="dxa" w:w="936"/>
            <w:shd w:val="clear" w:color="auto" w:fill="C6E0B4"/>
          </w:tcPr>
          <w:p>
            <w:pPr>
              <w:spacing w:after="0"/>
            </w:pPr>
            <w:r/>
            <w:r>
              <w:rPr>
                <w:b w:val="0"/>
                <w:sz w:val="15"/>
              </w:rPr>
              <w:t>Low</w:t>
            </w:r>
          </w:p>
        </w:tc>
        <w:tc>
          <w:tcPr>
            <w:tcW w:type="dxa" w:w="1152"/>
          </w:tcPr>
          <w:p>
            <w:pPr>
              <w:spacing w:after="0"/>
            </w:pPr>
            <w:r/>
            <w:r>
              <w:rPr>
                <w:b w:val="0"/>
                <w:sz w:val="15"/>
              </w:rPr>
              <w:t>Must-Reject</w:t>
            </w:r>
          </w:p>
        </w:tc>
        <w:tc>
          <w:tcPr>
            <w:tcW w:type="dxa" w:w="3168"/>
          </w:tcPr>
          <w:p>
            <w:pPr>
              <w:spacing w:after="0"/>
            </w:pPr>
            <w:r/>
            <w:r>
              <w:rPr>
                <w:b w:val="0"/>
                <w:sz w:val="15"/>
              </w:rPr>
              <w:t>Conforming</w:t>
            </w:r>
          </w:p>
        </w:tc>
      </w:tr>
      <w:tr>
        <w:tc>
          <w:tcPr>
            <w:tcW w:type="dxa" w:w="432"/>
          </w:tcPr>
          <w:p>
            <w:pPr>
              <w:spacing w:after="0"/>
            </w:pPr>
            <w:r/>
            <w:r>
              <w:rPr>
                <w:b w:val="0"/>
                <w:sz w:val="15"/>
              </w:rPr>
              <w:t>66</w:t>
            </w:r>
          </w:p>
        </w:tc>
        <w:tc>
          <w:tcPr>
            <w:tcW w:type="dxa" w:w="3312"/>
          </w:tcPr>
          <w:p>
            <w:pPr>
              <w:spacing w:after="0"/>
            </w:pPr>
            <w:r/>
            <w:r>
              <w:rPr>
                <w:b w:val="0"/>
                <w:sz w:val="15"/>
              </w:rPr>
              <w:t>Board Chair "acknowledgment" signature block confirming "the Board’s authorization"</w:t>
            </w:r>
          </w:p>
        </w:tc>
        <w:tc>
          <w:tcPr>
            <w:tcW w:type="dxa" w:w="1080"/>
          </w:tcPr>
          <w:p>
            <w:pPr>
              <w:spacing w:after="0"/>
            </w:pPr>
            <w:r/>
            <w:r>
              <w:rPr>
                <w:b w:val="0"/>
                <w:sz w:val="15"/>
              </w:rPr>
              <w:t>Signature page</w:t>
            </w:r>
          </w:p>
        </w:tc>
        <w:tc>
          <w:tcPr>
            <w:tcW w:type="dxa" w:w="936"/>
            <w:shd w:val="clear" w:color="auto" w:fill="FFE699"/>
          </w:tcPr>
          <w:p>
            <w:pPr>
              <w:spacing w:after="0"/>
            </w:pPr>
            <w:r/>
            <w:r>
              <w:rPr>
                <w:b w:val="0"/>
                <w:sz w:val="15"/>
              </w:rPr>
              <w:t>Medium</w:t>
            </w:r>
          </w:p>
        </w:tc>
        <w:tc>
          <w:tcPr>
            <w:tcW w:type="dxa" w:w="1152"/>
          </w:tcPr>
          <w:p>
            <w:pPr>
              <w:spacing w:after="0"/>
            </w:pPr>
            <w:r/>
            <w:r>
              <w:rPr>
                <w:b w:val="0"/>
                <w:sz w:val="15"/>
              </w:rPr>
              <w:t>Must-Reject</w:t>
            </w:r>
          </w:p>
        </w:tc>
        <w:tc>
          <w:tcPr>
            <w:tcW w:type="dxa" w:w="3168"/>
          </w:tcPr>
          <w:p>
            <w:pPr>
              <w:spacing w:after="0"/>
            </w:pPr>
            <w:r/>
            <w:r>
              <w:rPr>
                <w:b w:val="0"/>
                <w:sz w:val="15"/>
              </w:rPr>
              <w:t>Non-economic. Creates a document suggesting Board approval of non-approved terms</w:t>
            </w:r>
          </w:p>
        </w:tc>
      </w:tr>
      <w:tr>
        <w:tc>
          <w:tcPr>
            <w:tcW w:type="dxa" w:w="432"/>
          </w:tcPr>
          <w:p>
            <w:pPr>
              <w:spacing w:after="0"/>
            </w:pPr>
            <w:r/>
            <w:r>
              <w:rPr>
                <w:b w:val="0"/>
                <w:sz w:val="15"/>
              </w:rPr>
              <w:t>67</w:t>
            </w:r>
          </w:p>
        </w:tc>
        <w:tc>
          <w:tcPr>
            <w:tcW w:type="dxa" w:w="3312"/>
          </w:tcPr>
          <w:p>
            <w:pPr>
              <w:spacing w:after="0"/>
            </w:pPr>
            <w:r/>
            <w:r>
              <w:rPr>
                <w:b w:val="0"/>
                <w:sz w:val="15"/>
              </w:rPr>
              <w:t>Equity summary table reflects non-conforming terms</w:t>
            </w:r>
          </w:p>
        </w:tc>
        <w:tc>
          <w:tcPr>
            <w:tcW w:type="dxa" w:w="1080"/>
          </w:tcPr>
          <w:p>
            <w:pPr>
              <w:spacing w:after="0"/>
            </w:pPr>
            <w:r/>
            <w:r>
              <w:rPr>
                <w:b w:val="0"/>
                <w:sz w:val="15"/>
              </w:rPr>
              <w:t>Exhibit B</w:t>
            </w:r>
          </w:p>
        </w:tc>
        <w:tc>
          <w:tcPr>
            <w:tcW w:type="dxa" w:w="936"/>
            <w:shd w:val="clear" w:color="auto" w:fill="C6E0B4"/>
          </w:tcPr>
          <w:p>
            <w:pPr>
              <w:spacing w:after="0"/>
            </w:pPr>
            <w:r/>
            <w:r>
              <w:rPr>
                <w:b w:val="0"/>
                <w:sz w:val="15"/>
              </w:rPr>
              <w:t>Low</w:t>
            </w:r>
          </w:p>
        </w:tc>
        <w:tc>
          <w:tcPr>
            <w:tcW w:type="dxa" w:w="1152"/>
          </w:tcPr>
          <w:p>
            <w:pPr>
              <w:spacing w:after="0"/>
            </w:pPr>
            <w:r/>
            <w:r>
              <w:rPr>
                <w:b w:val="0"/>
                <w:sz w:val="15"/>
              </w:rPr>
              <w:t>Must-Reject</w:t>
            </w:r>
          </w:p>
        </w:tc>
        <w:tc>
          <w:tcPr>
            <w:tcW w:type="dxa" w:w="3168"/>
          </w:tcPr>
          <w:p>
            <w:pPr>
              <w:spacing w:after="0"/>
            </w:pPr>
            <w:r/>
            <w:r>
              <w:rPr>
                <w:b w:val="0"/>
                <w:sz w:val="15"/>
              </w:rPr>
              <w:t>Conforming. The table would otherwise contradict the revised Section 6</w:t>
            </w:r>
          </w:p>
        </w:tc>
      </w:tr>
      <w:tr>
        <w:tc>
          <w:tcPr>
            <w:tcW w:type="dxa" w:w="432"/>
          </w:tcPr>
          <w:p>
            <w:pPr>
              <w:spacing w:after="0"/>
            </w:pPr>
            <w:r/>
            <w:r>
              <w:rPr>
                <w:b w:val="0"/>
                <w:sz w:val="15"/>
              </w:rPr>
              <w:t>68</w:t>
            </w:r>
          </w:p>
        </w:tc>
        <w:tc>
          <w:tcPr>
            <w:tcW w:type="dxa" w:w="3312"/>
          </w:tcPr>
          <w:p>
            <w:pPr>
              <w:spacing w:after="0"/>
            </w:pPr>
            <w:r/>
            <w:r>
              <w:rPr>
                <w:b w:val="0"/>
                <w:sz w:val="15"/>
              </w:rPr>
              <w:t>PRIORITY FLAG - No Section 409A compliance provision</w:t>
            </w:r>
          </w:p>
        </w:tc>
        <w:tc>
          <w:tcPr>
            <w:tcW w:type="dxa" w:w="1080"/>
          </w:tcPr>
          <w:p>
            <w:pPr>
              <w:spacing w:after="0"/>
            </w:pPr>
            <w:r/>
            <w:r>
              <w:rPr>
                <w:b w:val="0"/>
                <w:sz w:val="15"/>
              </w:rPr>
              <w:t>New Section 17</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Section 409A failure: income inclusion of all vested deferred amounts, a 20% additional tax and premium interest on the Executive, plus Company withholding and reporting failures and employee-relations exposure</w:t>
            </w:r>
          </w:p>
        </w:tc>
      </w:tr>
      <w:tr>
        <w:tc>
          <w:tcPr>
            <w:tcW w:type="dxa" w:w="432"/>
          </w:tcPr>
          <w:p>
            <w:pPr>
              <w:spacing w:after="0"/>
            </w:pPr>
            <w:r/>
            <w:r>
              <w:rPr>
                <w:b w:val="0"/>
                <w:sz w:val="15"/>
              </w:rPr>
              <w:t>69</w:t>
            </w:r>
          </w:p>
        </w:tc>
        <w:tc>
          <w:tcPr>
            <w:tcW w:type="dxa" w:w="3312"/>
          </w:tcPr>
          <w:p>
            <w:pPr>
              <w:spacing w:after="0"/>
            </w:pPr>
            <w:r/>
            <w:r>
              <w:rPr>
                <w:b w:val="0"/>
                <w:sz w:val="15"/>
              </w:rPr>
              <w:t>PRIORITY FLAG - No Dodd-Frank / Rule 10D-1 clawback acknowledgment</w:t>
            </w:r>
          </w:p>
        </w:tc>
        <w:tc>
          <w:tcPr>
            <w:tcW w:type="dxa" w:w="1080"/>
          </w:tcPr>
          <w:p>
            <w:pPr>
              <w:spacing w:after="0"/>
            </w:pPr>
            <w:r/>
            <w:r>
              <w:rPr>
                <w:b w:val="0"/>
                <w:sz w:val="15"/>
              </w:rPr>
              <w:t>New Section 18</w:t>
            </w:r>
          </w:p>
        </w:tc>
        <w:tc>
          <w:tcPr>
            <w:tcW w:type="dxa" w:w="936"/>
            <w:shd w:val="clear" w:color="auto" w:fill="C00000"/>
          </w:tcPr>
          <w:p>
            <w:pPr>
              <w:spacing w:after="0"/>
            </w:pPr>
            <w:r>
              <w:rPr>
                <w:b/>
                <w:color w:val="FFFFFF"/>
              </w:rPr>
            </w:r>
            <w:r>
              <w:rPr>
                <w:b/>
                <w:color w:val="FFFFFF"/>
                <w:sz w:val="15"/>
              </w:rPr>
              <w:t>Critical</w:t>
            </w:r>
          </w:p>
        </w:tc>
        <w:tc>
          <w:tcPr>
            <w:tcW w:type="dxa" w:w="1152"/>
          </w:tcPr>
          <w:p>
            <w:pPr>
              <w:spacing w:after="0"/>
            </w:pPr>
            <w:r/>
            <w:r>
              <w:rPr>
                <w:b w:val="0"/>
                <w:sz w:val="15"/>
              </w:rPr>
              <w:t>Must-Reject</w:t>
            </w:r>
          </w:p>
        </w:tc>
        <w:tc>
          <w:tcPr>
            <w:tcW w:type="dxa" w:w="3168"/>
          </w:tcPr>
          <w:p>
            <w:pPr>
              <w:spacing w:after="0"/>
            </w:pPr>
            <w:r/>
            <w:r>
              <w:rPr>
                <w:b w:val="0"/>
                <w:sz w:val="15"/>
              </w:rPr>
              <w:t>NYSE Section 303A.14 listing-standard compliance. Weakens enforcement against up to $525,000/yr in target bonus (up to $787,500 at max) and $900,000/yr of PSUs (term-sheet values)</w:t>
            </w:r>
          </w:p>
        </w:tc>
      </w:tr>
      <w:tr>
        <w:tc>
          <w:tcPr>
            <w:tcW w:type="dxa" w:w="432"/>
          </w:tcPr>
          <w:p>
            <w:pPr>
              <w:spacing w:after="0"/>
            </w:pPr>
            <w:r/>
            <w:r>
              <w:rPr>
                <w:b w:val="0"/>
                <w:sz w:val="15"/>
              </w:rPr>
              <w:t>70</w:t>
            </w:r>
          </w:p>
        </w:tc>
        <w:tc>
          <w:tcPr>
            <w:tcW w:type="dxa" w:w="3312"/>
          </w:tcPr>
          <w:p>
            <w:pPr>
              <w:spacing w:after="0"/>
            </w:pPr>
            <w:r/>
            <w:r>
              <w:rPr>
                <w:b w:val="0"/>
                <w:sz w:val="15"/>
              </w:rPr>
              <w:t>Compliance with Company policies (insider trading, stock ownership guidelines, Code of Conduct)</w:t>
            </w:r>
          </w:p>
        </w:tc>
        <w:tc>
          <w:tcPr>
            <w:tcW w:type="dxa" w:w="1080"/>
          </w:tcPr>
          <w:p>
            <w:pPr>
              <w:spacing w:after="0"/>
            </w:pPr>
            <w:r/>
            <w:r>
              <w:rPr>
                <w:b w:val="0"/>
                <w:sz w:val="15"/>
              </w:rPr>
              <w:t>New Section 19 (recommended)</w:t>
            </w:r>
          </w:p>
        </w:tc>
        <w:tc>
          <w:tcPr>
            <w:tcW w:type="dxa" w:w="936"/>
            <w:shd w:val="clear" w:color="auto" w:fill="C6E0B4"/>
          </w:tcPr>
          <w:p>
            <w:pPr>
              <w:spacing w:after="0"/>
            </w:pPr>
            <w:r/>
            <w:r>
              <w:rPr>
                <w:b w:val="0"/>
                <w:sz w:val="15"/>
              </w:rPr>
              <w:t>Low</w:t>
            </w:r>
          </w:p>
        </w:tc>
        <w:tc>
          <w:tcPr>
            <w:tcW w:type="dxa" w:w="1152"/>
          </w:tcPr>
          <w:p>
            <w:pPr>
              <w:spacing w:after="0"/>
            </w:pPr>
            <w:r/>
            <w:r>
              <w:rPr>
                <w:b w:val="0"/>
                <w:sz w:val="15"/>
              </w:rPr>
              <w:t>Negotiable</w:t>
            </w:r>
          </w:p>
        </w:tc>
        <w:tc>
          <w:tcPr>
            <w:tcW w:type="dxa" w:w="3168"/>
          </w:tcPr>
          <w:p>
            <w:pPr>
              <w:spacing w:after="0"/>
            </w:pPr>
            <w:r/>
            <w:r>
              <w:rPr>
                <w:b w:val="0"/>
                <w:sz w:val="15"/>
              </w:rPr>
              <w:t>Non-economic. Supports Cause ground (vi) and Section 16 compliance</w:t>
            </w:r>
          </w:p>
        </w:tc>
      </w:tr>
    </w:tbl>
    <w:p>
      <w:pPr>
        <w:spacing w:after="40"/>
      </w:pPr>
    </w:p>
    <w:p>
      <w:pPr>
        <w:pStyle w:val="Heading1"/>
      </w:pPr>
      <w:r>
        <w:t>Part III — Aggregate Financial Exposure</w:t>
      </w:r>
    </w:p>
    <w:p>
      <w:pPr>
        <w:spacing w:after="80"/>
      </w:pPr>
      <w:r>
        <w:rPr>
          <w:i w:val="0"/>
        </w:rPr>
        <w:t>All figures compare the draft against the Committee-approved Term Sheet. Assumptions are listed in the Appendix. Recurring deltas are additive. The event-driven scenarios are alternatives and should not be added to one another.</w:t>
      </w:r>
    </w:p>
    <w:p>
      <w:pPr>
        <w:pStyle w:val="Heading2"/>
      </w:pPr>
      <w:r>
        <w:t>A. Recurring Compensation — Three-Year Initial Term (FY2026–FY2028)</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4320"/>
            <w:shd w:val="clear" w:color="auto" w:fill="1F3A5F"/>
          </w:tcPr>
          <w:p>
            <w:pPr>
              <w:spacing w:after="0"/>
            </w:pPr>
            <w:r/>
            <w:r>
              <w:rPr>
                <w:b/>
                <w:color w:val="FFFFFF"/>
                <w:sz w:val="17"/>
              </w:rPr>
              <w:t>Component</w:t>
            </w:r>
          </w:p>
        </w:tc>
        <w:tc>
          <w:tcPr>
            <w:tcW w:type="dxa" w:w="1872"/>
            <w:shd w:val="clear" w:color="auto" w:fill="1F3A5F"/>
          </w:tcPr>
          <w:p>
            <w:pPr>
              <w:spacing w:after="0"/>
            </w:pPr>
            <w:r/>
            <w:r>
              <w:rPr>
                <w:b/>
                <w:color w:val="FFFFFF"/>
                <w:sz w:val="17"/>
              </w:rPr>
              <w:t>Term Sheet</w:t>
            </w:r>
          </w:p>
        </w:tc>
        <w:tc>
          <w:tcPr>
            <w:tcW w:type="dxa" w:w="2160"/>
            <w:shd w:val="clear" w:color="auto" w:fill="1F3A5F"/>
          </w:tcPr>
          <w:p>
            <w:pPr>
              <w:spacing w:after="0"/>
            </w:pPr>
            <w:r/>
            <w:r>
              <w:rPr>
                <w:b/>
                <w:color w:val="FFFFFF"/>
                <w:sz w:val="17"/>
              </w:rPr>
              <w:t>Draft</w:t>
            </w:r>
          </w:p>
        </w:tc>
        <w:tc>
          <w:tcPr>
            <w:tcW w:type="dxa" w:w="1728"/>
            <w:shd w:val="clear" w:color="auto" w:fill="1F3A5F"/>
          </w:tcPr>
          <w:p>
            <w:pPr>
              <w:spacing w:after="0"/>
            </w:pPr>
            <w:r/>
            <w:r>
              <w:rPr>
                <w:b/>
                <w:color w:val="FFFFFF"/>
                <w:sz w:val="17"/>
              </w:rPr>
              <w:t>Delta (target)</w:t>
            </w:r>
          </w:p>
        </w:tc>
      </w:tr>
      <w:tr>
        <w:tc>
          <w:tcPr>
            <w:tcW w:type="dxa" w:w="4320"/>
          </w:tcPr>
          <w:p>
            <w:pPr>
              <w:spacing w:after="0"/>
            </w:pPr>
            <w:r/>
            <w:r>
              <w:rPr>
                <w:b w:val="0"/>
                <w:sz w:val="17"/>
              </w:rPr>
              <w:t>Base salary (incl. draft 5% escalator)</w:t>
            </w:r>
          </w:p>
        </w:tc>
        <w:tc>
          <w:tcPr>
            <w:tcW w:type="dxa" w:w="1872"/>
          </w:tcPr>
          <w:p>
            <w:pPr>
              <w:spacing w:after="0"/>
            </w:pPr>
            <w:r/>
            <w:r>
              <w:rPr>
                <w:b w:val="0"/>
                <w:sz w:val="17"/>
              </w:rPr>
              <w:t>$2,100,000</w:t>
            </w:r>
          </w:p>
        </w:tc>
        <w:tc>
          <w:tcPr>
            <w:tcW w:type="dxa" w:w="2160"/>
          </w:tcPr>
          <w:p>
            <w:pPr>
              <w:spacing w:after="0"/>
            </w:pPr>
            <w:r/>
            <w:r>
              <w:rPr>
                <w:b w:val="0"/>
                <w:sz w:val="17"/>
              </w:rPr>
              <w:t>$2,364,375</w:t>
            </w:r>
          </w:p>
        </w:tc>
        <w:tc>
          <w:tcPr>
            <w:tcW w:type="dxa" w:w="1728"/>
          </w:tcPr>
          <w:p>
            <w:pPr>
              <w:spacing w:after="0"/>
            </w:pPr>
            <w:r/>
            <w:r>
              <w:rPr>
                <w:b w:val="0"/>
                <w:sz w:val="17"/>
              </w:rPr>
              <w:t>$264,375</w:t>
            </w:r>
          </w:p>
        </w:tc>
      </w:tr>
      <w:tr>
        <w:tc>
          <w:tcPr>
            <w:tcW w:type="dxa" w:w="4320"/>
          </w:tcPr>
          <w:p>
            <w:pPr>
              <w:spacing w:after="0"/>
            </w:pPr>
            <w:r/>
            <w:r>
              <w:rPr>
                <w:b w:val="0"/>
                <w:sz w:val="17"/>
              </w:rPr>
              <w:t>Target annual bonus (incl. FY26 proration under Term Sheet)</w:t>
            </w:r>
          </w:p>
        </w:tc>
        <w:tc>
          <w:tcPr>
            <w:tcW w:type="dxa" w:w="1872"/>
          </w:tcPr>
          <w:p>
            <w:pPr>
              <w:spacing w:after="0"/>
            </w:pPr>
            <w:r/>
            <w:r>
              <w:rPr>
                <w:b w:val="0"/>
                <w:sz w:val="17"/>
              </w:rPr>
              <w:t>$1,567,808.22</w:t>
            </w:r>
          </w:p>
        </w:tc>
        <w:tc>
          <w:tcPr>
            <w:tcW w:type="dxa" w:w="2160"/>
          </w:tcPr>
          <w:p>
            <w:pPr>
              <w:spacing w:after="0"/>
            </w:pPr>
            <w:r/>
            <w:r>
              <w:rPr>
                <w:b w:val="0"/>
                <w:sz w:val="17"/>
              </w:rPr>
              <w:t>$2,009,718.75</w:t>
            </w:r>
          </w:p>
        </w:tc>
        <w:tc>
          <w:tcPr>
            <w:tcW w:type="dxa" w:w="1728"/>
          </w:tcPr>
          <w:p>
            <w:pPr>
              <w:spacing w:after="0"/>
            </w:pPr>
            <w:r/>
            <w:r>
              <w:rPr>
                <w:b w:val="0"/>
                <w:sz w:val="17"/>
              </w:rPr>
              <w:t>$441,910.53</w:t>
            </w:r>
          </w:p>
        </w:tc>
      </w:tr>
      <w:tr>
        <w:tc>
          <w:tcPr>
            <w:tcW w:type="dxa" w:w="4320"/>
          </w:tcPr>
          <w:p>
            <w:pPr>
              <w:spacing w:after="0"/>
            </w:pPr>
            <w:r/>
            <w:r>
              <w:rPr>
                <w:b w:val="0"/>
                <w:sz w:val="17"/>
              </w:rPr>
              <w:t>Annual LTI grants (3 grants)</w:t>
            </w:r>
          </w:p>
        </w:tc>
        <w:tc>
          <w:tcPr>
            <w:tcW w:type="dxa" w:w="1872"/>
          </w:tcPr>
          <w:p>
            <w:pPr>
              <w:spacing w:after="0"/>
            </w:pPr>
            <w:r/>
            <w:r>
              <w:rPr>
                <w:b w:val="0"/>
                <w:sz w:val="17"/>
              </w:rPr>
              <w:t>$4,500,000</w:t>
            </w:r>
          </w:p>
        </w:tc>
        <w:tc>
          <w:tcPr>
            <w:tcW w:type="dxa" w:w="2160"/>
          </w:tcPr>
          <w:p>
            <w:pPr>
              <w:spacing w:after="0"/>
            </w:pPr>
            <w:r/>
            <w:r>
              <w:rPr>
                <w:b w:val="0"/>
                <w:sz w:val="17"/>
              </w:rPr>
              <w:t>$6,000,000</w:t>
            </w:r>
          </w:p>
        </w:tc>
        <w:tc>
          <w:tcPr>
            <w:tcW w:type="dxa" w:w="1728"/>
          </w:tcPr>
          <w:p>
            <w:pPr>
              <w:spacing w:after="0"/>
            </w:pPr>
            <w:r/>
            <w:r>
              <w:rPr>
                <w:b w:val="0"/>
                <w:sz w:val="17"/>
              </w:rPr>
              <w:t>$1,500,000</w:t>
            </w:r>
          </w:p>
        </w:tc>
      </w:tr>
      <w:tr>
        <w:tc>
          <w:tcPr>
            <w:tcW w:type="dxa" w:w="4320"/>
          </w:tcPr>
          <w:p>
            <w:pPr>
              <w:spacing w:after="0"/>
            </w:pPr>
            <w:r/>
            <w:r>
              <w:rPr>
                <w:b w:val="0"/>
                <w:sz w:val="17"/>
              </w:rPr>
              <w:t>Financial planning allowance</w:t>
            </w:r>
          </w:p>
        </w:tc>
        <w:tc>
          <w:tcPr>
            <w:tcW w:type="dxa" w:w="1872"/>
          </w:tcPr>
          <w:p>
            <w:pPr>
              <w:spacing w:after="0"/>
            </w:pPr>
            <w:r/>
            <w:r>
              <w:rPr>
                <w:b w:val="0"/>
                <w:sz w:val="17"/>
              </w:rPr>
              <w:t>$45,000</w:t>
            </w:r>
          </w:p>
        </w:tc>
        <w:tc>
          <w:tcPr>
            <w:tcW w:type="dxa" w:w="2160"/>
          </w:tcPr>
          <w:p>
            <w:pPr>
              <w:spacing w:after="0"/>
            </w:pPr>
            <w:r/>
            <w:r>
              <w:rPr>
                <w:b w:val="0"/>
                <w:sz w:val="17"/>
              </w:rPr>
              <w:t>$75,000</w:t>
            </w:r>
          </w:p>
        </w:tc>
        <w:tc>
          <w:tcPr>
            <w:tcW w:type="dxa" w:w="1728"/>
          </w:tcPr>
          <w:p>
            <w:pPr>
              <w:spacing w:after="0"/>
            </w:pPr>
            <w:r/>
            <w:r>
              <w:rPr>
                <w:b w:val="0"/>
                <w:sz w:val="17"/>
              </w:rPr>
              <w:t>$30,000</w:t>
            </w:r>
          </w:p>
        </w:tc>
      </w:tr>
      <w:tr>
        <w:tc>
          <w:tcPr>
            <w:tcW w:type="dxa" w:w="4320"/>
          </w:tcPr>
          <w:p>
            <w:pPr>
              <w:spacing w:after="0"/>
            </w:pPr>
            <w:r/>
            <w:r>
              <w:rPr>
                <w:b w:val="0"/>
                <w:sz w:val="17"/>
              </w:rPr>
              <w:t>Automobile allowance</w:t>
            </w:r>
          </w:p>
        </w:tc>
        <w:tc>
          <w:tcPr>
            <w:tcW w:type="dxa" w:w="1872"/>
          </w:tcPr>
          <w:p>
            <w:pPr>
              <w:spacing w:after="0"/>
            </w:pPr>
            <w:r/>
            <w:r>
              <w:rPr>
                <w:b w:val="0"/>
                <w:sz w:val="17"/>
              </w:rPr>
              <w:t>$28,800</w:t>
            </w:r>
          </w:p>
        </w:tc>
        <w:tc>
          <w:tcPr>
            <w:tcW w:type="dxa" w:w="2160"/>
          </w:tcPr>
          <w:p>
            <w:pPr>
              <w:spacing w:after="0"/>
            </w:pPr>
            <w:r/>
            <w:r>
              <w:rPr>
                <w:b w:val="0"/>
                <w:sz w:val="17"/>
              </w:rPr>
              <w:t>$43,200</w:t>
            </w:r>
          </w:p>
        </w:tc>
        <w:tc>
          <w:tcPr>
            <w:tcW w:type="dxa" w:w="1728"/>
          </w:tcPr>
          <w:p>
            <w:pPr>
              <w:spacing w:after="0"/>
            </w:pPr>
            <w:r/>
            <w:r>
              <w:rPr>
                <w:b w:val="0"/>
                <w:sz w:val="17"/>
              </w:rPr>
              <w:t>$14,400</w:t>
            </w:r>
          </w:p>
        </w:tc>
      </w:tr>
      <w:tr>
        <w:tc>
          <w:tcPr>
            <w:tcW w:type="dxa" w:w="4320"/>
          </w:tcPr>
          <w:p>
            <w:pPr>
              <w:spacing w:after="0"/>
            </w:pPr>
            <w:r/>
            <w:r>
              <w:rPr>
                <w:b w:val="0"/>
                <w:sz w:val="17"/>
              </w:rPr>
              <w:t>Relocation cap (one-time)</w:t>
            </w:r>
          </w:p>
        </w:tc>
        <w:tc>
          <w:tcPr>
            <w:tcW w:type="dxa" w:w="1872"/>
          </w:tcPr>
          <w:p>
            <w:pPr>
              <w:spacing w:after="0"/>
            </w:pPr>
            <w:r/>
            <w:r>
              <w:rPr>
                <w:b w:val="0"/>
                <w:sz w:val="17"/>
              </w:rPr>
              <w:t>$150,000</w:t>
            </w:r>
          </w:p>
        </w:tc>
        <w:tc>
          <w:tcPr>
            <w:tcW w:type="dxa" w:w="2160"/>
          </w:tcPr>
          <w:p>
            <w:pPr>
              <w:spacing w:after="0"/>
            </w:pPr>
            <w:r/>
            <w:r>
              <w:rPr>
                <w:b w:val="0"/>
                <w:sz w:val="17"/>
              </w:rPr>
              <w:t>$200,000 (+ vendor fees outside cap)</w:t>
            </w:r>
          </w:p>
        </w:tc>
        <w:tc>
          <w:tcPr>
            <w:tcW w:type="dxa" w:w="1728"/>
          </w:tcPr>
          <w:p>
            <w:pPr>
              <w:spacing w:after="0"/>
            </w:pPr>
            <w:r/>
            <w:r>
              <w:rPr>
                <w:b w:val="0"/>
                <w:sz w:val="17"/>
              </w:rPr>
              <w:t>$50,000</w:t>
            </w:r>
          </w:p>
        </w:tc>
      </w:tr>
      <w:tr>
        <w:tc>
          <w:tcPr>
            <w:tcW w:type="dxa" w:w="4320"/>
            <w:shd w:val="clear" w:color="auto" w:fill="D9E2F3"/>
          </w:tcPr>
          <w:p>
            <w:pPr>
              <w:spacing w:after="0"/>
            </w:pPr>
            <w:r/>
            <w:r>
              <w:rPr>
                <w:b/>
                <w:sz w:val="17"/>
              </w:rPr>
              <w:t>TOTAL RECURRING DELTA — TARGET PERFORMANCE</w:t>
            </w:r>
          </w:p>
        </w:tc>
        <w:tc>
          <w:tcPr>
            <w:tcW w:type="dxa" w:w="1872"/>
            <w:shd w:val="clear" w:color="auto" w:fill="D9E2F3"/>
          </w:tcPr>
          <w:p>
            <w:pPr>
              <w:spacing w:after="0"/>
            </w:pPr>
            <w:r/>
            <w:r>
              <w:rPr>
                <w:b/>
                <w:sz w:val="17"/>
              </w:rPr>
            </w:r>
          </w:p>
        </w:tc>
        <w:tc>
          <w:tcPr>
            <w:tcW w:type="dxa" w:w="2160"/>
            <w:shd w:val="clear" w:color="auto" w:fill="D9E2F3"/>
          </w:tcPr>
          <w:p>
            <w:pPr>
              <w:spacing w:after="0"/>
            </w:pPr>
            <w:r/>
            <w:r>
              <w:rPr>
                <w:b/>
                <w:sz w:val="17"/>
              </w:rPr>
            </w:r>
          </w:p>
        </w:tc>
        <w:tc>
          <w:tcPr>
            <w:tcW w:type="dxa" w:w="1728"/>
            <w:shd w:val="clear" w:color="auto" w:fill="D9E2F3"/>
          </w:tcPr>
          <w:p>
            <w:pPr>
              <w:spacing w:after="0"/>
            </w:pPr>
            <w:r/>
            <w:r>
              <w:rPr>
                <w:b/>
                <w:sz w:val="17"/>
              </w:rPr>
              <w:t>$2,300,685.53</w:t>
            </w:r>
          </w:p>
        </w:tc>
      </w:tr>
    </w:tbl>
    <w:p>
      <w:pPr>
        <w:spacing w:after="40"/>
      </w:pP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4320"/>
            <w:shd w:val="clear" w:color="auto" w:fill="1F3A5F"/>
          </w:tcPr>
          <w:p>
            <w:pPr>
              <w:spacing w:after="0"/>
            </w:pPr>
            <w:r/>
            <w:r>
              <w:rPr>
                <w:b/>
                <w:color w:val="FFFFFF"/>
                <w:sz w:val="17"/>
              </w:rPr>
              <w:t>Sensitivity</w:t>
            </w:r>
          </w:p>
        </w:tc>
        <w:tc>
          <w:tcPr>
            <w:tcW w:type="dxa" w:w="1872"/>
            <w:shd w:val="clear" w:color="auto" w:fill="1F3A5F"/>
          </w:tcPr>
          <w:p>
            <w:pPr>
              <w:spacing w:after="0"/>
            </w:pPr>
            <w:r/>
            <w:r>
              <w:rPr>
                <w:b/>
                <w:color w:val="FFFFFF"/>
                <w:sz w:val="17"/>
              </w:rPr>
              <w:t>Term Sheet</w:t>
            </w:r>
          </w:p>
        </w:tc>
        <w:tc>
          <w:tcPr>
            <w:tcW w:type="dxa" w:w="2160"/>
            <w:shd w:val="clear" w:color="auto" w:fill="1F3A5F"/>
          </w:tcPr>
          <w:p>
            <w:pPr>
              <w:spacing w:after="0"/>
            </w:pPr>
            <w:r/>
            <w:r>
              <w:rPr>
                <w:b/>
                <w:color w:val="FFFFFF"/>
                <w:sz w:val="17"/>
              </w:rPr>
              <w:t>Draft</w:t>
            </w:r>
          </w:p>
        </w:tc>
        <w:tc>
          <w:tcPr>
            <w:tcW w:type="dxa" w:w="1728"/>
            <w:shd w:val="clear" w:color="auto" w:fill="1F3A5F"/>
          </w:tcPr>
          <w:p>
            <w:pPr>
              <w:spacing w:after="0"/>
            </w:pPr>
            <w:r/>
            <w:r>
              <w:rPr>
                <w:b/>
                <w:color w:val="FFFFFF"/>
                <w:sz w:val="17"/>
              </w:rPr>
              <w:t>Delta</w:t>
            </w:r>
          </w:p>
        </w:tc>
      </w:tr>
      <w:tr>
        <w:tc>
          <w:tcPr>
            <w:tcW w:type="dxa" w:w="4320"/>
          </w:tcPr>
          <w:p>
            <w:pPr>
              <w:spacing w:after="0"/>
            </w:pPr>
            <w:r/>
            <w:r>
              <w:rPr>
                <w:b w:val="0"/>
                <w:sz w:val="17"/>
              </w:rPr>
              <w:t>Maximum bonus over Initial Term</w:t>
            </w:r>
          </w:p>
        </w:tc>
        <w:tc>
          <w:tcPr>
            <w:tcW w:type="dxa" w:w="1872"/>
          </w:tcPr>
          <w:p>
            <w:pPr>
              <w:spacing w:after="0"/>
            </w:pPr>
            <w:r/>
            <w:r>
              <w:rPr>
                <w:b w:val="0"/>
                <w:sz w:val="17"/>
              </w:rPr>
              <w:t>$2,351,712.33</w:t>
            </w:r>
          </w:p>
        </w:tc>
        <w:tc>
          <w:tcPr>
            <w:tcW w:type="dxa" w:w="2160"/>
          </w:tcPr>
          <w:p>
            <w:pPr>
              <w:spacing w:after="0"/>
            </w:pPr>
            <w:r/>
            <w:r>
              <w:rPr>
                <w:b w:val="0"/>
                <w:sz w:val="17"/>
              </w:rPr>
              <w:t>$4,019,437.50</w:t>
            </w:r>
          </w:p>
        </w:tc>
        <w:tc>
          <w:tcPr>
            <w:tcW w:type="dxa" w:w="1728"/>
          </w:tcPr>
          <w:p>
            <w:pPr>
              <w:spacing w:after="0"/>
            </w:pPr>
            <w:r/>
            <w:r>
              <w:rPr>
                <w:b w:val="0"/>
                <w:sz w:val="17"/>
              </w:rPr>
              <w:t>$1,667,725.17</w:t>
            </w:r>
          </w:p>
        </w:tc>
      </w:tr>
      <w:tr>
        <w:tc>
          <w:tcPr>
            <w:tcW w:type="dxa" w:w="4320"/>
          </w:tcPr>
          <w:p>
            <w:pPr>
              <w:spacing w:after="0"/>
            </w:pPr>
            <w:r/>
            <w:r>
              <w:rPr>
                <w:b w:val="0"/>
                <w:sz w:val="17"/>
              </w:rPr>
              <w:t>Total recurring delta — maximum bonus performance</w:t>
            </w:r>
          </w:p>
        </w:tc>
        <w:tc>
          <w:tcPr>
            <w:tcW w:type="dxa" w:w="1872"/>
          </w:tcPr>
          <w:p>
            <w:pPr>
              <w:spacing w:after="0"/>
            </w:pPr>
            <w:r/>
            <w:r>
              <w:rPr>
                <w:b w:val="0"/>
                <w:sz w:val="17"/>
              </w:rPr>
            </w:r>
          </w:p>
        </w:tc>
        <w:tc>
          <w:tcPr>
            <w:tcW w:type="dxa" w:w="2160"/>
          </w:tcPr>
          <w:p>
            <w:pPr>
              <w:spacing w:after="0"/>
            </w:pPr>
            <w:r/>
            <w:r>
              <w:rPr>
                <w:b w:val="0"/>
                <w:sz w:val="17"/>
              </w:rPr>
            </w:r>
          </w:p>
        </w:tc>
        <w:tc>
          <w:tcPr>
            <w:tcW w:type="dxa" w:w="1728"/>
          </w:tcPr>
          <w:p>
            <w:pPr>
              <w:spacing w:after="0"/>
            </w:pPr>
            <w:r/>
            <w:r>
              <w:rPr>
                <w:b w:val="0"/>
                <w:sz w:val="17"/>
              </w:rPr>
              <w:t>$3,526,500.17</w:t>
            </w:r>
          </w:p>
        </w:tc>
      </w:tr>
      <w:tr>
        <w:tc>
          <w:tcPr>
            <w:tcW w:type="dxa" w:w="4320"/>
          </w:tcPr>
          <w:p>
            <w:pPr>
              <w:spacing w:after="0"/>
            </w:pPr>
            <w:r/>
            <w:r>
              <w:rPr>
                <w:b w:val="0"/>
                <w:sz w:val="17"/>
              </w:rPr>
              <w:t>Guaranteed bonus floor (FY26–FY27) at zero performance</w:t>
            </w:r>
          </w:p>
        </w:tc>
        <w:tc>
          <w:tcPr>
            <w:tcW w:type="dxa" w:w="1872"/>
          </w:tcPr>
          <w:p>
            <w:pPr>
              <w:spacing w:after="0"/>
            </w:pPr>
            <w:r/>
            <w:r>
              <w:rPr>
                <w:b w:val="0"/>
                <w:sz w:val="17"/>
              </w:rPr>
              <w:t>$0</w:t>
            </w:r>
          </w:p>
        </w:tc>
        <w:tc>
          <w:tcPr>
            <w:tcW w:type="dxa" w:w="2160"/>
          </w:tcPr>
          <w:p>
            <w:pPr>
              <w:spacing w:after="0"/>
            </w:pPr>
            <w:r/>
            <w:r>
              <w:rPr>
                <w:b w:val="0"/>
                <w:sz w:val="17"/>
              </w:rPr>
              <w:t>$637,500</w:t>
            </w:r>
          </w:p>
        </w:tc>
        <w:tc>
          <w:tcPr>
            <w:tcW w:type="dxa" w:w="1728"/>
          </w:tcPr>
          <w:p>
            <w:pPr>
              <w:spacing w:after="0"/>
            </w:pPr>
            <w:r/>
            <w:r>
              <w:rPr>
                <w:b w:val="0"/>
                <w:sz w:val="17"/>
              </w:rPr>
              <w:t>+$637,500</w:t>
            </w:r>
          </w:p>
        </w:tc>
      </w:tr>
      <w:tr>
        <w:tc>
          <w:tcPr>
            <w:tcW w:type="dxa" w:w="4320"/>
          </w:tcPr>
          <w:p>
            <w:pPr>
              <w:spacing w:after="0"/>
            </w:pPr>
            <w:r/>
            <w:r>
              <w:rPr>
                <w:b w:val="0"/>
                <w:sz w:val="17"/>
              </w:rPr>
              <w:t>Year-1 target total direct comp (base + target bonus + LTI)</w:t>
            </w:r>
          </w:p>
        </w:tc>
        <w:tc>
          <w:tcPr>
            <w:tcW w:type="dxa" w:w="1872"/>
          </w:tcPr>
          <w:p>
            <w:pPr>
              <w:spacing w:after="0"/>
            </w:pPr>
            <w:r/>
            <w:r>
              <w:rPr>
                <w:b w:val="0"/>
                <w:sz w:val="17"/>
              </w:rPr>
              <w:t>$2,725,000</w:t>
            </w:r>
          </w:p>
        </w:tc>
        <w:tc>
          <w:tcPr>
            <w:tcW w:type="dxa" w:w="2160"/>
          </w:tcPr>
          <w:p>
            <w:pPr>
              <w:spacing w:after="0"/>
            </w:pPr>
            <w:r/>
            <w:r>
              <w:rPr>
                <w:b w:val="0"/>
                <w:sz w:val="17"/>
              </w:rPr>
              <w:t>$3,387,500</w:t>
            </w:r>
          </w:p>
        </w:tc>
        <w:tc>
          <w:tcPr>
            <w:tcW w:type="dxa" w:w="1728"/>
          </w:tcPr>
          <w:p>
            <w:pPr>
              <w:spacing w:after="0"/>
            </w:pPr>
            <w:r/>
            <w:r>
              <w:rPr>
                <w:b w:val="0"/>
                <w:sz w:val="17"/>
              </w:rPr>
              <w:t>$662,500 (+24.3%)</w:t>
            </w:r>
          </w:p>
        </w:tc>
      </w:tr>
      <w:tr>
        <w:tc>
          <w:tcPr>
            <w:tcW w:type="dxa" w:w="4320"/>
          </w:tcPr>
          <w:p>
            <w:pPr>
              <w:spacing w:after="0"/>
            </w:pPr>
            <w:r/>
            <w:r>
              <w:rPr>
                <w:b w:val="0"/>
                <w:sz w:val="17"/>
              </w:rPr>
              <w:t>Not quantified</w:t>
            </w:r>
          </w:p>
        </w:tc>
        <w:tc>
          <w:tcPr>
            <w:tcW w:type="dxa" w:w="1872"/>
          </w:tcPr>
          <w:p>
            <w:pPr>
              <w:spacing w:after="0"/>
            </w:pPr>
            <w:r/>
            <w:r>
              <w:rPr>
                <w:b w:val="0"/>
                <w:sz w:val="17"/>
              </w:rPr>
            </w:r>
          </w:p>
        </w:tc>
        <w:tc>
          <w:tcPr>
            <w:tcW w:type="dxa" w:w="2160"/>
          </w:tcPr>
          <w:p>
            <w:pPr>
              <w:spacing w:after="0"/>
            </w:pPr>
            <w:r/>
            <w:r>
              <w:rPr>
                <w:b w:val="0"/>
                <w:sz w:val="17"/>
              </w:rPr>
            </w:r>
          </w:p>
        </w:tc>
        <w:tc>
          <w:tcPr>
            <w:tcW w:type="dxa" w:w="1728"/>
          </w:tcPr>
          <w:p>
            <w:pPr>
              <w:spacing w:after="0"/>
            </w:pPr>
            <w:r/>
            <w:r>
              <w:rPr>
                <w:b w:val="0"/>
                <w:sz w:val="17"/>
              </w:rPr>
              <w:t>First-class domestic travel; 3 extra spousal events/yr; Northpoint fees outside cap; peer-group LTI floor in renewal years</w:t>
            </w:r>
          </w:p>
        </w:tc>
      </w:tr>
    </w:tbl>
    <w:p>
      <w:pPr>
        <w:spacing w:after="40"/>
      </w:pPr>
    </w:p>
    <w:p>
      <w:pPr>
        <w:pStyle w:val="Heading2"/>
      </w:pPr>
      <w:r>
        <w:t>B. Event-Driven Exposure Scenarios (Alternatives)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4176"/>
            <w:shd w:val="clear" w:color="auto" w:fill="1F3A5F"/>
          </w:tcPr>
          <w:p>
            <w:pPr>
              <w:spacing w:after="0"/>
            </w:pPr>
            <w:r/>
            <w:r>
              <w:rPr>
                <w:b/>
                <w:color w:val="FFFFFF"/>
                <w:sz w:val="17"/>
              </w:rPr>
              <w:t>Scenario</w:t>
            </w:r>
          </w:p>
        </w:tc>
        <w:tc>
          <w:tcPr>
            <w:tcW w:type="dxa" w:w="1656"/>
            <w:shd w:val="clear" w:color="auto" w:fill="1F3A5F"/>
          </w:tcPr>
          <w:p>
            <w:pPr>
              <w:spacing w:after="0"/>
            </w:pPr>
            <w:r/>
            <w:r>
              <w:rPr>
                <w:b/>
                <w:color w:val="FFFFFF"/>
                <w:sz w:val="17"/>
              </w:rPr>
              <w:t>Term Sheet</w:t>
            </w:r>
          </w:p>
        </w:tc>
        <w:tc>
          <w:tcPr>
            <w:tcW w:type="dxa" w:w="1800"/>
            <w:shd w:val="clear" w:color="auto" w:fill="1F3A5F"/>
          </w:tcPr>
          <w:p>
            <w:pPr>
              <w:spacing w:after="0"/>
            </w:pPr>
            <w:r/>
            <w:r>
              <w:rPr>
                <w:b/>
                <w:color w:val="FFFFFF"/>
                <w:sz w:val="17"/>
              </w:rPr>
              <w:t>Draft</w:t>
            </w:r>
          </w:p>
        </w:tc>
        <w:tc>
          <w:tcPr>
            <w:tcW w:type="dxa" w:w="2448"/>
            <w:shd w:val="clear" w:color="auto" w:fill="1F3A5F"/>
          </w:tcPr>
          <w:p>
            <w:pPr>
              <w:spacing w:after="0"/>
            </w:pPr>
            <w:r/>
            <w:r>
              <w:rPr>
                <w:b/>
                <w:color w:val="FFFFFF"/>
                <w:sz w:val="17"/>
              </w:rPr>
              <w:t>Incremental exposure</w:t>
            </w:r>
          </w:p>
        </w:tc>
      </w:tr>
      <w:tr>
        <w:tc>
          <w:tcPr>
            <w:tcW w:type="dxa" w:w="4176"/>
          </w:tcPr>
          <w:p>
            <w:pPr>
              <w:spacing w:after="0"/>
            </w:pPr>
            <w:r/>
            <w:r>
              <w:rPr>
                <w:b w:val="0"/>
                <w:sz w:val="17"/>
              </w:rPr>
              <w:t>1. Termination without Cause / Good Reason, July 1, 2026 (cash, COBRA, garden leave, equity acceleration)</w:t>
            </w:r>
          </w:p>
        </w:tc>
        <w:tc>
          <w:tcPr>
            <w:tcW w:type="dxa" w:w="1656"/>
          </w:tcPr>
          <w:p>
            <w:pPr>
              <w:spacing w:after="0"/>
            </w:pPr>
            <w:r/>
            <w:r>
              <w:rPr>
                <w:b w:val="0"/>
                <w:sz w:val="17"/>
              </w:rPr>
              <w:t>$1,620,000</w:t>
            </w:r>
          </w:p>
        </w:tc>
        <w:tc>
          <w:tcPr>
            <w:tcW w:type="dxa" w:w="1800"/>
          </w:tcPr>
          <w:p>
            <w:pPr>
              <w:spacing w:after="0"/>
            </w:pPr>
            <w:r/>
            <w:r>
              <w:rPr>
                <w:b w:val="0"/>
                <w:sz w:val="17"/>
              </w:rPr>
              <w:t>$6,910,000</w:t>
            </w:r>
          </w:p>
        </w:tc>
        <w:tc>
          <w:tcPr>
            <w:tcW w:type="dxa" w:w="2448"/>
          </w:tcPr>
          <w:p>
            <w:pPr>
              <w:spacing w:after="0"/>
            </w:pPr>
            <w:r/>
            <w:r>
              <w:rPr>
                <w:b w:val="0"/>
                <w:sz w:val="17"/>
              </w:rPr>
              <w:t>$5,290,000 (draft requires no release; target-floor bonus extra)</w:t>
            </w:r>
          </w:p>
        </w:tc>
      </w:tr>
      <w:tr>
        <w:tc>
          <w:tcPr>
            <w:tcW w:type="dxa" w:w="4176"/>
          </w:tcPr>
          <w:p>
            <w:pPr>
              <w:spacing w:after="0"/>
            </w:pPr>
            <w:r/>
            <w:r>
              <w:rPr>
                <w:b w:val="0"/>
                <w:sz w:val="17"/>
              </w:rPr>
              <w:t>2. Company non-renewal at end of Initial Term (Jan. 5, 2029)</w:t>
            </w:r>
          </w:p>
        </w:tc>
        <w:tc>
          <w:tcPr>
            <w:tcW w:type="dxa" w:w="1656"/>
          </w:tcPr>
          <w:p>
            <w:pPr>
              <w:spacing w:after="0"/>
            </w:pPr>
            <w:r/>
            <w:r>
              <w:rPr>
                <w:b w:val="0"/>
                <w:sz w:val="17"/>
              </w:rPr>
              <w:t>$0 (accrued only)</w:t>
            </w:r>
          </w:p>
        </w:tc>
        <w:tc>
          <w:tcPr>
            <w:tcW w:type="dxa" w:w="1800"/>
          </w:tcPr>
          <w:p>
            <w:pPr>
              <w:spacing w:after="0"/>
            </w:pPr>
            <w:r/>
            <w:r>
              <w:rPr>
                <w:b w:val="0"/>
                <w:sz w:val="17"/>
              </w:rPr>
              <w:t>$3,532,875</w:t>
            </w:r>
          </w:p>
        </w:tc>
        <w:tc>
          <w:tcPr>
            <w:tcW w:type="dxa" w:w="2448"/>
          </w:tcPr>
          <w:p>
            <w:pPr>
              <w:spacing w:after="0"/>
            </w:pPr>
            <w:r/>
            <w:r>
              <w:rPr>
                <w:b w:val="0"/>
                <w:sz w:val="17"/>
              </w:rPr>
              <w:t>$3,532,875 (+ 18 mo. RSU / pro-rata PSU acceleration)</w:t>
            </w:r>
          </w:p>
        </w:tc>
      </w:tr>
      <w:tr>
        <w:tc>
          <w:tcPr>
            <w:tcW w:type="dxa" w:w="4176"/>
          </w:tcPr>
          <w:p>
            <w:pPr>
              <w:spacing w:after="0"/>
            </w:pPr>
            <w:r/>
            <w:r>
              <w:rPr>
                <w:b w:val="0"/>
                <w:sz w:val="17"/>
              </w:rPr>
              <w:t>3. CIC + qualifying termination, Oct. 1, 2026 (cash, COBRA, bonus, garden leave, equity, 280G)</w:t>
            </w:r>
          </w:p>
        </w:tc>
        <w:tc>
          <w:tcPr>
            <w:tcW w:type="dxa" w:w="1656"/>
          </w:tcPr>
          <w:p>
            <w:pPr>
              <w:spacing w:after="0"/>
            </w:pPr>
            <w:r/>
            <w:r>
              <w:rPr>
                <w:b w:val="0"/>
                <w:sz w:val="17"/>
              </w:rPr>
              <w:t>$7,210,000</w:t>
            </w:r>
          </w:p>
        </w:tc>
        <w:tc>
          <w:tcPr>
            <w:tcW w:type="dxa" w:w="1800"/>
          </w:tcPr>
          <w:p>
            <w:pPr>
              <w:spacing w:after="0"/>
            </w:pPr>
            <w:r/>
            <w:r>
              <w:rPr>
                <w:b w:val="0"/>
                <w:sz w:val="17"/>
              </w:rPr>
              <w:t>$13,154,315.07</w:t>
            </w:r>
          </w:p>
        </w:tc>
        <w:tc>
          <w:tcPr>
            <w:tcW w:type="dxa" w:w="2448"/>
          </w:tcPr>
          <w:p>
            <w:pPr>
              <w:spacing w:after="0"/>
            </w:pPr>
            <w:r/>
            <w:r>
              <w:rPr>
                <w:b w:val="0"/>
                <w:sz w:val="17"/>
              </w:rPr>
              <w:t>$5,944,315.07 (+ ~$1.7M lost deductions)</w:t>
            </w:r>
          </w:p>
        </w:tc>
      </w:tr>
      <w:tr>
        <w:tc>
          <w:tcPr>
            <w:tcW w:type="dxa" w:w="4176"/>
          </w:tcPr>
          <w:p>
            <w:pPr>
              <w:spacing w:after="0"/>
            </w:pPr>
            <w:r/>
            <w:r>
              <w:rPr>
                <w:b w:val="0"/>
                <w:sz w:val="17"/>
              </w:rPr>
              <w:t>4. CIC with no termination (single-trigger vesting)</w:t>
            </w:r>
          </w:p>
        </w:tc>
        <w:tc>
          <w:tcPr>
            <w:tcW w:type="dxa" w:w="1656"/>
          </w:tcPr>
          <w:p>
            <w:pPr>
              <w:spacing w:after="0"/>
            </w:pPr>
            <w:r/>
            <w:r>
              <w:rPr>
                <w:b w:val="0"/>
                <w:sz w:val="17"/>
              </w:rPr>
              <w:t>$0 vests</w:t>
            </w:r>
          </w:p>
        </w:tc>
        <w:tc>
          <w:tcPr>
            <w:tcW w:type="dxa" w:w="1800"/>
          </w:tcPr>
          <w:p>
            <w:pPr>
              <w:spacing w:after="0"/>
            </w:pPr>
            <w:r/>
            <w:r>
              <w:rPr>
                <w:b w:val="0"/>
                <w:sz w:val="17"/>
              </w:rPr>
              <w:t>$5,200,000 vests</w:t>
            </w:r>
          </w:p>
        </w:tc>
        <w:tc>
          <w:tcPr>
            <w:tcW w:type="dxa" w:w="2448"/>
          </w:tcPr>
          <w:p>
            <w:pPr>
              <w:spacing w:after="0"/>
            </w:pPr>
            <w:r/>
            <w:r>
              <w:rPr>
                <w:b w:val="0"/>
                <w:sz w:val="17"/>
              </w:rPr>
              <w:t>$5,200,000 of retention value released</w:t>
            </w:r>
          </w:p>
        </w:tc>
      </w:tr>
      <w:tr>
        <w:tc>
          <w:tcPr>
            <w:tcW w:type="dxa" w:w="4176"/>
          </w:tcPr>
          <w:p>
            <w:pPr>
              <w:spacing w:after="0"/>
            </w:pPr>
            <w:r/>
            <w:r>
              <w:rPr>
                <w:b w:val="0"/>
                <w:sz w:val="17"/>
              </w:rPr>
              <w:t>5. Resignation without Good Reason after 6 months (signing bonus + relocation clawbacks)</w:t>
            </w:r>
          </w:p>
        </w:tc>
        <w:tc>
          <w:tcPr>
            <w:tcW w:type="dxa" w:w="1656"/>
          </w:tcPr>
          <w:p>
            <w:pPr>
              <w:spacing w:after="0"/>
            </w:pPr>
            <w:r/>
            <w:r>
              <w:rPr>
                <w:b w:val="0"/>
                <w:sz w:val="17"/>
              </w:rPr>
              <w:t>$487,500 recovered</w:t>
            </w:r>
          </w:p>
        </w:tc>
        <w:tc>
          <w:tcPr>
            <w:tcW w:type="dxa" w:w="1800"/>
          </w:tcPr>
          <w:p>
            <w:pPr>
              <w:spacing w:after="0"/>
            </w:pPr>
            <w:r/>
            <w:r>
              <w:rPr>
                <w:b w:val="0"/>
                <w:sz w:val="17"/>
              </w:rPr>
              <w:t>$0 recovered</w:t>
            </w:r>
          </w:p>
        </w:tc>
        <w:tc>
          <w:tcPr>
            <w:tcW w:type="dxa" w:w="2448"/>
          </w:tcPr>
          <w:p>
            <w:pPr>
              <w:spacing w:after="0"/>
            </w:pPr>
            <w:r/>
            <w:r>
              <w:rPr>
                <w:b w:val="0"/>
                <w:sz w:val="17"/>
              </w:rPr>
              <w:t>$487,500 forgone</w:t>
            </w:r>
          </w:p>
        </w:tc>
      </w:tr>
    </w:tbl>
    <w:p>
      <w:pPr>
        <w:spacing w:after="40"/>
      </w:pPr>
    </w:p>
    <w:p>
      <w:pPr>
        <w:spacing w:after="80"/>
      </w:pPr>
      <w:r>
        <w:rPr>
          <w:i/>
          <w:sz w:val="18"/>
        </w:rPr>
        <w:t>The draft’s severance and CIC amounts rise further each year because they are keyed to “then-current” base and target, which the guaranteed escalator inflates. At year-3 rates, non-CIC cash severance is $3,059,437.50 and CIC cash is $4,589,156.25.</w:t>
      </w:r>
    </w:p>
    <w:p>
      <w:pPr>
        <w:pStyle w:val="Heading1"/>
      </w:pPr>
      <w:r>
        <w:t>Part IV — Priority Flags</w:t>
      </w:r>
    </w:p>
    <w:p>
      <w:pPr>
        <w:pStyle w:val="Heading2"/>
      </w:pPr>
      <w:r>
        <w:t>Flag A — Section 409A: Lump-Sum Severance, No Savings Clause, No Specified-Employee Delay (Critical; Must-Reject)</w:t>
      </w:r>
    </w:p>
    <w:p>
      <w:pPr>
        <w:spacing w:after="80"/>
      </w:pPr>
      <w:r>
        <w:rPr>
          <w:b/>
        </w:rPr>
        <w:t xml:space="preserve">What the draft does. </w:t>
      </w:r>
      <w:r>
        <w:rPr>
          <w:i w:val="0"/>
        </w:rPr>
        <w:t>Non-CIC severance (Section 10.1(i)) and CIC severance (Section 11(c)(i)) are both lump sums payable within 30 days. Single-trigger equity settles within 30 days of a CIC. The CIC pro-rata bonus is payable within 30 days. The annual bonus is payable “within 75 days” after year-end. There is no Section 409A savings clause, no six-month specified-employee delay, no separate-payment designation, no separation-from-service definition, and no reimbursement or in-kind rules for the COBRA subsidy, relocation, physicals and travel. A 409A provision is mandatory under Term Sheet Section 14 and Playbook Section XIII.</w:t>
      </w:r>
    </w:p>
    <w:p>
      <w:pPr>
        <w:spacing w:after="80"/>
      </w:pPr>
      <w:r>
        <w:rPr>
          <w:b/>
        </w:rPr>
        <w:t xml:space="preserve">Specified-employee status. </w:t>
      </w:r>
      <w:r>
        <w:rPr>
          <w:i w:val="0"/>
        </w:rPr>
        <w:t>Pinnacle is NYSE-listed, so it has “specified employees.” As COO, Dr. Okafor-Chen will be an officer whose compensation far exceeds the Code Section 416(i) key-employee threshold. That threshold is $230,000 for 2025. Playbook Section XIII cites $220,000, which was the 2024 figure, and the Playbook should be updated. Under the default identification rules (December 31 identification date, effective the following April 1), she would likely first become a specified employee on April 1, 2027, based on 2026 compensation, unless the Company’s 409A specified-employee policy provides otherwise (TJ to confirm). The six-month delay would therefore apply to almost every separation scenario during the term, and the agreement must provide for it.</w:t>
      </w:r>
    </w:p>
    <w:p>
      <w:pPr>
        <w:spacing w:after="80"/>
      </w:pPr>
      <w:r>
        <w:rPr>
          <w:b/>
        </w:rPr>
        <w:t xml:space="preserve">The lump-sum issue, precisely stated. </w:t>
      </w:r>
      <w:r>
        <w:rPr>
          <w:i w:val="0"/>
        </w:rPr>
        <w:t>A lump sum paid within 30 days after a genuinely involuntary termination is generally a short-term deferral (Treas. Reg. Section 1.409A-1(b)(4)) and therefore exempt from 409A. On its own, the 30-day lump sum is not an automatic 409A violation. The draft’s real 409A defects are these. (1) Its Good Reason definition (a 15-business-day cure, a catch-all, and triggers such as target-bonus changes) falls outside the safe harbor in Treas. Reg. Section 1.409A-1(n)(2)(ii). Severance payable on a Good Reason resignation is therefore likely nonqualified deferred compensation, and a lump sum to a specified employee within six months of separation would violate Code Section 409A(a)(2)(B)(i). (2) It contains no specified-employee delay to cure that problem. (3) Once a release is added, as the Term Sheet requires, a release-timing rule is needed so the Executive cannot choose the tax year of payment. (4) The FY2026 bonus deadline falls on March 16, 2027.</w:t>
      </w:r>
    </w:p>
    <w:p>
      <w:pPr>
        <w:spacing w:after="80"/>
      </w:pPr>
      <w:r>
        <w:rPr>
          <w:b/>
        </w:rPr>
        <w:t xml:space="preserve">Our structure. </w:t>
      </w:r>
      <w:r>
        <w:rPr>
          <w:i w:val="0"/>
        </w:rPr>
        <w:t>Per the Term Sheet and Playbook Section VI.A, non-CIC severance is paid in substantially equal installments over 18 months, beginning after the 60-day release period. The installments are analyzed as follows. Payments made by March 15 of the year after separation qualify as short-term deferrals. Further amounts up to 2x the lesser of her annualized pay or the Code Section 401(a)(17) limit ($350,000 for 2025, so $700,000) paid by the end of the second year after separation qualify for the separation-pay exemption (Treas. Reg. Section 1.409A-1(b)(9)(iii)), provided the separation is involuntary or a safe-harbor Good Reason resignation. Any remaining amount is deferred compensation subject to the six-month delay. That is why the separate-payment designation (Section 17(d)) and the specified-employee delay (Section 17(c)) are essential, not boilerplate. The CIC lump sum approved in the Term Sheet (within 60 days) is preserved. It is 409A-compliant if the CIC is also a 409A “change in control event” and the separation occurs within two years after it (Treas. Reg. Section 1.409A-3(c)(1)), and otherwise payment reverts to the installment schedule. Our redline builds in that fallback.</w:t>
      </w:r>
    </w:p>
    <w:p>
      <w:pPr>
        <w:spacing w:after="80"/>
      </w:pPr>
      <w:r>
        <w:rPr>
          <w:b/>
        </w:rPr>
        <w:t xml:space="preserve">Consequences of getting it wrong. </w:t>
      </w:r>
      <w:r>
        <w:rPr>
          <w:i w:val="0"/>
        </w:rPr>
        <w:t>For the Executive: immediate income inclusion of all vested deferred amounts under the aggregated plan, a 20% additional federal income tax, and premium interest at the underpayment rate plus one percentage point (Code Section 409A(a)(1)(B)). For the Company: withholding and reporting failures and employee-relations exposure, and the Executive will predictably ask for a 409A gross-up. Our Section 17(h) disclaims liability, and Playbook Sections VI.B and VII.C prohibit gross-ups.</w:t>
      </w:r>
    </w:p>
    <w:p>
      <w:pPr>
        <w:spacing w:after="80"/>
      </w:pPr>
      <w:r>
        <w:rPr>
          <w:i w:val="0"/>
        </w:rPr>
        <w:t>Redlines implementing this flag: Issue 20 (bonus timing), Issue 37 (safe-harbor Good Reason), Issue 40 (installments), Issue 43 (release timing), Issue 46 (CIC definition 409A overlay), Issue 48 (CIC lump sum fallback) and Issue 68 (new Section 17).</w:t>
      </w:r>
    </w:p>
    <w:p>
      <w:pPr>
        <w:pStyle w:val="Heading2"/>
      </w:pPr>
      <w:r>
        <w:t>Flag B — Dodd-Frank / Rule 10D-1 Clawback Acknowledgment Missing (Critical; Must-Reject)</w:t>
      </w:r>
    </w:p>
    <w:p>
      <w:pPr>
        <w:spacing w:after="80"/>
      </w:pPr>
      <w:r>
        <w:rPr>
          <w:b/>
        </w:rPr>
        <w:t xml:space="preserve">Requirement. </w:t>
      </w:r>
      <w:r>
        <w:rPr>
          <w:i w:val="0"/>
        </w:rPr>
        <w:t>Pinnacle’s Clawback Policy, adopted effective November 15, 2023 under Exchange Act Section 10D, Rule 10D-1 and NYSE Listed Company Manual Section 303A.14, applies to every Section 16 officer. The COO is a Covered Executive from her first day of service (Policy Summary Section 2). Recovery of Erroneously Awarded Compensation after a “Big R” or “little r” restatement is mandatory and no-fault, with a three-year look-back. The Company may not indemnify or insure the executive against recovery. The Policy Summary (Section 7), the Term Sheet (Section 14) and the Playbook (Section XIV) all require an express acknowledgment in the employment agreement, and a standalone Appendix A acknowledgment must also be signed on appointment.</w:t>
      </w:r>
    </w:p>
    <w:p>
      <w:pPr>
        <w:spacing w:after="80"/>
      </w:pPr>
      <w:r>
        <w:rPr>
          <w:i w:val="0"/>
        </w:rPr>
        <w:t>Why the omission matters even though the Policy applies regardless. Failure to include the acknowledgment does not technically relieve her of the Policy (Policy Summary Section 7), but the draft creates enforcement friction in three ways. (1) The entire-agreement clause (Section 16.3) supersedes “all prior … understandings” and disclaims any representation not in the agreement. (2) The bespoke indemnity (Section 16.1) covers “any and all … losses … arising out of or relating to the Executive’s employment,” which could be read to cover a clawback recovery, something Rule 10D-1 forbids. (3) The Good Reason catch-all (Section 9(b)(vii)) would let her characterize a recovery as an adverse action. Our Section 18 states expressly that the Policy controls, recovery is not Good Reason, and no indemnity applies. Our Section 16.1 adds the same carve-out.</w:t>
      </w:r>
    </w:p>
    <w:p>
      <w:pPr>
        <w:spacing w:after="80"/>
      </w:pPr>
      <w:r>
        <w:rPr>
          <w:b/>
        </w:rPr>
        <w:t xml:space="preserve">What is covered. </w:t>
      </w:r>
      <w:r>
        <w:rPr>
          <w:i w:val="0"/>
        </w:rPr>
        <w:t>Incentive-Based Compensation covers the annual AIP bonus (target $525,000, maximum $787,500) and PSUs ($900,000 a year at target under the approved 60/40 mix). Base salary, time-based RSUs, the make-whole RSUs, the signing bonus and relocation benefits are not Incentive-Based Compensation (Policy Summary Section 3), which is why the separate contractual clawbacks in Sections 4.2 and 8.4 matter. The draft’s 50/50 LTI mix would also shrink the clawback-covered share of the annual LTI.</w:t>
      </w:r>
    </w:p>
    <w:p>
      <w:pPr>
        <w:spacing w:after="80"/>
      </w:pPr>
      <w:r>
        <w:rPr>
          <w:b/>
        </w:rPr>
        <w:t xml:space="preserve">Document discrepancies to resolve before circulating. </w:t>
      </w:r>
      <w:r>
        <w:rPr>
          <w:i w:val="0"/>
        </w:rPr>
        <w:t>The three source documents use three different names for the policy: “Incentive-Based Compensation Clawback Policy” (Ashford &amp; Sterling summary), “Compensation Recoupment Policy” (Term Sheet) and “Compensation Recovery Policy” (Playbook). We used the Ashford &amp; Sterling title because its summary says the full policy text governs. TJ should confirm the exact title against the copy filed as an exhibit to the FY2023 Form 10-K. Separately, Playbook Section XIV says the policy reaches RSUs, while the Policy Summary says time-based RSUs are generally not covered. Section 18 avoids this conflict by defining coverage by reference to the Policy itself rather than by listing award types.</w:t>
      </w:r>
    </w:p>
    <w:p>
      <w:pPr>
        <w:spacing w:after="80"/>
      </w:pPr>
      <w:r>
        <w:rPr>
          <w:b/>
        </w:rPr>
        <w:t xml:space="preserve">Status: non-negotiable. </w:t>
      </w:r>
      <w:r>
        <w:rPr>
          <w:i w:val="0"/>
        </w:rPr>
        <w:t>Closing deliverable: the executed Appendix A acknowledgment (TJ and Kendra are jointly responsible under Policy Summary Section 7).</w:t>
      </w:r>
    </w:p>
    <w:p>
      <w:pPr>
        <w:pStyle w:val="Heading2"/>
      </w:pPr>
      <w:r>
        <w:t>Flag C — Meridian Non-Compete Overlap and Tortious-Interference Risk (Critical; Must-Reject)</w:t>
      </w:r>
    </w:p>
    <w:p>
      <w:pPr>
        <w:spacing w:after="80"/>
      </w:pPr>
      <w:r>
        <w:rPr>
          <w:b/>
        </w:rPr>
        <w:t xml:space="preserve">The overlap. </w:t>
      </w:r>
      <w:r>
        <w:rPr>
          <w:i w:val="0"/>
        </w:rPr>
        <w:t>The proposed start date of January 6, 2026 falls 68 days (about 10 weeks) before the Meridian non-compete expires on March 15, 2026. Meridian Home &amp; Health Corp. is a Minneapolis-based consumer products company, and its home and health lines likely compete with Pinnacle’s household cleaning and personal care segments. During the overlap Dr. Okafor-Chen would be COO of a competitor.</w:t>
      </w:r>
    </w:p>
    <w:p>
      <w:pPr>
        <w:spacing w:after="80"/>
      </w:pPr>
      <w:r>
        <w:rPr>
          <w:b/>
        </w:rPr>
        <w:t xml:space="preserve">Exposure for Pinnacle. </w:t>
      </w:r>
      <w:r>
        <w:rPr>
          <w:i w:val="0"/>
        </w:rPr>
        <w:t>Meridian could seek to enjoin her employment and could sue Pinnacle for tortious interference with contract. The draft makes such a claim easier: Recital 4 and Section 1.6 document Pinnacle’s actual knowledge of the covenant, and Section 1.6 makes compliance a joint “structuring” exercise. The draft’s Good Reason triggers (material diminution, overlapping appointments and the catch-all) would also let her claim severance if Pinnacle limits her duties to stay clear of Meridian.</w:t>
      </w:r>
    </w:p>
    <w:p>
      <w:pPr>
        <w:spacing w:after="80"/>
      </w:pPr>
      <w:r>
        <w:rPr>
          <w:i w:val="0"/>
        </w:rPr>
        <w:t>Unresolved facts (we cannot finalize without the Meridian documents). (1) Timeline: a 12-month post-employment covenant expiring March 15, 2026 implies a separation around March 15, 2025, yet the Term Sheet and draft describe her as currently employed at Meridian. If the covenant actually runs 12 months from her future separation, the overlap could be about a year rather than 10 weeks. (2) Our file: the Term Sheet says RPV “has reviewed the Meridian agreement,” but your October 4 instructions ask us to obtain it. We do not have a copy and should confirm whether anyone does. (3) Minnesota law: Minn. Stat. Section 181.988 voids non-competes entered into on or after July 1, 2023, so the covenant’s execution date and governing-law clause could determine whether it is enforceable at all. (4) Any Meridian non-solicit, no-hire or confidentiality covenants, which typically run longer than the non-compete and would constrain her recruiting of Meridian personnel.</w:t>
      </w:r>
    </w:p>
    <w:p>
      <w:pPr>
        <w:spacing w:after="80"/>
      </w:pPr>
      <w:r>
        <w:rPr>
          <w:b/>
        </w:rPr>
        <w:t xml:space="preserve">Recommended path. </w:t>
      </w:r>
      <w:r>
        <w:rPr>
          <w:i w:val="0"/>
        </w:rPr>
        <w:t>(a) Require delivery of all prior covenant agreements before signing and make satisfactory review a condition (Section 1.6(c)). (b) Obtain full Executive representations and warranties of non-conflict and of no use of Meridian confidential information (Section 1.6(a)). (c) Reserve the Company’s right to limit or reassign duties during the Transition Period without triggering Good Reason (Section 1.6(b)), and make misrepresentation Cause (Section 9(a)(ix)). (d) Reserve the right to defer the Effective Date to March 16, 2026 (Section 1.6(c)). (e) Business decision for TJ, once we have reviewed the covenant: defer the start date (cleanest), start on January 6 under a documented transition-duties plan with information walls, or approach Meridian for a written waiver. (f) Do not agree in the employment agreement to indemnify or defend her against Meridian claims. (g) Onboarding: have her certify that she has returned all Meridian materials, and exclude her from competitively sensitive Pinnacle meetings until clearance.</w:t>
      </w:r>
    </w:p>
    <w:p>
      <w:pPr>
        <w:pStyle w:val="Heading1"/>
      </w:pPr>
      <w:r>
        <w:t>Part V — Section-by-Section Analysis and Proposed Redlines</w:t>
      </w:r>
    </w:p>
    <w:p>
      <w:pPr>
        <w:pStyle w:val="Heading2"/>
      </w:pPr>
      <w:r>
        <w:t>Header, Recitals and Definitions</w:t>
      </w:r>
    </w:p>
    <w:p>
      <w:pPr>
        <w:spacing w:after="80"/>
      </w:pPr>
      <w:r>
        <w:rPr>
          <w:i/>
        </w:rPr>
        <w:t>The front matter is not economically significant, but two recitals misstate facts that matter: the Board did not approve these terms, and the Company has not "structured" the Executive’s duties around her Meridian covenant. Recitals are routinely used as interpretive aids in later disputes, so they should be accurate.</w:t>
      </w:r>
    </w:p>
    <w:p>
      <w:pPr>
        <w:pStyle w:val="Heading3"/>
      </w:pPr>
      <w:r>
        <w:t>Issue 1 — Recital misstates Board/Committee authorization; Meridian recital shifts burden to Company</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Header; Recitals</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Non-economic. Inaccurate recital could support estoppel or ratification arguments</w:t>
            </w:r>
          </w:p>
        </w:tc>
      </w:tr>
    </w:tbl>
    <w:p>
      <w:pPr>
        <w:spacing w:after="60"/>
      </w:pPr>
      <w:r>
        <w:rPr>
          <w:b/>
        </w:rPr>
        <w:t xml:space="preserve">Draft provision: </w:t>
      </w:r>
      <w:r>
        <w:rPr>
          <w:i w:val="0"/>
        </w:rPr>
        <w:t>Recital 7 says the Board, "upon recommendation of its Compensation Committee," authorized the Company to enter into the Agreement "on the terms set forth herein." Recital 4 says "the Parties have structured the Executive’s initial duties hereunder so as to avoid any conflict" with the Meridian non-compete. The cover legend reads "Prepared by Hu &amp; Calloway LLP on behalf of Dr. Vanessa Okafor-Chen."</w:t>
      </w:r>
    </w:p>
    <w:p>
      <w:pPr>
        <w:spacing w:after="60"/>
      </w:pPr>
      <w:r>
        <w:rPr>
          <w:b/>
        </w:rPr>
        <w:t xml:space="preserve">Approved baseline: </w:t>
      </w:r>
      <w:r>
        <w:rPr>
          <w:i w:val="0"/>
        </w:rPr>
        <w:t>The Compensation Committee approved a term sheet on September 18, 2025, not this draft. Term Sheet Section 15 says any material deviation requires Committee re-approval before execution. No Board-level approval of this draft exists.</w:t>
      </w:r>
    </w:p>
    <w:p>
      <w:pPr>
        <w:spacing w:after="60"/>
      </w:pPr>
      <w:r>
        <w:rPr>
          <w:b/>
        </w:rPr>
        <w:t xml:space="preserve">Analysis: </w:t>
      </w:r>
      <w:r>
        <w:rPr>
          <w:i w:val="0"/>
        </w:rPr>
        <w:t>The recital is wrong as a matter of fact. Leaving it in would let the Executive argue that the Board knowingly ratified the above-term-sheet economics, which would undercut any later claim that the agreement exceeded authority. The Meridian recital says the Company has already "structured" her duties, which supports a later argument that the Company assumed responsibility for compliance with the Meridian covenant (see Issue 9).</w:t>
      </w:r>
    </w:p>
    <w:p>
      <w:pPr>
        <w:spacing w:after="60"/>
      </w:pPr>
      <w:r>
        <w:rPr>
          <w:i w:val="0"/>
        </w:rPr>
        <w:t>Our counter-draft should also carry the Company’s own legend in place of the Hu &amp; Calloway "prepared by" legend.</w:t>
      </w:r>
    </w:p>
    <w:p>
      <w:pPr>
        <w:spacing w:after="40"/>
      </w:pPr>
      <w:commentRangeStart w:id="0"/>
      <w:r>
        <w:rPr>
          <w:b/>
          <w:color w:val="1F3A5F"/>
        </w:rPr>
        <w:t>Proposed redline (Issue 1):</w:t>
      </w:r>
      <w:commentRangeEnd w:id="0"/>
      <w:r>
        <w:rPr>
          <w:rStyle w:val="CommentReference"/>
        </w:rPr>
        <w:commentReference w:id="0"/>
      </w:r>
    </w:p>
    <w:p>
      <w:pPr>
        <w:spacing w:after="80"/>
        <w:ind w:left="432"/>
      </w:pPr>
      <w:r>
        <w:rPr>
          <w:sz w:val="19"/>
        </w:rPr>
        <w:t xml:space="preserve">WHEREAS, </w:t>
      </w:r>
      <w:del w:id="101" w:author="Redmond, Pace &amp; Varela LLP" w:date="2025-10-09T00:00:00Z">
        <w:r>
          <w:rPr>
            <w:sz w:val="19"/>
          </w:rPr>
          <w:delText xml:space="preserve">the Board of Directors of the Company (the "Board"), upon recommendation of its Compensation Committee (the "Compensation Committee"),</w:delText>
        </w:r>
      </w:del>
      <w:ins w:id="102" w:author="Redmond, Pace &amp; Varela LLP" w:date="2025-10-09T00:00:00Z">
        <w:r>
          <w:rPr>
            <w:sz w:val="19"/>
          </w:rPr>
          <w:t xml:space="preserve">the Compensation Committee (the "Compensation Committee") of the Board of Directors of the Company (the "Board")</w:t>
        </w:r>
      </w:ins>
      <w:r>
        <w:rPr>
          <w:sz w:val="19"/>
        </w:rPr>
        <w:t xml:space="preserve"> has determined that it is in the best interests of the Company and its stockholders to secure the Executive’s services and leadership, and has authorized the Company to enter into this Agreement</w:t>
      </w:r>
      <w:del w:id="103" w:author="Redmond, Pace &amp; Varela LLP" w:date="2025-10-09T00:00:00Z">
        <w:r>
          <w:rPr>
            <w:sz w:val="19"/>
          </w:rPr>
          <w:delText xml:space="preserve"> on the terms set forth herein</w:delText>
        </w:r>
      </w:del>
      <w:r>
        <w:rPr>
          <w:sz w:val="19"/>
        </w:rPr>
        <w:t xml:space="preserve">; and</w:t>
      </w:r>
    </w:p>
    <w:p>
      <w:pPr>
        <w:spacing w:after="80"/>
        <w:ind w:left="432"/>
      </w:pPr>
      <w:r>
        <w:rPr>
          <w:sz w:val="19"/>
        </w:rPr>
        <w:t xml:space="preserve">WHEREAS, the Executive is currently subject to certain restrictive covenant obligations to Meridian, including a non-competition agreement expiring on March 15, 2026, </w:t>
      </w:r>
      <w:del w:id="104" w:author="Redmond, Pace &amp; Varela LLP" w:date="2025-10-09T00:00:00Z">
        <w:r>
          <w:rPr>
            <w:sz w:val="19"/>
          </w:rPr>
          <w:delText xml:space="preserve">and the Parties have structured the Executive’s initial duties hereunder so as to avoid any conflict with such obligations</w:delText>
        </w:r>
      </w:del>
      <w:ins w:id="105" w:author="Redmond, Pace &amp; Varela LLP" w:date="2025-10-09T00:00:00Z">
        <w:r>
          <w:rPr>
            <w:sz w:val="19"/>
          </w:rPr>
          <w:t xml:space="preserve">and the Executive has made the representations, warranties and covenants set forth in Section 1.6 with respect to such obligations</w:t>
        </w:r>
      </w:ins>
      <w:r>
        <w:rPr>
          <w:sz w:val="19"/>
        </w:rPr>
        <w:t xml:space="preserve">;</w:t>
      </w:r>
    </w:p>
    <w:p>
      <w:pPr>
        <w:spacing w:after="80"/>
        <w:ind w:left="432"/>
      </w:pPr>
      <w:del w:id="106" w:author="Redmond, Pace &amp; Varela LLP" w:date="2025-10-09T00:00:00Z">
        <w:r>
          <w:rPr>
            <w:sz w:val="19"/>
          </w:rPr>
          <w:delText xml:space="preserve">Prepared by Hu &amp; Calloway LLP on behalf of Dr. Vanessa Okafor-Chen</w:delText>
        </w:r>
      </w:del>
      <w:ins w:id="107" w:author="Redmond, Pace &amp; Varela LLP" w:date="2025-10-09T00:00:00Z">
        <w:r>
          <w:rPr>
            <w:sz w:val="19"/>
          </w:rPr>
          <w:t xml:space="preserve">Company Draft of October [__], 2025. Subject to Compensation Committee review and FRE 408. Not an offer capable of acceptance.</w:t>
        </w:r>
      </w:ins>
    </w:p>
    <w:p>
      <w:pPr>
        <w:spacing w:after="80"/>
        <w:ind w:left="432"/>
      </w:pPr>
      <w:r>
        <w:rPr>
          <w:b/>
          <w:color w:val="595959"/>
          <w:sz w:val="16"/>
        </w:rPr>
        <w:t xml:space="preserve">Plain-text view of deletions/insertions (for readers without Track Changes): </w:t>
      </w:r>
      <w:r>
        <w:rPr>
          <w:color w:val="595959"/>
          <w:sz w:val="16"/>
        </w:rPr>
        <w:t xml:space="preserve">WHEREAS, [DELETE: the Board of Directors of the Company (the "Board"), upon recommendation of its Compensation Committee (the "Compensation Committee"),][INSERT: the Compensation Committee (the "Compensation Committee") of the Board of Directors of the Company (the "Board")] has determined that it is in the best interests of the Company and its stockholders to secure the Executive’s services and leadership, and has authorized the Company to enter into this Agreement[DELETE:  on the terms set forth herein]; and  </w:t>
      </w:r>
      <w:r>
        <w:rPr>
          <w:color w:val="595959"/>
          <w:sz w:val="16"/>
        </w:rPr>
        <w:t xml:space="preserve">WHEREAS, the Executive is currently subject to certain restrictive covenant obligations to Meridian, including a non-competition agreement expiring on March 15, 2026, [DELETE: and the Parties have structured the Executive’s initial duties hereunder so as to avoid any conflict with such obligations][INSERT: and the Executive has made the representations, warranties and covenants set forth in Section 1.6 with respect to such obligations];  </w:t>
      </w:r>
      <w:r>
        <w:rPr>
          <w:color w:val="595959"/>
          <w:sz w:val="16"/>
        </w:rPr>
        <w:t xml:space="preserve">[DELETE: Prepared by Hu &amp; Calloway LLP on behalf of Dr. Vanessa Okafor-Chen][INSERT: Company Draft of October [__], 2025. Subject to Compensation Committee review and FRE 408. Not an offer capable of acceptance.]  </w:t>
      </w:r>
    </w:p>
    <w:p>
      <w:pPr>
        <w:spacing w:after="60"/>
      </w:pPr>
      <w:r>
        <w:rPr>
          <w:b/>
          <w:sz w:val="19"/>
        </w:rPr>
        <w:t xml:space="preserve">Margin comment (external-safe): </w:t>
      </w:r>
      <w:r>
        <w:rPr>
          <w:i w:val="0"/>
          <w:sz w:val="19"/>
        </w:rPr>
        <w:t>Conformed the recitals to the actual approval history. The Company’s authorization covers terms approved by the Compensation Committee. The Meridian recital now cross-references the Executive’s representations in Section 1.6.</w:t>
      </w:r>
    </w:p>
    <w:p>
      <w:pPr>
        <w:pStyle w:val="Heading3"/>
      </w:pPr>
      <w:r>
        <w:t>Issue 2 — Delete definitions supporting non-conforming terms; add definitions for new provisions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Definitions</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Must-Reject</w:t>
            </w:r>
          </w:p>
        </w:tc>
        <w:tc>
          <w:tcPr>
            <w:tcW w:type="dxa" w:w="5040"/>
          </w:tcPr>
          <w:p>
            <w:pPr>
              <w:spacing w:after="0"/>
            </w:pPr>
            <w:r/>
            <w:r>
              <w:rPr>
                <w:b w:val="0"/>
                <w:sz w:val="16"/>
              </w:rPr>
              <w:t>Impact: Conforming only</w:t>
            </w:r>
          </w:p>
        </w:tc>
      </w:tr>
    </w:tbl>
    <w:p>
      <w:pPr>
        <w:spacing w:after="60"/>
      </w:pPr>
      <w:r>
        <w:rPr>
          <w:b/>
        </w:rPr>
        <w:t xml:space="preserve">Draft provision: </w:t>
      </w:r>
      <w:r>
        <w:rPr>
          <w:i w:val="0"/>
        </w:rPr>
        <w:t>Defines "CPI" (salary escalator), "Peer Group Companies" (LTI floor) and "Directly Competitive Products" (narrow non-compete). Several capitalized terms used in the draft are never defined: "Accrued Obligations" is defined only in Section 10.3, and "Exchange Act" is never defined.</w:t>
      </w:r>
    </w:p>
    <w:p>
      <w:pPr>
        <w:spacing w:after="60"/>
      </w:pPr>
      <w:r>
        <w:rPr>
          <w:b/>
        </w:rPr>
        <w:t xml:space="preserve">Approved baseline: </w:t>
      </w:r>
      <w:r>
        <w:rPr>
          <w:i w:val="0"/>
        </w:rPr>
        <w:t>The playbook (Sections II, V and VIII) prohibits salary escalators and peer-group LTI floors and requires a non-compete covering all business lines.</w:t>
      </w:r>
    </w:p>
    <w:p>
      <w:pPr>
        <w:spacing w:after="60"/>
      </w:pPr>
      <w:r>
        <w:rPr>
          <w:b/>
        </w:rPr>
        <w:t xml:space="preserve">Analysis: </w:t>
      </w:r>
      <w:r>
        <w:rPr>
          <w:i w:val="0"/>
        </w:rPr>
        <w:t>These definitions exist only to support provisions we are deleting. If they stay in, they invite arguments that the concepts survive elsewhere in the agreement. Add definitions for the new defined terms in the counter-draft: Plan, Clawback Policy, Release, Section 409A, Competing Business, Restricted Territory, Non-Compete Period, CIC Protection Period, Qualifying Termination and Exchange Act.</w:t>
      </w:r>
    </w:p>
    <w:p>
      <w:pPr>
        <w:spacing w:after="40"/>
      </w:pPr>
      <w:commentRangeStart w:id="1"/>
      <w:r>
        <w:rPr>
          <w:b/>
          <w:color w:val="1F3A5F"/>
        </w:rPr>
        <w:t>Proposed redline (Issue 2):</w:t>
      </w:r>
      <w:commentRangeEnd w:id="1"/>
      <w:r>
        <w:rPr>
          <w:rStyle w:val="CommentReference"/>
        </w:rPr>
        <w:commentReference w:id="1"/>
      </w:r>
    </w:p>
    <w:p>
      <w:pPr>
        <w:spacing w:after="80"/>
        <w:ind w:left="432"/>
        <w:rPr>
          <w:del w:id="108" w:author="Redmond, Pace &amp; Varela LLP" w:date="2025-10-09T00:00:00Z"/>
        </w:rPr>
      </w:pPr>
      <w:del w:id="109" w:author="Redmond, Pace &amp; Varela LLP" w:date="2025-10-09T00:00:00Z">
        <w:r>
          <w:rPr>
            <w:sz w:val="19"/>
          </w:rPr>
          <w:delText xml:space="preserve">"CPI" means the Consumer Price Index for All Urban Consumers (CPI-U), U.S. City Average, All Items, as published by the U.S. Bureau of Labor Statistics. In the event the CPI is discontinued or substantially revised, the Parties shall substitute a comparable index published by a governmental agency.</w:delText>
        </w:r>
      </w:del>
    </w:p>
    <w:p>
      <w:pPr>
        <w:spacing w:after="80"/>
        <w:ind w:left="432"/>
      </w:pPr>
      <w:del w:id="110" w:author="Redmond, Pace &amp; Varela LLP" w:date="2025-10-09T00:00:00Z">
        <w:r>
          <w:rPr>
            <w:sz w:val="19"/>
          </w:rPr>
          <w:delText xml:space="preserve">"Directly Competitive Products" has the meaning set forth in Section 12(a).</w:delText>
        </w:r>
      </w:del>
      <w:ins w:id="111" w:author="Redmond, Pace &amp; Varela LLP" w:date="2025-10-09T00:00:00Z">
        <w:r>
          <w:rPr>
            <w:sz w:val="19"/>
          </w:rPr>
          <w:t xml:space="preserve">"Competing Business" and "Restricted Territory" have the meanings set forth in Section 12(a).</w:t>
        </w:r>
      </w:ins>
    </w:p>
    <w:p>
      <w:pPr>
        <w:spacing w:after="80"/>
        <w:ind w:left="432"/>
      </w:pPr>
      <w:del w:id="112" w:author="Redmond, Pace &amp; Varela LLP" w:date="2025-10-09T00:00:00Z">
        <w:r>
          <w:rPr>
            <w:sz w:val="19"/>
          </w:rPr>
          <w:delText xml:space="preserve">"Peer Group Companies" has the meaning set forth in Section 6(a).</w:delText>
        </w:r>
      </w:del>
      <w:ins w:id="113" w:author="Redmond, Pace &amp; Varela LLP" w:date="2025-10-09T00:00:00Z">
        <w:r>
          <w:rPr>
            <w:sz w:val="19"/>
          </w:rPr>
          <w:t xml:space="preserve">"Plan" means the Pinnacle Consumer Brands, Inc. 2022 Omnibus [Equity] Incentive Plan, as amended from time to time, or any successor plan.</w:t>
        </w:r>
      </w:ins>
    </w:p>
    <w:p>
      <w:pPr>
        <w:spacing w:after="80"/>
        <w:ind w:left="432"/>
        <w:rPr>
          <w:ins w:id="114" w:author="Redmond, Pace &amp; Varela LLP" w:date="2025-10-09T00:00:00Z"/>
        </w:rPr>
      </w:pPr>
      <w:ins w:id="115" w:author="Redmond, Pace &amp; Varela LLP" w:date="2025-10-09T00:00:00Z">
        <w:r>
          <w:rPr>
            <w:sz w:val="19"/>
          </w:rPr>
          <w:t xml:space="preserve">"Clawback Policy" has the meaning set forth in Section 18. "Release" has the meaning set forth in Section 10.2. "Section 409A" has the meaning set forth in Section 17. "Exchange Act" means the Securities Exchange Act of 1934, as amended.</w:t>
        </w:r>
      </w:ins>
    </w:p>
    <w:p>
      <w:pPr>
        <w:spacing w:after="80"/>
        <w:ind w:left="432"/>
      </w:pPr>
      <w:r>
        <w:rPr>
          <w:b/>
          <w:color w:val="595959"/>
          <w:sz w:val="16"/>
        </w:rPr>
        <w:t xml:space="preserve">Plain-text view of deletions/insertions (for readers without Track Changes): </w:t>
      </w:r>
      <w:r>
        <w:rPr>
          <w:color w:val="595959"/>
          <w:sz w:val="16"/>
        </w:rPr>
        <w:t xml:space="preserve">[DELETE: "CPI" means the Consumer Price Index for All Urban Consumers (CPI-U), U.S. City Average, All Items, as published by the U.S. Bureau of Labor Statistics. In the event the CPI is discontinued or substantially revised, the Parties shall substitute a comparable index published by a governmental agency.]  </w:t>
      </w:r>
      <w:r>
        <w:rPr>
          <w:color w:val="595959"/>
          <w:sz w:val="16"/>
        </w:rPr>
        <w:t xml:space="preserve">[DELETE: "Directly Competitive Products" has the meaning set forth in Section 12(a).][INSERT: "Competing Business" and "Restricted Territory" have the meanings set forth in Section 12(a).]  </w:t>
      </w:r>
      <w:r>
        <w:rPr>
          <w:color w:val="595959"/>
          <w:sz w:val="16"/>
        </w:rPr>
        <w:t xml:space="preserve">[DELETE: "Peer Group Companies" has the meaning set forth in Section 6(a).][INSERT: "Plan" means the Pinnacle Consumer Brands, Inc. 2022 Omnibus [Equity] Incentive Plan, as amended from time to time, or any successor plan.]  </w:t>
      </w:r>
    </w:p>
    <w:p>
      <w:pPr>
        <w:spacing w:after="60"/>
      </w:pPr>
      <w:r>
        <w:rPr>
          <w:b/>
          <w:sz w:val="19"/>
        </w:rPr>
        <w:t xml:space="preserve">Margin comment (external-safe): </w:t>
      </w:r>
      <w:r>
        <w:rPr>
          <w:i w:val="0"/>
          <w:sz w:val="19"/>
        </w:rPr>
        <w:t>Conforming changes to the definitions to reflect the revisions in Sections 3, 6, 12 and the new Sections 17 and 18.</w:t>
      </w:r>
    </w:p>
    <w:p>
      <w:pPr>
        <w:spacing w:after="120"/>
      </w:pPr>
      <w:r>
        <w:rPr>
          <w:b/>
        </w:rPr>
        <w:t xml:space="preserve">Negotiation parameters: </w:t>
      </w:r>
      <w:r>
        <w:rPr>
          <w:i w:val="0"/>
        </w:rPr>
        <w:t>Bracketed plan name: the term sheet calls it the "2022 Omnibus Equity Incentive Plan", while the playbook and the draft call it the "2022 Omnibus Incentive Plan". Confirm the exact title against the plan document or proxy before circulating.</w:t>
      </w:r>
    </w:p>
    <w:p>
      <w:pPr>
        <w:pStyle w:val="Heading2"/>
      </w:pPr>
      <w:r>
        <w:t>Section 1 - Position and Duties</w:t>
      </w:r>
    </w:p>
    <w:p>
      <w:pPr>
        <w:spacing w:after="80"/>
      </w:pPr>
      <w:r>
        <w:rPr>
          <w:i/>
        </w:rPr>
        <w:t>Section 1 contains three governance provisions that the term sheet and playbook flatly prohibit: the Board nomination covenant, the minimum direct-reports covenant and the office specification. Two of them are also wired into Good Reason. Section 1.6, on Meridian, is the main non-economic risk item in the draft.</w:t>
      </w:r>
    </w:p>
    <w:p>
      <w:pPr>
        <w:pStyle w:val="Heading3"/>
      </w:pPr>
      <w:r>
        <w:t>Issue 3 — Enumerated functional portfolio can be used to build Good Reason claims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Indirect. Feeds the "material diminution" Good Reason trigger</w:t>
            </w:r>
          </w:p>
        </w:tc>
      </w:tr>
    </w:tbl>
    <w:p>
      <w:pPr>
        <w:spacing w:after="60"/>
      </w:pPr>
      <w:r>
        <w:rPr>
          <w:b/>
        </w:rPr>
        <w:t xml:space="preserve">Draft provision: </w:t>
      </w:r>
      <w:r>
        <w:rPr>
          <w:i w:val="0"/>
        </w:rPr>
        <w:t>Lists specific functions (operations, manufacturing, supply chain, quality assurance, procurement, distribution) under the COO and uses "consistent with and customary for."</w:t>
      </w:r>
    </w:p>
    <w:p>
      <w:pPr>
        <w:spacing w:after="60"/>
      </w:pPr>
      <w:r>
        <w:rPr>
          <w:b/>
        </w:rPr>
        <w:t xml:space="preserve">Approved baseline: </w:t>
      </w:r>
      <w:r>
        <w:rPr>
          <w:i w:val="0"/>
        </w:rPr>
        <w:t>Playbook Section X standard language: duties "as are customary for such position ... and as may be assigned from time to time by the [CEO], consistent with the Executive’s position."</w:t>
      </w:r>
    </w:p>
    <w:p>
      <w:pPr>
        <w:spacing w:after="60"/>
      </w:pPr>
      <w:r>
        <w:rPr>
          <w:b/>
        </w:rPr>
        <w:t xml:space="preserve">Analysis: </w:t>
      </w:r>
      <w:r>
        <w:rPr>
          <w:i w:val="0"/>
        </w:rPr>
        <w:t>Listing functions is not prohibited, but each function listed becomes a benchmark for a "material diminution" claim if the Company later reorganizes. A likely example is moving procurement into a shared-services function during the Harmony Pet Naturals integration. We recommend keeping the list as descriptive only and adding a reallocation right.</w:t>
      </w:r>
    </w:p>
    <w:p>
      <w:pPr>
        <w:spacing w:after="40"/>
      </w:pPr>
      <w:commentRangeStart w:id="2"/>
      <w:r>
        <w:rPr>
          <w:b/>
          <w:color w:val="1F3A5F"/>
        </w:rPr>
        <w:t>Proposed redline (Issue 3):</w:t>
      </w:r>
      <w:commentRangeEnd w:id="2"/>
      <w:r>
        <w:rPr>
          <w:rStyle w:val="CommentReference"/>
        </w:rPr>
        <w:commentReference w:id="2"/>
      </w:r>
    </w:p>
    <w:p>
      <w:pPr>
        <w:spacing w:after="80"/>
        <w:ind w:left="432"/>
      </w:pPr>
      <w:r>
        <w:rPr>
          <w:sz w:val="19"/>
        </w:rPr>
        <w:t xml:space="preserve">... distribution, and such other duties, responsibilities, and authority as are </w:t>
      </w:r>
      <w:del w:id="116" w:author="Redmond, Pace &amp; Varela LLP" w:date="2025-10-09T00:00:00Z">
        <w:r>
          <w:rPr>
            <w:sz w:val="19"/>
          </w:rPr>
          <w:delText xml:space="preserve">consistent with and </w:delText>
        </w:r>
      </w:del>
      <w:r>
        <w:rPr>
          <w:sz w:val="19"/>
        </w:rPr>
        <w:t xml:space="preserve">customary for the position of Chief Operating Officer of a publicly traded consumer products company of similar size and complexity</w:t>
      </w:r>
      <w:ins w:id="117" w:author="Redmond, Pace &amp; Varela LLP" w:date="2025-10-09T00:00:00Z">
        <w:r>
          <w:rPr>
            <w:sz w:val="19"/>
          </w:rPr>
          <w:t xml:space="preserve"> and as may be assigned from time to time by the CEO, consistent with the Executive’s position. The Company may reallocate particular functions among its executive officers from time to time, and no such reallocation shall by itself constitute Good Reason unless it results in a material diminution in the Executive’s authority, duties, or responsibilities taken as a whole</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 distribution, and such other duties, responsibilities, and authority as are [DELETE: consistent with and ]customary for the position of Chief Operating Officer of a publicly traded consumer products company of similar size and complexity[INSERT:  and as may be assigned from time to time by the CEO, consistent with the Executive’s position. The Company may reallocate particular functions among its executive officers from time to time, and no such reallocation shall by itself constitute Good Reason unless it results in a material diminution in the Executive’s authority, duties, or responsibilities taken as a whole].  </w:t>
      </w:r>
    </w:p>
    <w:p>
      <w:pPr>
        <w:spacing w:after="60"/>
      </w:pPr>
      <w:r>
        <w:rPr>
          <w:b/>
          <w:sz w:val="19"/>
        </w:rPr>
        <w:t xml:space="preserve">Margin comment (external-safe): </w:t>
      </w:r>
      <w:r>
        <w:rPr>
          <w:i w:val="0"/>
          <w:sz w:val="19"/>
        </w:rPr>
        <w:t>Conformed to the Company’s standard formulation for executive-officer duties. Added an express right to reallocate functions so that ordinary reorganizations do not trigger Good Reason.</w:t>
      </w:r>
    </w:p>
    <w:p>
      <w:pPr>
        <w:spacing w:after="120"/>
      </w:pPr>
      <w:r>
        <w:rPr>
          <w:b/>
        </w:rPr>
        <w:t xml:space="preserve">Negotiation parameters: </w:t>
      </w:r>
      <w:r>
        <w:rPr>
          <w:i w:val="0"/>
        </w:rPr>
        <w:t>Can concede the descriptive list of functions. Hold the "as may be assigned by the CEO" language and the reallocation sentence.</w:t>
      </w:r>
    </w:p>
    <w:p>
      <w:pPr>
        <w:pStyle w:val="Heading3"/>
      </w:pPr>
      <w:r>
        <w:t>Issue 4 — Board nomination commitment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1.2</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Non-economic, but it creates a Good Reason trigger (Section 9(b)(v)) that would unlock $2.775M of draft severance ($1.575M under the term sheet)</w:t>
            </w:r>
          </w:p>
        </w:tc>
      </w:tr>
    </w:tbl>
    <w:p>
      <w:pPr>
        <w:spacing w:after="60"/>
      </w:pPr>
      <w:r>
        <w:rPr>
          <w:b/>
        </w:rPr>
        <w:t xml:space="preserve">Draft provision: </w:t>
      </w:r>
      <w:r>
        <w:rPr>
          <w:i w:val="0"/>
        </w:rPr>
        <w:t>"The Company shall nominate the Executive to serve on the Board ... within twelve (12) months" and use "reasonable best efforts" to place her on the management slate.</w:t>
      </w:r>
    </w:p>
    <w:p>
      <w:pPr>
        <w:spacing w:after="60"/>
      </w:pPr>
      <w:r>
        <w:rPr>
          <w:b/>
        </w:rPr>
        <w:t xml:space="preserve">Approved baseline: </w:t>
      </w:r>
      <w:r>
        <w:rPr>
          <w:i w:val="0"/>
        </w:rPr>
        <w:t>Term Sheet Section 2: Board nomination "is not part of the approved compensation package" and the agreement "shall not include any commitment, promise, or expectation" regarding nomination. Playbook Sections VI.D and X prohibit board-seat commitments, "whether binding or precatory."</w:t>
      </w:r>
    </w:p>
    <w:p>
      <w:pPr>
        <w:spacing w:after="60"/>
      </w:pPr>
      <w:r>
        <w:rPr>
          <w:b/>
        </w:rPr>
        <w:t xml:space="preserve">Analysis: </w:t>
      </w:r>
      <w:r>
        <w:rPr>
          <w:i w:val="0"/>
        </w:rPr>
        <w:t>Pinnacle is a Delaware corporation. Under DGCL Section 141(a), the business and affairs of the corporation, including the slate of nominees, are managed by the Board. Director nominations run through the Nominating and Corporate Governance Committee under its charter and NYSE Section 303A.04. A contractual commitment by the Company to nominate an officer either fetters the directors’ future exercise of fiduciary judgment, which makes it vulnerable as unenforceable, or creates an implied contract right that the Executive could enforce through damages or Good Reason. Either outcome is unacceptable.</w:t>
      </w:r>
    </w:p>
    <w:p>
      <w:pPr>
        <w:spacing w:after="60"/>
      </w:pPr>
      <w:r>
        <w:rPr>
          <w:i w:val="0"/>
        </w:rPr>
        <w:t>An insider director would also affect Board composition: the CEO already sits on the Board, and NYSE Section 303A.01 requires a majority of independent directors. The item is also directly linked to severance through Section 9(b)(v).</w:t>
      </w:r>
    </w:p>
    <w:p>
      <w:pPr>
        <w:spacing w:after="40"/>
      </w:pPr>
      <w:commentRangeStart w:id="3"/>
      <w:r>
        <w:rPr>
          <w:b/>
          <w:color w:val="1F3A5F"/>
        </w:rPr>
        <w:t>Proposed redline (Issue 4):</w:t>
      </w:r>
      <w:commentRangeEnd w:id="3"/>
      <w:r>
        <w:rPr>
          <w:rStyle w:val="CommentReference"/>
        </w:rPr>
        <w:commentReference w:id="3"/>
      </w:r>
    </w:p>
    <w:p>
      <w:pPr>
        <w:spacing w:after="80"/>
        <w:ind w:left="432"/>
      </w:pPr>
      <w:r>
        <w:rPr>
          <w:sz w:val="19"/>
        </w:rPr>
        <w:t xml:space="preserve">Section 1.2 - </w:t>
      </w:r>
      <w:del w:id="118" w:author="Redmond, Pace &amp; Varela LLP" w:date="2025-10-09T00:00:00Z">
        <w:r>
          <w:rPr>
            <w:sz w:val="19"/>
          </w:rPr>
          <w:delText xml:space="preserve">Board Nomination. The Company shall nominate the Executive to serve on the Board of Directors of the Company within twelve (12) months of the Effective Date. ... During any period in which the Executive serves as a member of the Board, the Executive shall be subject to all applicable fiduciary duties and governance policies applicable to directors of the Company.</w:delText>
        </w:r>
      </w:del>
      <w:ins w:id="119" w:author="Redmond, Pace &amp; Varela LLP" w:date="2025-10-09T00:00:00Z">
        <w:r>
          <w:rPr>
            <w:sz w:val="19"/>
          </w:rPr>
          <w:t xml:space="preserve">No Board Commitment. The Executive acknowledges that nomination and election of directors are within the sole discretion of the Board, its Nominating and Corporate Governance Committee and the Company’s stockholders, and that nothing in this Agreement constitutes a commitment, promise, or expectation regarding the Executive’s nomination, appointment or election to the Board. If the Executive is ever elected or appointed to the Board or the board of any Affiliate, she shall serve without additional compensation and shall resign from such position(s) upon the termination of her employment for any reason.</w:t>
        </w:r>
      </w:ins>
    </w:p>
    <w:p>
      <w:pPr>
        <w:spacing w:after="80"/>
        <w:ind w:left="432"/>
      </w:pPr>
      <w:r>
        <w:rPr>
          <w:b/>
          <w:color w:val="595959"/>
          <w:sz w:val="16"/>
        </w:rPr>
        <w:t xml:space="preserve">Plain-text view of deletions/insertions (for readers without Track Changes): </w:t>
      </w:r>
      <w:r>
        <w:rPr>
          <w:color w:val="595959"/>
          <w:sz w:val="16"/>
        </w:rPr>
        <w:t xml:space="preserve">Section 1.2 - [DELETE: Board Nomination. The Company shall nominate the Executive to serve on the Board of Directors of the Company within twelve (12) months of the Effective Date. ... During any period in which the Executive serves as a member of the Board, the Executive shall be subject to all applicable fiduciary duties and governance policies applicable to directors of the Company.][INSERT: No Board Commitment. The Executive acknowledges that nomination and election of directors are within the sole discretion of the Board, its Nominating and Corporate Governance Committee and the Company’s stockholders, and that nothing in this Agreement constitutes a commitment, promise, or expectation regarding the Executive’s nomination, appointment or election to the Board. If the Executive is ever elected or appointed to the Board or the board of any Affiliate, she shall serve without additional compensation and shall resign from such position(s) upon the termination of her employment for any reason.]  </w:t>
      </w:r>
    </w:p>
    <w:p>
      <w:pPr>
        <w:spacing w:after="60"/>
      </w:pPr>
      <w:r>
        <w:rPr>
          <w:b/>
          <w:sz w:val="19"/>
        </w:rPr>
        <w:t xml:space="preserve">Margin comment (external-safe): </w:t>
      </w:r>
      <w:r>
        <w:rPr>
          <w:i w:val="0"/>
          <w:sz w:val="19"/>
        </w:rPr>
        <w:t>Director nominations are reserved to the Board and its Nominating and Corporate Governance Committee in the exercise of their fiduciary duties, and the Company cannot contract to bind that judgment. Replaced with a customary acknowledgment and a resignation-on-termination undertaking.</w:t>
      </w:r>
    </w:p>
    <w:p>
      <w:pPr>
        <w:pStyle w:val="Heading3"/>
      </w:pPr>
      <w:r>
        <w:t>Issue 5 — Minimum of eight direct reports; reduction = Good Reason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1.3</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Non-economic, but a reorganization could trigger full severance (draft $2.775M; CIC $4.16M)</w:t>
            </w:r>
          </w:p>
        </w:tc>
      </w:tr>
    </w:tbl>
    <w:p>
      <w:pPr>
        <w:spacing w:after="60"/>
      </w:pPr>
      <w:r>
        <w:rPr>
          <w:b/>
        </w:rPr>
        <w:t xml:space="preserve">Draft provision: </w:t>
      </w:r>
      <w:r>
        <w:rPr>
          <w:i w:val="0"/>
        </w:rPr>
        <w:t>Executive shall have "no fewer than eight (8) direct reports," including named heads for each of four segments. Any reduction below eight is Good Reason.</w:t>
      </w:r>
    </w:p>
    <w:p>
      <w:pPr>
        <w:spacing w:after="60"/>
      </w:pPr>
      <w:r>
        <w:rPr>
          <w:b/>
        </w:rPr>
        <w:t xml:space="preserve">Approved baseline: </w:t>
      </w:r>
      <w:r>
        <w:rPr>
          <w:i w:val="0"/>
        </w:rPr>
        <w:t>Playbook Section X prohibits any minimum number of direct reports or required reporting functions. Playbook Section VI.D prohibits a direct-reports Good Reason trigger.</w:t>
      </w:r>
    </w:p>
    <w:p>
      <w:pPr>
        <w:spacing w:after="60"/>
      </w:pPr>
      <w:r>
        <w:rPr>
          <w:b/>
        </w:rPr>
        <w:t xml:space="preserve">Analysis: </w:t>
      </w:r>
      <w:r>
        <w:rPr>
          <w:i w:val="0"/>
        </w:rPr>
        <w:t>This is a hair trigger. Ordinary integration activity, such as consolidating Harmony Pet Naturals operations into an existing segment or merging the supply chain and procurement leadership roles, would let the Executive resign and collect full severance. It also hands the Executive a veto over the CEO’s organizational design.</w:t>
      </w:r>
    </w:p>
    <w:p>
      <w:pPr>
        <w:spacing w:after="40"/>
      </w:pPr>
      <w:commentRangeStart w:id="4"/>
      <w:r>
        <w:rPr>
          <w:b/>
          <w:color w:val="1F3A5F"/>
        </w:rPr>
        <w:t>Proposed redline (Issue 5):</w:t>
      </w:r>
      <w:commentRangeEnd w:id="4"/>
      <w:r>
        <w:rPr>
          <w:rStyle w:val="CommentReference"/>
        </w:rPr>
        <w:commentReference w:id="4"/>
      </w:r>
    </w:p>
    <w:p>
      <w:pPr>
        <w:spacing w:after="80"/>
        <w:ind w:left="432"/>
      </w:pPr>
      <w:r>
        <w:rPr>
          <w:sz w:val="19"/>
        </w:rPr>
        <w:t xml:space="preserve">Section 1.3 - </w:t>
      </w:r>
      <w:del w:id="120" w:author="Redmond, Pace &amp; Varela LLP" w:date="2025-10-09T00:00:00Z">
        <w:r>
          <w:rPr>
            <w:sz w:val="19"/>
          </w:rPr>
          <w:delText xml:space="preserve">Direct Reports. The Executive shall have no fewer than eight (8) direct reports, including the heads of manufacturing, supply chain, quality assurance, and operations for each of the Company’s business segments (currently Household Cleaning, Personal Care, Specialty Food, and Pet Care). Any reduction in the number of the Executive’s direct reports below eight (8) without the Executive’s prior written consent shall constitute Good Reason as defined in Section 9(b). The Company shall provide the Executive with an updated organizational chart within thirty (30) days of the Effective Date reflecting the Executive’s direct reporting relationships.</w:delText>
        </w:r>
      </w:del>
      <w:ins w:id="121" w:author="Redmond, Pace &amp; Varela LLP" w:date="2025-10-09T00:00:00Z">
        <w:r>
          <w:rPr>
            <w:sz w:val="19"/>
          </w:rPr>
          <w:t xml:space="preserve">[Reserved].</w:t>
        </w:r>
      </w:ins>
    </w:p>
    <w:p>
      <w:pPr>
        <w:spacing w:after="80"/>
        <w:ind w:left="432"/>
      </w:pPr>
      <w:r>
        <w:rPr>
          <w:b/>
          <w:color w:val="595959"/>
          <w:sz w:val="16"/>
        </w:rPr>
        <w:t xml:space="preserve">Plain-text view of deletions/insertions (for readers without Track Changes): </w:t>
      </w:r>
      <w:r>
        <w:rPr>
          <w:color w:val="595959"/>
          <w:sz w:val="16"/>
        </w:rPr>
        <w:t xml:space="preserve">Section 1.3 - [DELETE: Direct Reports. The Executive shall have no fewer than eight (8) direct reports, including the heads of manufacturing, supply chain, quality assurance, and operations for each of the Company’s business segments (currently Household Cleaning, Personal Care, Specialty Food, and Pet Care). Any reduction in the number of the Executive’s direct reports below eight (8) without the Executive’s prior written consent shall constitute Good Reason as defined in Section 9(b). The Company shall provide the Executive with an updated organizational chart within thirty (30) days of the Effective Date reflecting the Executive’s direct reporting relationships.][INSERT: [Reserved].]  </w:t>
      </w:r>
    </w:p>
    <w:p>
      <w:pPr>
        <w:spacing w:after="60"/>
      </w:pPr>
      <w:r>
        <w:rPr>
          <w:b/>
          <w:sz w:val="19"/>
        </w:rPr>
        <w:t xml:space="preserve">Margin comment (external-safe): </w:t>
      </w:r>
      <w:r>
        <w:rPr>
          <w:i w:val="0"/>
          <w:sz w:val="19"/>
        </w:rPr>
        <w:t>Organizational structure and reporting lines remain within management’s discretion. The Executive’s protection against a genuine demotion is the "material diminution" Good Reason trigger in Section 9(b)(i).</w:t>
      </w:r>
    </w:p>
    <w:p>
      <w:pPr>
        <w:pStyle w:val="Heading3"/>
      </w:pPr>
      <w:r>
        <w:t>Issue 6 — Office specification (400 sq. ft., executive floor)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1.4</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Nominal cost. Creates a breach-of-contract hook usable as a Good Reason trigger under Section 9(b)(vi)</w:t>
            </w:r>
          </w:p>
        </w:tc>
      </w:tr>
    </w:tbl>
    <w:p>
      <w:pPr>
        <w:spacing w:after="60"/>
      </w:pPr>
      <w:r>
        <w:rPr>
          <w:b/>
        </w:rPr>
        <w:t xml:space="preserve">Draft provision: </w:t>
      </w:r>
      <w:r>
        <w:rPr>
          <w:i w:val="0"/>
        </w:rPr>
        <w:t>Private office of not less than 400 square feet on the executive floor, ready by the Effective Date.</w:t>
      </w:r>
    </w:p>
    <w:p>
      <w:pPr>
        <w:spacing w:after="60"/>
      </w:pPr>
      <w:r>
        <w:rPr>
          <w:b/>
        </w:rPr>
        <w:t xml:space="preserve">Approved baseline: </w:t>
      </w:r>
      <w:r>
        <w:rPr>
          <w:i w:val="0"/>
        </w:rPr>
        <w:t>Playbook Section X: no office size, floor location or amenity specifications. Playbook Section VI.D prohibits office specifications as Good Reason triggers.</w:t>
      </w:r>
    </w:p>
    <w:p>
      <w:pPr>
        <w:spacing w:after="60"/>
      </w:pPr>
      <w:r>
        <w:rPr>
          <w:b/>
        </w:rPr>
        <w:t xml:space="preserve">Analysis: </w:t>
      </w:r>
      <w:r>
        <w:rPr>
          <w:i w:val="0"/>
        </w:rPr>
        <w:t>The cost is trivial. The issue is that any failure to provide the office becomes a "material breach" under Good Reason clause (vi). Replace with a general commitment.</w:t>
      </w:r>
    </w:p>
    <w:p>
      <w:pPr>
        <w:spacing w:after="40"/>
      </w:pPr>
      <w:commentRangeStart w:id="5"/>
      <w:r>
        <w:rPr>
          <w:b/>
          <w:color w:val="1F3A5F"/>
        </w:rPr>
        <w:t>Proposed redline (Issue 6):</w:t>
      </w:r>
      <w:commentRangeEnd w:id="5"/>
      <w:r>
        <w:rPr>
          <w:rStyle w:val="CommentReference"/>
        </w:rPr>
        <w:commentReference w:id="5"/>
      </w:r>
    </w:p>
    <w:p>
      <w:pPr>
        <w:spacing w:after="80"/>
        <w:ind w:left="432"/>
      </w:pPr>
      <w:r>
        <w:rPr>
          <w:sz w:val="19"/>
        </w:rPr>
        <w:t xml:space="preserve">Section 1.4 - Office. The Executive shall be provided with </w:t>
      </w:r>
      <w:del w:id="122" w:author="Redmond, Pace &amp; Varela LLP" w:date="2025-10-09T00:00:00Z">
        <w:r>
          <w:rPr>
            <w:sz w:val="19"/>
          </w:rPr>
          <w:delText xml:space="preserve">a private office of not less than four hundred (400) square feet on the executive floor of</w:delText>
        </w:r>
      </w:del>
      <w:ins w:id="123" w:author="Redmond, Pace &amp; Varela LLP" w:date="2025-10-09T00:00:00Z">
        <w:r>
          <w:rPr>
            <w:sz w:val="19"/>
          </w:rPr>
          <w:t xml:space="preserve">office space and administrative support at</w:t>
        </w:r>
      </w:ins>
      <w:r>
        <w:rPr>
          <w:sz w:val="19"/>
        </w:rPr>
        <w:t xml:space="preserve"> the Company’s principal offices at 4200 Tryon Ridge Parkway, Suite 1100, Charlotte, NC 28217</w:t>
      </w:r>
      <w:del w:id="124" w:author="Redmond, Pace &amp; Varela LLP" w:date="2025-10-09T00:00:00Z">
        <w:r>
          <w:rPr>
            <w:sz w:val="19"/>
          </w:rPr>
          <w:delText xml:space="preserve">. Such office shall be furnished and equipped in a manner</w:delText>
        </w:r>
      </w:del>
      <w:ins w:id="125" w:author="Redmond, Pace &amp; Varela LLP" w:date="2025-10-09T00:00:00Z">
        <w:r>
          <w:rPr>
            <w:sz w:val="19"/>
          </w:rPr>
          <w:t xml:space="preserve">, in each case</w:t>
        </w:r>
      </w:ins>
      <w:r>
        <w:rPr>
          <w:sz w:val="19"/>
        </w:rPr>
        <w:t xml:space="preserve"> consistent with </w:t>
      </w:r>
      <w:del w:id="126" w:author="Redmond, Pace &amp; Varela LLP" w:date="2025-10-09T00:00:00Z">
        <w:r>
          <w:rPr>
            <w:sz w:val="19"/>
          </w:rPr>
          <w:delText xml:space="preserve">the offices</w:delText>
        </w:r>
      </w:del>
      <w:ins w:id="127" w:author="Redmond, Pace &amp; Varela LLP" w:date="2025-10-09T00:00:00Z">
        <w:r>
          <w:rPr>
            <w:sz w:val="19"/>
          </w:rPr>
          <w:t xml:space="preserve">those</w:t>
        </w:r>
      </w:ins>
      <w:r>
        <w:rPr>
          <w:sz w:val="19"/>
        </w:rPr>
        <w:t xml:space="preserve"> provided to other members of the Company’s senior executive team</w:t>
      </w:r>
      <w:del w:id="128" w:author="Redmond, Pace &amp; Varela LLP" w:date="2025-10-09T00:00:00Z">
        <w:r>
          <w:rPr>
            <w:sz w:val="19"/>
          </w:rPr>
          <w:delText xml:space="preserve">. The Company shall ensure that the Executive’s office is available and ready for occupancy no later than the Effective Date</w:delText>
        </w:r>
      </w:del>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Section 1.4 - Office. The Executive shall be provided with [DELETE: a private office of not less than four hundred (400) square feet on the executive floor of][INSERT: office space and administrative support at] the Company’s principal offices at 4200 Tryon Ridge Parkway, Suite 1100, Charlotte, NC 28217[DELETE: . Such office shall be furnished and equipped in a manner][INSERT: , in each case] consistent with [DELETE: the offices][INSERT: those] provided to other members of the Company’s senior executive team[DELETE: . The Company shall ensure that the Executive’s office is available and ready for occupancy no later than the Effective Date].  </w:t>
      </w:r>
    </w:p>
    <w:p>
      <w:pPr>
        <w:spacing w:after="60"/>
      </w:pPr>
      <w:r>
        <w:rPr>
          <w:b/>
          <w:sz w:val="19"/>
        </w:rPr>
        <w:t xml:space="preserve">Margin comment (external-safe): </w:t>
      </w:r>
      <w:r>
        <w:rPr>
          <w:i w:val="0"/>
          <w:sz w:val="19"/>
        </w:rPr>
        <w:t>Replaced the physical specifications with a parity standard consistent with the Company’s executive office policy.</w:t>
      </w:r>
    </w:p>
    <w:p>
      <w:pPr>
        <w:spacing w:after="120"/>
      </w:pPr>
      <w:r>
        <w:rPr>
          <w:b/>
        </w:rPr>
        <w:t xml:space="preserve">Negotiation parameters: </w:t>
      </w:r>
      <w:r>
        <w:rPr>
          <w:i w:val="0"/>
        </w:rPr>
        <w:t>Can offer an informal side assurance from Kendra Millstone about office location. Do not include specifications in the contract.</w:t>
      </w:r>
    </w:p>
    <w:p>
      <w:pPr>
        <w:pStyle w:val="Heading3"/>
      </w:pPr>
      <w:r>
        <w:t>Issue 7 — Outside for-profit boards (up to two)</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1.5(a)</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Non-economic. Time-commitment, conflict and insider-trading considerations</w:t>
            </w:r>
          </w:p>
        </w:tc>
      </w:tr>
    </w:tbl>
    <w:p>
      <w:pPr>
        <w:spacing w:after="60"/>
      </w:pPr>
      <w:r>
        <w:rPr>
          <w:b/>
        </w:rPr>
        <w:t xml:space="preserve">Draft provision: </w:t>
      </w:r>
      <w:r>
        <w:rPr>
          <w:i w:val="0"/>
        </w:rPr>
        <w:t>Executive may serve on up to two for-profit boards with advance Board approval.</w:t>
      </w:r>
    </w:p>
    <w:p>
      <w:pPr>
        <w:spacing w:after="60"/>
      </w:pPr>
      <w:r>
        <w:rPr>
          <w:b/>
        </w:rPr>
        <w:t xml:space="preserve">Approved baseline: </w:t>
      </w:r>
      <w:r>
        <w:rPr>
          <w:i w:val="0"/>
        </w:rPr>
        <w:t>Neither the term sheet nor the playbook addresses this.</w:t>
      </w:r>
    </w:p>
    <w:p>
      <w:pPr>
        <w:spacing w:after="60"/>
      </w:pPr>
      <w:r>
        <w:rPr>
          <w:b/>
        </w:rPr>
        <w:t xml:space="preserve">Analysis: </w:t>
      </w:r>
      <w:r>
        <w:rPr>
          <w:i w:val="0"/>
        </w:rPr>
        <w:t>Board approval is already required, which mitigates the risk. For a newly hired COO in the middle of an integration, one outside public or private company board is market. Approval should sit with the CEO and the Nominating and Corporate Governance Committee under the Company’s outside-directorship policy, and competitors should be expressly excluded.</w:t>
      </w:r>
    </w:p>
    <w:p>
      <w:pPr>
        <w:spacing w:after="40"/>
      </w:pPr>
      <w:commentRangeStart w:id="6"/>
      <w:r>
        <w:rPr>
          <w:b/>
          <w:color w:val="1F3A5F"/>
        </w:rPr>
        <w:t>Proposed redline (Issue 7):</w:t>
      </w:r>
      <w:commentRangeEnd w:id="6"/>
      <w:r>
        <w:rPr>
          <w:rStyle w:val="CommentReference"/>
        </w:rPr>
        <w:commentReference w:id="6"/>
      </w:r>
    </w:p>
    <w:p>
      <w:pPr>
        <w:spacing w:after="80"/>
        <w:ind w:left="432"/>
      </w:pPr>
      <w:r>
        <w:rPr>
          <w:sz w:val="19"/>
        </w:rPr>
        <w:t xml:space="preserve">(a) serve on the board of directors or advisory board of up to </w:t>
      </w:r>
      <w:del w:id="129" w:author="Redmond, Pace &amp; Varela LLP" w:date="2025-10-09T00:00:00Z">
        <w:r>
          <w:rPr>
            <w:sz w:val="19"/>
          </w:rPr>
          <w:delText xml:space="preserve">two (2)</w:delText>
        </w:r>
      </w:del>
      <w:ins w:id="130" w:author="Redmond, Pace &amp; Varela LLP" w:date="2025-10-09T00:00:00Z">
        <w:r>
          <w:rPr>
            <w:sz w:val="19"/>
          </w:rPr>
          <w:t xml:space="preserve">one (1)</w:t>
        </w:r>
      </w:ins>
      <w:r>
        <w:rPr>
          <w:sz w:val="19"/>
        </w:rPr>
        <w:t xml:space="preserve"> for-profit </w:t>
      </w:r>
      <w:del w:id="131" w:author="Redmond, Pace &amp; Varela LLP" w:date="2025-10-09T00:00:00Z">
        <w:r>
          <w:rPr>
            <w:sz w:val="19"/>
          </w:rPr>
          <w:delText xml:space="preserve">entities</w:delText>
        </w:r>
      </w:del>
      <w:ins w:id="132" w:author="Redmond, Pace &amp; Varela LLP" w:date="2025-10-09T00:00:00Z">
        <w:r>
          <w:rPr>
            <w:sz w:val="19"/>
          </w:rPr>
          <w:t xml:space="preserve">entity</w:t>
        </w:r>
      </w:ins>
      <w:r>
        <w:rPr>
          <w:sz w:val="19"/>
        </w:rPr>
        <w:t xml:space="preserve"> (excluding the Company), provided that such service is approved in advance by the </w:t>
      </w:r>
      <w:del w:id="133" w:author="Redmond, Pace &amp; Varela LLP" w:date="2025-10-09T00:00:00Z">
        <w:r>
          <w:rPr>
            <w:sz w:val="19"/>
          </w:rPr>
          <w:delText xml:space="preserve">Board</w:delText>
        </w:r>
      </w:del>
      <w:ins w:id="134" w:author="Redmond, Pace &amp; Varela LLP" w:date="2025-10-09T00:00:00Z">
        <w:r>
          <w:rPr>
            <w:sz w:val="19"/>
          </w:rPr>
          <w:t xml:space="preserve">CEO and the Nominating and Corporate Governance Committee in accordance with the Company’s policies on outside directorships</w:t>
        </w:r>
      </w:ins>
      <w:ins w:id="135" w:author="Redmond, Pace &amp; Varela LLP" w:date="2025-10-09T00:00:00Z">
        <w:r>
          <w:rPr>
            <w:sz w:val="19"/>
          </w:rPr>
          <w:t xml:space="preserve">, such entity is not engaged in a Competing Business,</w:t>
        </w:r>
      </w:ins>
      <w:r>
        <w:rPr>
          <w:sz w:val="19"/>
        </w:rPr>
        <w:t xml:space="preserve"> and </w:t>
      </w:r>
      <w:del w:id="136" w:author="Redmond, Pace &amp; Varela LLP" w:date="2025-10-09T00:00:00Z">
        <w:r>
          <w:rPr>
            <w:sz w:val="19"/>
          </w:rPr>
          <w:delText xml:space="preserve">does</w:delText>
        </w:r>
      </w:del>
      <w:ins w:id="137" w:author="Redmond, Pace &amp; Varela LLP" w:date="2025-10-09T00:00:00Z">
        <w:r>
          <w:rPr>
            <w:sz w:val="19"/>
          </w:rPr>
          <w:t xml:space="preserve">such service does</w:t>
        </w:r>
      </w:ins>
      <w:r>
        <w:rPr>
          <w:sz w:val="19"/>
        </w:rPr>
        <w:t xml:space="preserve"> not create a conflict of interest with, or interfere with the performance of, the Executive’s duties hereunder;</w:t>
      </w:r>
    </w:p>
    <w:p>
      <w:pPr>
        <w:spacing w:after="80"/>
        <w:ind w:left="432"/>
      </w:pPr>
      <w:r>
        <w:rPr>
          <w:b/>
          <w:color w:val="595959"/>
          <w:sz w:val="16"/>
        </w:rPr>
        <w:t xml:space="preserve">Plain-text view of deletions/insertions (for readers without Track Changes): </w:t>
      </w:r>
      <w:r>
        <w:rPr>
          <w:color w:val="595959"/>
          <w:sz w:val="16"/>
        </w:rPr>
        <w:t xml:space="preserve">(a) serve on the board of directors or advisory board of up to [DELETE: two (2)][INSERT: one (1)] for-profit [DELETE: entities][INSERT: entity] (excluding the Company), provided that such service is approved in advance by the [DELETE: Board][INSERT: CEO and the Nominating and Corporate Governance Committee in accordance with the Company’s policies on outside directorships][INSERT: , such entity is not engaged in a Competing Business,] and [DELETE: does][INSERT: such service does] not create a conflict of interest with, or interfere with the performance of, the Executive’s duties hereunder;  </w:t>
      </w:r>
    </w:p>
    <w:p>
      <w:pPr>
        <w:spacing w:after="60"/>
      </w:pPr>
      <w:r>
        <w:rPr>
          <w:b/>
          <w:sz w:val="19"/>
        </w:rPr>
        <w:t xml:space="preserve">Margin comment (external-safe): </w:t>
      </w:r>
      <w:r>
        <w:rPr>
          <w:i w:val="0"/>
          <w:sz w:val="19"/>
        </w:rPr>
        <w:t>Conformed outside-board service to the Company’s outside directorship policy and excluded competitors.</w:t>
      </w:r>
    </w:p>
    <w:p>
      <w:pPr>
        <w:spacing w:after="120"/>
      </w:pPr>
      <w:r>
        <w:rPr>
          <w:b/>
        </w:rPr>
        <w:t xml:space="preserve">Negotiation parameters: </w:t>
      </w:r>
      <w:r>
        <w:rPr>
          <w:i w:val="0"/>
        </w:rPr>
        <w:t>Fallback: allow two boards if one is non-public or is a board she already serves on, with the same approvals and the competitor exclusion.</w:t>
      </w:r>
    </w:p>
    <w:p>
      <w:pPr>
        <w:pStyle w:val="Heading3"/>
      </w:pPr>
      <w:r>
        <w:t>Issue 8 — PRIORITY FLAG - Meridian non-compete overlap: inadequate representation; Company bears the compliance burden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1.6</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Third-party tortious-interference and injunction exposure (not quantifiable until we have the Meridian agreement). Possible delay or disruption of start</w:t>
            </w:r>
          </w:p>
        </w:tc>
      </w:tr>
    </w:tbl>
    <w:p>
      <w:pPr>
        <w:spacing w:after="60"/>
      </w:pPr>
      <w:r>
        <w:rPr>
          <w:b/>
        </w:rPr>
        <w:t xml:space="preserve">Draft provision: </w:t>
      </w:r>
      <w:r>
        <w:rPr>
          <w:i w:val="0"/>
        </w:rPr>
        <w:t>Executive represents her employment "will not breach" prior obligations, but in the same sentence "represents that her duties hereunder shall be structured" through March 15, 2026 to avoid violating the Meridian Non-Compete. The parties "work together in good faith" to define her duties. She discloses the Meridian terms only "upon request."</w:t>
      </w:r>
    </w:p>
    <w:p>
      <w:pPr>
        <w:spacing w:after="60"/>
      </w:pPr>
      <w:r>
        <w:rPr>
          <w:b/>
        </w:rPr>
        <w:t xml:space="preserve">Approved baseline: </w:t>
      </w:r>
      <w:r>
        <w:rPr>
          <w:i w:val="0"/>
        </w:rPr>
        <w:t>Partner instruction: (a) flag prominently, (b) obtain and review the Meridian non-compete before the agreement is finalized, and (c) add an Executive representation and warranty of non-violation. Term Sheet Section 1 notes the 12-month Meridian non-compete expiring March 15, 2026.</w:t>
      </w:r>
    </w:p>
    <w:p>
      <w:pPr>
        <w:spacing w:after="60"/>
      </w:pPr>
      <w:r>
        <w:rPr>
          <w:b/>
        </w:rPr>
        <w:t xml:space="preserve">Analysis: </w:t>
      </w:r>
      <w:r>
        <w:rPr>
          <w:i w:val="0"/>
        </w:rPr>
        <w:t>Overlap. The proposed start date of January 6, 2026 falls 68 days (about 10 weeks) before the Meridian covenant expires on March 15, 2026. During that window she would be COO of a direct competitor in household cleaning and personal care. Meridian is a "Home &amp; Health" company, so its product lines likely overlap with Pinnacle’s.</w:t>
      </w:r>
    </w:p>
    <w:p>
      <w:pPr>
        <w:spacing w:after="60"/>
      </w:pPr>
      <w:r>
        <w:rPr>
          <w:i w:val="0"/>
        </w:rPr>
        <w:t>Why the draft is dangerous for Pinnacle. The draft documents Pinnacle’s actual knowledge of the covenant in both the recital and Section 1.6. Knowledge of the contract is the element plaintiffs usually find hardest to prove in a tortious-interference claim. The draft then makes duty-structuring a joint obligation, which arguably puts the compliance burden on the Company. Worse, any duty restriction the Company imposes to keep her clear of Meridian could itself be pleaded as a "material diminution" Good Reason trigger under draft Section 9(b)(i) or the catch-all in 9(b)(vii). Under the draft, that would entitle her to $2.775M in cash severance with no release.</w:t>
      </w:r>
    </w:p>
    <w:p>
      <w:pPr>
        <w:spacing w:after="60"/>
      </w:pPr>
      <w:r>
        <w:rPr>
          <w:i w:val="0"/>
        </w:rPr>
        <w:t>Facts we must resolve. (1) The timeline does not reconcile. A 12-month post-employment covenant expiring March 15, 2026 implies a separation date of about March 15, 2025, yet both the term sheet and the draft say she "currently serves" at Meridian. Either the covenant runs from a fixed date other than separation (for example, a role change or an agreement date), or she is already in a notice or garden-leave status, or the expiry date is wrong. If the covenant actually runs 12 months from her future separation, the overlap could be about a full year rather than about 10 weeks. (2) The term sheet states that RPV "has reviewed the Meridian agreement," but your October 4 email asks us to obtain a copy. We have no copy in the file and should confirm whether one exists. (3) Minnesota law: Minn. Stat. Section 181.988 voids most employee non-competes entered into on or after July 1, 2023. If the Meridian covenant pre-dates that law, it is enforceable under Minnesota’s reasonableness standard. If it was signed or refreshed later (for example, with an equity grant), it may be void. The agreement date, governing law and forum clause of the Meridian covenant therefore matter. (4) We need the scope of the Meridian non-solicit and confidentiality covenants, which are typically longer than 12 months, because they will constrain her hiring of Meridian talent.</w:t>
      </w:r>
    </w:p>
    <w:p>
      <w:pPr>
        <w:spacing w:after="60"/>
      </w:pPr>
      <w:r>
        <w:rPr>
          <w:i w:val="0"/>
        </w:rPr>
        <w:t>Recommended protections (reflected in the redline): (i) full Executive representations and warranties, including no Meridian confidential information; (ii) delivery of all prior covenant agreements before signing, as a condition to the Company’s obligations; (iii) a Company right to restrict or reassign duties during the Transition Period without triggering Good Reason; (iv) a Company right to defer the Effective Date to March 16, 2026; (v) a prompt-notice covenant; and (vi) Cause for any material misrepresentation. Business options for TJ: (A) defer the start to March 16, 2026, which is the cleanest option and moves the 2026 bonus proration and the vesting dates; (B) start on January 6 with a documented transition-duties plan limited to non-competitive work (for example, integration planning that does not touch competing product lines) and no access to competitively sensitive information; or (C) seek a written waiver or consent from Meridian. Under option A or B, the Company should not agree to indemnify or defend the Executive against Meridian claims in the employment agreement. Any decision on defense costs should be made later and case by case.</w:t>
      </w:r>
    </w:p>
    <w:p>
      <w:pPr>
        <w:spacing w:after="40"/>
      </w:pPr>
      <w:commentRangeStart w:id="7"/>
      <w:r>
        <w:rPr>
          <w:b/>
          <w:color w:val="1F3A5F"/>
        </w:rPr>
        <w:t>Proposed redline (Issue 8):</w:t>
      </w:r>
      <w:commentRangeEnd w:id="7"/>
      <w:r>
        <w:rPr>
          <w:rStyle w:val="CommentReference"/>
        </w:rPr>
        <w:commentReference w:id="7"/>
      </w:r>
    </w:p>
    <w:p>
      <w:pPr>
        <w:spacing w:after="80"/>
        <w:ind w:left="432"/>
      </w:pPr>
      <w:r>
        <w:rPr>
          <w:sz w:val="19"/>
        </w:rPr>
        <w:t xml:space="preserve">Section 1.6 - </w:t>
      </w:r>
      <w:del w:id="138" w:author="Redmond, Pace &amp; Varela LLP" w:date="2025-10-09T00:00:00Z">
        <w:r>
          <w:rPr>
            <w:sz w:val="19"/>
          </w:rPr>
          <w:delText xml:space="preserve">Compliance with Existing Obligations. The Executive represents and warrants that her employment with the Company and the performance of her duties hereunder will not breach any obligation to any prior employer, ... The Executive shall promptly disclose to the Company the full terms and conditions of the Meridian Non-Compete, and shall provide the Company with a copy thereof upon request.</w:delText>
        </w:r>
      </w:del>
      <w:ins w:id="139" w:author="Redmond, Pace &amp; Varela LLP" w:date="2025-10-09T00:00:00Z">
        <w:r>
          <w:rPr>
            <w:sz w:val="19"/>
          </w:rPr>
          <w:t xml:space="preserve">Prior Obligations; Representations and Warranties.</w:t>
        </w:r>
      </w:ins>
    </w:p>
    <w:p>
      <w:pPr>
        <w:spacing w:after="80"/>
        <w:ind w:left="432"/>
        <w:rPr>
          <w:ins w:id="140" w:author="Redmond, Pace &amp; Varela LLP" w:date="2025-10-09T00:00:00Z"/>
        </w:rPr>
      </w:pPr>
      <w:ins w:id="141" w:author="Redmond, Pace &amp; Varela LLP" w:date="2025-10-09T00:00:00Z">
        <w:r>
          <w:rPr>
            <w:sz w:val="19"/>
          </w:rPr>
          <w:t xml:space="preserve">(a) The Executive represents and warrants to the Company that: (i) prior to the date of this Agreement she has delivered to the Company true and complete copies of every agreement, plan, award agreement and policy acknowledgment containing any non-competition, non-solicitation, no-hire, confidentiality, invention assignment or other restrictive covenant by which she is bound, including all such agreements with Meridian Home &amp; Health Corp. ("Meridian") (collectively, the "Prior Covenants"); (ii) other than the non-competition covenant in favor of Meridian that expires on March 15, 2026 (the "Meridian Non-Compete"), no Prior Covenant prohibits or materially restricts her employment with the Company or the performance of her duties hereunder; (iii) her execution of this Agreement, commencement of employment on the Effective Date and performance of her duties hereunder will not breach any Prior Covenant or any other agreement, order or obligation by which she is bound; and (iv) she has not taken or retained, and will not use or disclose in the course of her employment with the Company, any confidential or proprietary information or trade secrets of Meridian or any other former employer.</w:t>
        </w:r>
      </w:ins>
    </w:p>
    <w:p>
      <w:pPr>
        <w:spacing w:after="80"/>
        <w:ind w:left="432"/>
        <w:rPr>
          <w:ins w:id="142" w:author="Redmond, Pace &amp; Varela LLP" w:date="2025-10-09T00:00:00Z"/>
        </w:rPr>
      </w:pPr>
      <w:ins w:id="143" w:author="Redmond, Pace &amp; Varela LLP" w:date="2025-10-09T00:00:00Z">
        <w:r>
          <w:rPr>
            <w:sz w:val="19"/>
          </w:rPr>
          <w:t xml:space="preserve">(b) From the Effective Date through March 15, 2026 (the "Transition Period"), the Executive shall not perform any services that would breach the Meridian Non-Compete. The Company may, in its sole discretion and after consultation with the Executive, limit, defer or reassign any of the Executive’s duties, responsibilities, reporting relationships, access to information or business-unit oversight to the extent the Company determines advisable to avoid any actual or alleged breach of the Prior Covenants, whether during the Transition Period or in response to any actual or threatened claim by Meridian. No such action shall constitute Good Reason or a breach of this Agreement.</w:t>
        </w:r>
      </w:ins>
    </w:p>
    <w:p>
      <w:pPr>
        <w:spacing w:after="80"/>
        <w:ind w:left="432"/>
        <w:rPr>
          <w:ins w:id="144" w:author="Redmond, Pace &amp; Varela LLP" w:date="2025-10-09T00:00:00Z"/>
        </w:rPr>
      </w:pPr>
      <w:ins w:id="145" w:author="Redmond, Pace &amp; Varela LLP" w:date="2025-10-09T00:00:00Z">
        <w:r>
          <w:rPr>
            <w:sz w:val="19"/>
          </w:rPr>
          <w:t xml:space="preserve">(c) The Company’s obligations under this Agreement are conditioned upon the Company’s receipt and review, with results satisfactory to the Company in its reasonable discretion, of the Prior Covenants. If the Company reasonably determines prior to the Effective Date that the Executive’s commencement of employment on January 6, 2026 presents a material risk of breach of the Meridian Non-Compete, the Company may, by written notice to the Executive, defer the Effective Date to a date not later than March 16, 2026, in which case all dates in this Agreement measured from the Effective Date shall be adjusted accordingly.</w:t>
        </w:r>
      </w:ins>
    </w:p>
    <w:p>
      <w:pPr>
        <w:spacing w:after="80"/>
        <w:ind w:left="432"/>
        <w:rPr>
          <w:ins w:id="146" w:author="Redmond, Pace &amp; Varela LLP" w:date="2025-10-09T00:00:00Z"/>
        </w:rPr>
      </w:pPr>
      <w:ins w:id="147" w:author="Redmond, Pace &amp; Varela LLP" w:date="2025-10-09T00:00:00Z">
        <w:r>
          <w:rPr>
            <w:sz w:val="19"/>
          </w:rPr>
          <w:t xml:space="preserve">(d) The Executive shall notify the Company promptly in writing of any communication from Meridian or any other former employer concerning any Prior Covenant. Any material inaccuracy in the representations and warranties in Section 1.6(a) shall constitute Cause under Section 9(a)(ix).</w:t>
        </w:r>
      </w:ins>
    </w:p>
    <w:p>
      <w:pPr>
        <w:spacing w:after="80"/>
        <w:ind w:left="432"/>
      </w:pPr>
      <w:r>
        <w:rPr>
          <w:b/>
          <w:color w:val="595959"/>
          <w:sz w:val="16"/>
        </w:rPr>
        <w:t xml:space="preserve">Plain-text view of deletions/insertions (for readers without Track Changes): </w:t>
      </w:r>
      <w:r>
        <w:rPr>
          <w:color w:val="595959"/>
          <w:sz w:val="16"/>
        </w:rPr>
        <w:t xml:space="preserve">Section 1.6 - [DELETE: Compliance with Existing Obligations. The Executive represents and warrants that her employment with the Company and the performance of her duties hereunder will not breach any obligation to any prior employer, ... The Executive shall promptly disclose to the Company the full terms and conditions of the Meridian Non-Compete, and shall provide the Company with a copy thereof upon request.][INSERT: Prior Obligations; Representations and Warranties.]  </w:t>
      </w:r>
    </w:p>
    <w:p>
      <w:pPr>
        <w:spacing w:after="60"/>
      </w:pPr>
      <w:r>
        <w:rPr>
          <w:b/>
          <w:sz w:val="19"/>
        </w:rPr>
        <w:t xml:space="preserve">Margin comment (external-safe): </w:t>
      </w:r>
      <w:r>
        <w:rPr>
          <w:i w:val="0"/>
          <w:sz w:val="19"/>
        </w:rPr>
        <w:t>Before the agreement is executed, we need copies of all prior restrictive covenant agreements, including the Meridian agreement. The revised Section 1.6 gives full representations of non-conflict and of non-use of prior-employer confidential information. It also gives the Company the flexibility to manage the Transition Period, including deferring the start date, without that flexibility being treated as Good Reason.</w:t>
      </w:r>
    </w:p>
    <w:p>
      <w:pPr>
        <w:spacing w:after="120"/>
      </w:pPr>
      <w:r>
        <w:rPr>
          <w:b/>
        </w:rPr>
        <w:t xml:space="preserve">Negotiation parameters: </w:t>
      </w:r>
      <w:r>
        <w:rPr>
          <w:i w:val="0"/>
        </w:rPr>
        <w:t>Negotiable within limits: (1) whether the Effective Date is deferred or a transition-duties plan is used (business call); (2) a cap on how far the Effective Date can be deferred (we propose March 16, 2026); (3) a mutual consultation obligation. Non-negotiable: delivery of the Meridian agreement before signing, the non-conflict representation, and no Good Reason from transition restrictions. Do not agree to a Company indemnity for Meridian claims in the agreement.</w:t>
      </w:r>
    </w:p>
    <w:p>
      <w:pPr>
        <w:pStyle w:val="Heading2"/>
      </w:pPr>
      <w:r>
        <w:t>Section 2 - Term</w:t>
      </w:r>
    </w:p>
    <w:p>
      <w:pPr>
        <w:spacing w:after="80"/>
      </w:pPr>
      <w:r>
        <w:rPr>
          <w:i/>
        </w:rPr>
        <w:t>The draft converts Company non-renewal into a full-severance event and doubles the non-renewal notice period. Together, these turn a three-year fixed term into a guaranteed severance entitlement at the end of each term.</w:t>
      </w:r>
    </w:p>
    <w:p>
      <w:pPr>
        <w:pStyle w:val="Heading3"/>
      </w:pPr>
      <w:r>
        <w:t>Issue 9 — Non-renewal notice of 180 days (vs. 90 days)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2.2</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Locks the Company in for 90 extra days per renewal cycle. Combined with Issue 10, roughly 0.5 years of compensation exposure per cycle</w:t>
            </w:r>
          </w:p>
        </w:tc>
      </w:tr>
    </w:tbl>
    <w:p>
      <w:pPr>
        <w:spacing w:after="60"/>
      </w:pPr>
      <w:r>
        <w:rPr>
          <w:b/>
        </w:rPr>
        <w:t xml:space="preserve">Draft provision: </w:t>
      </w:r>
      <w:r>
        <w:rPr>
          <w:i w:val="0"/>
        </w:rPr>
        <w:t>Either party must give 180 days’ notice of non-renewal.</w:t>
      </w:r>
    </w:p>
    <w:p>
      <w:pPr>
        <w:spacing w:after="60"/>
      </w:pPr>
      <w:r>
        <w:rPr>
          <w:b/>
        </w:rPr>
        <w:t xml:space="preserve">Approved baseline: </w:t>
      </w:r>
      <w:r>
        <w:rPr>
          <w:i w:val="0"/>
        </w:rPr>
        <w:t>Term Sheet Section 3 and Playbook Section XI: 90 days. Longer periods are "not standard" and need Committee approval.</w:t>
      </w:r>
    </w:p>
    <w:p>
      <w:pPr>
        <w:spacing w:after="60"/>
      </w:pPr>
      <w:r>
        <w:rPr>
          <w:b/>
        </w:rPr>
        <w:t xml:space="preserve">Analysis: </w:t>
      </w:r>
      <w:r>
        <w:rPr>
          <w:i w:val="0"/>
        </w:rPr>
        <w:t>Doubling the notice period lengthens the window in which the Company is committed and, under draft Section 2.3, makes the severance windfall harder to avoid.</w:t>
      </w:r>
    </w:p>
    <w:p>
      <w:pPr>
        <w:spacing w:after="40"/>
      </w:pPr>
      <w:commentRangeStart w:id="8"/>
      <w:r>
        <w:rPr>
          <w:b/>
          <w:color w:val="1F3A5F"/>
        </w:rPr>
        <w:t>Proposed redline (Issue 9):</w:t>
      </w:r>
      <w:commentRangeEnd w:id="8"/>
      <w:r>
        <w:rPr>
          <w:rStyle w:val="CommentReference"/>
        </w:rPr>
        <w:commentReference w:id="8"/>
      </w:r>
    </w:p>
    <w:p>
      <w:pPr>
        <w:spacing w:after="80"/>
        <w:ind w:left="432"/>
      </w:pPr>
      <w:r>
        <w:rPr>
          <w:sz w:val="19"/>
        </w:rPr>
        <w:t xml:space="preserve">... unless either Party provides written notice of non-renewal to the other Party at least </w:t>
      </w:r>
      <w:del w:id="148" w:author="Redmond, Pace &amp; Varela LLP" w:date="2025-10-09T00:00:00Z">
        <w:r>
          <w:rPr>
            <w:sz w:val="19"/>
          </w:rPr>
          <w:delText xml:space="preserve">one hundred eighty (180)</w:delText>
        </w:r>
      </w:del>
      <w:ins w:id="149" w:author="Redmond, Pace &amp; Varela LLP" w:date="2025-10-09T00:00:00Z">
        <w:r>
          <w:rPr>
            <w:sz w:val="19"/>
          </w:rPr>
          <w:t xml:space="preserve">ninety (90)</w:t>
        </w:r>
      </w:ins>
      <w:r>
        <w:rPr>
          <w:sz w:val="19"/>
        </w:rPr>
        <w:t xml:space="preserve"> days prior to the expiration of the then-current Term. ... For the avoidance of doubt, the obligation to provide </w:t>
      </w:r>
      <w:del w:id="150" w:author="Redmond, Pace &amp; Varela LLP" w:date="2025-10-09T00:00:00Z">
        <w:r>
          <w:rPr>
            <w:sz w:val="19"/>
          </w:rPr>
          <w:delText xml:space="preserve">one hundred eighty (180)</w:delText>
        </w:r>
      </w:del>
      <w:ins w:id="151" w:author="Redmond, Pace &amp; Varela LLP" w:date="2025-10-09T00:00:00Z">
        <w:r>
          <w:rPr>
            <w:sz w:val="19"/>
          </w:rPr>
          <w:t xml:space="preserve">ninety (90)</w:t>
        </w:r>
      </w:ins>
      <w:r>
        <w:rPr>
          <w:sz w:val="19"/>
        </w:rPr>
        <w:t xml:space="preserve"> days’ advance notice of non-renewal applies to both the Company and the Executive, ...</w:t>
      </w:r>
    </w:p>
    <w:p>
      <w:pPr>
        <w:spacing w:after="80"/>
        <w:ind w:left="432"/>
      </w:pPr>
      <w:r>
        <w:rPr>
          <w:b/>
          <w:color w:val="595959"/>
          <w:sz w:val="16"/>
        </w:rPr>
        <w:t xml:space="preserve">Plain-text view of deletions/insertions (for readers without Track Changes): </w:t>
      </w:r>
      <w:r>
        <w:rPr>
          <w:color w:val="595959"/>
          <w:sz w:val="16"/>
        </w:rPr>
        <w:t xml:space="preserve">... unless either Party provides written notice of non-renewal to the other Party at least [DELETE: one hundred eighty (180)][INSERT: ninety (90)] days prior to the expiration of the then-current Term. ... For the avoidance of doubt, the obligation to provide [DELETE: one hundred eighty (180)][INSERT: ninety (90)] days’ advance notice of non-renewal applies to both the Company and the Executive, ...  </w:t>
      </w:r>
    </w:p>
    <w:p>
      <w:pPr>
        <w:spacing w:after="60"/>
      </w:pPr>
      <w:r>
        <w:rPr>
          <w:b/>
          <w:sz w:val="19"/>
        </w:rPr>
        <w:t xml:space="preserve">Margin comment (external-safe): </w:t>
      </w:r>
      <w:r>
        <w:rPr>
          <w:i w:val="0"/>
          <w:sz w:val="19"/>
        </w:rPr>
        <w:t>Conformed the non-renewal notice period to 90 days, which is the Company’s standard for executive officers.</w:t>
      </w:r>
    </w:p>
    <w:p>
      <w:pPr>
        <w:pStyle w:val="Heading3"/>
      </w:pPr>
      <w:r>
        <w:t>Issue 10 — Company non-renewal treated as a termination without Cause (full severance)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2.3; 9(f); 10.1</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At year-3 draft rates: $3,059,437.50 cash + 24 months COBRA (~$60,000) + garden leave $413,437.50 = ~$3.53M, vs. $0 under the term sheet (accrued obligations only)</w:t>
            </w:r>
          </w:p>
        </w:tc>
      </w:tr>
    </w:tbl>
    <w:p>
      <w:pPr>
        <w:spacing w:after="60"/>
      </w:pPr>
      <w:r>
        <w:rPr>
          <w:b/>
        </w:rPr>
        <w:t xml:space="preserve">Draft provision: </w:t>
      </w:r>
      <w:r>
        <w:rPr>
          <w:i w:val="0"/>
        </w:rPr>
        <w:t>Company non-renewal "shall be treated for all purposes ... as a termination by the Company without Cause" and triggers all Severance Benefits. Executive non-renewal is treated as a resignation. The same point is repeated in Section 9(f) and Section 10.1(a).</w:t>
      </w:r>
    </w:p>
    <w:p>
      <w:pPr>
        <w:spacing w:after="60"/>
      </w:pPr>
      <w:r>
        <w:rPr>
          <w:b/>
        </w:rPr>
        <w:t xml:space="preserve">Approved baseline: </w:t>
      </w:r>
      <w:r>
        <w:rPr>
          <w:i w:val="0"/>
        </w:rPr>
        <w:t>Term Sheet Section 3: non-renewal by the Company "shall not constitute a termination without Cause and shall not trigger severance". Accrued compensation only. Playbook Section XI: such provisions are "not acceptable".</w:t>
      </w:r>
    </w:p>
    <w:p>
      <w:pPr>
        <w:spacing w:after="60"/>
      </w:pPr>
      <w:r>
        <w:rPr>
          <w:b/>
        </w:rPr>
        <w:t xml:space="preserve">Analysis: </w:t>
      </w:r>
      <w:r>
        <w:rPr>
          <w:i w:val="0"/>
        </w:rPr>
        <w:t>This provision guarantees a severance payment at the end of the term even if the Company offers renewal on similar terms. It sits on top of the elevated severance formula. At year-3 draft rates (base $826,875 after two 5% escalators; target bonus $702,843.75), Company non-renewal on January 5, 2029 would cost $3,059,437.50 in cash severance (24 months of base plus 2x target), plus 24 months of COBRA and 6 months of unconditional garden leave ($413,437.50). The term sheet obligation is $0.</w:t>
      </w:r>
    </w:p>
    <w:p>
      <w:pPr>
        <w:spacing w:after="60"/>
      </w:pPr>
      <w:r>
        <w:rPr>
          <w:i w:val="0"/>
        </w:rPr>
        <w:t>Note: the playbook would allow a 6-month transition payment (about $350,000) plus a pro-rata actual bonus on Company non-renewal, with Committee approval. The approved term sheet does not include one. Because TJ will not return to the Committee, that fallback is not available and should not be offered.</w:t>
      </w:r>
    </w:p>
    <w:p>
      <w:pPr>
        <w:spacing w:after="40"/>
      </w:pPr>
      <w:commentRangeStart w:id="9"/>
      <w:r>
        <w:rPr>
          <w:b/>
          <w:color w:val="1F3A5F"/>
        </w:rPr>
        <w:t>Proposed redline (Issue 10):</w:t>
      </w:r>
      <w:commentRangeEnd w:id="9"/>
      <w:r>
        <w:rPr>
          <w:rStyle w:val="CommentReference"/>
        </w:rPr>
        <w:commentReference w:id="9"/>
      </w:r>
    </w:p>
    <w:p>
      <w:pPr>
        <w:spacing w:after="80"/>
        <w:ind w:left="432"/>
      </w:pPr>
      <w:r>
        <w:rPr>
          <w:sz w:val="19"/>
        </w:rPr>
        <w:t xml:space="preserve">Section 2.3 - Effect of Non-Renewal. </w:t>
      </w:r>
      <w:del w:id="152" w:author="Redmond, Pace &amp; Varela LLP" w:date="2025-10-09T00:00:00Z">
        <w:r>
          <w:rPr>
            <w:sz w:val="19"/>
          </w:rPr>
          <w:delText xml:space="preserve">In the event the Company provides notice of non-renewal pursuant to Section 2.2, such non-renewal shall be treated for all purposes of this Agreement as a termination by the Company without Cause, and the Executive shall be entitled to all Severance Benefits set forth in Section 10 as if her employment had been terminated by the Company without Cause on the last day of the then-current Term. For the avoidance of doubt, in the event the Executive provides notice of non-renewal pursuant to Section 2.2, such non-renewal shall be treated as a voluntary resignation by the Executive without Good Reason, and the Executive shall be entitled only to Accrued Obligations as set forth in Section 10.3.</w:delText>
        </w:r>
      </w:del>
      <w:ins w:id="153" w:author="Redmond, Pace &amp; Varela LLP" w:date="2025-10-09T00:00:00Z">
        <w:r>
          <w:rPr>
            <w:sz w:val="19"/>
          </w:rPr>
          <w:t xml:space="preserve">Non-renewal of the Term by either Party in accordance with Section 2.2 shall not constitute a termination by the Company without Cause or a resignation by the Executive for Good Reason, and shall not entitle the Executive to the Severance Benefits or the CIC Severance Benefits. Upon the expiration of the Term following a notice of non-renewal by either Party, the Executive’s employment shall terminate and the Executive shall be entitled only to the Accrued Obligations, together with any Annual Bonus earned for a completed fiscal year but not yet paid as of the date of termination (payable at the time it would otherwise have been paid).</w:t>
        </w:r>
      </w:ins>
    </w:p>
    <w:p>
      <w:pPr>
        <w:spacing w:after="80"/>
        <w:ind w:left="432"/>
      </w:pPr>
      <w:r>
        <w:rPr>
          <w:sz w:val="19"/>
        </w:rPr>
        <w:t xml:space="preserve">Section 9(f) - </w:t>
      </w:r>
      <w:del w:id="154" w:author="Redmond, Pace &amp; Varela LLP" w:date="2025-10-09T00:00:00Z">
        <w:r>
          <w:rPr>
            <w:sz w:val="19"/>
          </w:rPr>
          <w:delText xml:space="preserve">Expiration/Non-Renewal. For the avoidance of doubt, in the event the Company provides notice of non-renewal of the Term pursuant to Section 2.2, such non-renewal shall be treated as a termination by the Company without Cause, ... The provisions of Section 2.3 are hereby incorporated by reference into this Section 9(f).</w:delText>
        </w:r>
      </w:del>
      <w:ins w:id="155" w:author="Redmond, Pace &amp; Varela LLP" w:date="2025-10-09T00:00:00Z">
        <w:r>
          <w:rPr>
            <w:sz w:val="19"/>
          </w:rPr>
          <w:t xml:space="preserve">Expiration/Non-Renewal. The consequences of non-renewal of the Term are set forth exclusively in Section 2.3.</w:t>
        </w:r>
      </w:ins>
    </w:p>
    <w:p>
      <w:pPr>
        <w:spacing w:after="80"/>
        <w:ind w:left="432"/>
      </w:pPr>
      <w:r>
        <w:rPr>
          <w:sz w:val="19"/>
        </w:rPr>
        <w:t xml:space="preserve">Section 10.1 - ... terminated (a) by the Company without Cause </w:t>
      </w:r>
      <w:del w:id="156" w:author="Redmond, Pace &amp; Varela LLP" w:date="2025-10-09T00:00:00Z">
        <w:r>
          <w:rPr>
            <w:sz w:val="19"/>
          </w:rPr>
          <w:delText xml:space="preserve">(including a non-renewal pursuant to Sections 2.3 and 9(f))</w:delText>
        </w:r>
      </w:del>
      <w:r>
        <w:rPr>
          <w:sz w:val="19"/>
        </w:rPr>
        <w:t xml:space="preserve">, or (b) by the Executive for Good Reason ...</w:t>
      </w:r>
    </w:p>
    <w:p>
      <w:pPr>
        <w:spacing w:after="80"/>
        <w:ind w:left="432"/>
      </w:pPr>
      <w:r>
        <w:rPr>
          <w:b/>
          <w:color w:val="595959"/>
          <w:sz w:val="16"/>
        </w:rPr>
        <w:t xml:space="preserve">Plain-text view of deletions/insertions (for readers without Track Changes): </w:t>
      </w:r>
      <w:r>
        <w:rPr>
          <w:color w:val="595959"/>
          <w:sz w:val="16"/>
        </w:rPr>
        <w:t xml:space="preserve">Section 2.3 - Effect of Non-Renewal. [DELETE: In the event the Company provides notice of non-renewal pursuant to Section 2.2, such non-renewal shall be treated for all purposes of this Agreement as a termination by the Company without Cause, and the Executive shall be entitled to all Severance Benefits set forth in Section 10 as if her employment had been terminated by the Company without Cause on the last day of the then-current Term. For the avoidance of doubt, in the event the Executive provides notice of non-renewal pursuant to Section 2.2, such non-renewal shall be treated as a voluntary resignation by the Executive without Good Reason, and the Executive shall be entitled only to Accrued Obligations as set forth in Section 10.3.][INSERT: Non-renewal of the Term by either Party in accordance with Section 2.2 shall not constitute a termination by the Company without Cause or a resignation by the Executive for Good Reason, and shall not entitle the Executive to the Severance Benefits or the CIC Severance Benefits. Upon the expiration of the Term following a notice of non-renewal by either Party, the Executive’s employment shall terminate and the Executive shall be entitled only to the Accrued Obligations, together with any Annual Bonus earned for a completed fiscal year but not yet paid as of the date of termination (payable at the time it would otherwise have been paid).]  </w:t>
      </w:r>
      <w:r>
        <w:rPr>
          <w:color w:val="595959"/>
          <w:sz w:val="16"/>
        </w:rPr>
        <w:t xml:space="preserve">Section 9(f) - [DELETE: Expiration/Non-Renewal. For the avoidance of doubt, in the event the Company provides notice of non-renewal of the Term pursuant to Section 2.2, such non-renewal shall be treated as a termination by the Company without Cause, ... The provisions of Section 2.3 are hereby incorporated by reference into this Section 9(f).][INSERT: Expiration/Non-Renewal. The consequences of non-renewal of the Term are set forth exclusively in Section 2.3.]  </w:t>
      </w:r>
      <w:r>
        <w:rPr>
          <w:color w:val="595959"/>
          <w:sz w:val="16"/>
        </w:rPr>
        <w:t xml:space="preserve">Section 10.1 - ... terminated (a) by the Company without Cause [DELETE: (including a non-renewal pursuant to Sections 2.3 and 9(f))], or (b) by the Executive for Good Reason ...  </w:t>
      </w:r>
    </w:p>
    <w:p>
      <w:pPr>
        <w:spacing w:after="60"/>
      </w:pPr>
      <w:r>
        <w:rPr>
          <w:b/>
          <w:sz w:val="19"/>
        </w:rPr>
        <w:t xml:space="preserve">Margin comment (external-safe): </w:t>
      </w:r>
      <w:r>
        <w:rPr>
          <w:i w:val="0"/>
          <w:sz w:val="19"/>
        </w:rPr>
        <w:t>Non-renewal is a separate event from a termination without Cause. The Company has offered a three-year term with automatic renewal, and a guaranteed severance payment at the end of the term is not something the Company can agree to.</w:t>
      </w:r>
    </w:p>
    <w:p>
      <w:pPr>
        <w:pStyle w:val="Heading3"/>
      </w:pPr>
      <w:r>
        <w:t>Issue 11 — "At will" language conflicts with fixed term and severance architecture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2.4</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Drafting ambiguity. Litigation risk over whether the term is guaranteed</w:t>
            </w:r>
          </w:p>
        </w:tc>
      </w:tr>
    </w:tbl>
    <w:p>
      <w:pPr>
        <w:spacing w:after="60"/>
      </w:pPr>
      <w:r>
        <w:rPr>
          <w:b/>
        </w:rPr>
        <w:t xml:space="preserve">Draft provision: </w:t>
      </w:r>
      <w:r>
        <w:rPr>
          <w:i w:val="0"/>
        </w:rPr>
        <w:t>Employment is "at will" "notwithstanding" the three-year term, but the Company "acknowledges its obligations" to pay compensation during employment and severance.</w:t>
      </w:r>
    </w:p>
    <w:p>
      <w:pPr>
        <w:spacing w:after="60"/>
      </w:pPr>
      <w:r>
        <w:rPr>
          <w:b/>
        </w:rPr>
        <w:t xml:space="preserve">Approved baseline: </w:t>
      </w:r>
      <w:r>
        <w:rPr>
          <w:i w:val="0"/>
        </w:rPr>
        <w:t>Playbook Section XI: either a fixed term with renewals or at-will employment is acceptable. The term sheet adopts a three-year term with renewals.</w:t>
      </w:r>
    </w:p>
    <w:p>
      <w:pPr>
        <w:spacing w:after="60"/>
      </w:pPr>
      <w:r>
        <w:rPr>
          <w:b/>
        </w:rPr>
        <w:t xml:space="preserve">Analysis: </w:t>
      </w:r>
      <w:r>
        <w:rPr>
          <w:i w:val="0"/>
        </w:rPr>
        <w:t>A fixed term combined with at-will language invites an argument that early termination breaches the term and entitles her to pay for the rest of the term. Clarify that either party may terminate before the term ends and that Sections 10 and 11 are the exclusive remedies.</w:t>
      </w:r>
    </w:p>
    <w:p>
      <w:pPr>
        <w:spacing w:after="40"/>
      </w:pPr>
      <w:commentRangeStart w:id="10"/>
      <w:r>
        <w:rPr>
          <w:b/>
          <w:color w:val="1F3A5F"/>
        </w:rPr>
        <w:t>Proposed redline (Issue 11):</w:t>
      </w:r>
      <w:commentRangeEnd w:id="10"/>
      <w:r>
        <w:rPr>
          <w:rStyle w:val="CommentReference"/>
        </w:rPr>
        <w:commentReference w:id="10"/>
      </w:r>
    </w:p>
    <w:p>
      <w:pPr>
        <w:spacing w:after="80"/>
        <w:ind w:left="432"/>
      </w:pPr>
      <w:r>
        <w:rPr>
          <w:sz w:val="19"/>
        </w:rPr>
        <w:t xml:space="preserve">Notwithstanding the foregoing provisions of this Section 2, the Executive’s employment </w:t>
      </w:r>
      <w:del w:id="157" w:author="Redmond, Pace &amp; Varela LLP" w:date="2025-10-09T00:00:00Z">
        <w:r>
          <w:rPr>
            <w:sz w:val="19"/>
          </w:rPr>
          <w:delText xml:space="preserve">hereunder shall be "at will" and may be terminated by either Party at any time, for any reason or no reason</w:delText>
        </w:r>
      </w:del>
      <w:ins w:id="158" w:author="Redmond, Pace &amp; Varela LLP" w:date="2025-10-09T00:00:00Z">
        <w:r>
          <w:rPr>
            <w:sz w:val="19"/>
          </w:rPr>
          <w:t xml:space="preserve">may be terminated by either Party at any time prior to the expiration of the Term</w:t>
        </w:r>
      </w:ins>
      <w:r>
        <w:rPr>
          <w:sz w:val="19"/>
        </w:rPr>
        <w:t xml:space="preserve">, subject to the terms and conditions of this Agreement, including without limitation </w:t>
      </w:r>
      <w:del w:id="159" w:author="Redmond, Pace &amp; Varela LLP" w:date="2025-10-09T00:00:00Z">
        <w:r>
          <w:rPr>
            <w:sz w:val="19"/>
          </w:rPr>
          <w:delText xml:space="preserve">the obligations of the Company under</w:delText>
        </w:r>
      </w:del>
      <w:r>
        <w:rPr>
          <w:sz w:val="19"/>
        </w:rPr>
        <w:t xml:space="preserve"> Sections 9, 10, and 11 hereof. Nothing in this Agreement shall be construed as a guarantee of employment for any specific period of time</w:t>
      </w:r>
      <w:del w:id="160" w:author="Redmond, Pace &amp; Varela LLP" w:date="2025-10-09T00:00:00Z">
        <w:r>
          <w:rPr>
            <w:sz w:val="19"/>
          </w:rPr>
          <w:delText xml:space="preserve">, except that the Company acknowledges its obligations to provide the compensation and benefits described herein during the Executive’s employment and the Severance Benefits described herein upon a qualifying termination</w:delText>
        </w:r>
      </w:del>
      <w:ins w:id="161" w:author="Redmond, Pace &amp; Varela LLP" w:date="2025-10-09T00:00:00Z">
        <w:r>
          <w:rPr>
            <w:sz w:val="19"/>
          </w:rPr>
          <w:t xml:space="preserve">, and the payments and benefits described in Sections 10 and 11 shall be the Executive’s sole and exclusive remedy upon any termination of employment</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Notwithstanding the foregoing provisions of this Section 2, the Executive’s employment [DELETE: hereunder shall be "at will" and may be terminated by either Party at any time, for any reason or no reason][INSERT: may be terminated by either Party at any time prior to the expiration of the Term], subject to the terms and conditions of this Agreement, including without limitation [DELETE: the obligations of the Company under] Sections 9, 10, and 11 hereof. Nothing in this Agreement shall be construed as a guarantee of employment for any specific period of time[DELETE: , except that the Company acknowledges its obligations to provide the compensation and benefits described herein during the Executive’s employment and the Severance Benefits described herein upon a qualifying termination][INSERT: , and the payments and benefits described in Sections 10 and 11 shall be the Executive’s sole and exclusive remedy upon any termination of employment].  </w:t>
      </w:r>
    </w:p>
    <w:p>
      <w:pPr>
        <w:spacing w:after="60"/>
      </w:pPr>
      <w:r>
        <w:rPr>
          <w:b/>
          <w:sz w:val="19"/>
        </w:rPr>
        <w:t xml:space="preserve">Margin comment (external-safe): </w:t>
      </w:r>
      <w:r>
        <w:rPr>
          <w:i w:val="0"/>
          <w:sz w:val="19"/>
        </w:rPr>
        <w:t>Clarifies that early termination is permitted and that Sections 10 and 11 set out the exclusive post-termination entitlements.</w:t>
      </w:r>
    </w:p>
    <w:p>
      <w:pPr>
        <w:pStyle w:val="Heading2"/>
      </w:pPr>
      <w:r>
        <w:t>Section 3 - Base Salary</w:t>
      </w:r>
    </w:p>
    <w:p>
      <w:pPr>
        <w:spacing w:after="80"/>
      </w:pPr>
      <w:r>
        <w:rPr>
          <w:i/>
        </w:rPr>
        <w:t>Base salary is $50,000 above the approved figure and $25,000 above the playbook cap for the COO position. It is also compounded by a guaranteed 5%/CPI escalator that the playbook expressly prohibits. Because severance, CIC and the target bonus are all multiples of base salary, every dollar here flows through to them.</w:t>
      </w:r>
    </w:p>
    <w:p>
      <w:pPr>
        <w:pStyle w:val="Heading3"/>
      </w:pPr>
      <w:r>
        <w:t>Issue 12 — Base salary $750,000 vs. approved $700,000</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3.1</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+$50,000/yr (+7.1%). Flows through: +$37,500 target bonus/yr, +$75,000 non-CIC severance (before other changes), +$100,000 CIC severance at the approved 2x multiple</w:t>
            </w:r>
          </w:p>
        </w:tc>
      </w:tr>
    </w:tbl>
    <w:p>
      <w:pPr>
        <w:spacing w:after="60"/>
      </w:pPr>
      <w:r>
        <w:rPr>
          <w:b/>
        </w:rPr>
        <w:t xml:space="preserve">Draft provision: </w:t>
      </w:r>
      <w:r>
        <w:rPr>
          <w:i w:val="0"/>
        </w:rPr>
        <w:t>$750,000 per year.</w:t>
      </w:r>
    </w:p>
    <w:p>
      <w:pPr>
        <w:spacing w:after="60"/>
      </w:pPr>
      <w:r>
        <w:rPr>
          <w:b/>
        </w:rPr>
        <w:t xml:space="preserve">Approved baseline: </w:t>
      </w:r>
      <w:r>
        <w:rPr>
          <w:i w:val="0"/>
        </w:rPr>
        <w:t>Term Sheet Section 4: $700,000. Playbook Section II and Appendix A: COO cap $725,000. Exceeding the cap requires a separate Committee resolution with a CHRO/Greystone memorandum.</w:t>
      </w:r>
    </w:p>
    <w:p>
      <w:pPr>
        <w:spacing w:after="60"/>
      </w:pPr>
      <w:r>
        <w:rPr>
          <w:b/>
        </w:rPr>
        <w:t xml:space="preserve">Analysis: </w:t>
      </w:r>
      <w:r>
        <w:rPr>
          <w:i w:val="0"/>
        </w:rPr>
        <w:t>The draft figure exceeds both the approved amount and the playbook cap for the position. It cannot be accepted without returning to the Committee, which TJ has ruled out.</w:t>
      </w:r>
    </w:p>
    <w:p>
      <w:pPr>
        <w:spacing w:after="60"/>
      </w:pPr>
      <w:r>
        <w:rPr>
          <w:i w:val="0"/>
        </w:rPr>
        <w:t>Negotiation context: the approved $700,000 is already a $75,000 (12.0%) increase over her current Meridian base of $625,000. Approved target cash ($700,000 + $525,000 = $1,225,000) exceeds her Meridian target cash ($625,000 + $500,000 = $1,125,000) by $100,000 (8.9%).</w:t>
      </w:r>
    </w:p>
    <w:p>
      <w:pPr>
        <w:spacing w:after="40"/>
      </w:pPr>
      <w:commentRangeStart w:id="11"/>
      <w:r>
        <w:rPr>
          <w:b/>
          <w:color w:val="1F3A5F"/>
        </w:rPr>
        <w:t>Proposed redline (Issue 12):</w:t>
      </w:r>
      <w:commentRangeEnd w:id="11"/>
      <w:r>
        <w:rPr>
          <w:rStyle w:val="CommentReference"/>
        </w:rPr>
        <w:commentReference w:id="11"/>
      </w:r>
    </w:p>
    <w:p>
      <w:pPr>
        <w:spacing w:after="80"/>
        <w:ind w:left="432"/>
      </w:pPr>
      <w:r>
        <w:rPr>
          <w:sz w:val="19"/>
        </w:rPr>
        <w:t xml:space="preserve">... the Company shall pay the Executive an annualized base salary of </w:t>
      </w:r>
      <w:del w:id="162" w:author="Redmond, Pace &amp; Varela LLP" w:date="2025-10-09T00:00:00Z">
        <w:r>
          <w:rPr>
            <w:sz w:val="19"/>
          </w:rPr>
          <w:delText xml:space="preserve">Seven Hundred Fifty Thousand Dollars ($750,000)</w:delText>
        </w:r>
      </w:del>
      <w:ins w:id="163" w:author="Redmond, Pace &amp; Varela LLP" w:date="2025-10-09T00:00:00Z">
        <w:r>
          <w:rPr>
            <w:sz w:val="19"/>
          </w:rPr>
          <w:t xml:space="preserve">Seven Hundred Thousand Dollars ($700,000)</w:t>
        </w:r>
      </w:ins>
      <w:r>
        <w:rPr>
          <w:sz w:val="19"/>
        </w:rPr>
        <w:t xml:space="preserve"> (the "Base Salary"), ...</w:t>
      </w:r>
    </w:p>
    <w:p>
      <w:pPr>
        <w:spacing w:after="80"/>
        <w:ind w:left="432"/>
      </w:pPr>
      <w:r>
        <w:rPr>
          <w:b/>
          <w:color w:val="595959"/>
          <w:sz w:val="16"/>
        </w:rPr>
        <w:t xml:space="preserve">Plain-text view of deletions/insertions (for readers without Track Changes): </w:t>
      </w:r>
      <w:r>
        <w:rPr>
          <w:color w:val="595959"/>
          <w:sz w:val="16"/>
        </w:rPr>
        <w:t xml:space="preserve">... the Company shall pay the Executive an annualized base salary of [DELETE: Seven Hundred Fifty Thousand Dollars ($750,000)][INSERT: Seven Hundred Thousand Dollars ($700,000)] (the "Base Salary"), ...  </w:t>
      </w:r>
    </w:p>
    <w:p>
      <w:pPr>
        <w:spacing w:after="60"/>
      </w:pPr>
      <w:r>
        <w:rPr>
          <w:b/>
          <w:sz w:val="19"/>
        </w:rPr>
        <w:t xml:space="preserve">Margin comment (external-safe): </w:t>
      </w:r>
      <w:r>
        <w:rPr>
          <w:i w:val="0"/>
          <w:sz w:val="19"/>
        </w:rPr>
        <w:t>Conformed to the approved base salary of $700,000, which is a meaningful increase over the Executive’s current base salary.</w:t>
      </w:r>
    </w:p>
    <w:p>
      <w:pPr>
        <w:pStyle w:val="Heading3"/>
      </w:pPr>
      <w:r>
        <w:t>Issue 13 — Guaranteed annual increase of greater of 5% or CPI; no-decrease clause tied to Good Reason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3.2</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Base $787,500 (yr 2) and $826,875 (yr 3). Cumulative base delta over Initial Term with Issue 12 = $264,375. Compounds into bonus, severance and CIC multiples</w:t>
            </w:r>
          </w:p>
        </w:tc>
      </w:tr>
    </w:tbl>
    <w:p>
      <w:pPr>
        <w:spacing w:after="60"/>
      </w:pPr>
      <w:r>
        <w:rPr>
          <w:b/>
        </w:rPr>
        <w:t xml:space="preserve">Draft provision: </w:t>
      </w:r>
      <w:r>
        <w:rPr>
          <w:i w:val="0"/>
        </w:rPr>
        <w:t>Base "shall be increased" by no less than the greater of 5% or CPI-U on each anniversary. Any decrease is prohibited and constitutes Good Reason.</w:t>
      </w:r>
    </w:p>
    <w:p>
      <w:pPr>
        <w:spacing w:after="60"/>
      </w:pPr>
      <w:r>
        <w:rPr>
          <w:b/>
        </w:rPr>
        <w:t xml:space="preserve">Approved baseline: </w:t>
      </w:r>
      <w:r>
        <w:rPr>
          <w:i w:val="0"/>
        </w:rPr>
        <w:t>Term Sheet Section 4: no guaranteed escalators, COLAs or minimum increases. Playbook Section II "expressly prohibit[s]" these exact formulations and prescribes standard review language. Base may not be decreased below the initial base except as part of an across-the-board reduction.</w:t>
      </w:r>
    </w:p>
    <w:p>
      <w:pPr>
        <w:spacing w:after="60"/>
      </w:pPr>
      <w:r>
        <w:rPr>
          <w:b/>
        </w:rPr>
        <w:t xml:space="preserve">Analysis: </w:t>
      </w:r>
      <w:r>
        <w:rPr>
          <w:i w:val="0"/>
        </w:rPr>
        <w:t>Initial Term base under the draft is $750,000 + $787,500 + $826,875 = $2,364,375. Under the term sheet (no assumed raises) it is $2,100,000. The delta is $264,375. Because Target Bonus is a percentage of "then-current" base and severance uses "then-current" base, the escalator also raises the year-3 Target Bonus to $702,843.75, year-3 non-CIC severance to $3,059,437.50, and year-3 CIC cash to $4,589,156.25.</w:t>
      </w:r>
    </w:p>
    <w:p>
      <w:pPr>
        <w:spacing w:after="40"/>
      </w:pPr>
      <w:commentRangeStart w:id="12"/>
      <w:r>
        <w:rPr>
          <w:b/>
          <w:color w:val="1F3A5F"/>
        </w:rPr>
        <w:t>Proposed redline (Issue 13):</w:t>
      </w:r>
      <w:commentRangeEnd w:id="12"/>
      <w:r>
        <w:rPr>
          <w:rStyle w:val="CommentReference"/>
        </w:rPr>
        <w:commentReference w:id="12"/>
      </w:r>
    </w:p>
    <w:p>
      <w:pPr>
        <w:spacing w:after="80"/>
        <w:ind w:left="432"/>
      </w:pPr>
      <w:r>
        <w:rPr>
          <w:sz w:val="19"/>
        </w:rPr>
        <w:t xml:space="preserve">Section 3.2 - Annual </w:t>
      </w:r>
      <w:del w:id="164" w:author="Redmond, Pace &amp; Varela LLP" w:date="2025-10-09T00:00:00Z">
        <w:r>
          <w:rPr>
            <w:sz w:val="19"/>
          </w:rPr>
          <w:delText xml:space="preserve">Increases</w:delText>
        </w:r>
      </w:del>
      <w:ins w:id="165" w:author="Redmond, Pace &amp; Varela LLP" w:date="2025-10-09T00:00:00Z">
        <w:r>
          <w:rPr>
            <w:sz w:val="19"/>
          </w:rPr>
          <w:t xml:space="preserve">Review</w:t>
        </w:r>
      </w:ins>
      <w:r>
        <w:rPr>
          <w:sz w:val="19"/>
        </w:rPr>
        <w:t xml:space="preserve">. </w:t>
      </w:r>
      <w:del w:id="166" w:author="Redmond, Pace &amp; Varela LLP" w:date="2025-10-09T00:00:00Z">
        <w:r>
          <w:rPr>
            <w:sz w:val="19"/>
          </w:rPr>
          <w:delText xml:space="preserve">The Base Salary shall be reviewed annually by the Compensation Committee, and such review shall occur no later than thirty (30) days prior to each anniversary of the Effective Date. The Base Salary shall be increased effective as of each anniversary of the Effective Date by no less than five percent (5%) or the percentage increase in the Consumer Price Index ... For illustrative purposes, based on the minimum five percent (5%) annual increase, the Executive’s Base Salary would be no less than $787,500 on the first anniversary of the Effective Date, and no less than $826,875 on the second anniversary of the Effective Date.</w:delText>
        </w:r>
      </w:del>
      <w:ins w:id="167" w:author="Redmond, Pace &amp; Varela LLP" w:date="2025-10-09T00:00:00Z">
        <w:r>
          <w:rPr>
            <w:sz w:val="19"/>
          </w:rPr>
          <w:t xml:space="preserve">The Executive’s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 The term "Base Salary" shall refer to the Base Salary as so adjusted.</w:t>
        </w:r>
      </w:ins>
    </w:p>
    <w:p>
      <w:pPr>
        <w:spacing w:after="80"/>
        <w:ind w:left="432"/>
      </w:pPr>
      <w:r>
        <w:rPr>
          <w:b/>
          <w:color w:val="595959"/>
          <w:sz w:val="16"/>
        </w:rPr>
        <w:t xml:space="preserve">Plain-text view of deletions/insertions (for readers without Track Changes): </w:t>
      </w:r>
      <w:r>
        <w:rPr>
          <w:color w:val="595959"/>
          <w:sz w:val="16"/>
        </w:rPr>
        <w:t xml:space="preserve">Section 3.2 - Annual [DELETE: Increases][INSERT: Review]. [DELETE: The Base Salary shall be reviewed annually by the Compensation Committee, and such review shall occur no later than thirty (30) days prior to each anniversary of the Effective Date. The Base Salary shall be increased effective as of each anniversary of the Effective Date by no less than five percent (5%) or the percentage increase in the Consumer Price Index ... For illustrative purposes, based on the minimum five percent (5%) annual increase, the Executive’s Base Salary would be no less than $787,500 on the first anniversary of the Effective Date, and no less than $826,875 on the second anniversary of the Effective Date.][INSERT: The Executive’s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 The term "Base Salary" shall refer to the Base Salary as so adjusted.]  </w:t>
      </w:r>
    </w:p>
    <w:p>
      <w:pPr>
        <w:spacing w:after="60"/>
      </w:pPr>
      <w:r>
        <w:rPr>
          <w:b/>
          <w:sz w:val="19"/>
        </w:rPr>
        <w:t xml:space="preserve">Margin comment (external-safe): </w:t>
      </w:r>
      <w:r>
        <w:rPr>
          <w:i w:val="0"/>
          <w:sz w:val="19"/>
        </w:rPr>
        <w:t>Conformed to the Company’s standard annual review provision. Salary adjustments are determined by the Compensation Committee each year based on individual and Company performance and market data. Guaranteed escalators are not part of the Company’s executive pay program.</w:t>
      </w:r>
    </w:p>
    <w:p>
      <w:pPr>
        <w:pStyle w:val="Heading2"/>
      </w:pPr>
      <w:r>
        <w:t>Section 4 - Signing Bonus</w:t>
      </w:r>
    </w:p>
    <w:p>
      <w:pPr>
        <w:spacing w:after="80"/>
      </w:pPr>
      <w:r>
        <w:rPr>
          <w:i/>
        </w:rPr>
        <w:t>The amount ($500,000) and approximate timing match the term sheet. The repayment protection has been gutted.</w:t>
      </w:r>
    </w:p>
    <w:p>
      <w:pPr>
        <w:pStyle w:val="Heading3"/>
      </w:pPr>
      <w:r>
        <w:t>Issue 14 — Payment within 15 days (vs. 30 days)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4.1</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Timing only. No cost</w:t>
            </w:r>
          </w:p>
        </w:tc>
      </w:tr>
    </w:tbl>
    <w:p>
      <w:pPr>
        <w:spacing w:after="60"/>
      </w:pPr>
      <w:r>
        <w:rPr>
          <w:b/>
        </w:rPr>
        <w:t xml:space="preserve">Draft provision: </w:t>
      </w:r>
      <w:r>
        <w:rPr>
          <w:i w:val="0"/>
        </w:rPr>
        <w:t>Lump sum within 15 calendar days after the Effective Date.</w:t>
      </w:r>
    </w:p>
    <w:p>
      <w:pPr>
        <w:spacing w:after="60"/>
      </w:pPr>
      <w:r>
        <w:rPr>
          <w:b/>
        </w:rPr>
        <w:t xml:space="preserve">Approved baseline: </w:t>
      </w:r>
      <w:r>
        <w:rPr>
          <w:i w:val="0"/>
        </w:rPr>
        <w:t>Term Sheet Section 5: within 30 days of the Effective Date. Playbook Section III: signing bonuses over $500,000 need Board approval, so the $500,000 amount sits exactly at the threshold.</w:t>
      </w:r>
    </w:p>
    <w:p>
      <w:pPr>
        <w:spacing w:after="60"/>
      </w:pPr>
      <w:r>
        <w:rPr>
          <w:b/>
        </w:rPr>
        <w:t xml:space="preserve">Analysis: </w:t>
      </w:r>
      <w:r>
        <w:rPr>
          <w:i w:val="0"/>
        </w:rPr>
        <w:t>Economically neutral. 15 days is acceptable if payroll can accommodate it. Make sure nothing (for example, a tax gross-up or an "additional" sign-on payment) pushes the total above $500,000, which would require Board approval. Internal action: Kendra should confirm that the CHRO forfeiture memorandum the playbook requires is in the Committee file.</w:t>
      </w:r>
    </w:p>
    <w:p>
      <w:pPr>
        <w:spacing w:after="40"/>
      </w:pPr>
      <w:commentRangeStart w:id="13"/>
      <w:r>
        <w:rPr>
          <w:b/>
          <w:color w:val="1F3A5F"/>
        </w:rPr>
        <w:t>Proposed redline (Issue 14):</w:t>
      </w:r>
      <w:commentRangeEnd w:id="13"/>
      <w:r>
        <w:rPr>
          <w:rStyle w:val="CommentReference"/>
        </w:rPr>
        <w:commentReference w:id="13"/>
      </w:r>
    </w:p>
    <w:p>
      <w:pPr>
        <w:spacing w:after="80"/>
        <w:ind w:left="432"/>
      </w:pPr>
      <w:r>
        <w:rPr>
          <w:sz w:val="19"/>
        </w:rPr>
        <w:t xml:space="preserve">... payable in a single lump sum </w:t>
      </w:r>
      <w:del w:id="168" w:author="Redmond, Pace &amp; Varela LLP" w:date="2025-10-09T00:00:00Z">
        <w:r>
          <w:rPr>
            <w:sz w:val="19"/>
          </w:rPr>
          <w:delText xml:space="preserve">within fifteen (15) calendar days following</w:delText>
        </w:r>
      </w:del>
      <w:ins w:id="169" w:author="Redmond, Pace &amp; Varela LLP" w:date="2025-10-09T00:00:00Z">
        <w:r>
          <w:rPr>
            <w:sz w:val="19"/>
          </w:rPr>
          <w:t xml:space="preserve">on the first regular payroll date following the fifteenth (15th) day after, and in no event later than thirty (30) days following,</w:t>
        </w:r>
      </w:ins>
      <w:r>
        <w:rPr>
          <w:sz w:val="19"/>
        </w:rPr>
        <w:t xml:space="preserve"> the Effective Date, ...</w:t>
      </w:r>
    </w:p>
    <w:p>
      <w:pPr>
        <w:spacing w:after="80"/>
        <w:ind w:left="432"/>
      </w:pPr>
      <w:r>
        <w:rPr>
          <w:b/>
          <w:color w:val="595959"/>
          <w:sz w:val="16"/>
        </w:rPr>
        <w:t xml:space="preserve">Plain-text view of deletions/insertions (for readers without Track Changes): </w:t>
      </w:r>
      <w:r>
        <w:rPr>
          <w:color w:val="595959"/>
          <w:sz w:val="16"/>
        </w:rPr>
        <w:t xml:space="preserve">... payable in a single lump sum [DELETE: within fifteen (15) calendar days following][INSERT: on the first regular payroll date following the fifteenth (15th) day after, and in no event later than thirty (30) days following,] the Effective Date, ...  </w:t>
      </w:r>
    </w:p>
    <w:p>
      <w:pPr>
        <w:spacing w:after="60"/>
      </w:pPr>
      <w:r>
        <w:rPr>
          <w:b/>
          <w:sz w:val="19"/>
        </w:rPr>
        <w:t xml:space="preserve">Margin comment (external-safe): </w:t>
      </w:r>
      <w:r>
        <w:rPr>
          <w:i w:val="0"/>
          <w:sz w:val="19"/>
        </w:rPr>
        <w:t>Timing accommodated, subject to the Company’s payroll cycle.</w:t>
      </w:r>
    </w:p>
    <w:p>
      <w:pPr>
        <w:spacing w:after="120"/>
      </w:pPr>
      <w:r>
        <w:rPr>
          <w:b/>
        </w:rPr>
        <w:t xml:space="preserve">Negotiation parameters: </w:t>
      </w:r>
      <w:r>
        <w:rPr>
          <w:i w:val="0"/>
        </w:rPr>
        <w:t>Can concede the 15-day timing. Hold $500,000 as the total amount with no gross-up.</w:t>
      </w:r>
    </w:p>
    <w:p>
      <w:pPr>
        <w:pStyle w:val="Heading3"/>
      </w:pPr>
      <w:r>
        <w:t>Issue 15 — Signing bonus clawback limited to Cause terminations in first 12 months; resignation carved out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4.2</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Up to $500,000 unrecoverable. Examples (term sheet vs. draft): resignation at 6 months $375,000 vs. $0; at 12 months $250,000 vs. $0; at 18 months $125,000 vs. $0</w:t>
            </w:r>
          </w:p>
        </w:tc>
      </w:tr>
    </w:tbl>
    <w:p>
      <w:pPr>
        <w:spacing w:after="60"/>
      </w:pPr>
      <w:r>
        <w:rPr>
          <w:b/>
        </w:rPr>
        <w:t xml:space="preserve">Draft provision: </w:t>
      </w:r>
      <w:r>
        <w:rPr>
          <w:i w:val="0"/>
        </w:rPr>
        <w:t>Full repayment only on a Cause termination within 12 months. Expressly no repayment on any voluntary resignation (with or without Good Reason) or after the first anniversary.</w:t>
      </w:r>
    </w:p>
    <w:p>
      <w:pPr>
        <w:spacing w:after="60"/>
      </w:pPr>
      <w:r>
        <w:rPr>
          <w:b/>
        </w:rPr>
        <w:t xml:space="preserve">Approved baseline: </w:t>
      </w:r>
      <w:r>
        <w:rPr>
          <w:i w:val="0"/>
        </w:rPr>
        <w:t>Term Sheet Section 5: 24-month pro-rata clawback on resignation without Good Reason or termination for Cause. Repayment = $500,000 x (full months remaining to the 2nd anniversary)/24. Survives as a debt. Playbook Section III: no agreement may limit the clawback to Cause or shorten the 24-month period.</w:t>
      </w:r>
    </w:p>
    <w:p>
      <w:pPr>
        <w:spacing w:after="60"/>
      </w:pPr>
      <w:r>
        <w:rPr>
          <w:b/>
        </w:rPr>
        <w:t xml:space="preserve">Analysis: </w:t>
      </w:r>
      <w:r>
        <w:rPr>
          <w:i w:val="0"/>
        </w:rPr>
        <w:t>A sign-on bonus with no resignation clawback is a retention failure. The Executive could resign on day 31 and keep the full $500,000. Two technical points for the counter-draft: (1) North Carolina Wage and Hour Act, N.C. Gen. Stat. Section 95-25.8, limits wage deductions without a signed authorization stating the amount or giving advance notice, so the offset right needs express written authorization. (2) Offsets against amounts that are nonqualified deferred compensation are restricted by Treas. Reg. Section 1.409A-3(j)(4)(xiii), so the offset is limited to amounts not subject to Section 409A.</w:t>
      </w:r>
    </w:p>
    <w:p>
      <w:pPr>
        <w:spacing w:after="40"/>
      </w:pPr>
      <w:commentRangeStart w:id="14"/>
      <w:r>
        <w:rPr>
          <w:b/>
          <w:color w:val="1F3A5F"/>
        </w:rPr>
        <w:t>Proposed redline (Issue 15):</w:t>
      </w:r>
      <w:commentRangeEnd w:id="14"/>
      <w:r>
        <w:rPr>
          <w:rStyle w:val="CommentReference"/>
        </w:rPr>
        <w:commentReference w:id="14"/>
      </w:r>
    </w:p>
    <w:p>
      <w:pPr>
        <w:spacing w:after="80"/>
        <w:ind w:left="432"/>
      </w:pPr>
      <w:r>
        <w:rPr>
          <w:sz w:val="19"/>
        </w:rPr>
        <w:t xml:space="preserve">Section 4.2 - Repayment/Clawback. </w:t>
      </w:r>
      <w:del w:id="170" w:author="Redmond, Pace &amp; Varela LLP" w:date="2025-10-09T00:00:00Z">
        <w:r>
          <w:rPr>
            <w:sz w:val="19"/>
          </w:rPr>
          <w:delText xml:space="preserve">In the event the Executive’s employment is terminated by the Company for Cause (as defined in Section 9(a)) during the twelve (12)-month period commencing on the Effective Date, the Executive shall repay the full amount of the Signing Bonus ... or (iv) any termination of the Executive’s employment occurring after the first anniversary of the Effective Date.</w:delText>
        </w:r>
      </w:del>
      <w:ins w:id="171" w:author="Redmond, Pace &amp; Varela LLP" w:date="2025-10-09T00:00:00Z">
        <w:r>
          <w:rPr>
            <w:sz w:val="19"/>
          </w:rPr>
          <w:t xml:space="preserve">If, prior to the second (2nd) anniversary of the Effective Date, the Executive resigns her employment without Good Reason or the Company terminates the Executive’s employment for Cause, the Executive shall repay to the Company, within thirty (30) days following the date of termination, an amount equal to the gross amount of the Signing Bonus multiplied by a fraction, the numerator of which is the number of full months remaining from the date of termination until the second (2nd) anniversary of the Effective Date, and the denominator of which is twenty-four (24). This repayment obligation shall survive the termination of this Agreement and shall be enforceable as a debt owed by the Executive to the Company. The Executive hereby authorizes the Company, to the extent permitted by applicable law (including N.C. Gen. Stat. Section 95-25.8) and provided that no amount constituting nonqualified deferred compensation under Section 409A is offset, to deduct any amount owed under this Section 4.2 from any amounts otherwise payable by the Company to the Executive.</w:t>
        </w:r>
      </w:ins>
    </w:p>
    <w:p>
      <w:pPr>
        <w:spacing w:after="80"/>
        <w:ind w:left="432"/>
      </w:pPr>
      <w:r>
        <w:rPr>
          <w:b/>
          <w:color w:val="595959"/>
          <w:sz w:val="16"/>
        </w:rPr>
        <w:t xml:space="preserve">Plain-text view of deletions/insertions (for readers without Track Changes): </w:t>
      </w:r>
      <w:r>
        <w:rPr>
          <w:color w:val="595959"/>
          <w:sz w:val="16"/>
        </w:rPr>
        <w:t xml:space="preserve">Section 4.2 - Repayment/Clawback. [DELETE: In the event the Executive’s employment is terminated by the Company for Cause (as defined in Section 9(a)) during the twelve (12)-month period commencing on the Effective Date, the Executive shall repay the full amount of the Signing Bonus ... or (iv) any termination of the Executive’s employment occurring after the first anniversary of the Effective Date.][INSERT: If, prior to the second (2nd) anniversary of the Effective Date, the Executive resigns her employment without Good Reason or the Company terminates the Executive’s employment for Cause, the Executive shall repay to the Company, within thirty (30) days following the date of termination, an amount equal to the gross amount of the Signing Bonus multiplied by a fraction, the numerator of which is the number of full months remaining from the date of termination until the second (2nd) anniversary of the Effective Date, and the denominator of which is twenty-four (24). This repayment obligation shall survive the termination of this Agreement and shall be enforceable as a debt owed by the Executive to the Company. The Executive hereby authorizes the Company, to the extent permitted by applicable law (including N.C. Gen. Stat. Section 95-25.8) and provided that no amount constituting nonqualified deferred compensation under Section 409A is offset, to deduct any amount owed under this Section 4.2 from any amounts otherwise payable by the Company to the Executive.]  </w:t>
      </w:r>
    </w:p>
    <w:p>
      <w:pPr>
        <w:spacing w:after="60"/>
      </w:pPr>
      <w:r>
        <w:rPr>
          <w:b/>
          <w:sz w:val="19"/>
        </w:rPr>
        <w:t xml:space="preserve">Margin comment (external-safe): </w:t>
      </w:r>
      <w:r>
        <w:rPr>
          <w:i w:val="0"/>
          <w:sz w:val="19"/>
        </w:rPr>
        <w:t>Conformed the repayment obligation to the Company’s standard 24-month pro-rata structure, which applies on a resignation without Good Reason or a termination for Cause. The Executive keeps the full bonus if the Company terminates her without Cause or she resigns for Good Reason.</w:t>
      </w:r>
    </w:p>
    <w:p>
      <w:pPr>
        <w:pStyle w:val="Heading2"/>
      </w:pPr>
      <w:r>
        <w:t>Section 5 - Annual Bonus</w:t>
      </w:r>
    </w:p>
    <w:p>
      <w:pPr>
        <w:spacing w:after="80"/>
      </w:pPr>
      <w:r>
        <w:rPr>
          <w:i/>
        </w:rPr>
        <w:t>Every lever in the annual bonus has been pulled toward the Executive: a higher target percentage, a one-way ratchet, a 200% maximum, a two-year guaranteed floor, a contractual right to challenge the Committee, and target-level floors on pro-rata bonuses. The draft also omits the FY2026 proration, and its 75-day payment window creates a Section 409A timing problem.</w:t>
      </w:r>
    </w:p>
    <w:p>
      <w:pPr>
        <w:pStyle w:val="Heading3"/>
      </w:pPr>
      <w:r>
        <w:t>Issue 16 — Target bonus 85% of base (vs. 75%); target may be increased but never decreased; no FY2026 proration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5.1</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Target $637,500 vs. $525,000 = +$112,500/yr (+21.4%). With the escalator and missing proration, Initial-Term target delta = $441,910.53. FY2026 alone: $637,500 vs. $517,808.22 (+$119,691.78)</w:t>
            </w:r>
          </w:p>
        </w:tc>
      </w:tr>
    </w:tbl>
    <w:p>
      <w:pPr>
        <w:spacing w:after="60"/>
      </w:pPr>
      <w:r>
        <w:rPr>
          <w:b/>
        </w:rPr>
        <w:t xml:space="preserve">Draft provision: </w:t>
      </w:r>
      <w:r>
        <w:rPr>
          <w:i w:val="0"/>
        </w:rPr>
        <w:t>Target = 85% of then-current base ($637,500). The percentage "may be increased (but not decreased)." No proration for the partial first year.</w:t>
      </w:r>
    </w:p>
    <w:p>
      <w:pPr>
        <w:spacing w:after="60"/>
      </w:pPr>
      <w:r>
        <w:rPr>
          <w:b/>
        </w:rPr>
        <w:t xml:space="preserve">Approved baseline: </w:t>
      </w:r>
      <w:r>
        <w:rPr>
          <w:i w:val="0"/>
        </w:rPr>
        <w:t>Term Sheet Section 6: 75% of base ($525,000). FY2026 prorated by days of active employment divided by 365 (January 6 to December 31, 2026 = 360 days, so $517,808.22). Playbook Section IV: COO range 70% to 80%, Committee discretion. Target-bonus reductions may not be a Good Reason trigger.</w:t>
      </w:r>
    </w:p>
    <w:p>
      <w:pPr>
        <w:spacing w:after="60"/>
      </w:pPr>
      <w:r>
        <w:rPr>
          <w:b/>
        </w:rPr>
        <w:t xml:space="preserve">Analysis: </w:t>
      </w:r>
      <w:r>
        <w:rPr>
          <w:i w:val="0"/>
        </w:rPr>
        <w:t>85% is outside the playbook range for the position, not just above the approved number. The ratchet is a disguised guarantee: it removes the Committee’s annual discretion and, combined with Good Reason clause (ii) (any reduction in Target Bonus percentage), turns any recalibration into a severance event.</w:t>
      </w:r>
    </w:p>
    <w:p>
      <w:pPr>
        <w:spacing w:after="60"/>
      </w:pPr>
      <w:r>
        <w:rPr>
          <w:i w:val="0"/>
        </w:rPr>
        <w:t>Initial-Term target bonus under the draft: $637,500 (FY26) + $669,375 (FY27) + $702,843.75 (FY28) = $2,009,718.75. Under the term sheet: $517,808.22 + $525,000 + $525,000 = $1,567,808.22. Delta: $441,910.53.</w:t>
      </w:r>
    </w:p>
    <w:p>
      <w:pPr>
        <w:spacing w:after="40"/>
      </w:pPr>
      <w:commentRangeStart w:id="15"/>
      <w:r>
        <w:rPr>
          <w:b/>
          <w:color w:val="1F3A5F"/>
        </w:rPr>
        <w:t>Proposed redline (Issue 16):</w:t>
      </w:r>
      <w:commentRangeEnd w:id="15"/>
      <w:r>
        <w:rPr>
          <w:rStyle w:val="CommentReference"/>
        </w:rPr>
        <w:commentReference w:id="15"/>
      </w:r>
    </w:p>
    <w:p>
      <w:pPr>
        <w:spacing w:after="80"/>
        <w:ind w:left="432"/>
      </w:pPr>
      <w:r>
        <w:rPr>
          <w:sz w:val="19"/>
        </w:rPr>
        <w:t xml:space="preserve">... with a target amount equal to </w:t>
      </w:r>
      <w:del w:id="172" w:author="Redmond, Pace &amp; Varela LLP" w:date="2025-10-09T00:00:00Z">
        <w:r>
          <w:rPr>
            <w:sz w:val="19"/>
          </w:rPr>
          <w:delText xml:space="preserve">eighty-five percent (85%)</w:delText>
        </w:r>
      </w:del>
      <w:ins w:id="173" w:author="Redmond, Pace &amp; Varela LLP" w:date="2025-10-09T00:00:00Z">
        <w:r>
          <w:rPr>
            <w:sz w:val="19"/>
          </w:rPr>
          <w:t xml:space="preserve">seventy-five percent (75%)</w:t>
        </w:r>
      </w:ins>
      <w:r>
        <w:rPr>
          <w:sz w:val="19"/>
        </w:rPr>
        <w:t xml:space="preserve"> of the Executive’s then-current Base Salary (the "Target Bonus"). Based on the initial Base Salary of </w:t>
      </w:r>
      <w:del w:id="174" w:author="Redmond, Pace &amp; Varela LLP" w:date="2025-10-09T00:00:00Z">
        <w:r>
          <w:rPr>
            <w:sz w:val="19"/>
          </w:rPr>
          <w:delText xml:space="preserve">$750,000</w:delText>
        </w:r>
      </w:del>
      <w:ins w:id="175" w:author="Redmond, Pace &amp; Varela LLP" w:date="2025-10-09T00:00:00Z">
        <w:r>
          <w:rPr>
            <w:sz w:val="19"/>
          </w:rPr>
          <w:t xml:space="preserve">$700,000</w:t>
        </w:r>
      </w:ins>
      <w:r>
        <w:rPr>
          <w:sz w:val="19"/>
        </w:rPr>
        <w:t xml:space="preserve">, the initial Target Bonus is </w:t>
      </w:r>
      <w:del w:id="176" w:author="Redmond, Pace &amp; Varela LLP" w:date="2025-10-09T00:00:00Z">
        <w:r>
          <w:rPr>
            <w:sz w:val="19"/>
          </w:rPr>
          <w:delText xml:space="preserve">Six Hundred Thirty-Seven Thousand Five Hundred Dollars ($637,500)</w:delText>
        </w:r>
      </w:del>
      <w:ins w:id="177" w:author="Redmond, Pace &amp; Varela LLP" w:date="2025-10-09T00:00:00Z">
        <w:r>
          <w:rPr>
            <w:sz w:val="19"/>
          </w:rPr>
          <w:t xml:space="preserve">Five Hundred Twenty-Five Thousand Dollars ($525,000)</w:t>
        </w:r>
      </w:ins>
      <w:r>
        <w:rPr>
          <w:sz w:val="19"/>
        </w:rPr>
        <w:t xml:space="preserve">. The Target Bonus percentage shall be reviewed annually by the Compensation Committee and may be </w:t>
      </w:r>
      <w:del w:id="178" w:author="Redmond, Pace &amp; Varela LLP" w:date="2025-10-09T00:00:00Z">
        <w:r>
          <w:rPr>
            <w:sz w:val="19"/>
          </w:rPr>
          <w:delText xml:space="preserve">increased (but not decreased)</w:delText>
        </w:r>
      </w:del>
      <w:ins w:id="179" w:author="Redmond, Pace &amp; Varela LLP" w:date="2025-10-09T00:00:00Z">
        <w:r>
          <w:rPr>
            <w:sz w:val="19"/>
          </w:rPr>
          <w:t xml:space="preserve">adjusted</w:t>
        </w:r>
      </w:ins>
      <w:r>
        <w:rPr>
          <w:sz w:val="19"/>
        </w:rPr>
        <w:t xml:space="preserve"> from time to time in the Compensation Committee’s </w:t>
      </w:r>
      <w:ins w:id="180" w:author="Redmond, Pace &amp; Varela LLP" w:date="2025-10-09T00:00:00Z">
        <w:r>
          <w:rPr>
            <w:sz w:val="19"/>
          </w:rPr>
          <w:t xml:space="preserve">sole</w:t>
        </w:r>
      </w:ins>
      <w:r>
        <w:rPr>
          <w:sz w:val="19"/>
        </w:rPr>
        <w:t xml:space="preserve"> discretion. </w:t>
      </w:r>
      <w:ins w:id="181" w:author="Redmond, Pace &amp; Varela LLP" w:date="2025-10-09T00:00:00Z">
        <w:r>
          <w:rPr>
            <w:sz w:val="19"/>
          </w:rPr>
          <w:t xml:space="preserve">The Annual Bonus for fiscal year 2026 shall be pro-rated based on the number of days of the Executive’s active employment during fiscal year 2026 divided by 365.</w:t>
        </w:r>
      </w:ins>
    </w:p>
    <w:p>
      <w:pPr>
        <w:spacing w:after="80"/>
        <w:ind w:left="432"/>
      </w:pPr>
      <w:r>
        <w:rPr>
          <w:b/>
          <w:color w:val="595959"/>
          <w:sz w:val="16"/>
        </w:rPr>
        <w:t xml:space="preserve">Plain-text view of deletions/insertions (for readers without Track Changes): </w:t>
      </w:r>
      <w:r>
        <w:rPr>
          <w:color w:val="595959"/>
          <w:sz w:val="16"/>
        </w:rPr>
        <w:t xml:space="preserve">... with a target amount equal to [DELETE: eighty-five percent (85%)][INSERT: seventy-five percent (75%)] of the Executive’s then-current Base Salary (the "Target Bonus"). Based on the initial Base Salary of [DELETE: $750,000][INSERT: $700,000], the initial Target Bonus is [DELETE: Six Hundred Thirty-Seven Thousand Five Hundred Dollars ($637,500)][INSERT: Five Hundred Twenty-Five Thousand Dollars ($525,000)]. The Target Bonus percentage shall be reviewed annually by the Compensation Committee and may be [DELETE: increased (but not decreased)][INSERT: adjusted] from time to time in the Compensation Committee’s [INSERT: sole] discretion. [INSERT: The Annual Bonus for fiscal year 2026 shall be pro-rated based on the number of days of the Executive’s active employment during fiscal year 2026 divided by 365.]  </w:t>
      </w:r>
    </w:p>
    <w:p>
      <w:pPr>
        <w:spacing w:after="60"/>
      </w:pPr>
      <w:r>
        <w:rPr>
          <w:b/>
          <w:sz w:val="19"/>
        </w:rPr>
        <w:t xml:space="preserve">Margin comment (external-safe): </w:t>
      </w:r>
      <w:r>
        <w:rPr>
          <w:i w:val="0"/>
          <w:sz w:val="19"/>
        </w:rPr>
        <w:t>Conformed the target bonus to 75% of Base Salary, consistent with the approved compensation package, with customary proration for the partial first year. Target percentages are set annually by the Compensation Committee under the Annual Incentive Plan.</w:t>
      </w:r>
    </w:p>
    <w:p>
      <w:pPr>
        <w:spacing w:after="120"/>
      </w:pPr>
      <w:r>
        <w:rPr>
          <w:b/>
        </w:rPr>
        <w:t xml:space="preserve">Negotiation parameters: </w:t>
      </w:r>
      <w:r>
        <w:rPr>
          <w:i w:val="0"/>
        </w:rPr>
        <w:t>Possible give (cost-neutral against the term sheet, GC sign-off advisable): the Target Bonus percentage will not be reduced below 75% during the Initial Term except as part of an across-the-board reduction. Even then, a reduction must NOT be a Good Reason trigger.</w:t>
      </w:r>
    </w:p>
    <w:p>
      <w:pPr>
        <w:pStyle w:val="Heading3"/>
      </w:pPr>
      <w:r>
        <w:t>Issue 17 — Maximum bonus 200% of target (vs. 150%)</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5.2</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Max $1,275,000 vs. $787,500 = +$487,500/yr at maximum. Initial-Term maximum delta (with escalator and proration) = $1,667,725.17</w:t>
            </w:r>
          </w:p>
        </w:tc>
      </w:tr>
    </w:tbl>
    <w:p>
      <w:pPr>
        <w:spacing w:after="60"/>
      </w:pPr>
      <w:r>
        <w:rPr>
          <w:b/>
        </w:rPr>
        <w:t xml:space="preserve">Draft provision: </w:t>
      </w:r>
      <w:r>
        <w:rPr>
          <w:i w:val="0"/>
        </w:rPr>
        <w:t>Maximum = 200% of target ($1,275,000).</w:t>
      </w:r>
    </w:p>
    <w:p>
      <w:pPr>
        <w:spacing w:after="60"/>
      </w:pPr>
      <w:r>
        <w:rPr>
          <w:b/>
        </w:rPr>
        <w:t xml:space="preserve">Approved baseline: </w:t>
      </w:r>
      <w:r>
        <w:rPr>
          <w:i w:val="0"/>
        </w:rPr>
        <w:t>Term Sheet Section 6: 150% of target ($787,500). Playbook Section IV: AIP maximum 150% of target for every executive officer. Higher caps are inconsistent with the AIP plan document.</w:t>
      </w:r>
    </w:p>
    <w:p>
      <w:pPr>
        <w:spacing w:after="60"/>
      </w:pPr>
      <w:r>
        <w:rPr>
          <w:b/>
        </w:rPr>
        <w:t xml:space="preserve">Analysis: </w:t>
      </w:r>
      <w:r>
        <w:rPr>
          <w:i w:val="0"/>
        </w:rPr>
        <w:t>The AIP plan document caps payouts at 150% of target, so a 200% contractual maximum would create a conflict between the agreement and the plan. That conflict invites a contract claim for the difference whenever performance would have funded a payout above 150%.</w:t>
      </w:r>
    </w:p>
    <w:p>
      <w:pPr>
        <w:spacing w:after="40"/>
      </w:pPr>
      <w:commentRangeStart w:id="16"/>
      <w:r>
        <w:rPr>
          <w:b/>
          <w:color w:val="1F3A5F"/>
        </w:rPr>
        <w:t>Proposed redline (Issue 17):</w:t>
      </w:r>
      <w:commentRangeEnd w:id="16"/>
      <w:r>
        <w:rPr>
          <w:rStyle w:val="CommentReference"/>
        </w:rPr>
        <w:commentReference w:id="16"/>
      </w:r>
    </w:p>
    <w:p>
      <w:pPr>
        <w:spacing w:after="80"/>
        <w:ind w:left="432"/>
      </w:pPr>
      <w:r>
        <w:rPr>
          <w:sz w:val="19"/>
        </w:rPr>
        <w:t xml:space="preserve">The maximum Annual Bonus payable for any fiscal year shall not exceed </w:t>
      </w:r>
      <w:del w:id="182" w:author="Redmond, Pace &amp; Varela LLP" w:date="2025-10-09T00:00:00Z">
        <w:r>
          <w:rPr>
            <w:sz w:val="19"/>
          </w:rPr>
          <w:delText xml:space="preserve">two hundred percent (200%)</w:delText>
        </w:r>
      </w:del>
      <w:ins w:id="183" w:author="Redmond, Pace &amp; Varela LLP" w:date="2025-10-09T00:00:00Z">
        <w:r>
          <w:rPr>
            <w:sz w:val="19"/>
          </w:rPr>
          <w:t xml:space="preserve">one hundred fifty percent (150%)</w:t>
        </w:r>
      </w:ins>
      <w:r>
        <w:rPr>
          <w:sz w:val="19"/>
        </w:rPr>
        <w:t xml:space="preserve"> of the Target Bonus (the "Maximum Bonus"). Based on the initial Target Bonus, the initial Maximum Bonus is </w:t>
      </w:r>
      <w:del w:id="184" w:author="Redmond, Pace &amp; Varela LLP" w:date="2025-10-09T00:00:00Z">
        <w:r>
          <w:rPr>
            <w:sz w:val="19"/>
          </w:rPr>
          <w:delText xml:space="preserve">One Million Two Hundred Seventy-Five Thousand Dollars ($1,275,000)</w:delText>
        </w:r>
      </w:del>
      <w:ins w:id="185" w:author="Redmond, Pace &amp; Varela LLP" w:date="2025-10-09T00:00:00Z">
        <w:r>
          <w:rPr>
            <w:sz w:val="19"/>
          </w:rPr>
          <w:t xml:space="preserve">Seven Hundred Eighty-Seven Thousand Five Hundred Dollars ($787,500)</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maximum Annual Bonus payable for any fiscal year shall not exceed [DELETE: two hundred percent (200%)][INSERT: one hundred fifty percent (150%)] of the Target Bonus (the "Maximum Bonus"). Based on the initial Target Bonus, the initial Maximum Bonus is [DELETE: One Million Two Hundred Seventy-Five Thousand Dollars ($1,275,000)][INSERT: Seven Hundred Eighty-Seven Thousand Five Hundred Dollars ($787,500)]. ...  </w:t>
      </w:r>
    </w:p>
    <w:p>
      <w:pPr>
        <w:spacing w:after="60"/>
      </w:pPr>
      <w:r>
        <w:rPr>
          <w:b/>
          <w:sz w:val="19"/>
        </w:rPr>
        <w:t xml:space="preserve">Margin comment (external-safe): </w:t>
      </w:r>
      <w:r>
        <w:rPr>
          <w:i w:val="0"/>
          <w:sz w:val="19"/>
        </w:rPr>
        <w:t>The Annual Incentive Plan caps payouts at 150% of target for all executive officers, and the agreement must be consistent with the plan.</w:t>
      </w:r>
    </w:p>
    <w:p>
      <w:pPr>
        <w:pStyle w:val="Heading3"/>
      </w:pPr>
      <w:r>
        <w:t>Issue 18 — Guaranteed minimum bonus of 50% of target for FY2026 and FY2027</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5.3</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$318,750 x 2 = $637,500 payable regardless of performance (vs. $0)</w:t>
            </w:r>
          </w:p>
        </w:tc>
      </w:tr>
    </w:tbl>
    <w:p>
      <w:pPr>
        <w:spacing w:after="60"/>
      </w:pPr>
      <w:r>
        <w:rPr>
          <w:b/>
        </w:rPr>
        <w:t xml:space="preserve">Draft provision: </w:t>
      </w:r>
      <w:r>
        <w:rPr>
          <w:i w:val="0"/>
        </w:rPr>
        <w:t>Guaranteed minimum Annual Bonus of 50% of target ($318,750) for FY2026 and FY2027, "regardless of actual performance." It is not prorated for 2026.</w:t>
      </w:r>
    </w:p>
    <w:p>
      <w:pPr>
        <w:spacing w:after="60"/>
      </w:pPr>
      <w:r>
        <w:rPr>
          <w:b/>
        </w:rPr>
        <w:t xml:space="preserve">Approved baseline: </w:t>
      </w:r>
      <w:r>
        <w:rPr>
          <w:i w:val="0"/>
        </w:rPr>
        <w:t>Term Sheet Section 6: "No guaranteed minimum bonus is approved for any period, including the first year." Playbook Section IV expressly prohibits guaranteed minimums for officers at VP level and above.</w:t>
      </w:r>
    </w:p>
    <w:p>
      <w:pPr>
        <w:spacing w:after="60"/>
      </w:pPr>
      <w:r>
        <w:rPr>
          <w:b/>
        </w:rPr>
        <w:t xml:space="preserve">Analysis: </w:t>
      </w:r>
      <w:r>
        <w:rPr>
          <w:i w:val="0"/>
        </w:rPr>
        <w:t>Guaranteed bonuses are a recognized "problematic pay practice" for proxy advisors and would have to be reported in the Summary Compensation Table as a "Bonus" rather than as non-equity incentive compensation. That could draw a say-on-pay challenge in the 2027 proxy. The $500,000 signing bonus already compensates for forfeited Meridian cash, and the $3.2M make-whole covers forfeited equity.</w:t>
      </w:r>
    </w:p>
    <w:p>
      <w:pPr>
        <w:spacing w:after="40"/>
      </w:pPr>
      <w:commentRangeStart w:id="17"/>
      <w:r>
        <w:rPr>
          <w:b/>
          <w:color w:val="1F3A5F"/>
        </w:rPr>
        <w:t>Proposed redline (Issue 18):</w:t>
      </w:r>
      <w:commentRangeEnd w:id="17"/>
      <w:r>
        <w:rPr>
          <w:rStyle w:val="CommentReference"/>
        </w:rPr>
        <w:commentReference w:id="17"/>
      </w:r>
    </w:p>
    <w:p>
      <w:pPr>
        <w:spacing w:after="80"/>
        <w:ind w:left="432"/>
      </w:pPr>
      <w:r>
        <w:rPr>
          <w:sz w:val="19"/>
        </w:rPr>
        <w:t xml:space="preserve">Section 5.3 - </w:t>
      </w:r>
      <w:del w:id="186" w:author="Redmond, Pace &amp; Varela LLP" w:date="2025-10-09T00:00:00Z">
        <w:r>
          <w:rPr>
            <w:sz w:val="19"/>
          </w:rPr>
          <w:delText xml:space="preserve">Guaranteed Minimum Bonus. Notwithstanding the foregoing or any other provision of the Company’s annual incentive program, for each of the first two (2) fiscal years ... the Executive shall receive the higher performance-based amount.</w:delText>
        </w:r>
      </w:del>
      <w:ins w:id="187" w:author="Redmond, Pace &amp; Varela LLP" w:date="2025-10-09T00:00:00Z">
        <w:r>
          <w:rPr>
            <w:sz w:val="19"/>
          </w:rPr>
          <w:t xml:space="preserve">No Guaranteed Bonus. No minimum Annual Bonus is guaranteed for any fiscal year, including fiscal year 2026. The amount of any Annual Bonus shall be determined solely on the basis of performance as provided in Section 5.4.</w:t>
        </w:r>
      </w:ins>
    </w:p>
    <w:p>
      <w:pPr>
        <w:spacing w:after="80"/>
        <w:ind w:left="432"/>
      </w:pPr>
      <w:r>
        <w:rPr>
          <w:b/>
          <w:color w:val="595959"/>
          <w:sz w:val="16"/>
        </w:rPr>
        <w:t xml:space="preserve">Plain-text view of deletions/insertions (for readers without Track Changes): </w:t>
      </w:r>
      <w:r>
        <w:rPr>
          <w:color w:val="595959"/>
          <w:sz w:val="16"/>
        </w:rPr>
        <w:t xml:space="preserve">Section 5.3 - [DELETE: Guaranteed Minimum Bonus. Notwithstanding the foregoing or any other provision of the Company’s annual incentive program, for each of the first two (2) fiscal years ... the Executive shall receive the higher performance-based amount.][INSERT: No Guaranteed Bonus. No minimum Annual Bonus is guaranteed for any fiscal year, including fiscal year 2026. The amount of any Annual Bonus shall be determined solely on the basis of performance as provided in Section 5.4.]  </w:t>
      </w:r>
    </w:p>
    <w:p>
      <w:pPr>
        <w:spacing w:after="60"/>
      </w:pPr>
      <w:r>
        <w:rPr>
          <w:b/>
          <w:sz w:val="19"/>
        </w:rPr>
        <w:t xml:space="preserve">Margin comment (external-safe): </w:t>
      </w:r>
      <w:r>
        <w:rPr>
          <w:i w:val="0"/>
          <w:sz w:val="19"/>
        </w:rPr>
        <w:t>The Company’s annual incentive program is entirely performance-based and does not provide guaranteed minimum bonuses to executive officers. The Executive’s forfeited Meridian compensation is addressed by the Signing Bonus and the Make-Whole Award.</w:t>
      </w:r>
    </w:p>
    <w:p>
      <w:pPr>
        <w:pStyle w:val="Heading3"/>
      </w:pPr>
      <w:r>
        <w:t>Issue 19 — Executive consults on goals; "reasonableness" standard; right to challenge bonus determination through dispute resolution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5.4</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Converts discretionary AIP awards into litigable entitlements. Unquantified, but every bonus year becomes potentially disputable (with one-way fee shifting under Section 15.3)</w:t>
            </w:r>
          </w:p>
        </w:tc>
      </w:tr>
    </w:tbl>
    <w:p>
      <w:pPr>
        <w:spacing w:after="60"/>
      </w:pPr>
      <w:r>
        <w:rPr>
          <w:b/>
        </w:rPr>
        <w:t xml:space="preserve">Draft provision: </w:t>
      </w:r>
      <w:r>
        <w:rPr>
          <w:i w:val="0"/>
        </w:rPr>
        <w:t>Committee sets criteria "in consultation with the Executive." Its determination is "subject to a standard of reasonableness" and can be challenged under Section 15. The Committee "shall consider the totality" of her contributions.</w:t>
      </w:r>
    </w:p>
    <w:p>
      <w:pPr>
        <w:spacing w:after="60"/>
      </w:pPr>
      <w:r>
        <w:rPr>
          <w:b/>
        </w:rPr>
        <w:t xml:space="preserve">Approved baseline: </w:t>
      </w:r>
      <w:r>
        <w:rPr>
          <w:i w:val="0"/>
        </w:rPr>
        <w:t>Playbook Section IV: Committee determination is "final and binding and shall not be subject to challenge, arbitration, or other dispute resolution." Term Sheet Section 6: metrics set by the Committee. Individual goals are established by the CEO and approved by the Committee.</w:t>
      </w:r>
    </w:p>
    <w:p>
      <w:pPr>
        <w:spacing w:after="60"/>
      </w:pPr>
      <w:r>
        <w:rPr>
          <w:b/>
        </w:rPr>
        <w:t xml:space="preserve">Analysis: </w:t>
      </w:r>
      <w:r>
        <w:rPr>
          <w:i w:val="0"/>
        </w:rPr>
        <w:t>These provisions would expose Committee deliberations to discovery and let an arbitrator or court second-guess the Committee’s business judgment. The "totality of contributions" language lets the Executive argue for payouts untethered to the pre-set metrics.</w:t>
      </w:r>
    </w:p>
    <w:p>
      <w:pPr>
        <w:spacing w:after="40"/>
      </w:pPr>
      <w:commentRangeStart w:id="18"/>
      <w:r>
        <w:rPr>
          <w:b/>
          <w:color w:val="1F3A5F"/>
        </w:rPr>
        <w:t>Proposed redline (Issue 19):</w:t>
      </w:r>
      <w:commentRangeEnd w:id="18"/>
      <w:r>
        <w:rPr>
          <w:rStyle w:val="CommentReference"/>
        </w:rPr>
        <w:commentReference w:id="18"/>
      </w:r>
    </w:p>
    <w:p>
      <w:pPr>
        <w:spacing w:after="80"/>
        <w:ind w:left="432"/>
      </w:pPr>
      <w:r>
        <w:rPr>
          <w:sz w:val="19"/>
        </w:rPr>
        <w:t xml:space="preserve">The performance criteria and metrics for each fiscal year’s Annual Bonus shall be established by the Compensation Committee </w:t>
      </w:r>
      <w:del w:id="188" w:author="Redmond, Pace &amp; Varela LLP" w:date="2025-10-09T00:00:00Z">
        <w:r>
          <w:rPr>
            <w:sz w:val="19"/>
          </w:rPr>
          <w:delText xml:space="preserve">in consultation with the Executive</w:delText>
        </w:r>
      </w:del>
      <w:ins w:id="189" w:author="Redmond, Pace &amp; Varela LLP" w:date="2025-10-09T00:00:00Z">
        <w:r>
          <w:rPr>
            <w:sz w:val="19"/>
          </w:rPr>
          <w:t xml:space="preserve">(with individual goals established by the CEO and approved by the Compensation Committee)</w:t>
        </w:r>
      </w:ins>
      <w:r>
        <w:rPr>
          <w:sz w:val="19"/>
        </w:rPr>
        <w:t xml:space="preserve"> within the first ninety (90) days of such fiscal year. ... </w:t>
      </w:r>
      <w:del w:id="190" w:author="Redmond, Pace &amp; Varela LLP" w:date="2025-10-09T00:00:00Z">
        <w:r>
          <w:rPr>
            <w:sz w:val="19"/>
          </w:rPr>
          <w:delText xml:space="preserve">The Compensation Committee’s determination of the Annual Bonus amount for any fiscal year shall be subject to a standard of reasonableness, and the Executive shall have the right to challenge any Annual Bonus determination that the Executive believes to be unreasonable through the dispute resolution mechanism set forth in Section 15. In exercising its discretion with respect to the Annual Bonus, the Compensation Committee shall consider the totality of the Executive’s contributions to the Company during the applicable fiscal year.</w:delText>
        </w:r>
      </w:del>
      <w:ins w:id="191" w:author="Redmond, Pace &amp; Varela LLP" w:date="2025-10-09T00:00:00Z">
        <w:r>
          <w:rPr>
            <w:sz w:val="19"/>
          </w:rPr>
          <w:t xml:space="preserve">The Annual Bonus shall be governed by the Company’s Annual Incentive Plan (the "AIP"). The Compensation Committee’s determination of the level of achievement of the performance criteria and of the amount of any Annual Bonus shall be made in its sole discretion and shall be final and binding, and shall not be subject to challenge, review or dispute under Section 15 or in any other forum.</w:t>
        </w:r>
      </w:ins>
    </w:p>
    <w:p>
      <w:pPr>
        <w:spacing w:after="80"/>
        <w:ind w:left="432"/>
      </w:pPr>
      <w:r>
        <w:rPr>
          <w:b/>
          <w:color w:val="595959"/>
          <w:sz w:val="16"/>
        </w:rPr>
        <w:t xml:space="preserve">Plain-text view of deletions/insertions (for readers without Track Changes): </w:t>
      </w:r>
      <w:r>
        <w:rPr>
          <w:color w:val="595959"/>
          <w:sz w:val="16"/>
        </w:rPr>
        <w:t xml:space="preserve">The performance criteria and metrics for each fiscal year’s Annual Bonus shall be established by the Compensation Committee [DELETE: in consultation with the Executive][INSERT: (with individual goals established by the CEO and approved by the Compensation Committee)] within the first ninety (90) days of such fiscal year. ... [DELETE: The Compensation Committee’s determination of the Annual Bonus amount for any fiscal year shall be subject to a standard of reasonableness, and the Executive shall have the right to challenge any Annual Bonus determination that the Executive believes to be unreasonable through the dispute resolution mechanism set forth in Section 15. In exercising its discretion with respect to the Annual Bonus, the Compensation Committee shall consider the totality of the Executive’s contributions to the Company during the applicable fiscal year.][INSERT: The Annual Bonus shall be governed by the Company’s Annual Incentive Plan (the "AIP"). The Compensation Committee’s determination of the level of achievement of the performance criteria and of the amount of any Annual Bonus shall be made in its sole discretion and shall be final and binding, and shall not be subject to challenge, review or dispute under Section 15 or in any other forum.]  </w:t>
      </w:r>
    </w:p>
    <w:p>
      <w:pPr>
        <w:spacing w:after="60"/>
      </w:pPr>
      <w:r>
        <w:rPr>
          <w:b/>
          <w:sz w:val="19"/>
        </w:rPr>
        <w:t xml:space="preserve">Margin comment (external-safe): </w:t>
      </w:r>
      <w:r>
        <w:rPr>
          <w:i w:val="0"/>
          <w:sz w:val="19"/>
        </w:rPr>
        <w:t>Annual Incentive Plan determinations are made by the Compensation Committee under the plan and are final and binding. The CEO will set the Executive’s individual goals, and the Committee will approve them.</w:t>
      </w:r>
    </w:p>
    <w:p>
      <w:pPr>
        <w:pStyle w:val="Heading3"/>
      </w:pPr>
      <w:r>
        <w:t>Issue 20 — Payment "within 75 days" after fiscal year-end can fall outside the Section 409A short-term deferral period</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5.5</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Section 409A compliance. For FY2026 the 75th day is March 16, 2027, one day past the March 15 short-term deferral deadline</w:t>
            </w:r>
          </w:p>
        </w:tc>
      </w:tr>
    </w:tbl>
    <w:p>
      <w:pPr>
        <w:spacing w:after="60"/>
      </w:pPr>
      <w:r>
        <w:rPr>
          <w:b/>
        </w:rPr>
        <w:t xml:space="preserve">Draft provision: </w:t>
      </w:r>
      <w:r>
        <w:rPr>
          <w:i w:val="0"/>
        </w:rPr>
        <w:t>Annual Bonus paid within 75 days following fiscal year-end.</w:t>
      </w:r>
    </w:p>
    <w:p>
      <w:pPr>
        <w:spacing w:after="60"/>
      </w:pPr>
      <w:r>
        <w:rPr>
          <w:b/>
        </w:rPr>
        <w:t xml:space="preserve">Approved baseline: </w:t>
      </w:r>
      <w:r>
        <w:rPr>
          <w:i w:val="0"/>
        </w:rPr>
        <w:t>Term Sheet Section 6: paid after Committee certification, "in no event later than March 15" of the following year. Playbook Section XIII requires payments to be structured within the short-term deferral exception.</w:t>
      </w:r>
    </w:p>
    <w:p>
      <w:pPr>
        <w:spacing w:after="60"/>
      </w:pPr>
      <w:r>
        <w:rPr>
          <w:b/>
        </w:rPr>
        <w:t xml:space="preserve">Analysis: </w:t>
      </w:r>
      <w:r>
        <w:rPr>
          <w:i w:val="0"/>
        </w:rPr>
        <w:t>The Company’s fiscal year is the calendar year. In a non-leap year, 75 days after December 31 is March 16 (for example, March 16, 2027 for FY2026). A bonus paid on that date falls outside the short-term deferral window in Treas. Reg. Section 1.409A-1(b)(4) (the 15th day of the third month after year-end). It would then be deferred compensation without a compliant fixed payment date. The fix is simple: use the term sheet’s March 15 outside date.</w:t>
      </w:r>
    </w:p>
    <w:p>
      <w:pPr>
        <w:spacing w:after="40"/>
      </w:pPr>
      <w:commentRangeStart w:id="19"/>
      <w:r>
        <w:rPr>
          <w:b/>
          <w:color w:val="1F3A5F"/>
        </w:rPr>
        <w:t>Proposed redline (Issue 20):</w:t>
      </w:r>
      <w:commentRangeEnd w:id="19"/>
      <w:r>
        <w:rPr>
          <w:rStyle w:val="CommentReference"/>
        </w:rPr>
        <w:commentReference w:id="19"/>
      </w:r>
    </w:p>
    <w:p>
      <w:pPr>
        <w:spacing w:after="80"/>
        <w:ind w:left="432"/>
      </w:pPr>
      <w:r>
        <w:rPr>
          <w:sz w:val="19"/>
        </w:rPr>
        <w:t xml:space="preserve">The Annual Bonus, if earned, shall be paid in a single lump sum </w:t>
      </w:r>
      <w:del w:id="192" w:author="Redmond, Pace &amp; Varela LLP" w:date="2025-10-09T00:00:00Z">
        <w:r>
          <w:rPr>
            <w:sz w:val="19"/>
          </w:rPr>
          <w:delText xml:space="preserve">within seventy-five (75) days following the end of the applicable fiscal year</w:delText>
        </w:r>
      </w:del>
      <w:ins w:id="193" w:author="Redmond, Pace &amp; Varela LLP" w:date="2025-10-09T00:00:00Z">
        <w:r>
          <w:rPr>
            <w:sz w:val="19"/>
          </w:rPr>
          <w:t xml:space="preserve">following certification of results by the Compensation Committee, and in no event later than March 15 of the calendar year following the applicable fiscal year</w:t>
        </w:r>
      </w:ins>
      <w:r>
        <w:rPr>
          <w:sz w:val="19"/>
        </w:rPr>
        <w:t xml:space="preserve">, less all applicable ...</w:t>
      </w:r>
    </w:p>
    <w:p>
      <w:pPr>
        <w:spacing w:after="80"/>
        <w:ind w:left="432"/>
      </w:pPr>
      <w:r>
        <w:rPr>
          <w:b/>
          <w:color w:val="595959"/>
          <w:sz w:val="16"/>
        </w:rPr>
        <w:t xml:space="preserve">Plain-text view of deletions/insertions (for readers without Track Changes): </w:t>
      </w:r>
      <w:r>
        <w:rPr>
          <w:color w:val="595959"/>
          <w:sz w:val="16"/>
        </w:rPr>
        <w:t xml:space="preserve">The Annual Bonus, if earned, shall be paid in a single lump sum [DELETE: within seventy-five (75) days following the end of the applicable fiscal year][INSERT: following certification of results by the Compensation Committee, and in no event later than March 15 of the calendar year following the applicable fiscal year], less all applicable ...  </w:t>
      </w:r>
    </w:p>
    <w:p>
      <w:pPr>
        <w:spacing w:after="60"/>
      </w:pPr>
      <w:r>
        <w:rPr>
          <w:b/>
          <w:sz w:val="19"/>
        </w:rPr>
        <w:t xml:space="preserve">Margin comment (external-safe): </w:t>
      </w:r>
      <w:r>
        <w:rPr>
          <w:i w:val="0"/>
          <w:sz w:val="19"/>
        </w:rPr>
        <w:t>Conformed the payment timing to the short-term deferral period under Section 409A.</w:t>
      </w:r>
    </w:p>
    <w:p>
      <w:pPr>
        <w:pStyle w:val="Heading3"/>
      </w:pPr>
      <w:r>
        <w:t>Issue 21 — Pro-rata bonus on qualifying termination with a target-level floor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5.6; 10.1(iii)</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Pays the prorated target regardless of results: up to $637,500 (full-year target at draft rates) vs. an actual-performance amount (possibly $0)</w:t>
            </w:r>
          </w:p>
        </w:tc>
      </w:tr>
    </w:tbl>
    <w:p>
      <w:pPr>
        <w:spacing w:after="60"/>
      </w:pPr>
      <w:r>
        <w:rPr>
          <w:b/>
        </w:rPr>
        <w:t xml:space="preserve">Draft provision: </w:t>
      </w:r>
      <w:r>
        <w:rPr>
          <w:i w:val="0"/>
        </w:rPr>
        <w:t>Pro-rata bonus on termination without Cause or for Good Reason "no less than the Target Bonus, pro-rated." Section 10.1(iii) repeats this (and the language appears duplicative, risking a double pro-rata bonus).</w:t>
      </w:r>
    </w:p>
    <w:p>
      <w:pPr>
        <w:spacing w:after="60"/>
      </w:pPr>
      <w:r>
        <w:rPr>
          <w:b/>
        </w:rPr>
        <w:t xml:space="preserve">Approved baseline: </w:t>
      </w:r>
      <w:r>
        <w:rPr>
          <w:i w:val="0"/>
        </w:rPr>
        <w:t>Term Sheet Section 8 and Playbook Section IV: pro-rata bonus based on actual Company and individual performance, prorated by days employed divided by 365, payable when other executives are paid.</w:t>
      </w:r>
    </w:p>
    <w:p>
      <w:pPr>
        <w:spacing w:after="60"/>
      </w:pPr>
      <w:r>
        <w:rPr>
          <w:b/>
        </w:rPr>
        <w:t xml:space="preserve">Analysis: </w:t>
      </w:r>
      <w:r>
        <w:rPr>
          <w:i w:val="0"/>
        </w:rPr>
        <w:t>The floor converts a performance award into severance pay. Sections 5.6 and 10.1(iii) each grant a pro-rata bonus, which creates a risk that she argues for both. Consolidate the entitlement in Section 10.1(iii) and condition it on the Release.</w:t>
      </w:r>
    </w:p>
    <w:p>
      <w:pPr>
        <w:spacing w:after="40"/>
      </w:pPr>
      <w:commentRangeStart w:id="20"/>
      <w:r>
        <w:rPr>
          <w:b/>
          <w:color w:val="1F3A5F"/>
        </w:rPr>
        <w:t>Proposed redline (Issue 21):</w:t>
      </w:r>
      <w:commentRangeEnd w:id="20"/>
      <w:r>
        <w:rPr>
          <w:rStyle w:val="CommentReference"/>
        </w:rPr>
        <w:commentReference w:id="20"/>
      </w:r>
    </w:p>
    <w:p>
      <w:pPr>
        <w:spacing w:after="80"/>
        <w:ind w:left="432"/>
      </w:pPr>
      <w:r>
        <w:rPr>
          <w:sz w:val="19"/>
        </w:rPr>
        <w:t xml:space="preserve">Section 5.6 - Pro-Rata Bonus on Termination. </w:t>
      </w:r>
      <w:del w:id="194" w:author="Redmond, Pace &amp; Varela LLP" w:date="2025-10-09T00:00:00Z">
        <w:r>
          <w:rPr>
            <w:sz w:val="19"/>
          </w:rPr>
          <w:delText xml:space="preserve">In the event of termination of the Executive’s employment during a fiscal year by the Company without Cause or by the Executive for Good Reason, the Executive shall receive a pro-rata Annual Bonus ... and the amount of such pro-rata bonus shall be no less than the Target Bonus, pro-rated for the period of employment during such fiscal year. ...</w:delText>
        </w:r>
      </w:del>
      <w:ins w:id="195" w:author="Redmond, Pace &amp; Varela LLP" w:date="2025-10-09T00:00:00Z">
        <w:r>
          <w:rPr>
            <w:sz w:val="19"/>
          </w:rPr>
          <w:t xml:space="preserve">Any entitlement to a pro-rata Annual Bonus upon termination of employment is set forth exclusively in Section 10.1(iii).</w:t>
        </w:r>
      </w:ins>
    </w:p>
    <w:p>
      <w:pPr>
        <w:spacing w:after="80"/>
        <w:ind w:left="432"/>
      </w:pPr>
      <w:r>
        <w:rPr>
          <w:sz w:val="19"/>
        </w:rPr>
        <w:t xml:space="preserve">Section 10.1(iii) - Pro-Rata Bonus. A pro-rata Annual Bonus for the fiscal year in which the termination occurs, </w:t>
      </w:r>
      <w:ins w:id="196" w:author="Redmond, Pace &amp; Varela LLP" w:date="2025-10-09T00:00:00Z">
        <w:r>
          <w:rPr>
            <w:sz w:val="19"/>
          </w:rPr>
          <w:t xml:space="preserve">based on actual performance as determined by the Compensation Committee and</w:t>
        </w:r>
      </w:ins>
      <w:r>
        <w:rPr>
          <w:sz w:val="19"/>
        </w:rPr>
        <w:t xml:space="preserve"> calculated </w:t>
      </w:r>
      <w:del w:id="197" w:author="Redmond, Pace &amp; Varela LLP" w:date="2025-10-09T00:00:00Z">
        <w:r>
          <w:rPr>
            <w:sz w:val="19"/>
          </w:rPr>
          <w:delText xml:space="preserve">based on the number of days elapsed in such fiscal year through the date of termination divided by the total number of days in such fiscal year, with such pro-rata bonus to be no less than the pro-rated Target Bonus</w:delText>
        </w:r>
      </w:del>
      <w:ins w:id="198" w:author="Redmond, Pace &amp; Varela LLP" w:date="2025-10-09T00:00:00Z">
        <w:r>
          <w:rPr>
            <w:sz w:val="19"/>
          </w:rPr>
          <w:t xml:space="preserve">by multiplying the Annual Bonus that would have been earned for such fiscal year by a fraction, the numerator of which is the number of days of the Executive’s employment during such fiscal year and the denominator of which is 365</w:t>
        </w:r>
      </w:ins>
      <w:r>
        <w:rPr>
          <w:sz w:val="19"/>
        </w:rPr>
        <w:t xml:space="preserve">. Such pro-rata Annual Bonus shall be paid at the same time annual bonuses are paid to other senior executive officers of the Company for such fiscal year, but in no event later than </w:t>
      </w:r>
      <w:del w:id="199" w:author="Redmond, Pace &amp; Varela LLP" w:date="2025-10-09T00:00:00Z">
        <w:r>
          <w:rPr>
            <w:sz w:val="19"/>
          </w:rPr>
          <w:delText xml:space="preserve">seventy-five (75) days following the end of such fiscal year</w:delText>
        </w:r>
      </w:del>
      <w:ins w:id="200" w:author="Redmond, Pace &amp; Varela LLP" w:date="2025-10-09T00:00:00Z">
        <w:r>
          <w:rPr>
            <w:sz w:val="19"/>
          </w:rPr>
          <w:t xml:space="preserve">March 15 of the calendar year following such fiscal year</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Section 5.6 - Pro-Rata Bonus on Termination. [DELETE: In the event of termination of the Executive’s employment during a fiscal year by the Company without Cause or by the Executive for Good Reason, the Executive shall receive a pro-rata Annual Bonus ... and the amount of such pro-rata bonus shall be no less than the Target Bonus, pro-rated for the period of employment during such fiscal year. ...][INSERT: Any entitlement to a pro-rata Annual Bonus upon termination of employment is set forth exclusively in Section 10.1(iii).]  </w:t>
      </w:r>
      <w:r>
        <w:rPr>
          <w:color w:val="595959"/>
          <w:sz w:val="16"/>
        </w:rPr>
        <w:t xml:space="preserve">Section 10.1(iii) - Pro-Rata Bonus. A pro-rata Annual Bonus for the fiscal year in which the termination occurs, [INSERT: based on actual performance as determined by the Compensation Committee and] calculated [DELETE: based on the number of days elapsed in such fiscal year through the date of termination divided by the total number of days in such fiscal year, with such pro-rata bonus to be no less than the pro-rated Target Bonus][INSERT: by multiplying the Annual Bonus that would have been earned for such fiscal year by a fraction, the numerator of which is the number of days of the Executive’s employment during such fiscal year and the denominator of which is 365]. Such pro-rata Annual Bonus shall be paid at the same time annual bonuses are paid to other senior executive officers of the Company for such fiscal year, but in no event later than [DELETE: seventy-five (75) days following the end of such fiscal year][INSERT: March 15 of the calendar year following such fiscal year].  </w:t>
      </w:r>
    </w:p>
    <w:p>
      <w:pPr>
        <w:spacing w:after="60"/>
      </w:pPr>
      <w:r>
        <w:rPr>
          <w:b/>
          <w:sz w:val="19"/>
        </w:rPr>
        <w:t xml:space="preserve">Margin comment (external-safe): </w:t>
      </w:r>
      <w:r>
        <w:rPr>
          <w:i w:val="0"/>
          <w:sz w:val="19"/>
        </w:rPr>
        <w:t>The pro-rata bonus is based on actual performance, consistent with the Annual Incentive Plan. Consolidated the entitlement in Section 10.1(iii) to avoid duplication.</w:t>
      </w:r>
    </w:p>
    <w:p>
      <w:pPr>
        <w:pStyle w:val="Heading2"/>
      </w:pPr>
      <w:r>
        <w:t>Section 6 - Equity Compensation</w:t>
      </w:r>
    </w:p>
    <w:p>
      <w:pPr>
        <w:spacing w:after="80"/>
      </w:pPr>
      <w:r>
        <w:rPr>
          <w:i/>
        </w:rPr>
        <w:t>The annual LTI grant is a $2.0M guaranteed floor rather than an approved $1.5M target. The mix is skewed toward time-based RSUs, the Executive gets a peer-group minimum enforced by a consultant she selects, and the make-whole award cliff-vests at 12 months instead of vesting 50/50 at 12 and 24 months.</w:t>
      </w:r>
    </w:p>
    <w:p>
      <w:pPr>
        <w:pStyle w:val="Heading3"/>
      </w:pPr>
      <w:r>
        <w:t>Issue 22 — Annual LTI "no less than" $2,000,000 (vs. $1,500,000 target, no guaranteed minimum)</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6(a)</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+$500,000/yr (+33.3%). +$1,500,000 over three Initial-Term grants. Floor continues for the life of the agreement, including renewals</w:t>
            </w:r>
          </w:p>
        </w:tc>
      </w:tr>
    </w:tbl>
    <w:p>
      <w:pPr>
        <w:spacing w:after="60"/>
      </w:pPr>
      <w:r>
        <w:rPr>
          <w:b/>
        </w:rPr>
        <w:t xml:space="preserve">Draft provision: </w:t>
      </w:r>
      <w:r>
        <w:rPr>
          <w:i w:val="0"/>
        </w:rPr>
        <w:t>Executive "shall receive" annual LTI awards with target grant-date value "no less than" $2,000,000.</w:t>
      </w:r>
    </w:p>
    <w:p>
      <w:pPr>
        <w:spacing w:after="60"/>
      </w:pPr>
      <w:r>
        <w:rPr>
          <w:b/>
        </w:rPr>
        <w:t xml:space="preserve">Approved baseline: </w:t>
      </w:r>
      <w:r>
        <w:rPr>
          <w:i w:val="0"/>
        </w:rPr>
        <w:t>Term Sheet Section 7.A: target annual grant value $1,500,000. Grant values are set by the Committee in its sole discretion. "No minimum grant value is guaranteed for any year during or after the Initial Term." Playbook Section V: the Committee-approved value is the maximum that may be included in the agreement.</w:t>
      </w:r>
    </w:p>
    <w:p>
      <w:pPr>
        <w:spacing w:after="60"/>
      </w:pPr>
      <w:r>
        <w:rPr>
          <w:b/>
        </w:rPr>
        <w:t xml:space="preserve">Analysis: </w:t>
      </w:r>
      <w:r>
        <w:rPr>
          <w:i w:val="0"/>
        </w:rPr>
        <w:t>The draft both increases the grant and converts it into an entitlement. Over the Initial Term (assuming grants in FY2026, FY2027 and FY2028), the incremental grant-date value is $1.5M, which is also incremental share usage under the Plan reserve and incremental burn rate. Because the floor never expires, the cost continues for every renewal year.</w:t>
      </w:r>
    </w:p>
    <w:p>
      <w:pPr>
        <w:spacing w:after="60"/>
      </w:pPr>
      <w:r>
        <w:rPr>
          <w:i w:val="0"/>
        </w:rPr>
        <w:t>Plan name: the term sheet refers to the "2022 Omnibus Equity Incentive Plan," the playbook and draft to the "2022 Omnibus Incentive Plan." Confirm the exact title.</w:t>
      </w:r>
    </w:p>
    <w:p>
      <w:pPr>
        <w:spacing w:after="40"/>
      </w:pPr>
      <w:commentRangeStart w:id="21"/>
      <w:r>
        <w:rPr>
          <w:b/>
          <w:color w:val="1F3A5F"/>
        </w:rPr>
        <w:t>Proposed redline (Issue 22):</w:t>
      </w:r>
      <w:commentRangeEnd w:id="21"/>
      <w:r>
        <w:rPr>
          <w:rStyle w:val="CommentReference"/>
        </w:rPr>
        <w:commentReference w:id="21"/>
      </w:r>
    </w:p>
    <w:p>
      <w:pPr>
        <w:spacing w:after="80"/>
        <w:ind w:left="432"/>
      </w:pPr>
      <w:r>
        <w:rPr>
          <w:sz w:val="19"/>
        </w:rPr>
        <w:t xml:space="preserve">Commencing with the Company’s </w:t>
      </w:r>
      <w:del w:id="201" w:author="Redmond, Pace &amp; Varela LLP" w:date="2025-10-09T00:00:00Z">
        <w:r>
          <w:rPr>
            <w:sz w:val="19"/>
          </w:rPr>
          <w:delText xml:space="preserve">first</w:delText>
        </w:r>
      </w:del>
      <w:r>
        <w:rPr>
          <w:sz w:val="19"/>
        </w:rPr>
        <w:t xml:space="preserve"> annual equity grant cycle </w:t>
      </w:r>
      <w:ins w:id="202" w:author="Redmond, Pace &amp; Varela LLP" w:date="2025-10-09T00:00:00Z">
        <w:r>
          <w:rPr>
            <w:sz w:val="19"/>
          </w:rPr>
          <w:t xml:space="preserve">in fiscal year 2026</w:t>
        </w:r>
      </w:ins>
      <w:r>
        <w:rPr>
          <w:sz w:val="19"/>
        </w:rPr>
        <w:t xml:space="preserve"> following the Effective Date, the Executive shall </w:t>
      </w:r>
      <w:del w:id="203" w:author="Redmond, Pace &amp; Varela LLP" w:date="2025-10-09T00:00:00Z">
        <w:r>
          <w:rPr>
            <w:sz w:val="19"/>
          </w:rPr>
          <w:delText xml:space="preserve">receive</w:delText>
        </w:r>
      </w:del>
      <w:ins w:id="204" w:author="Redmond, Pace &amp; Varela LLP" w:date="2025-10-09T00:00:00Z">
        <w:r>
          <w:rPr>
            <w:sz w:val="19"/>
          </w:rPr>
          <w:t xml:space="preserve">be eligible to receive</w:t>
        </w:r>
      </w:ins>
      <w:r>
        <w:rPr>
          <w:sz w:val="19"/>
        </w:rPr>
        <w:t xml:space="preserve"> annual long-term incentive awards (each, an "LTI Award") </w:t>
      </w:r>
      <w:del w:id="205" w:author="Redmond, Pace &amp; Varela LLP" w:date="2025-10-09T00:00:00Z">
        <w:r>
          <w:rPr>
            <w:sz w:val="19"/>
          </w:rPr>
          <w:delText xml:space="preserve">with an aggregate target grant date fair value of no less than Two Million Dollars ($2,000,000)</w:delText>
        </w:r>
      </w:del>
      <w:ins w:id="206" w:author="Redmond, Pace &amp; Varela LLP" w:date="2025-10-09T00:00:00Z">
        <w:r>
          <w:rPr>
            <w:sz w:val="19"/>
          </w:rPr>
          <w:t xml:space="preserve">. The LTI Award for fiscal year 2026 shall have an aggregate target grant date value of One Million Five Hundred Thousand Dollars ($1,500,000). The amount of each subsequent LTI Award shall be determined by the Compensation Committee in its sole discretion, based on individual and Company performance and peer group benchmarking; no minimum grant value is guaranteed for any year</w:t>
        </w:r>
      </w:ins>
      <w:r>
        <w:rPr>
          <w:sz w:val="19"/>
        </w:rPr>
        <w:t xml:space="preserve">. Each LTI Award shall be granted under and subject to the terms and conditions of the </w:t>
      </w:r>
      <w:del w:id="207" w:author="Redmond, Pace &amp; Varela LLP" w:date="2025-10-09T00:00:00Z">
        <w:r>
          <w:rPr>
            <w:sz w:val="19"/>
          </w:rPr>
          <w:delText xml:space="preserve">Company’s applicable equity incentive plan (currently the Pinnacle Consumer Brands, Inc. 2022 Omnibus Incentive Plan, as may be amended, restated, or replaced from time to time)</w:delText>
        </w:r>
      </w:del>
      <w:ins w:id="208" w:author="Redmond, Pace &amp; Varela LLP" w:date="2025-10-09T00:00:00Z">
        <w:r>
          <w:rPr>
            <w:sz w:val="19"/>
          </w:rPr>
          <w:t xml:space="preserve">Plan</w:t>
        </w:r>
      </w:ins>
      <w:r>
        <w:rPr>
          <w:sz w:val="19"/>
        </w:rPr>
        <w:t xml:space="preserve"> and individual award agreements ...</w:t>
      </w:r>
    </w:p>
    <w:p>
      <w:pPr>
        <w:spacing w:after="80"/>
        <w:ind w:left="432"/>
      </w:pPr>
      <w:r>
        <w:rPr>
          <w:b/>
          <w:color w:val="595959"/>
          <w:sz w:val="16"/>
        </w:rPr>
        <w:t xml:space="preserve">Plain-text view of deletions/insertions (for readers without Track Changes): </w:t>
      </w:r>
      <w:r>
        <w:rPr>
          <w:color w:val="595959"/>
          <w:sz w:val="16"/>
        </w:rPr>
        <w:t xml:space="preserve">Commencing with the Company’s [DELETE: first] annual equity grant cycle [INSERT: in fiscal year 2026] following the Effective Date, the Executive shall [DELETE: receive][INSERT: be eligible to receive] annual long-term incentive awards (each, an "LTI Award") [DELETE: with an aggregate target grant date fair value of no less than Two Million Dollars ($2,000,000)][INSERT: . The LTI Award for fiscal year 2026 shall have an aggregate target grant date value of One Million Five Hundred Thousand Dollars ($1,500,000). The amount of each subsequent LTI Award shall be determined by the Compensation Committee in its sole discretion, based on individual and Company performance and peer group benchmarking; no minimum grant value is guaranteed for any year]. Each LTI Award shall be granted under and subject to the terms and conditions of the [DELETE: Company’s applicable equity incentive plan (currently the Pinnacle Consumer Brands, Inc. 2022 Omnibus Incentive Plan, as may be amended, restated, or replaced from time to time)][INSERT: Plan] and individual award agreements ...  </w:t>
      </w:r>
    </w:p>
    <w:p>
      <w:pPr>
        <w:spacing w:after="60"/>
      </w:pPr>
      <w:r>
        <w:rPr>
          <w:b/>
          <w:sz w:val="19"/>
        </w:rPr>
        <w:t xml:space="preserve">Margin comment (external-safe): </w:t>
      </w:r>
      <w:r>
        <w:rPr>
          <w:i w:val="0"/>
          <w:sz w:val="19"/>
        </w:rPr>
        <w:t>Conformed the FY2026 LTI Award to the approved $1.5 million target value. Later grants are determined annually by the Compensation Committee, consistent with practice for all executive officers.</w:t>
      </w:r>
    </w:p>
    <w:p>
      <w:pPr>
        <w:pStyle w:val="Heading3"/>
      </w:pPr>
      <w:r>
        <w:t>Issue 23 — LTI mix 50% PSUs / 50% RSUs (vs. 60/40)</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6(a)(i)-(ii)</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Time-based RSUs $1,000,000 vs. $600,000 = +$400,000/yr (+66.7%) of service-only value. Also reduces the share of the award subject to the Rule 10D-1 Clawback Policy</w:t>
            </w:r>
          </w:p>
        </w:tc>
      </w:tr>
    </w:tbl>
    <w:p>
      <w:pPr>
        <w:spacing w:after="60"/>
      </w:pPr>
      <w:r>
        <w:rPr>
          <w:b/>
        </w:rPr>
        <w:t xml:space="preserve">Draft provision: </w:t>
      </w:r>
      <w:r>
        <w:rPr>
          <w:i w:val="0"/>
        </w:rPr>
        <w:t>50% PSUs / 50% RSUs.</w:t>
      </w:r>
    </w:p>
    <w:p>
      <w:pPr>
        <w:spacing w:after="60"/>
      </w:pPr>
      <w:r>
        <w:rPr>
          <w:b/>
        </w:rPr>
        <w:t xml:space="preserve">Approved baseline: </w:t>
      </w:r>
      <w:r>
        <w:rPr>
          <w:i w:val="0"/>
        </w:rPr>
        <w:t>Term Sheet Section 7.A: 60% PSUs ($900,000) / 40% RSUs ($600,000). Playbook Section V: the split is a "core element" of pay-for-performance and may not shift toward RSUs (it names a 50/50 split specifically).</w:t>
      </w:r>
    </w:p>
    <w:p>
      <w:pPr>
        <w:spacing w:after="60"/>
      </w:pPr>
      <w:r>
        <w:rPr>
          <w:b/>
        </w:rPr>
        <w:t xml:space="preserve">Analysis: </w:t>
      </w:r>
      <w:r>
        <w:rPr>
          <w:i w:val="0"/>
        </w:rPr>
        <w:t>Time-based RSUs pay out without regard to performance and are generally not "Incentive-Based Compensation" under Rule 10D-1 (see Clawback Policy Summary Section 3). The 50/50 mix therefore weakens both pay-for-performance and clawback coverage.</w:t>
      </w:r>
    </w:p>
    <w:p>
      <w:pPr>
        <w:spacing w:after="40"/>
      </w:pPr>
      <w:commentRangeStart w:id="22"/>
      <w:r>
        <w:rPr>
          <w:b/>
          <w:color w:val="1F3A5F"/>
        </w:rPr>
        <w:t>Proposed redline (Issue 23):</w:t>
      </w:r>
      <w:commentRangeEnd w:id="22"/>
      <w:r>
        <w:rPr>
          <w:rStyle w:val="CommentReference"/>
        </w:rPr>
        <w:commentReference w:id="22"/>
      </w:r>
    </w:p>
    <w:p>
      <w:pPr>
        <w:spacing w:after="80"/>
        <w:ind w:left="432"/>
      </w:pPr>
      <w:r>
        <w:rPr>
          <w:sz w:val="19"/>
        </w:rPr>
        <w:t xml:space="preserve">(i) </w:t>
      </w:r>
      <w:del w:id="209" w:author="Redmond, Pace &amp; Varela LLP" w:date="2025-10-09T00:00:00Z">
        <w:r>
          <w:rPr>
            <w:sz w:val="19"/>
          </w:rPr>
          <w:delText xml:space="preserve">fifty percent (50%)</w:delText>
        </w:r>
      </w:del>
      <w:ins w:id="210" w:author="Redmond, Pace &amp; Varela LLP" w:date="2025-10-09T00:00:00Z">
        <w:r>
          <w:rPr>
            <w:sz w:val="19"/>
          </w:rPr>
          <w:t xml:space="preserve">sixty percent (60%)</w:t>
        </w:r>
      </w:ins>
      <w:r>
        <w:rPr>
          <w:sz w:val="19"/>
        </w:rPr>
        <w:t xml:space="preserve"> in the form of performance-based restricted stock units ("PSUs"); and</w:t>
      </w:r>
    </w:p>
    <w:p>
      <w:pPr>
        <w:spacing w:after="80"/>
        <w:ind w:left="432"/>
      </w:pPr>
      <w:r>
        <w:rPr>
          <w:sz w:val="19"/>
        </w:rPr>
        <w:t xml:space="preserve">(ii) </w:t>
      </w:r>
      <w:del w:id="211" w:author="Redmond, Pace &amp; Varela LLP" w:date="2025-10-09T00:00:00Z">
        <w:r>
          <w:rPr>
            <w:sz w:val="19"/>
          </w:rPr>
          <w:delText xml:space="preserve">fifty percent (50%)</w:delText>
        </w:r>
      </w:del>
      <w:ins w:id="212" w:author="Redmond, Pace &amp; Varela LLP" w:date="2025-10-09T00:00:00Z">
        <w:r>
          <w:rPr>
            <w:sz w:val="19"/>
          </w:rPr>
          <w:t xml:space="preserve">forty percent (40%)</w:t>
        </w:r>
      </w:ins>
      <w:r>
        <w:rPr>
          <w:sz w:val="19"/>
        </w:rPr>
        <w:t xml:space="preserve"> in the form of time-based restricted stock units ("RSUs").</w:t>
      </w:r>
    </w:p>
    <w:p>
      <w:pPr>
        <w:spacing w:after="80"/>
        <w:ind w:left="432"/>
      </w:pPr>
      <w:r>
        <w:rPr>
          <w:b/>
          <w:color w:val="595959"/>
          <w:sz w:val="16"/>
        </w:rPr>
        <w:t xml:space="preserve">Plain-text view of deletions/insertions (for readers without Track Changes): </w:t>
      </w:r>
      <w:r>
        <w:rPr>
          <w:color w:val="595959"/>
          <w:sz w:val="16"/>
        </w:rPr>
        <w:t xml:space="preserve">(i) [DELETE: fifty percent (50%)][INSERT: sixty percent (60%)] in the form of performance-based restricted stock units ("PSUs"); and  </w:t>
      </w:r>
      <w:r>
        <w:rPr>
          <w:color w:val="595959"/>
          <w:sz w:val="16"/>
        </w:rPr>
        <w:t xml:space="preserve">(ii) [DELETE: fifty percent (50%)][INSERT: forty percent (40%)] in the form of time-based restricted stock units ("RSUs").  </w:t>
      </w:r>
    </w:p>
    <w:p>
      <w:pPr>
        <w:spacing w:after="60"/>
      </w:pPr>
      <w:r>
        <w:rPr>
          <w:b/>
          <w:sz w:val="19"/>
        </w:rPr>
        <w:t xml:space="preserve">Margin comment (external-safe): </w:t>
      </w:r>
      <w:r>
        <w:rPr>
          <w:i w:val="0"/>
          <w:sz w:val="19"/>
        </w:rPr>
        <w:t>Conformed to the Company’s standard 60/40 PSU/RSU mix, which applies to all executive officers.</w:t>
      </w:r>
    </w:p>
    <w:p>
      <w:pPr>
        <w:pStyle w:val="Heading3"/>
      </w:pPr>
      <w:r>
        <w:t>Issue 24 — Peer-group median floor on LTI, verified by an Executive-selected consultant at Company expense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6(a) (Minimum Award Level)</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Open-ended. Ties future grants to external data the Executive controls. Could exceed $2.0M; consultant fees are uncapped</w:t>
            </w:r>
          </w:p>
        </w:tc>
      </w:tr>
    </w:tbl>
    <w:p>
      <w:pPr>
        <w:spacing w:after="60"/>
      </w:pPr>
      <w:r>
        <w:rPr>
          <w:b/>
        </w:rPr>
        <w:t xml:space="preserve">Draft provision: </w:t>
      </w:r>
      <w:r>
        <w:rPr>
          <w:i w:val="0"/>
        </w:rPr>
        <w:t>LTI never less than the peer-group median for comparable officers. Peer group and data are "verified by an independent compensation consultant selected and engaged by the Executive at the Company’s expense."</w:t>
      </w:r>
    </w:p>
    <w:p>
      <w:pPr>
        <w:spacing w:after="60"/>
      </w:pPr>
      <w:r>
        <w:rPr>
          <w:b/>
        </w:rPr>
        <w:t xml:space="preserve">Approved baseline: </w:t>
      </w:r>
      <w:r>
        <w:rPr>
          <w:i w:val="0"/>
        </w:rPr>
        <w:t>Playbook Section V expressly prohibits peer-group floors and Executive-selected consultants. Term Sheet Section 7.A: Committee discretion, advised by Greystone.</w:t>
      </w:r>
    </w:p>
    <w:p>
      <w:pPr>
        <w:spacing w:after="60"/>
      </w:pPr>
      <w:r>
        <w:rPr>
          <w:b/>
        </w:rPr>
        <w:t xml:space="preserve">Analysis: </w:t>
      </w:r>
      <w:r>
        <w:rPr>
          <w:i w:val="0"/>
        </w:rPr>
        <w:t>This clause hands control of the Committee’s equity budget to the Executive’s consultant. It also conflicts with NYSE Section 303A.05 and Item 407(e)(3) of Regulation S-K, which contemplate that the Committee retains and oversees its own advisers. Delete it.</w:t>
      </w:r>
    </w:p>
    <w:p>
      <w:pPr>
        <w:spacing w:after="40"/>
      </w:pPr>
      <w:commentRangeStart w:id="23"/>
      <w:r>
        <w:rPr>
          <w:b/>
          <w:color w:val="1F3A5F"/>
        </w:rPr>
        <w:t>Proposed redline (Issue 24):</w:t>
      </w:r>
      <w:commentRangeEnd w:id="23"/>
      <w:r>
        <w:rPr>
          <w:rStyle w:val="CommentReference"/>
        </w:rPr>
        <w:commentReference w:id="23"/>
      </w:r>
    </w:p>
    <w:p>
      <w:pPr>
        <w:spacing w:after="80"/>
        <w:ind w:left="432"/>
        <w:rPr>
          <w:del w:id="213" w:author="Redmond, Pace &amp; Varela LLP" w:date="2025-10-09T00:00:00Z"/>
        </w:rPr>
      </w:pPr>
      <w:del w:id="214" w:author="Redmond, Pace &amp; Varela LLP" w:date="2025-10-09T00:00:00Z">
        <w:r>
          <w:rPr>
            <w:sz w:val="19"/>
          </w:rPr>
          <w:delText xml:space="preserve">Minimum Award Level. In no event shall the Executive’s annual LTI Award have a target grant date fair value of less than the median grant value for comparable officers at peer group companies (the "Peer Group Companies"), as determined by the Compensation Committee. The identity of the Peer Group Companies and the compensation data used for such determination shall be verified by an independent compensation consultant selected and engaged by the Executive at the Company’s expense, provided that such consultant shall be a nationally recognized firm with experience in executive compensation for publicly traded consumer products companies.</w:delText>
        </w:r>
      </w:del>
    </w:p>
    <w:p>
      <w:pPr>
        <w:spacing w:after="80"/>
        <w:ind w:left="432"/>
      </w:pPr>
      <w:r>
        <w:rPr>
          <w:b/>
          <w:color w:val="595959"/>
          <w:sz w:val="16"/>
        </w:rPr>
        <w:t xml:space="preserve">Plain-text view of deletions/insertions (for readers without Track Changes): </w:t>
      </w:r>
      <w:r>
        <w:rPr>
          <w:color w:val="595959"/>
          <w:sz w:val="16"/>
        </w:rPr>
        <w:t xml:space="preserve">[DELETE: Minimum Award Level. In no event shall the Executive’s annual LTI Award have a target grant date fair value of less than the median grant value for comparable officers at peer group companies (the "Peer Group Companies"), as determined by the Compensation Committee. The identity of the Peer Group Companies and the compensation data used for such determination shall be verified by an independent compensation consultant selected and engaged by the Executive at the Company’s expense, provided that such consultant shall be a nationally recognized firm with experience in executive compensation for publicly traded consumer products companies.]  </w:t>
      </w:r>
    </w:p>
    <w:p>
      <w:pPr>
        <w:spacing w:after="60"/>
      </w:pPr>
      <w:r>
        <w:rPr>
          <w:b/>
          <w:sz w:val="19"/>
        </w:rPr>
        <w:t xml:space="preserve">Margin comment (external-safe): </w:t>
      </w:r>
      <w:r>
        <w:rPr>
          <w:i w:val="0"/>
          <w:sz w:val="19"/>
        </w:rPr>
        <w:t>Deleted. LTI grant values are determined by the Compensation Committee with the advice of its independent compensation consultant.</w:t>
      </w:r>
    </w:p>
    <w:p>
      <w:pPr>
        <w:pStyle w:val="Heading3"/>
      </w:pPr>
      <w:r>
        <w:t>Issue 25 — Make-whole award ($3.2M) cliff-vests 100% at 12 months (vs. 50% at 12 / 50% at 24 months)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6(b)</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Pulls $1,600,000 of retention value forward by 12 months. A departure between Jan. 6, 2027 and Jan. 6, 2028 would cost the Company $1.6M of unearned retention value</w:t>
            </w:r>
          </w:p>
        </w:tc>
      </w:tr>
    </w:tbl>
    <w:p>
      <w:pPr>
        <w:spacing w:after="60"/>
      </w:pPr>
      <w:r>
        <w:rPr>
          <w:b/>
        </w:rPr>
        <w:t xml:space="preserve">Draft provision: </w:t>
      </w:r>
      <w:r>
        <w:rPr>
          <w:i w:val="0"/>
        </w:rPr>
        <w:t>$3.2M RSUs vest in full on January 6, 2027.</w:t>
      </w:r>
    </w:p>
    <w:p>
      <w:pPr>
        <w:spacing w:after="60"/>
      </w:pPr>
      <w:r>
        <w:rPr>
          <w:b/>
        </w:rPr>
        <w:t xml:space="preserve">Approved baseline: </w:t>
      </w:r>
      <w:r>
        <w:rPr>
          <w:i w:val="0"/>
        </w:rPr>
        <w:t>Term Sheet Section 7.B: 50% ($1.6M) on January 6, 2027 and 50% ($1.6M) on January 6, 2028. Accelerates only under the CIC provisions. Playbook Section V: the make-whole may never vest in a single tranche earlier than 24 months; 50/50 at 12/24 months is the preferred structure.</w:t>
      </w:r>
    </w:p>
    <w:p>
      <w:pPr>
        <w:spacing w:after="60"/>
      </w:pPr>
      <w:r>
        <w:rPr>
          <w:b/>
        </w:rPr>
        <w:t xml:space="preserve">Analysis: </w:t>
      </w:r>
      <w:r>
        <w:rPr>
          <w:i w:val="0"/>
        </w:rPr>
        <w:t>The make-whole replaces forfeited Meridian equity. Its vesting is meant to mirror the forfeited awards, and the playbook asks the CHRO to document that schedule. A 12-month cliff removes the second-year retention hook. Request Meridian’s vesting schedule for the forfeited awards. If those awards would have vested over a longer horizon, 12/24-month vesting is already generous to the Executive.</w:t>
      </w:r>
    </w:p>
    <w:p>
      <w:pPr>
        <w:spacing w:after="40"/>
      </w:pPr>
      <w:commentRangeStart w:id="24"/>
      <w:r>
        <w:rPr>
          <w:b/>
          <w:color w:val="1F3A5F"/>
        </w:rPr>
        <w:t>Proposed redline (Issue 25):</w:t>
      </w:r>
      <w:commentRangeEnd w:id="24"/>
      <w:r>
        <w:rPr>
          <w:rStyle w:val="CommentReference"/>
        </w:rPr>
        <w:commentReference w:id="24"/>
      </w:r>
    </w:p>
    <w:p>
      <w:pPr>
        <w:spacing w:after="80"/>
        <w:ind w:left="432"/>
      </w:pPr>
      <w:r>
        <w:rPr>
          <w:sz w:val="19"/>
        </w:rPr>
        <w:t xml:space="preserve">The Make-Whole Award shall vest </w:t>
      </w:r>
      <w:del w:id="215" w:author="Redmond, Pace &amp; Varela LLP" w:date="2025-10-09T00:00:00Z">
        <w:r>
          <w:rPr>
            <w:sz w:val="19"/>
          </w:rPr>
          <w:delText xml:space="preserve">in its entirety on the first (1st) anniversary of the Effective Date (i.e., January 6, 2027), subject to the Executive’s continued employment with the Company through such date</w:delText>
        </w:r>
      </w:del>
      <w:ins w:id="216" w:author="Redmond, Pace &amp; Varela LLP" w:date="2025-10-09T00:00:00Z">
        <w:r>
          <w:rPr>
            <w:sz w:val="19"/>
          </w:rPr>
          <w:t xml:space="preserve">as to fifty percent (50%) on the first (1st) anniversary of the Effective Date (January 6, 2027) and as to the remaining fifty percent (50%) on the second (2nd) anniversary of the Effective Date (January 6, 2028), in each case subject to the Executive’s continued employment with the Company through the applicable vesting date, except as provided in Section 11</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Make-Whole Award shall vest [DELETE: in its entirety on the first (1st) anniversary of the Effective Date (i.e., January 6, 2027), subject to the Executive’s continued employment with the Company through such date][INSERT: as to fifty percent (50%) on the first (1st) anniversary of the Effective Date (January 6, 2027) and as to the remaining fifty percent (50%) on the second (2nd) anniversary of the Effective Date (January 6, 2028), in each case subject to the Executive’s continued employment with the Company through the applicable vesting date, except as provided in Section 11]. ...  </w:t>
      </w:r>
    </w:p>
    <w:p>
      <w:pPr>
        <w:spacing w:after="60"/>
      </w:pPr>
      <w:r>
        <w:rPr>
          <w:b/>
          <w:sz w:val="19"/>
        </w:rPr>
        <w:t xml:space="preserve">Margin comment (external-safe): </w:t>
      </w:r>
      <w:r>
        <w:rPr>
          <w:i w:val="0"/>
          <w:sz w:val="19"/>
        </w:rPr>
        <w:t>Conformed the make-whole vesting to 50% at each of the first and second anniversaries. This mirrors the forfeiture schedule of replacement equity and is the Company’s standard for make-whole awards.</w:t>
      </w:r>
    </w:p>
    <w:p>
      <w:pPr>
        <w:pStyle w:val="Heading2"/>
      </w:pPr>
      <w:r>
        <w:t>Section 7 - Benefits</w:t>
      </w:r>
    </w:p>
    <w:p>
      <w:pPr>
        <w:spacing w:after="80"/>
      </w:pPr>
      <w:r>
        <w:rPr>
          <w:i/>
        </w:rPr>
        <w:t>Each perquisite has been raised above the approved level. Individually the amounts are small, but each one is a material deviation as defined in Term Sheet Section 15 (it increases the aggregate cost of the package). Several would also have to be disclosed as perquisites in the proxy.</w:t>
      </w:r>
    </w:p>
    <w:p>
      <w:pPr>
        <w:pStyle w:val="Heading3"/>
      </w:pPr>
      <w:r>
        <w:t>Issue 26 — Executive physical at "facility of Executive’s choosing" with travel reimbursed</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7.2(a)</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Modest. Travel reimbursement is uncapped</w:t>
            </w:r>
          </w:p>
        </w:tc>
      </w:tr>
    </w:tbl>
    <w:p>
      <w:pPr>
        <w:spacing w:after="60"/>
      </w:pPr>
      <w:r>
        <w:rPr>
          <w:b/>
        </w:rPr>
        <w:t xml:space="preserve">Draft provision: </w:t>
      </w:r>
      <w:r>
        <w:rPr>
          <w:i w:val="0"/>
        </w:rPr>
        <w:t>Annual physical at a facility of her choosing, including associated travel expenses.</w:t>
      </w:r>
    </w:p>
    <w:p>
      <w:pPr>
        <w:spacing w:after="60"/>
      </w:pPr>
      <w:r>
        <w:rPr>
          <w:b/>
        </w:rPr>
        <w:t xml:space="preserve">Approved baseline: </w:t>
      </w:r>
      <w:r>
        <w:rPr>
          <w:i w:val="0"/>
        </w:rPr>
        <w:t>Term Sheet Section 11: executive physical program. Playbook Section XII: at a Company-designated provider.</w:t>
      </w:r>
    </w:p>
    <w:p>
      <w:pPr>
        <w:spacing w:after="60"/>
      </w:pPr>
      <w:r>
        <w:rPr>
          <w:b/>
        </w:rPr>
        <w:t xml:space="preserve">Analysis: </w:t>
      </w:r>
      <w:r>
        <w:rPr>
          <w:i w:val="0"/>
        </w:rPr>
        <w:t>The cost is small, but uncapped travel (for example, to a destination clinic) adds an unbudgeted, proxy-reportable perquisite.</w:t>
      </w:r>
    </w:p>
    <w:p>
      <w:pPr>
        <w:spacing w:after="40"/>
      </w:pPr>
      <w:commentRangeStart w:id="25"/>
      <w:r>
        <w:rPr>
          <w:b/>
          <w:color w:val="1F3A5F"/>
        </w:rPr>
        <w:t>Proposed redline (Issue 26):</w:t>
      </w:r>
      <w:commentRangeEnd w:id="25"/>
      <w:r>
        <w:rPr>
          <w:rStyle w:val="CommentReference"/>
        </w:rPr>
        <w:commentReference w:id="25"/>
      </w:r>
    </w:p>
    <w:p>
      <w:pPr>
        <w:spacing w:after="80"/>
        <w:ind w:left="432"/>
      </w:pPr>
      <w:r>
        <w:rPr>
          <w:sz w:val="19"/>
        </w:rPr>
        <w:t xml:space="preserve">(a) Executive Physical Examination. An annual comprehensive executive physical examination </w:t>
      </w:r>
      <w:del w:id="217" w:author="Redmond, Pace &amp; Varela LLP" w:date="2025-10-09T00:00:00Z">
        <w:r>
          <w:rPr>
            <w:sz w:val="19"/>
          </w:rPr>
          <w:delText xml:space="preserve">at a facility of the Executive’s choosing</w:delText>
        </w:r>
      </w:del>
      <w:ins w:id="218" w:author="Redmond, Pace &amp; Varela LLP" w:date="2025-10-09T00:00:00Z">
        <w:r>
          <w:rPr>
            <w:sz w:val="19"/>
          </w:rPr>
          <w:t xml:space="preserve">under the Company’s executive physical program at a Company-designated provider</w:t>
        </w:r>
      </w:ins>
      <w:r>
        <w:rPr>
          <w:sz w:val="19"/>
        </w:rPr>
        <w:t xml:space="preserve">, at the Company’s expense. </w:t>
      </w:r>
      <w:del w:id="219" w:author="Redmond, Pace &amp; Varela LLP" w:date="2025-10-09T00:00:00Z">
        <w:r>
          <w:rPr>
            <w:sz w:val="19"/>
          </w:rPr>
          <w:delText xml:space="preserve">The Company shall reimburse the Executive for the full cost of such examination, including any travel expenses associated therewith, upon the Executive’s submission of appropriate documentation.</w:delText>
        </w:r>
      </w:del>
    </w:p>
    <w:p>
      <w:pPr>
        <w:spacing w:after="80"/>
        <w:ind w:left="432"/>
      </w:pPr>
      <w:r>
        <w:rPr>
          <w:b/>
          <w:color w:val="595959"/>
          <w:sz w:val="16"/>
        </w:rPr>
        <w:t xml:space="preserve">Plain-text view of deletions/insertions (for readers without Track Changes): </w:t>
      </w:r>
      <w:r>
        <w:rPr>
          <w:color w:val="595959"/>
          <w:sz w:val="16"/>
        </w:rPr>
        <w:t xml:space="preserve">(a) Executive Physical Examination. An annual comprehensive executive physical examination [DELETE: at a facility of the Executive’s choosing][INSERT: under the Company’s executive physical program at a Company-designated provider], at the Company’s expense. [DELETE: The Company shall reimburse the Executive for the full cost of such examination, including any travel expenses associated therewith, upon the Executive’s submission of appropriate documentation.]  </w:t>
      </w:r>
    </w:p>
    <w:p>
      <w:pPr>
        <w:spacing w:after="60"/>
      </w:pPr>
      <w:r>
        <w:rPr>
          <w:b/>
          <w:sz w:val="19"/>
        </w:rPr>
        <w:t xml:space="preserve">Margin comment (external-safe): </w:t>
      </w:r>
      <w:r>
        <w:rPr>
          <w:i w:val="0"/>
          <w:sz w:val="19"/>
        </w:rPr>
        <w:t>Conformed to the Company’s executive physical program.</w:t>
      </w:r>
    </w:p>
    <w:p>
      <w:pPr>
        <w:spacing w:after="120"/>
      </w:pPr>
      <w:r>
        <w:rPr>
          <w:b/>
        </w:rPr>
        <w:t xml:space="preserve">Negotiation parameters: </w:t>
      </w:r>
      <w:r>
        <w:rPr>
          <w:i w:val="0"/>
        </w:rPr>
        <w:t>Fallback: an alternate provider reasonably acceptable to the Company, up to the cost of the designated program, with no travel reimbursement.</w:t>
      </w:r>
    </w:p>
    <w:p>
      <w:pPr>
        <w:pStyle w:val="Heading3"/>
      </w:pPr>
      <w:r>
        <w:t>Issue 27 — Financial planning allowance $25,000 (vs. $15,000)</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7.2(c)</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+$10,000/yr. +$30,000 over the Initial Term</w:t>
            </w:r>
          </w:p>
        </w:tc>
      </w:tr>
    </w:tbl>
    <w:p>
      <w:pPr>
        <w:spacing w:after="60"/>
      </w:pPr>
      <w:r>
        <w:rPr>
          <w:b/>
        </w:rPr>
        <w:t xml:space="preserve">Draft provision: </w:t>
      </w:r>
      <w:r>
        <w:rPr>
          <w:i w:val="0"/>
        </w:rPr>
        <w:t>$25,000 per year.</w:t>
      </w:r>
    </w:p>
    <w:p>
      <w:pPr>
        <w:spacing w:after="60"/>
      </w:pPr>
      <w:r>
        <w:rPr>
          <w:b/>
        </w:rPr>
        <w:t xml:space="preserve">Approved baseline: </w:t>
      </w:r>
      <w:r>
        <w:rPr>
          <w:i w:val="0"/>
        </w:rPr>
        <w:t>Term Sheet Section 11 and Playbook Section XII: $15,000 per year maximum.</w:t>
      </w:r>
    </w:p>
    <w:p>
      <w:pPr>
        <w:spacing w:after="60"/>
      </w:pPr>
      <w:r>
        <w:rPr>
          <w:b/>
        </w:rPr>
        <w:t xml:space="preserve">Analysis: </w:t>
      </w:r>
      <w:r>
        <w:rPr>
          <w:i w:val="0"/>
        </w:rPr>
        <w:t>Exceeds the approved and policy maximum.</w:t>
      </w:r>
    </w:p>
    <w:p>
      <w:pPr>
        <w:spacing w:after="40"/>
      </w:pPr>
      <w:commentRangeStart w:id="26"/>
      <w:r>
        <w:rPr>
          <w:b/>
          <w:color w:val="1F3A5F"/>
        </w:rPr>
        <w:t>Proposed redline (Issue 27):</w:t>
      </w:r>
      <w:commentRangeEnd w:id="26"/>
      <w:r>
        <w:rPr>
          <w:rStyle w:val="CommentReference"/>
        </w:rPr>
        <w:commentReference w:id="26"/>
      </w:r>
    </w:p>
    <w:p>
      <w:pPr>
        <w:spacing w:after="80"/>
        <w:ind w:left="432"/>
      </w:pPr>
      <w:r>
        <w:rPr>
          <w:sz w:val="19"/>
        </w:rPr>
        <w:t xml:space="preserve">(c) ... An annual financial planning and tax preparation allowance of </w:t>
      </w:r>
      <w:del w:id="220" w:author="Redmond, Pace &amp; Varela LLP" w:date="2025-10-09T00:00:00Z">
        <w:r>
          <w:rPr>
            <w:sz w:val="19"/>
          </w:rPr>
          <w:delText xml:space="preserve">Twenty-Five Thousand Dollars ($25,000)</w:delText>
        </w:r>
      </w:del>
      <w:ins w:id="221" w:author="Redmond, Pace &amp; Varela LLP" w:date="2025-10-09T00:00:00Z">
        <w:r>
          <w:rPr>
            <w:sz w:val="19"/>
          </w:rPr>
          <w:t xml:space="preserve">up to Fifteen Thousand Dollars ($15,000)</w:t>
        </w:r>
      </w:ins>
      <w:r>
        <w:rPr>
          <w:sz w:val="19"/>
        </w:rPr>
        <w:t xml:space="preserve">, payable upon submission of receipts ...</w:t>
      </w:r>
    </w:p>
    <w:p>
      <w:pPr>
        <w:spacing w:after="80"/>
        <w:ind w:left="432"/>
      </w:pPr>
      <w:r>
        <w:rPr>
          <w:b/>
          <w:color w:val="595959"/>
          <w:sz w:val="16"/>
        </w:rPr>
        <w:t xml:space="preserve">Plain-text view of deletions/insertions (for readers without Track Changes): </w:t>
      </w:r>
      <w:r>
        <w:rPr>
          <w:color w:val="595959"/>
          <w:sz w:val="16"/>
        </w:rPr>
        <w:t xml:space="preserve">(c) ... An annual financial planning and tax preparation allowance of [DELETE: Twenty-Five Thousand Dollars ($25,000)][INSERT: up to Fifteen Thousand Dollars ($15,000)], payable upon submission of receipts ...  </w:t>
      </w:r>
    </w:p>
    <w:p>
      <w:pPr>
        <w:spacing w:after="60"/>
      </w:pPr>
      <w:r>
        <w:rPr>
          <w:b/>
          <w:sz w:val="19"/>
        </w:rPr>
        <w:t xml:space="preserve">Margin comment (external-safe): </w:t>
      </w:r>
      <w:r>
        <w:rPr>
          <w:i w:val="0"/>
          <w:sz w:val="19"/>
        </w:rPr>
        <w:t>Conformed to the Company’s executive financial planning allowance.</w:t>
      </w:r>
    </w:p>
    <w:p>
      <w:pPr>
        <w:pStyle w:val="Heading3"/>
      </w:pPr>
      <w:r>
        <w:t>Issue 28 — First-class air travel for all business travel (domestic and international)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7.3</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Incremental first-class premium on all domestic travel. Volume-dependent (illustratively ~$15,000 to $30,000/yr). Inconsistent with the travel policy</w:t>
            </w:r>
          </w:p>
        </w:tc>
      </w:tr>
    </w:tbl>
    <w:p>
      <w:pPr>
        <w:spacing w:after="60"/>
      </w:pPr>
      <w:r>
        <w:rPr>
          <w:b/>
        </w:rPr>
        <w:t xml:space="preserve">Draft provision: </w:t>
      </w:r>
      <w:r>
        <w:rPr>
          <w:i w:val="0"/>
        </w:rPr>
        <w:t>First class for all business travel.</w:t>
      </w:r>
    </w:p>
    <w:p>
      <w:pPr>
        <w:spacing w:after="60"/>
      </w:pPr>
      <w:r>
        <w:rPr>
          <w:b/>
        </w:rPr>
        <w:t xml:space="preserve">Approved baseline: </w:t>
      </w:r>
      <w:r>
        <w:rPr>
          <w:i w:val="0"/>
        </w:rPr>
        <w:t>Term Sheet Section 11: business class domestic; first class international. Playbook Section XII further limits first class to international flights longer than six hours.</w:t>
      </w:r>
    </w:p>
    <w:p>
      <w:pPr>
        <w:spacing w:after="60"/>
      </w:pPr>
      <w:r>
        <w:rPr>
          <w:b/>
        </w:rPr>
        <w:t xml:space="preserve">Analysis: </w:t>
      </w:r>
      <w:r>
        <w:rPr>
          <w:i w:val="0"/>
        </w:rPr>
        <w:t>The term sheet and playbook differ slightly on international travel. The term sheet allows first class for international flights, while the playbook limits it to flights of more than six hours. Tying the clause to "the Company’s travel policy" reconciles them without arguing over the difference with opposing counsel.</w:t>
      </w:r>
    </w:p>
    <w:p>
      <w:pPr>
        <w:spacing w:after="40"/>
      </w:pPr>
      <w:commentRangeStart w:id="27"/>
      <w:r>
        <w:rPr>
          <w:b/>
          <w:color w:val="1F3A5F"/>
        </w:rPr>
        <w:t>Proposed redline (Issue 28):</w:t>
      </w:r>
      <w:commentRangeEnd w:id="27"/>
      <w:r>
        <w:rPr>
          <w:rStyle w:val="CommentReference"/>
        </w:rPr>
        <w:commentReference w:id="27"/>
      </w:r>
    </w:p>
    <w:p>
      <w:pPr>
        <w:spacing w:after="80"/>
        <w:ind w:left="432"/>
      </w:pPr>
      <w:r>
        <w:rPr>
          <w:sz w:val="19"/>
        </w:rPr>
        <w:t xml:space="preserve">The Executive shall be entitled to </w:t>
      </w:r>
      <w:del w:id="222" w:author="Redmond, Pace &amp; Varela LLP" w:date="2025-10-09T00:00:00Z">
        <w:r>
          <w:rPr>
            <w:sz w:val="19"/>
          </w:rPr>
          <w:delText xml:space="preserve">first-class air travel for all business-related travel, both domestic and international</w:delText>
        </w:r>
      </w:del>
      <w:ins w:id="223" w:author="Redmond, Pace &amp; Varela LLP" w:date="2025-10-09T00:00:00Z">
        <w:r>
          <w:rPr>
            <w:sz w:val="19"/>
          </w:rPr>
          <w:t xml:space="preserve">business-class air travel for domestic business travel and first-class air travel for international business travel, in each case in accordance with the Company’s travel policy as in effect from time to time</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Executive shall be entitled to [DELETE: first-class air travel for all business-related travel, both domestic and international][INSERT: business-class air travel for domestic business travel and first-class air travel for international business travel, in each case in accordance with the Company’s travel policy as in effect from time to time]. ...  </w:t>
      </w:r>
    </w:p>
    <w:p>
      <w:pPr>
        <w:spacing w:after="60"/>
      </w:pPr>
      <w:r>
        <w:rPr>
          <w:b/>
          <w:sz w:val="19"/>
        </w:rPr>
        <w:t xml:space="preserve">Margin comment (external-safe): </w:t>
      </w:r>
      <w:r>
        <w:rPr>
          <w:i w:val="0"/>
          <w:sz w:val="19"/>
        </w:rPr>
        <w:t>Conformed to the Company’s executive travel policy.</w:t>
      </w:r>
    </w:p>
    <w:p>
      <w:pPr>
        <w:pStyle w:val="Heading3"/>
      </w:pPr>
      <w:r>
        <w:t>Issue 29 — Automobile allowance $1,200/month (vs. $800/month)</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7.4</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+$400/month = +$4,800/yr. +$14,400 over the Initial Term</w:t>
            </w:r>
          </w:p>
        </w:tc>
      </w:tr>
    </w:tbl>
    <w:p>
      <w:pPr>
        <w:spacing w:after="60"/>
      </w:pPr>
      <w:r>
        <w:rPr>
          <w:b/>
        </w:rPr>
        <w:t xml:space="preserve">Draft provision: </w:t>
      </w:r>
      <w:r>
        <w:rPr>
          <w:i w:val="0"/>
        </w:rPr>
        <w:t>$1,200 per month.</w:t>
      </w:r>
    </w:p>
    <w:p>
      <w:pPr>
        <w:spacing w:after="60"/>
      </w:pPr>
      <w:r>
        <w:rPr>
          <w:b/>
        </w:rPr>
        <w:t xml:space="preserve">Approved baseline: </w:t>
      </w:r>
      <w:r>
        <w:rPr>
          <w:i w:val="0"/>
        </w:rPr>
        <w:t>Term Sheet Section 11: per Company policy for C-suite executives. Playbook Section XII: up to $800 per month. Higher amounts require Committee approval.</w:t>
      </w:r>
    </w:p>
    <w:p>
      <w:pPr>
        <w:spacing w:after="60"/>
      </w:pPr>
      <w:r>
        <w:rPr>
          <w:b/>
        </w:rPr>
        <w:t xml:space="preserve">Analysis: </w:t>
      </w:r>
      <w:r>
        <w:rPr>
          <w:i w:val="0"/>
        </w:rPr>
        <w:t>Exceeds the policy amount by 50%.</w:t>
      </w:r>
    </w:p>
    <w:p>
      <w:pPr>
        <w:spacing w:after="40"/>
      </w:pPr>
      <w:commentRangeStart w:id="28"/>
      <w:r>
        <w:rPr>
          <w:b/>
          <w:color w:val="1F3A5F"/>
        </w:rPr>
        <w:t>Proposed redline (Issue 29):</w:t>
      </w:r>
      <w:commentRangeEnd w:id="28"/>
      <w:r>
        <w:rPr>
          <w:rStyle w:val="CommentReference"/>
        </w:rPr>
        <w:commentReference w:id="28"/>
      </w:r>
    </w:p>
    <w:p>
      <w:pPr>
        <w:spacing w:after="80"/>
        <w:ind w:left="432"/>
      </w:pPr>
      <w:r>
        <w:rPr>
          <w:sz w:val="19"/>
        </w:rPr>
        <w:t xml:space="preserve">The Company shall provide the Executive with </w:t>
      </w:r>
      <w:del w:id="224" w:author="Redmond, Pace &amp; Varela LLP" w:date="2025-10-09T00:00:00Z">
        <w:r>
          <w:rPr>
            <w:sz w:val="19"/>
          </w:rPr>
          <w:delText xml:space="preserve">a monthly automobile allowance of One Thousand Two Hundred Dollars ($1,200)</w:delText>
        </w:r>
      </w:del>
      <w:ins w:id="225" w:author="Redmond, Pace &amp; Varela LLP" w:date="2025-10-09T00:00:00Z">
        <w:r>
          <w:rPr>
            <w:sz w:val="19"/>
          </w:rPr>
          <w:t xml:space="preserve">an automobile allowance in accordance with the Company’s policy for C-suite executives as in effect from time to time (currently Eight Hundred Dollars ($800) per month)</w:t>
        </w:r>
      </w:ins>
      <w:r>
        <w:rPr>
          <w:sz w:val="19"/>
        </w:rPr>
        <w:t xml:space="preserve">, payable ...</w:t>
      </w:r>
    </w:p>
    <w:p>
      <w:pPr>
        <w:spacing w:after="80"/>
        <w:ind w:left="432"/>
      </w:pPr>
      <w:r>
        <w:rPr>
          <w:b/>
          <w:color w:val="595959"/>
          <w:sz w:val="16"/>
        </w:rPr>
        <w:t xml:space="preserve">Plain-text view of deletions/insertions (for readers without Track Changes): </w:t>
      </w:r>
      <w:r>
        <w:rPr>
          <w:color w:val="595959"/>
          <w:sz w:val="16"/>
        </w:rPr>
        <w:t xml:space="preserve">The Company shall provide the Executive with [DELETE: a monthly automobile allowance of One Thousand Two Hundred Dollars ($1,200)][INSERT: an automobile allowance in accordance with the Company’s policy for C-suite executives as in effect from time to time (currently Eight Hundred Dollars ($800) per month)], payable ...  </w:t>
      </w:r>
    </w:p>
    <w:p>
      <w:pPr>
        <w:spacing w:after="60"/>
      </w:pPr>
      <w:r>
        <w:rPr>
          <w:b/>
          <w:sz w:val="19"/>
        </w:rPr>
        <w:t xml:space="preserve">Margin comment (external-safe): </w:t>
      </w:r>
      <w:r>
        <w:rPr>
          <w:i w:val="0"/>
          <w:sz w:val="19"/>
        </w:rPr>
        <w:t>Conformed to the Company’s C-suite automobile allowance policy.</w:t>
      </w:r>
    </w:p>
    <w:p>
      <w:pPr>
        <w:pStyle w:val="Heading3"/>
      </w:pPr>
      <w:r>
        <w:t>Issue 30 — Spousal travel to up to four Company events per year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7.5</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Must-Reject</w:t>
            </w:r>
          </w:p>
        </w:tc>
        <w:tc>
          <w:tcPr>
            <w:tcW w:type="dxa" w:w="5040"/>
          </w:tcPr>
          <w:p>
            <w:pPr>
              <w:spacing w:after="0"/>
            </w:pPr>
            <w:r/>
            <w:r>
              <w:rPr>
                <w:b w:val="0"/>
                <w:sz w:val="16"/>
              </w:rPr>
              <w:t>Impact: Three extra events/yr (illustratively ~$9,000/yr). Imputed income and proxy perquisite disclosure</w:t>
            </w:r>
          </w:p>
        </w:tc>
      </w:tr>
    </w:tbl>
    <w:p>
      <w:pPr>
        <w:spacing w:after="60"/>
      </w:pPr>
      <w:r>
        <w:rPr>
          <w:b/>
        </w:rPr>
        <w:t xml:space="preserve">Draft provision: </w:t>
      </w:r>
      <w:r>
        <w:rPr>
          <w:i w:val="0"/>
        </w:rPr>
        <w:t>Spouse/partner travel to up to four Company events per year.</w:t>
      </w:r>
    </w:p>
    <w:p>
      <w:pPr>
        <w:spacing w:after="60"/>
      </w:pPr>
      <w:r>
        <w:rPr>
          <w:b/>
        </w:rPr>
        <w:t xml:space="preserve">Approved baseline: </w:t>
      </w:r>
      <w:r>
        <w:rPr>
          <w:i w:val="0"/>
        </w:rPr>
        <w:t>The term sheet does not list spousal travel. Playbook Section XII: one event per year (the annual leadership retreat).</w:t>
      </w:r>
    </w:p>
    <w:p>
      <w:pPr>
        <w:spacing w:after="60"/>
      </w:pPr>
      <w:r>
        <w:rPr>
          <w:b/>
        </w:rPr>
        <w:t xml:space="preserve">Analysis: </w:t>
      </w:r>
      <w:r>
        <w:rPr>
          <w:i w:val="0"/>
        </w:rPr>
        <w:t>Because the term sheet is silent, even one event is technically a commitment the Committee did not approve. Kendra should confirm whether leadership-retreat spousal travel is a standard policy benefit available to all executive officers. If it is, reference the policy. If not, delete the clause.</w:t>
      </w:r>
    </w:p>
    <w:p>
      <w:pPr>
        <w:spacing w:after="40"/>
      </w:pPr>
      <w:commentRangeStart w:id="29"/>
      <w:r>
        <w:rPr>
          <w:b/>
          <w:color w:val="1F3A5F"/>
        </w:rPr>
        <w:t>Proposed redline (Issue 30):</w:t>
      </w:r>
      <w:commentRangeEnd w:id="29"/>
      <w:r>
        <w:rPr>
          <w:rStyle w:val="CommentReference"/>
        </w:rPr>
        <w:commentReference w:id="29"/>
      </w:r>
    </w:p>
    <w:p>
      <w:pPr>
        <w:spacing w:after="80"/>
        <w:ind w:left="432"/>
      </w:pPr>
      <w:r>
        <w:rPr>
          <w:sz w:val="19"/>
        </w:rPr>
        <w:t xml:space="preserve">The Company shall reimburse the Executive for reasonable travel expenses incurred by the Executive’s spouse or domestic partner in connection with </w:t>
      </w:r>
      <w:del w:id="226" w:author="Redmond, Pace &amp; Varela LLP" w:date="2025-10-09T00:00:00Z">
        <w:r>
          <w:rPr>
            <w:sz w:val="19"/>
          </w:rPr>
          <w:delText xml:space="preserve">up to four (4) Company events per year at which spouses or partners of senior executives are customarily invited</w:delText>
        </w:r>
      </w:del>
      <w:ins w:id="227" w:author="Redmond, Pace &amp; Varela LLP" w:date="2025-10-09T00:00:00Z">
        <w:r>
          <w:rPr>
            <w:sz w:val="19"/>
          </w:rPr>
          <w:t xml:space="preserve">the Company’s annual leadership retreat, to the extent provided to other executive officers under Company policy</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Company shall reimburse the Executive for reasonable travel expenses incurred by the Executive’s spouse or domestic partner in connection with [DELETE: up to four (4) Company events per year at which spouses or partners of senior executives are customarily invited][INSERT: the Company’s annual leadership retreat, to the extent provided to other executive officers under Company policy]. ...  </w:t>
      </w:r>
    </w:p>
    <w:p>
      <w:pPr>
        <w:spacing w:after="60"/>
      </w:pPr>
      <w:r>
        <w:rPr>
          <w:b/>
          <w:sz w:val="19"/>
        </w:rPr>
        <w:t xml:space="preserve">Margin comment (external-safe): </w:t>
      </w:r>
      <w:r>
        <w:rPr>
          <w:i w:val="0"/>
          <w:sz w:val="19"/>
        </w:rPr>
        <w:t>Conformed to Company policy, which covers spouse or partner attendance at the annual leadership retreat.</w:t>
      </w:r>
    </w:p>
    <w:p>
      <w:pPr>
        <w:pStyle w:val="Heading3"/>
      </w:pPr>
      <w:r>
        <w:t>Issue 31 — Minimum 25 days PTO</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7.6</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Minimal. Possible accrued-PTO payout liability on termination</w:t>
            </w:r>
          </w:p>
        </w:tc>
      </w:tr>
    </w:tbl>
    <w:p>
      <w:pPr>
        <w:spacing w:after="60"/>
      </w:pPr>
      <w:r>
        <w:rPr>
          <w:b/>
        </w:rPr>
        <w:t xml:space="preserve">Draft provision: </w:t>
      </w:r>
      <w:r>
        <w:rPr>
          <w:i w:val="0"/>
        </w:rPr>
        <w:t>"No fewer than" 25 days of PTO plus holidays.</w:t>
      </w:r>
    </w:p>
    <w:p>
      <w:pPr>
        <w:spacing w:after="60"/>
      </w:pPr>
      <w:r>
        <w:rPr>
          <w:b/>
        </w:rPr>
        <w:t xml:space="preserve">Approved baseline: </w:t>
      </w:r>
      <w:r>
        <w:rPr>
          <w:i w:val="0"/>
        </w:rPr>
        <w:t>Not addressed. Term Sheet Section 11: standard executive benefits under the Executive Benefits Policy.</w:t>
      </w:r>
    </w:p>
    <w:p>
      <w:pPr>
        <w:spacing w:after="60"/>
      </w:pPr>
      <w:r>
        <w:rPr>
          <w:b/>
        </w:rPr>
        <w:t xml:space="preserve">Analysis: </w:t>
      </w:r>
      <w:r>
        <w:rPr>
          <w:i w:val="0"/>
        </w:rPr>
        <w:t>Acceptable if the figure matches the C-suite PTO policy. Kendra should confirm. Avoid a contractual floor that survives later policy changes.</w:t>
      </w:r>
    </w:p>
    <w:p>
      <w:pPr>
        <w:spacing w:after="40"/>
      </w:pPr>
      <w:commentRangeStart w:id="30"/>
      <w:r>
        <w:rPr>
          <w:b/>
          <w:color w:val="1F3A5F"/>
        </w:rPr>
        <w:t>Proposed redline (Issue 31):</w:t>
      </w:r>
      <w:commentRangeEnd w:id="30"/>
      <w:r>
        <w:rPr>
          <w:rStyle w:val="CommentReference"/>
        </w:rPr>
        <w:commentReference w:id="30"/>
      </w:r>
    </w:p>
    <w:p>
      <w:pPr>
        <w:spacing w:after="80"/>
        <w:ind w:left="432"/>
      </w:pPr>
      <w:r>
        <w:rPr>
          <w:sz w:val="19"/>
        </w:rPr>
        <w:t xml:space="preserve">The Executive shall be entitled to </w:t>
      </w:r>
      <w:del w:id="228" w:author="Redmond, Pace &amp; Varela LLP" w:date="2025-10-09T00:00:00Z">
        <w:r>
          <w:rPr>
            <w:sz w:val="19"/>
          </w:rPr>
          <w:delText xml:space="preserve">no fewer than twenty-five (25) days of</w:delText>
        </w:r>
      </w:del>
      <w:r>
        <w:rPr>
          <w:sz w:val="19"/>
        </w:rPr>
        <w:t xml:space="preserve"> paid time off ("PTO") per calendar year </w:t>
      </w:r>
      <w:ins w:id="229" w:author="Redmond, Pace &amp; Varela LLP" w:date="2025-10-09T00:00:00Z">
        <w:r>
          <w:rPr>
            <w:sz w:val="19"/>
          </w:rPr>
          <w:t xml:space="preserve">in accordance with the Company’s PTO policy applicable to its executive officers (currently [__] days)</w:t>
        </w:r>
      </w:ins>
      <w:r>
        <w:rPr>
          <w:sz w:val="19"/>
        </w:rPr>
        <w:t xml:space="preserve">, in addition to all Company-observed holidays</w:t>
      </w:r>
      <w:del w:id="230" w:author="Redmond, Pace &amp; Varela LLP" w:date="2025-10-09T00:00:00Z">
        <w:r>
          <w:rPr>
            <w:sz w:val="19"/>
          </w:rPr>
          <w:delText xml:space="preserve">, in accordance with the Company’s PTO policy as in effect from time to time</w:delText>
        </w:r>
      </w:del>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Executive shall be entitled to [DELETE: no fewer than twenty-five (25) days of] paid time off ("PTO") per calendar year [INSERT: in accordance with the Company’s PTO policy applicable to its executive officers (currently [__] days)], in addition to all Company-observed holidays[DELETE: , in accordance with the Company’s PTO policy as in effect from time to time]. ...  </w:t>
      </w:r>
    </w:p>
    <w:p>
      <w:pPr>
        <w:spacing w:after="60"/>
      </w:pPr>
      <w:r>
        <w:rPr>
          <w:b/>
          <w:sz w:val="19"/>
        </w:rPr>
        <w:t xml:space="preserve">Margin comment (external-safe): </w:t>
      </w:r>
      <w:r>
        <w:rPr>
          <w:i w:val="0"/>
          <w:sz w:val="19"/>
        </w:rPr>
        <w:t>Conformed to the Company’s PTO policy for executive officers.</w:t>
      </w:r>
    </w:p>
    <w:p>
      <w:pPr>
        <w:spacing w:after="120"/>
      </w:pPr>
      <w:r>
        <w:rPr>
          <w:b/>
        </w:rPr>
        <w:t xml:space="preserve">Negotiation parameters: </w:t>
      </w:r>
      <w:r>
        <w:rPr>
          <w:i w:val="0"/>
        </w:rPr>
        <w:t>Can accept 25 days if that matches C-suite policy (Kendra to confirm).</w:t>
      </w:r>
    </w:p>
    <w:p>
      <w:pPr>
        <w:pStyle w:val="Heading3"/>
      </w:pPr>
      <w:r>
        <w:t>Issue 32 — D&amp;O coverage with a guaranteed 6-year post-termination tail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7.7; 16.2</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Incremental premium only if the Company does not otherwise maintain run-off coverage</w:t>
            </w:r>
          </w:p>
        </w:tc>
      </w:tr>
    </w:tbl>
    <w:p>
      <w:pPr>
        <w:spacing w:after="60"/>
      </w:pPr>
      <w:r>
        <w:rPr>
          <w:b/>
        </w:rPr>
        <w:t xml:space="preserve">Draft provision: </w:t>
      </w:r>
      <w:r>
        <w:rPr>
          <w:i w:val="0"/>
        </w:rPr>
        <w:t>D&amp;O coverage during employment and for no less than six years after termination, on terms no less favorable than for officers and directors.</w:t>
      </w:r>
    </w:p>
    <w:p>
      <w:pPr>
        <w:spacing w:after="60"/>
      </w:pPr>
      <w:r>
        <w:rPr>
          <w:b/>
        </w:rPr>
        <w:t xml:space="preserve">Approved baseline: </w:t>
      </w:r>
      <w:r>
        <w:rPr>
          <w:i w:val="0"/>
        </w:rPr>
        <w:t>Term Sheet Section 11: D&amp;O coverage "consistent with the coverage provided to other executive officers." Playbook Section XVI: refer to the standard Indemnification Agreement.</w:t>
      </w:r>
    </w:p>
    <w:p>
      <w:pPr>
        <w:spacing w:after="60"/>
      </w:pPr>
      <w:r>
        <w:rPr>
          <w:b/>
        </w:rPr>
        <w:t xml:space="preserve">Analysis: </w:t>
      </w:r>
      <w:r>
        <w:rPr>
          <w:i w:val="0"/>
        </w:rPr>
        <w:t>A 6-year tail is market. The concern is a bespoke promise that differs from other officers’ coverage. Use parity language plus the standard Indemnification Agreement.</w:t>
      </w:r>
    </w:p>
    <w:p>
      <w:pPr>
        <w:spacing w:after="40"/>
      </w:pPr>
      <w:commentRangeStart w:id="31"/>
      <w:r>
        <w:rPr>
          <w:b/>
          <w:color w:val="1F3A5F"/>
        </w:rPr>
        <w:t>Proposed redline (Issue 32):</w:t>
      </w:r>
      <w:commentRangeEnd w:id="31"/>
      <w:r>
        <w:rPr>
          <w:rStyle w:val="CommentReference"/>
        </w:rPr>
        <w:commentReference w:id="31"/>
      </w:r>
    </w:p>
    <w:p>
      <w:pPr>
        <w:spacing w:after="80"/>
        <w:ind w:left="432"/>
      </w:pPr>
      <w:r>
        <w:rPr>
          <w:sz w:val="19"/>
        </w:rPr>
        <w:t xml:space="preserve">The Company shall </w:t>
      </w:r>
      <w:del w:id="231" w:author="Redmond, Pace &amp; Varela LLP" w:date="2025-10-09T00:00:00Z">
        <w:r>
          <w:rPr>
            <w:sz w:val="19"/>
          </w:rPr>
          <w:delText xml:space="preserve">maintain directors’ and officers’ liability insurance coverage for the Executive at all times during the Executive’s employment and for a period of no less than six (6) years following the termination of the Executive’s employment (regardless of the reason for such termination), on terms no less favorable than the coverage provided to other senior executive officers and directors of the Company</w:delText>
        </w:r>
      </w:del>
      <w:ins w:id="232" w:author="Redmond, Pace &amp; Varela LLP" w:date="2025-10-09T00:00:00Z">
        <w:r>
          <w:rPr>
            <w:sz w:val="19"/>
          </w:rPr>
          <w:t xml:space="preserve">cover the Executive as an insured under its directors’ and officers’ liability insurance policies, during her employment and thereafter with respect to acts and omissions during her service, on the same basis as the Company covers its other current and former executive officers</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Company shall [DELETE: maintain directors’ and officers’ liability insurance coverage for the Executive at all times during the Executive’s employment and for a period of no less than six (6) years following the termination of the Executive’s employment (regardless of the reason for such termination), on terms no less favorable than the coverage provided to other senior executive officers and directors of the Company][INSERT: cover the Executive as an insured under its directors’ and officers’ liability insurance policies, during her employment and thereafter with respect to acts and omissions during her service, on the same basis as the Company covers its other current and former executive officers]. ...  </w:t>
      </w:r>
    </w:p>
    <w:p>
      <w:pPr>
        <w:spacing w:after="60"/>
      </w:pPr>
      <w:r>
        <w:rPr>
          <w:b/>
          <w:sz w:val="19"/>
        </w:rPr>
        <w:t xml:space="preserve">Margin comment (external-safe): </w:t>
      </w:r>
      <w:r>
        <w:rPr>
          <w:i w:val="0"/>
          <w:sz w:val="19"/>
        </w:rPr>
        <w:t>D&amp;O coverage will be provided on the same basis as for the Company’s other executive officers.</w:t>
      </w:r>
    </w:p>
    <w:p>
      <w:pPr>
        <w:spacing w:after="120"/>
      </w:pPr>
      <w:r>
        <w:rPr>
          <w:b/>
        </w:rPr>
        <w:t xml:space="preserve">Negotiation parameters: </w:t>
      </w:r>
      <w:r>
        <w:rPr>
          <w:i w:val="0"/>
        </w:rPr>
        <w:t>Can accept an express 6-year tail if the Company’s standard Indemnification Agreement or D&amp;O program already provides one to all officers. TJ to confirm.</w:t>
      </w:r>
    </w:p>
    <w:p>
      <w:pPr>
        <w:pStyle w:val="Heading2"/>
      </w:pPr>
      <w:r>
        <w:t>Section 8 - Relocation</w:t>
      </w:r>
    </w:p>
    <w:p>
      <w:pPr>
        <w:spacing w:after="80"/>
      </w:pPr>
      <w:r>
        <w:rPr>
          <w:i/>
        </w:rPr>
        <w:t>The relocation package exceeds the approved cap by $50,000, then takes vendor fees outside the cap, doubles temporary housing and omits the mandatory 24-month clawback.</w:t>
      </w:r>
    </w:p>
    <w:p>
      <w:pPr>
        <w:pStyle w:val="Heading3"/>
      </w:pPr>
      <w:r>
        <w:t>Issue 33 — Relocation cap $200,000 (vs. $150,000); 3 house-hunting trips (vs. 2); temporary housing 6 months (vs. 90 days)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8.1; 8.3</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+$50,000 cap. Temporary housing doubled (counts within the cap). One extra house-hunting trip</w:t>
            </w:r>
          </w:p>
        </w:tc>
      </w:tr>
    </w:tbl>
    <w:p>
      <w:pPr>
        <w:spacing w:after="60"/>
      </w:pPr>
      <w:r>
        <w:rPr>
          <w:b/>
        </w:rPr>
        <w:t xml:space="preserve">Draft provision: </w:t>
      </w:r>
      <w:r>
        <w:rPr>
          <w:i w:val="0"/>
        </w:rPr>
        <w:t>$200,000 cap; 3 house-hunting trips; 90-day storage; temporary housing up to 6 months (within the cap).</w:t>
      </w:r>
    </w:p>
    <w:p>
      <w:pPr>
        <w:spacing w:after="60"/>
      </w:pPr>
      <w:r>
        <w:rPr>
          <w:b/>
        </w:rPr>
        <w:t xml:space="preserve">Approved baseline: </w:t>
      </w:r>
      <w:r>
        <w:rPr>
          <w:i w:val="0"/>
        </w:rPr>
        <w:t>Term Sheet Section 12: not to exceed $150,000 in aggregate, administered through Northpoint under the executive relocation policy. Temporary housing up to 90 days; up to 2 house-hunting trips. (The playbook cap is $175,000, but the Committee approved $150,000 for this hire, and the term sheet controls.)</w:t>
      </w:r>
    </w:p>
    <w:p>
      <w:pPr>
        <w:spacing w:after="60"/>
      </w:pPr>
      <w:r>
        <w:rPr>
          <w:b/>
        </w:rPr>
        <w:t xml:space="preserve">Analysis: </w:t>
      </w:r>
      <w:r>
        <w:rPr>
          <w:i w:val="0"/>
        </w:rPr>
        <w:t>The playbook’s $175,000 cap is not available headroom. The Committee set $150,000. Relocation payments are taxable wages under current law, so add an express no-gross-up statement and Section 409A-compliant reimbursement timing (see Section 17(e)).</w:t>
      </w:r>
    </w:p>
    <w:p>
      <w:pPr>
        <w:spacing w:after="60"/>
      </w:pPr>
      <w:r>
        <w:rPr>
          <w:i w:val="0"/>
        </w:rPr>
        <w:t>Context: the Executive has two school-age children, so she may push for longer temporary housing to finish the school year. That flexibility can be offered within the $150,000 cap only if the term-sheet item limits are relaxed, which requires TJ’s sign-off. Better to hold at 90 days.</w:t>
      </w:r>
    </w:p>
    <w:p>
      <w:pPr>
        <w:spacing w:after="40"/>
      </w:pPr>
      <w:commentRangeStart w:id="32"/>
      <w:r>
        <w:rPr>
          <w:b/>
          <w:color w:val="1F3A5F"/>
        </w:rPr>
        <w:t>Proposed redline (Issue 33):</w:t>
      </w:r>
      <w:commentRangeEnd w:id="32"/>
      <w:r>
        <w:rPr>
          <w:rStyle w:val="CommentReference"/>
        </w:rPr>
        <w:commentReference w:id="32"/>
      </w:r>
    </w:p>
    <w:p>
      <w:pPr>
        <w:spacing w:after="80"/>
        <w:ind w:left="432"/>
      </w:pPr>
      <w:r>
        <w:rPr>
          <w:sz w:val="19"/>
        </w:rPr>
        <w:t xml:space="preserve">... up to a maximum of </w:t>
      </w:r>
      <w:del w:id="233" w:author="Redmond, Pace &amp; Varela LLP" w:date="2025-10-09T00:00:00Z">
        <w:r>
          <w:rPr>
            <w:sz w:val="19"/>
          </w:rPr>
          <w:delText xml:space="preserve">Two Hundred Thousand Dollars ($200,000)</w:delText>
        </w:r>
      </w:del>
      <w:ins w:id="234" w:author="Redmond, Pace &amp; Varela LLP" w:date="2025-10-09T00:00:00Z">
        <w:r>
          <w:rPr>
            <w:sz w:val="19"/>
          </w:rPr>
          <w:t xml:space="preserve">One Hundred Fifty Thousand Dollars ($150,000)</w:t>
        </w:r>
      </w:ins>
      <w:r>
        <w:rPr>
          <w:sz w:val="19"/>
        </w:rPr>
        <w:t xml:space="preserve"> (the "Relocation Allowance"), </w:t>
      </w:r>
      <w:ins w:id="235" w:author="Redmond, Pace &amp; Varela LLP" w:date="2025-10-09T00:00:00Z">
        <w:r>
          <w:rPr>
            <w:sz w:val="19"/>
          </w:rPr>
          <w:t xml:space="preserve">administered through Northpoint Relocation Services in accordance with the Company’s executive relocation policy.</w:t>
        </w:r>
      </w:ins>
      <w:r>
        <w:rPr>
          <w:sz w:val="19"/>
        </w:rPr>
        <w:t xml:space="preserve"> ... travel expenses incurred in connection with house-hunting trips (up to </w:t>
      </w:r>
      <w:del w:id="236" w:author="Redmond, Pace &amp; Varela LLP" w:date="2025-10-09T00:00:00Z">
        <w:r>
          <w:rPr>
            <w:sz w:val="19"/>
          </w:rPr>
          <w:delText xml:space="preserve">three (3)</w:delText>
        </w:r>
      </w:del>
      <w:ins w:id="237" w:author="Redmond, Pace &amp; Varela LLP" w:date="2025-10-09T00:00:00Z">
        <w:r>
          <w:rPr>
            <w:sz w:val="19"/>
          </w:rPr>
          <w:t xml:space="preserve">two (2)</w:t>
        </w:r>
      </w:ins>
      <w:r>
        <w:rPr>
          <w:sz w:val="19"/>
        </w:rPr>
        <w:t xml:space="preserve"> trips for the Executive and her spouse or domestic partner); ... </w:t>
      </w:r>
      <w:ins w:id="238" w:author="Redmond, Pace &amp; Varela LLP" w:date="2025-10-09T00:00:00Z">
        <w:r>
          <w:rPr>
            <w:sz w:val="19"/>
          </w:rPr>
          <w:t xml:space="preserve">All relocation payments and reimbursements shall be subject to applicable tax withholding, and the Company shall not provide any tax gross-up with respect thereto.</w:t>
        </w:r>
      </w:ins>
    </w:p>
    <w:p>
      <w:pPr>
        <w:spacing w:after="80"/>
        <w:ind w:left="432"/>
      </w:pPr>
      <w:r>
        <w:rPr>
          <w:sz w:val="19"/>
        </w:rPr>
        <w:t xml:space="preserve">Section 8.3 - ... temporary housing in the Charlotte metropolitan area for up to </w:t>
      </w:r>
      <w:del w:id="239" w:author="Redmond, Pace &amp; Varela LLP" w:date="2025-10-09T00:00:00Z">
        <w:r>
          <w:rPr>
            <w:sz w:val="19"/>
          </w:rPr>
          <w:delText xml:space="preserve">six (6) months</w:delText>
        </w:r>
      </w:del>
      <w:ins w:id="240" w:author="Redmond, Pace &amp; Varela LLP" w:date="2025-10-09T00:00:00Z">
        <w:r>
          <w:rPr>
            <w:sz w:val="19"/>
          </w:rPr>
          <w:t xml:space="preserve">ninety (90) days</w:t>
        </w:r>
      </w:ins>
      <w:r>
        <w:rPr>
          <w:sz w:val="19"/>
        </w:rPr>
        <w:t xml:space="preserve"> following the Effective Date. The cost of such temporary housing shall be included in and count against the </w:t>
      </w:r>
      <w:del w:id="241" w:author="Redmond, Pace &amp; Varela LLP" w:date="2025-10-09T00:00:00Z">
        <w:r>
          <w:rPr>
            <w:sz w:val="19"/>
          </w:rPr>
          <w:delText xml:space="preserve">$200,000</w:delText>
        </w:r>
      </w:del>
      <w:ins w:id="242" w:author="Redmond, Pace &amp; Varela LLP" w:date="2025-10-09T00:00:00Z">
        <w:r>
          <w:rPr>
            <w:sz w:val="19"/>
          </w:rPr>
          <w:t xml:space="preserve">$150,000</w:t>
        </w:r>
      </w:ins>
      <w:r>
        <w:rPr>
          <w:sz w:val="19"/>
        </w:rPr>
        <w:t xml:space="preserve"> Relocation Allowance ...</w:t>
      </w:r>
    </w:p>
    <w:p>
      <w:pPr>
        <w:spacing w:after="80"/>
        <w:ind w:left="432"/>
      </w:pPr>
      <w:r>
        <w:rPr>
          <w:b/>
          <w:color w:val="595959"/>
          <w:sz w:val="16"/>
        </w:rPr>
        <w:t xml:space="preserve">Plain-text view of deletions/insertions (for readers without Track Changes): </w:t>
      </w:r>
      <w:r>
        <w:rPr>
          <w:color w:val="595959"/>
          <w:sz w:val="16"/>
        </w:rPr>
        <w:t xml:space="preserve">... up to a maximum of [DELETE: Two Hundred Thousand Dollars ($200,000)][INSERT: One Hundred Fifty Thousand Dollars ($150,000)] (the "Relocation Allowance"), [INSERT: administered through Northpoint Relocation Services in accordance with the Company’s executive relocation policy.] ... travel expenses incurred in connection with house-hunting trips (up to [DELETE: three (3)][INSERT: two (2)] trips for the Executive and her spouse or domestic partner); ... [INSERT: All relocation payments and reimbursements shall be subject to applicable tax withholding, and the Company shall not provide any tax gross-up with respect thereto.]  </w:t>
      </w:r>
      <w:r>
        <w:rPr>
          <w:color w:val="595959"/>
          <w:sz w:val="16"/>
        </w:rPr>
        <w:t xml:space="preserve">Section 8.3 - ... temporary housing in the Charlotte metropolitan area for up to [DELETE: six (6) months][INSERT: ninety (90) days] following the Effective Date. The cost of such temporary housing shall be included in and count against the [DELETE: $200,000][INSERT: $150,000] Relocation Allowance ...  </w:t>
      </w:r>
    </w:p>
    <w:p>
      <w:pPr>
        <w:spacing w:after="60"/>
      </w:pPr>
      <w:r>
        <w:rPr>
          <w:b/>
          <w:sz w:val="19"/>
        </w:rPr>
        <w:t xml:space="preserve">Margin comment (external-safe): </w:t>
      </w:r>
      <w:r>
        <w:rPr>
          <w:i w:val="0"/>
          <w:sz w:val="19"/>
        </w:rPr>
        <w:t>Conformed the relocation package to the approved amount and the Company’s executive relocation policy. The cap includes temporary housing for up to 90 days and two house-hunting trips.</w:t>
      </w:r>
    </w:p>
    <w:p>
      <w:pPr>
        <w:pStyle w:val="Heading3"/>
      </w:pPr>
      <w:r>
        <w:t>Issue 34 — Relocation vendor fees excluded from the cap; vendor may be replaced by "mutually acceptable" provider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8.2</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Uncapped additional cost (vendor fees, often 10% to 30% of program value on full-service home sale programs)</w:t>
            </w:r>
          </w:p>
        </w:tc>
      </w:tr>
    </w:tbl>
    <w:p>
      <w:pPr>
        <w:spacing w:after="60"/>
      </w:pPr>
      <w:r>
        <w:rPr>
          <w:b/>
        </w:rPr>
        <w:t xml:space="preserve">Draft provision: </w:t>
      </w:r>
      <w:r>
        <w:rPr>
          <w:i w:val="0"/>
        </w:rPr>
        <w:t>Northpoint (or a mutually acceptable provider) fees "shall not count against the Relocation Allowance."</w:t>
      </w:r>
    </w:p>
    <w:p>
      <w:pPr>
        <w:spacing w:after="60"/>
      </w:pPr>
      <w:r>
        <w:rPr>
          <w:b/>
        </w:rPr>
        <w:t xml:space="preserve">Approved baseline: </w:t>
      </w:r>
      <w:r>
        <w:rPr>
          <w:i w:val="0"/>
        </w:rPr>
        <w:t>Term Sheet Section 12: "relocation assistance in an amount not to exceed $150,000 in the aggregate, to be administered through Northpoint."</w:t>
      </w:r>
    </w:p>
    <w:p>
      <w:pPr>
        <w:spacing w:after="60"/>
      </w:pPr>
      <w:r>
        <w:rPr>
          <w:b/>
        </w:rPr>
        <w:t xml:space="preserve">Analysis: </w:t>
      </w:r>
      <w:r>
        <w:rPr>
          <w:i w:val="0"/>
        </w:rPr>
        <w:t>The term sheet sets an aggregate ceiling, so excluding vendor fees takes the cost above the approved amount. Internal question for Kendra: does Pinnacle’s policy with Northpoint treat administrative fees as part of the benefit? If Company policy absorbs the fees for all executives, we can describe that accurately, but the agreement should not create a new uncapped commitment.</w:t>
      </w:r>
    </w:p>
    <w:p>
      <w:pPr>
        <w:spacing w:after="40"/>
      </w:pPr>
      <w:commentRangeStart w:id="33"/>
      <w:r>
        <w:rPr>
          <w:b/>
          <w:color w:val="1F3A5F"/>
        </w:rPr>
        <w:t>Proposed redline (Issue 34):</w:t>
      </w:r>
      <w:commentRangeEnd w:id="33"/>
      <w:r>
        <w:rPr>
          <w:rStyle w:val="CommentReference"/>
        </w:rPr>
        <w:commentReference w:id="33"/>
      </w:r>
    </w:p>
    <w:p>
      <w:pPr>
        <w:spacing w:after="80"/>
        <w:ind w:left="432"/>
      </w:pPr>
      <w:r>
        <w:rPr>
          <w:sz w:val="19"/>
        </w:rPr>
        <w:t xml:space="preserve">The Company shall, at its expense, engage Northpoint Relocation Services </w:t>
      </w:r>
      <w:del w:id="243" w:author="Redmond, Pace &amp; Varela LLP" w:date="2025-10-09T00:00:00Z">
        <w:r>
          <w:rPr>
            <w:sz w:val="19"/>
          </w:rPr>
          <w:delText xml:space="preserve">(or another relocation service provider mutually acceptable to the Parties)</w:delText>
        </w:r>
      </w:del>
      <w:r>
        <w:rPr>
          <w:sz w:val="19"/>
        </w:rPr>
        <w:t xml:space="preserve"> to assist the Executive ... The fees and expenses of such relocation service provider shall be paid directly by the Company and shall </w:t>
      </w:r>
      <w:del w:id="244" w:author="Redmond, Pace &amp; Varela LLP" w:date="2025-10-09T00:00:00Z">
        <w:r>
          <w:rPr>
            <w:sz w:val="19"/>
          </w:rPr>
          <w:delText xml:space="preserve">not</w:delText>
        </w:r>
      </w:del>
      <w:r>
        <w:rPr>
          <w:sz w:val="19"/>
        </w:rPr>
        <w:t xml:space="preserve"> count against the Relocation Allowance set forth in Section 8.1</w:t>
      </w:r>
      <w:ins w:id="245" w:author="Redmond, Pace &amp; Varela LLP" w:date="2025-10-09T00:00:00Z">
        <w:r>
          <w:rPr>
            <w:sz w:val="19"/>
          </w:rPr>
          <w:t xml:space="preserve">, except to the extent the Company’s executive relocation policy provides otherwise for all executive officers</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The Company shall, at its expense, engage Northpoint Relocation Services [DELETE: (or another relocation service provider mutually acceptable to the Parties)] to assist the Executive ... The fees and expenses of such relocation service provider shall be paid directly by the Company and shall [DELETE: not] count against the Relocation Allowance set forth in Section 8.1[INSERT: , except to the extent the Company’s executive relocation policy provides otherwise for all executive officers]. ...  </w:t>
      </w:r>
    </w:p>
    <w:p>
      <w:pPr>
        <w:spacing w:after="60"/>
      </w:pPr>
      <w:r>
        <w:rPr>
          <w:b/>
          <w:sz w:val="19"/>
        </w:rPr>
        <w:t xml:space="preserve">Margin comment (external-safe): </w:t>
      </w:r>
      <w:r>
        <w:rPr>
          <w:i w:val="0"/>
          <w:sz w:val="19"/>
        </w:rPr>
        <w:t>Relocation assistance is administered by the Company’s relocation vendor within the approved aggregate amount.</w:t>
      </w:r>
    </w:p>
    <w:p>
      <w:pPr>
        <w:spacing w:after="120"/>
      </w:pPr>
      <w:r>
        <w:rPr>
          <w:b/>
        </w:rPr>
        <w:t xml:space="preserve">Negotiation parameters: </w:t>
      </w:r>
      <w:r>
        <w:rPr>
          <w:i w:val="0"/>
        </w:rPr>
        <w:t>Can concede exclusion of vendor administrative fees ONLY if Kendra confirms that Company policy excludes them for all executives.</w:t>
      </w:r>
    </w:p>
    <w:p>
      <w:pPr>
        <w:pStyle w:val="Heading3"/>
      </w:pPr>
      <w:r>
        <w:t>Issue 35 — No relocation clawback</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8 (new 8.4)</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Up to $150,000 (approved cap) unrecoverable on early resignation or Cause termination</w:t>
            </w:r>
          </w:p>
        </w:tc>
      </w:tr>
    </w:tbl>
    <w:p>
      <w:pPr>
        <w:spacing w:after="60"/>
      </w:pPr>
      <w:r>
        <w:rPr>
          <w:b/>
        </w:rPr>
        <w:t xml:space="preserve">Draft provision: </w:t>
      </w:r>
      <w:r>
        <w:rPr>
          <w:i w:val="0"/>
        </w:rPr>
        <w:t>None.</w:t>
      </w:r>
    </w:p>
    <w:p>
      <w:pPr>
        <w:spacing w:after="60"/>
      </w:pPr>
      <w:r>
        <w:rPr>
          <w:b/>
        </w:rPr>
        <w:t xml:space="preserve">Approved baseline: </w:t>
      </w:r>
      <w:r>
        <w:rPr>
          <w:i w:val="0"/>
        </w:rPr>
        <w:t>Term Sheet Section 12: 24-month pro-rata clawback on resignation without Good Reason or termination for Cause, calculated on the same basis as the signing bonus. Playbook Section XII: mandatory.</w:t>
      </w:r>
    </w:p>
    <w:p>
      <w:pPr>
        <w:spacing w:after="60"/>
      </w:pPr>
      <w:r>
        <w:rPr>
          <w:b/>
        </w:rPr>
        <w:t xml:space="preserve">Analysis: </w:t>
      </w:r>
      <w:r>
        <w:rPr>
          <w:i w:val="0"/>
        </w:rPr>
        <w:t>Mandatory under both the term sheet and the playbook. Mirror the Section 4.2 formula.</w:t>
      </w:r>
    </w:p>
    <w:p>
      <w:pPr>
        <w:spacing w:after="40"/>
      </w:pPr>
      <w:commentRangeStart w:id="34"/>
      <w:r>
        <w:rPr>
          <w:b/>
          <w:color w:val="1F3A5F"/>
        </w:rPr>
        <w:t>Proposed redline (Issue 35):</w:t>
      </w:r>
      <w:commentRangeEnd w:id="34"/>
      <w:r>
        <w:rPr>
          <w:rStyle w:val="CommentReference"/>
        </w:rPr>
        <w:commentReference w:id="34"/>
      </w:r>
    </w:p>
    <w:p>
      <w:pPr>
        <w:spacing w:after="80"/>
        <w:ind w:left="432"/>
        <w:rPr>
          <w:ins w:id="246" w:author="Redmond, Pace &amp; Varela LLP" w:date="2025-10-09T00:00:00Z"/>
        </w:rPr>
      </w:pPr>
      <w:ins w:id="247" w:author="Redmond, Pace &amp; Varela LLP" w:date="2025-10-09T00:00:00Z">
        <w:r>
          <w:rPr>
            <w:sz w:val="19"/>
          </w:rPr>
          <w:t xml:space="preserve">Section 8.4 - Repayment. If, prior to the second (2nd) anniversary of the Effective Date, the Executive resigns her employment without Good Reason or the Company terminates the Executive’s employment for Cause, the Executive shall repay to the Company, within thirty (30) days following the date of termination, an amount equal to the aggregate relocation payments and reimbursements paid or provided by the Company under this Section 8 (including amounts paid to any relocation service provider on the Executive’s behalf that count against the Relocation Allowance) multiplied by the fraction described in Section 4.2. The provisions of Section 4.2 regarding survival and offset shall apply to this Section 8.4.</w:t>
        </w:r>
      </w:ins>
    </w:p>
    <w:p>
      <w:pPr>
        <w:spacing w:after="60"/>
      </w:pPr>
      <w:r>
        <w:rPr>
          <w:b/>
          <w:sz w:val="19"/>
        </w:rPr>
        <w:t xml:space="preserve">Margin comment (external-safe): </w:t>
      </w:r>
      <w:r>
        <w:rPr>
          <w:i w:val="0"/>
          <w:sz w:val="19"/>
        </w:rPr>
        <w:t>Added the Company’s standard 24-month pro-rata repayment provision for relocation benefits, on the same terms as the Signing Bonus.</w:t>
      </w:r>
    </w:p>
    <w:p>
      <w:pPr>
        <w:pStyle w:val="Heading2"/>
      </w:pPr>
      <w:r>
        <w:t>Section 9 - Termination (Cause and Good Reason)</w:t>
      </w:r>
    </w:p>
    <w:p>
      <w:pPr>
        <w:spacing w:after="80"/>
      </w:pPr>
      <w:r>
        <w:rPr>
          <w:i/>
        </w:rPr>
        <w:t>The draft’s Cause definition is almost impossible to satisfy, and its Good Reason definition can be triggered by routine management decisions. Taken together with the elevated severance and the absence of a release, the Company could almost never terminate her for Cause, and the Executive could almost always find a basis to resign for Good Reason and collect severance. This is the structural core of the draft and has to be rebuilt.</w:t>
      </w:r>
    </w:p>
    <w:p>
      <w:pPr>
        <w:pStyle w:val="Heading3"/>
      </w:pPr>
      <w:r>
        <w:t>Issue 36 — Cause limited to felony, embezzlement &gt;$10,000, and uncured material breach (60-day cure); 2/3 Board vote; good-faith defense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9(a)</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Effectively converts misconduct terminations into without-Cause terminations: $2.775M draft severance ($1.575M term sheet) plus loss of signing bonus/relocation clawbacks</w:t>
            </w:r>
          </w:p>
        </w:tc>
      </w:tr>
    </w:tbl>
    <w:p>
      <w:pPr>
        <w:spacing w:after="60"/>
      </w:pPr>
      <w:r>
        <w:rPr>
          <w:b/>
        </w:rPr>
        <w:t xml:space="preserve">Draft provision: </w:t>
      </w:r>
      <w:r>
        <w:rPr>
          <w:i w:val="0"/>
        </w:rPr>
        <w:t>Three grounds only: (i) felony conviction or plea; (ii) willful embezzlement exceeding $10,000; (iii) material breach uncured within 60 days. Procedural overlay: specific notice, hearing before at least three independent directors, approval by two-thirds of the Board, and a blanket "good faith" defense.</w:t>
      </w:r>
    </w:p>
    <w:p>
      <w:pPr>
        <w:spacing w:after="60"/>
      </w:pPr>
      <w:r>
        <w:rPr>
          <w:b/>
        </w:rPr>
        <w:t xml:space="preserve">Approved baseline: </w:t>
      </w:r>
      <w:r>
        <w:rPr>
          <w:i w:val="0"/>
        </w:rPr>
        <w:t>Playbook Section VI.C requires all eight grounds: felony/moral turpitude; embezzlement/fraud; gross negligence or willful misconduct; material breach of fiduciary duty; material breach of agreement or covenants; material policy/Code violation; willful refusal to perform; and dishonesty causing harm. A 30-day cure applies only to grounds (v) to (vii). Playbook Section VI.C states that narrow definitions are "prohibited."</w:t>
      </w:r>
    </w:p>
    <w:p>
      <w:pPr>
        <w:spacing w:after="60"/>
      </w:pPr>
      <w:r>
        <w:rPr>
          <w:b/>
        </w:rPr>
        <w:t xml:space="preserve">Analysis: </w:t>
      </w:r>
      <w:r>
        <w:rPr>
          <w:i w:val="0"/>
        </w:rPr>
        <w:t>The draft omits gross negligence, willful misconduct, fiduciary breach, policy violations (harassment, insider trading, FCPA), willful refusal and dishonesty. The $10,000 threshold would excuse smaller embezzlement. The good-faith defense borrows the DGCL Section 145 indemnification standard and would defeat Cause for almost any conduct she claims to have believed was in the Company’s interest. The two-thirds supermajority lets a minority of directors block a Cause termination.</w:t>
      </w:r>
    </w:p>
    <w:p>
      <w:pPr>
        <w:spacing w:after="60"/>
      </w:pPr>
      <w:r>
        <w:rPr>
          <w:i w:val="0"/>
        </w:rPr>
        <w:t>Our redline includes one deliberate give: an opportunity to be heard before the Board, with counsel. It costs little and improves the defensibility of any Cause determination. A ninth ground covers material misrepresentation in the Meridian representations (Section 1.6).</w:t>
      </w:r>
    </w:p>
    <w:p>
      <w:pPr>
        <w:spacing w:after="40"/>
      </w:pPr>
      <w:commentRangeStart w:id="35"/>
      <w:r>
        <w:rPr>
          <w:b/>
          <w:color w:val="1F3A5F"/>
        </w:rPr>
        <w:t>Proposed redline (Issue 36):</w:t>
      </w:r>
      <w:commentRangeEnd w:id="35"/>
      <w:r>
        <w:rPr>
          <w:rStyle w:val="CommentReference"/>
        </w:rPr>
        <w:commentReference w:id="35"/>
      </w:r>
    </w:p>
    <w:p>
      <w:pPr>
        <w:spacing w:after="80"/>
        <w:ind w:left="432"/>
      </w:pPr>
      <w:r>
        <w:rPr>
          <w:sz w:val="19"/>
        </w:rPr>
        <w:t xml:space="preserve">Section 9(a) - Cause. </w:t>
      </w:r>
      <w:del w:id="248" w:author="Redmond, Pace &amp; Varela LLP" w:date="2025-10-09T00:00:00Z">
        <w:r>
          <w:rPr>
            <w:sz w:val="19"/>
          </w:rPr>
          <w:delText xml:space="preserve">For purposes of this Agreement, "Cause" shall mean the occurrence of any of the following: (i) the Executive’s conviction of, or plea of guilty or nolo contendere to, a felony under the laws of the United States or any state thereof; (ii) the Executive’s willful embezzlement or misappropriation of funds or property of the Company or any of its Affiliates in an amount exceeding Ten Thousand Dollars ($10,000); or (iii) the Executive’s material breach of this Agreement that is not cured by the Executive within sixty (60) calendar days ... Prior to any termination for Cause, ... A termination for Cause shall not be effective unless approved by a vote of at least two-thirds (2/3) of the members of the Board ... For the avoidance of doubt, no act or omission by the Executive shall constitute "Cause" if the Executive acted in good faith and with a reasonable belief that such act or omission was in or not opposed to the best interests of the Company.</w:delText>
        </w:r>
      </w:del>
    </w:p>
    <w:p>
      <w:pPr>
        <w:spacing w:after="80"/>
        <w:ind w:left="432"/>
        <w:rPr>
          <w:ins w:id="249" w:author="Redmond, Pace &amp; Varela LLP" w:date="2025-10-09T00:00:00Z"/>
        </w:rPr>
      </w:pPr>
      <w:ins w:id="250" w:author="Redmond, Pace &amp; Varela LLP" w:date="2025-10-09T00:00:00Z">
        <w:r>
          <w:rPr>
            <w:sz w:val="19"/>
          </w:rPr>
          <w:t xml:space="preserve">For purposes of this Agreement, "Cause" means the Executive’s: (i) conviction of, or plea of guilty or nolo contendere to, a felony or any crime involving moral turpitude, dishonesty, or fraud; (ii) willful embezzlement, misappropriation, or fraud against the Company or any of its Affiliates; (iii) gross negligence or willful misconduct in the performance of her duties that causes or is reasonably likely to cause material harm to the Company or its reputation; (iv) material breach of any fiduciary duty owed to the Company or its stockholders, including the duty of loyalty and the duty of care; (v) material breach of this Agreement or any other written agreement with the Company, including any restrictive covenant set forth herein or therein; (vi) material violation of the Company’s Code of Business Conduct and Ethics or any other material written Company policy, including policies relating to harassment, discrimination, insider trading, and anti-corruption compliance; (vii) willful refusal to perform lawful duties as reasonably directed by the Board or the CEO; (viii) any act of dishonesty, fraud, or misrepresentation that causes or is reasonably likely to cause material harm to the Company or its reputation, whether or not such act rises to the level of a criminal offense; or (ix) any material inaccuracy in the representations and warranties set forth in Section 1.6(a).</w:t>
        </w:r>
      </w:ins>
    </w:p>
    <w:p>
      <w:pPr>
        <w:spacing w:after="80"/>
        <w:ind w:left="432"/>
        <w:rPr>
          <w:ins w:id="251" w:author="Redmond, Pace &amp; Varela LLP" w:date="2025-10-09T00:00:00Z"/>
        </w:rPr>
      </w:pPr>
      <w:ins w:id="252" w:author="Redmond, Pace &amp; Varela LLP" w:date="2025-10-09T00:00:00Z">
        <w:r>
          <w:rPr>
            <w:sz w:val="19"/>
          </w:rPr>
          <w:t xml:space="preserve">With respect to clauses (v), (vi) and (vii), if the conduct is reasonably capable of cure, Cause shall exist only if the Company has given the Executive written notice describing the conduct in reasonable detail and the Executive has failed to cure it within thirty (30) calendar days after receipt of such notice. No cure period shall apply to clauses (i), (ii), (iii), (iv), (viii) or (ix). Before a termination for Cause becomes effective, the Executive shall be given a reasonable opportunity to be heard, with counsel, before the Board. The determination of Cause shall be made by a majority of the members of the Board (excluding the Executive, if applicable). The Company may place the Executive on paid administrative leave pending such determination, and doing so shall not constitute Good Reason.</w:t>
        </w:r>
      </w:ins>
    </w:p>
    <w:p>
      <w:pPr>
        <w:spacing w:after="80"/>
        <w:ind w:left="432"/>
      </w:pPr>
      <w:r>
        <w:rPr>
          <w:b/>
          <w:color w:val="595959"/>
          <w:sz w:val="16"/>
        </w:rPr>
        <w:t xml:space="preserve">Plain-text view of deletions/insertions (for readers without Track Changes): </w:t>
      </w:r>
      <w:r>
        <w:rPr>
          <w:color w:val="595959"/>
          <w:sz w:val="16"/>
        </w:rPr>
        <w:t xml:space="preserve">Section 9(a) - Cause. [DELETE: For purposes of this Agreement, "Cause" shall mean the occurrence of any of the following: (i) the Executive’s conviction of, or plea of guilty or nolo contendere to, a felony under the laws of the United States or any state thereof; (ii) the Executive’s willful embezzlement or misappropriation of funds or property of the Company or any of its Affiliates in an amount exceeding Ten Thousand Dollars ($10,000); or (iii) the Executive’s material breach of this Agreement that is not cured by the Executive within sixty (60) calendar days ... Prior to any termination for Cause, ... A termination for Cause shall not be effective unless approved by a vote of at least two-thirds (2/3) of the members of the Board ... For the avoidance of doubt, no act or omission by the Executive shall constitute "Cause" if the Executive acted in good faith and with a reasonable belief that such act or omission was in or not opposed to the best interests of the Company.]  </w:t>
      </w:r>
    </w:p>
    <w:p>
      <w:pPr>
        <w:spacing w:after="60"/>
      </w:pPr>
      <w:r>
        <w:rPr>
          <w:b/>
          <w:sz w:val="19"/>
        </w:rPr>
        <w:t xml:space="preserve">Margin comment (external-safe): </w:t>
      </w:r>
      <w:r>
        <w:rPr>
          <w:i w:val="0"/>
          <w:sz w:val="19"/>
        </w:rPr>
        <w:t>Conformed the Cause definition to the Company’s standard for all executive officers. A 30-day cure period applies to the curable grounds, and the Executive will have an opportunity to be heard by the Board before any termination for Cause.</w:t>
      </w:r>
    </w:p>
    <w:p>
      <w:pPr>
        <w:spacing w:after="120"/>
      </w:pPr>
      <w:r>
        <w:rPr>
          <w:b/>
        </w:rPr>
        <w:t xml:space="preserve">Negotiation parameters: </w:t>
      </w:r>
      <w:r>
        <w:rPr>
          <w:i w:val="0"/>
        </w:rPr>
        <w:t>Negotiable: wording of the hearing right, and a "reasonably likely to cause material harm" qualifier on grounds (vi) and (vii). Not negotiable: all eight playbook grounds, a majority (not supermajority) vote, no monetary thresholds, no good-faith defense, and a cure period no longer than 30 days and limited to grounds (v) to (vii).</w:t>
      </w:r>
    </w:p>
    <w:p>
      <w:pPr>
        <w:pStyle w:val="Heading3"/>
      </w:pPr>
      <w:r>
        <w:t>Issue 37 — Good Reason: seven triggers including catch-all, any salary/target-bonus reduction, 25-mile relocation, travel &gt;50%, direct reports, Board nomination; 15-business-day cure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9(b)</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Severance on demand: $2.775M draft ($1.575M term sheet) non-CIC; $4.16M draft ($2.45M term sheet) CIC. Also defeats the Section 409A involuntary-separation safe harbor (see Priority Flag A)</w:t>
            </w:r>
          </w:p>
        </w:tc>
      </w:tr>
    </w:tbl>
    <w:p>
      <w:pPr>
        <w:spacing w:after="60"/>
      </w:pPr>
      <w:r>
        <w:rPr>
          <w:b/>
        </w:rPr>
        <w:t xml:space="preserve">Draft provision: </w:t>
      </w:r>
      <w:r>
        <w:rPr>
          <w:i w:val="0"/>
        </w:rPr>
        <w:t>(i) diminution in title or duties, including reporting change or appointment of anyone with overlapping authority; (ii) any reduction in Base Salary or Target Bonus percentage, even across the board; (iii) relocation of more than 25 miles or business travel more than 50% of working days; (iv) fewer than 8 direct reports; (v) failure to nominate to the Board; (vi) material breach uncured in 15 business days; (vii) catch-all for any action affecting "status, title, position, working conditions, benefits, or compensation." Cure period: 15 business days.</w:t>
      </w:r>
    </w:p>
    <w:p>
      <w:pPr>
        <w:spacing w:after="60"/>
      </w:pPr>
      <w:r>
        <w:rPr>
          <w:b/>
        </w:rPr>
        <w:t xml:space="preserve">Approved baseline: </w:t>
      </w:r>
      <w:r>
        <w:rPr>
          <w:i w:val="0"/>
        </w:rPr>
        <w:t>Playbook Section VI.D allows only: material diminution in authority, duties or responsibilities (with a CIC subsidiary carve-out); material base reduction (other than an across-the-board cut of up to 10%); relocation of more than 50 miles; and uncured material breach. Notice within 60 days, 30-day cure, resignation within 30 days after the cure period. Expressly prohibited triggers: direct reports and reporting structure, office, Board nomination, catch-alls and target-bonus reductions. The 25-mile threshold is not acceptable.</w:t>
      </w:r>
    </w:p>
    <w:p>
      <w:pPr>
        <w:spacing w:after="60"/>
      </w:pPr>
      <w:r>
        <w:rPr>
          <w:b/>
        </w:rPr>
        <w:t xml:space="preserve">Analysis: </w:t>
      </w:r>
      <w:r>
        <w:rPr>
          <w:i w:val="0"/>
        </w:rPr>
        <w:t>Each prohibited trigger is a severance option the Executive holds. The catch-all (vii) alone would let her claim Good Reason over almost any change in "working conditions." The "appointment of any individual ... with authority ... that overlap[s]" trigger would let her block the hiring of a Chief Supply Chain Officer or a Harmony Pet Naturals integration lead.</w:t>
      </w:r>
    </w:p>
    <w:p>
      <w:pPr>
        <w:spacing w:after="60"/>
      </w:pPr>
      <w:r>
        <w:rPr>
          <w:i w:val="0"/>
        </w:rPr>
        <w:t>Section 409A: a resignation for Good Reason is treated as an "involuntary separation" only if the definition fits the safe harbor in Treas. Reg. Section 1.409A-1(n)(2)(ii). The safe harbor requires a material negative change, notice within 90 days, a cure period of at least 30 days, and separation within 2 years. The draft’s 15-business-day cure (about 21 days) and the catch-all fall outside it. Severance paid on a Good Reason resignation would then be nonqualified deferred compensation subject to the six-month specified-employee delay that the draft omits. Our redline satisfies the safe harbor: 60-day notice, 30-day cure, and resignation within 30 days.</w:t>
      </w:r>
    </w:p>
    <w:p>
      <w:pPr>
        <w:spacing w:after="40"/>
      </w:pPr>
      <w:commentRangeStart w:id="36"/>
      <w:r>
        <w:rPr>
          <w:b/>
          <w:color w:val="1F3A5F"/>
        </w:rPr>
        <w:t>Proposed redline (Issue 37):</w:t>
      </w:r>
      <w:commentRangeEnd w:id="36"/>
      <w:r>
        <w:rPr>
          <w:rStyle w:val="CommentReference"/>
        </w:rPr>
        <w:commentReference w:id="36"/>
      </w:r>
    </w:p>
    <w:p>
      <w:pPr>
        <w:spacing w:after="80"/>
        <w:ind w:left="432"/>
      </w:pPr>
      <w:r>
        <w:rPr>
          <w:sz w:val="19"/>
        </w:rPr>
        <w:t xml:space="preserve">Section 9(b) - Good Reason. </w:t>
      </w:r>
      <w:del w:id="253" w:author="Redmond, Pace &amp; Varela LLP" w:date="2025-10-09T00:00:00Z">
        <w:r>
          <w:rPr>
            <w:sz w:val="19"/>
          </w:rPr>
          <w:delText xml:space="preserve">For purposes of this Agreement, "Good Reason" shall mean the occurrence of any of the following without the Executive’s prior written consent: (i) a material diminution in the Executive’s title, duties, authority, or responsibilities, including without limitation a change in reporting structure ... (vii) any other action or inaction by the Company that materially and adversely affects the Executive’s status, title, position, working conditions, benefits, or compensation.</w:delText>
        </w:r>
      </w:del>
    </w:p>
    <w:p>
      <w:pPr>
        <w:spacing w:after="80"/>
        <w:ind w:left="432"/>
        <w:rPr>
          <w:ins w:id="254" w:author="Redmond, Pace &amp; Varela LLP" w:date="2025-10-09T00:00:00Z"/>
        </w:rPr>
      </w:pPr>
      <w:ins w:id="255" w:author="Redmond, Pace &amp; Varela LLP" w:date="2025-10-09T00:00:00Z">
        <w:r>
          <w:rPr>
            <w:sz w:val="19"/>
          </w:rPr>
          <w:t xml:space="preserve">For purposes of this Agreement, "Good Reason" means the occurrence of any of the following without the Executive’s prior written consent: (i) a material diminution in the Executive’s authority, duties, or responsibilities (excluding any change resulting from the Company ceasing to be a publicly traded entity or becoming a subsidiary of another entity following a Change in Control, provided such change does not otherwise materially diminish the Executive’s authority, duties, or responsibilities with respect to the operations of the surviving or acquiring entity that were conducted by the Company immediately prior to the Change in Control); (ii) a material reduction in the Executive’s Base Salary, other than an across-the-board reduction of not more than ten percent (10%) applicable to all similarly situated executives of the Company; (iii) a relocation of the Executive’s principal place of employment by more than fifty (50) miles from her then-current principal place of employment; or (iv) a material breach by the Company of this Agreement. No action taken under Section 1.6(b), no placement on paid administrative leave under Section 9(a), and no recovery under the Clawback Policy shall constitute Good Reason.</w:t>
        </w:r>
      </w:ins>
    </w:p>
    <w:p>
      <w:pPr>
        <w:spacing w:after="80"/>
        <w:ind w:left="432"/>
      </w:pPr>
      <w:r>
        <w:rPr>
          <w:sz w:val="19"/>
        </w:rPr>
        <w:t xml:space="preserve">Good Reason Process. The Executive must provide written notice to the Company of the existence of the Good Reason condition within sixty (60) days of the initial existence of such condition. Such notice shall describe the Good Reason condition in reasonable detail</w:t>
      </w:r>
      <w:del w:id="256" w:author="Redmond, Pace &amp; Varela LLP" w:date="2025-10-09T00:00:00Z">
        <w:r>
          <w:rPr>
            <w:sz w:val="19"/>
          </w:rPr>
          <w:delText xml:space="preserve"> and identify the specific subsection of this Section 9(b) upon which the Executive relies</w:delText>
        </w:r>
      </w:del>
      <w:r>
        <w:rPr>
          <w:sz w:val="19"/>
        </w:rPr>
        <w:t xml:space="preserve">. The Company shall have </w:t>
      </w:r>
      <w:del w:id="257" w:author="Redmond, Pace &amp; Varela LLP" w:date="2025-10-09T00:00:00Z">
        <w:r>
          <w:rPr>
            <w:sz w:val="19"/>
          </w:rPr>
          <w:delText xml:space="preserve">fifteen (15) business days</w:delText>
        </w:r>
      </w:del>
      <w:ins w:id="258" w:author="Redmond, Pace &amp; Varela LLP" w:date="2025-10-09T00:00:00Z">
        <w:r>
          <w:rPr>
            <w:sz w:val="19"/>
          </w:rPr>
          <w:t xml:space="preserve">thirty (30) days</w:t>
        </w:r>
      </w:ins>
      <w:r>
        <w:rPr>
          <w:sz w:val="19"/>
        </w:rPr>
        <w:t xml:space="preserve"> from receipt of such notice to cure the condition giving rise to Good Reason</w:t>
      </w:r>
      <w:ins w:id="259" w:author="Redmond, Pace &amp; Varela LLP" w:date="2025-10-09T00:00:00Z">
        <w:r>
          <w:rPr>
            <w:sz w:val="19"/>
          </w:rPr>
          <w:t xml:space="preserve">, and if it does so, Good Reason shall be deemed not to have occurred with respect to such condition</w:t>
        </w:r>
      </w:ins>
      <w:r>
        <w:rPr>
          <w:sz w:val="19"/>
        </w:rPr>
        <w:t xml:space="preserve">. If the Company fails to cure the condition within such </w:t>
      </w:r>
      <w:del w:id="260" w:author="Redmond, Pace &amp; Varela LLP" w:date="2025-10-09T00:00:00Z">
        <w:r>
          <w:rPr>
            <w:sz w:val="19"/>
          </w:rPr>
          <w:delText xml:space="preserve">fifteen (15) business day</w:delText>
        </w:r>
      </w:del>
      <w:ins w:id="261" w:author="Redmond, Pace &amp; Varela LLP" w:date="2025-10-09T00:00:00Z">
        <w:r>
          <w:rPr>
            <w:sz w:val="19"/>
          </w:rPr>
          <w:t xml:space="preserve">thirty (30)-day</w:t>
        </w:r>
      </w:ins>
      <w:r>
        <w:rPr>
          <w:sz w:val="19"/>
        </w:rPr>
        <w:t xml:space="preserve"> cure period, the Executive may resign for Good Reason by delivering a notice of resignation to the Company within thirty (30) days following the expiration of the cure period</w:t>
      </w:r>
      <w:ins w:id="262" w:author="Redmond, Pace &amp; Varela LLP" w:date="2025-10-09T00:00:00Z">
        <w:r>
          <w:rPr>
            <w:sz w:val="19"/>
          </w:rPr>
          <w:t xml:space="preserve">, failing which the Executive shall be deemed to have waived her right to resign for Good Reason with respect to such condition</w:t>
        </w:r>
      </w:ins>
      <w:r>
        <w:rPr>
          <w:sz w:val="19"/>
        </w:rPr>
        <w:t xml:space="preserve">. </w:t>
      </w:r>
      <w:del w:id="263" w:author="Redmond, Pace &amp; Varela LLP" w:date="2025-10-09T00:00:00Z">
        <w:r>
          <w:rPr>
            <w:sz w:val="19"/>
          </w:rPr>
          <w:delText xml:space="preserve">A resignation for Good Reason that complies with the procedures set forth in this paragraph shall be treated as a termination by the Company without Cause for all purposes of this Agreement, including for purposes of Section 10 (Severance) and Section 11 (Change in Control).</w:delText>
        </w:r>
      </w:del>
    </w:p>
    <w:p>
      <w:pPr>
        <w:spacing w:after="80"/>
        <w:ind w:left="432"/>
      </w:pPr>
      <w:r>
        <w:rPr>
          <w:b/>
          <w:color w:val="595959"/>
          <w:sz w:val="16"/>
        </w:rPr>
        <w:t xml:space="preserve">Plain-text view of deletions/insertions (for readers without Track Changes): </w:t>
      </w:r>
      <w:r>
        <w:rPr>
          <w:color w:val="595959"/>
          <w:sz w:val="16"/>
        </w:rPr>
        <w:t xml:space="preserve">Section 9(b) - Good Reason. [DELETE: For purposes of this Agreement, "Good Reason" shall mean the occurrence of any of the following without the Executive’s prior written consent: (i) a material diminution in the Executive’s title, duties, authority, or responsibilities, including without limitation a change in reporting structure ... (vii) any other action or inaction by the Company that materially and adversely affects the Executive’s status, title, position, working conditions, benefits, or compensation.]  </w:t>
      </w:r>
      <w:r>
        <w:rPr>
          <w:color w:val="595959"/>
          <w:sz w:val="16"/>
        </w:rPr>
        <w:t xml:space="preserve">Good Reason Process. The Executive must provide written notice to the Company of the existence of the Good Reason condition within sixty (60) days of the initial existence of such condition. Such notice shall describe the Good Reason condition in reasonable detail[DELETE:  and identify the specific subsection of this Section 9(b) upon which the Executive relies]. The Company shall have [DELETE: fifteen (15) business days][INSERT: thirty (30) days] from receipt of such notice to cure the condition giving rise to Good Reason[INSERT: , and if it does so, Good Reason shall be deemed not to have occurred with respect to such condition]. If the Company fails to cure the condition within such [DELETE: fifteen (15) business day][INSERT: thirty (30)-day] cure period, the Executive may resign for Good Reason by delivering a notice of resignation to the Company within thirty (30) days following the expiration of the cure period[INSERT: , failing which the Executive shall be deemed to have waived her right to resign for Good Reason with respect to such condition]. [DELETE: A resignation for Good Reason that complies with the procedures set forth in this paragraph shall be treated as a termination by the Company without Cause for all purposes of this Agreement, including for purposes of Section 10 (Severance) and Section 11 (Change in Control).]  </w:t>
      </w:r>
    </w:p>
    <w:p>
      <w:pPr>
        <w:spacing w:after="60"/>
      </w:pPr>
      <w:r>
        <w:rPr>
          <w:b/>
          <w:sz w:val="19"/>
        </w:rPr>
        <w:t xml:space="preserve">Margin comment (external-safe): </w:t>
      </w:r>
      <w:r>
        <w:rPr>
          <w:i w:val="0"/>
          <w:sz w:val="19"/>
        </w:rPr>
        <w:t>Conformed Good Reason to the Company’s standard executive officer definition, which tracks the Section 409A involuntary-separation safe harbor. Organizational and reporting structure, office arrangements, Board composition and incentive targets remain within the discretion of management and the Board.</w:t>
      </w:r>
    </w:p>
    <w:p>
      <w:pPr>
        <w:spacing w:after="120"/>
      </w:pPr>
      <w:r>
        <w:rPr>
          <w:b/>
        </w:rPr>
        <w:t xml:space="preserve">Negotiation parameters: </w:t>
      </w:r>
      <w:r>
        <w:rPr>
          <w:i w:val="0"/>
        </w:rPr>
        <w:t>Possible gives (low cost): (a) add "removal from the position of Chief Operating Officer" as an express example of trigger (i), since it is arguably already covered; (b) keep the draft’s requirement that the Executive identify the subsection relied on, deleted above (it actually helps the Company). Hold: the 50-mile threshold, the 30-day cure, no catch-all, no reporting-line, direct-report, travel or target-bonus triggers, and the across-the-board exception.</w:t>
      </w:r>
    </w:p>
    <w:p>
      <w:pPr>
        <w:pStyle w:val="Heading3"/>
      </w:pPr>
      <w:r>
        <w:t>Issue 38 — Notice periods: 30 days’ notice of without-Cause termination (pay in lieu); 60 days’ notice of resignation with pay through notice date if Company accelerates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9(c); 9(d)</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Up to one month of base ($58,333 at approved base) for pay in lieu of notice. Up to two months of base if the Company waives her resignation notice</w:t>
            </w:r>
          </w:p>
        </w:tc>
      </w:tr>
    </w:tbl>
    <w:p>
      <w:pPr>
        <w:spacing w:after="60"/>
      </w:pPr>
      <w:r>
        <w:rPr>
          <w:b/>
        </w:rPr>
        <w:t xml:space="preserve">Draft provision: </w:t>
      </w:r>
      <w:r>
        <w:rPr>
          <w:i w:val="0"/>
        </w:rPr>
        <w:t>Company must give 30 days’ notice of a without-Cause termination or pay in lieu. Executive gives 60 days’ notice of resignation; if the Company accelerates the date, it pays base through the original date.</w:t>
      </w:r>
    </w:p>
    <w:p>
      <w:pPr>
        <w:spacing w:after="60"/>
      </w:pPr>
      <w:r>
        <w:rPr>
          <w:b/>
        </w:rPr>
        <w:t xml:space="preserve">Approved baseline: </w:t>
      </w:r>
      <w:r>
        <w:rPr>
          <w:i w:val="0"/>
        </w:rPr>
        <w:t>Not addressed in the term sheet or the playbook.</w:t>
      </w:r>
    </w:p>
    <w:p>
      <w:pPr>
        <w:spacing w:after="60"/>
      </w:pPr>
      <w:r>
        <w:rPr>
          <w:b/>
        </w:rPr>
        <w:t xml:space="preserve">Analysis: </w:t>
      </w:r>
      <w:r>
        <w:rPr>
          <w:i w:val="0"/>
        </w:rPr>
        <w:t>Both provisions are common and broadly balanced. Clarify that (a) pay in lieu of notice is not additional severance and is not stacked on the severance period, and (b) the Company’s waiver of her resignation notice period does not convert the resignation into a termination without Cause.</w:t>
      </w:r>
    </w:p>
    <w:p>
      <w:pPr>
        <w:spacing w:after="40"/>
      </w:pPr>
      <w:commentRangeStart w:id="37"/>
      <w:r>
        <w:rPr>
          <w:b/>
          <w:color w:val="1F3A5F"/>
        </w:rPr>
        <w:t>Proposed redline (Issue 38):</w:t>
      </w:r>
      <w:commentRangeEnd w:id="37"/>
      <w:r>
        <w:rPr>
          <w:rStyle w:val="CommentReference"/>
        </w:rPr>
        <w:commentReference w:id="37"/>
      </w:r>
    </w:p>
    <w:p>
      <w:pPr>
        <w:spacing w:after="80"/>
        <w:ind w:left="432"/>
      </w:pPr>
      <w:r>
        <w:rPr>
          <w:sz w:val="19"/>
        </w:rPr>
        <w:t xml:space="preserve">Section 9(c) - ... The Company may, in its sole discretion, elect to pay the Executive her Base Salary in lieu of all or any portion of the thirty (30)-day notice period and relieve the Executive of her duties during such period</w:t>
      </w:r>
      <w:ins w:id="264" w:author="Redmond, Pace &amp; Varela LLP" w:date="2025-10-09T00:00:00Z">
        <w:r>
          <w:rPr>
            <w:sz w:val="19"/>
          </w:rPr>
          <w:t xml:space="preserve">; any such payment shall be in addition to, and shall not extend, the severance period under Section 10.1</w:t>
        </w:r>
      </w:ins>
      <w:r>
        <w:rPr>
          <w:sz w:val="19"/>
        </w:rPr>
        <w:t xml:space="preserve">.</w:t>
      </w:r>
    </w:p>
    <w:p>
      <w:pPr>
        <w:spacing w:after="80"/>
        <w:ind w:left="432"/>
      </w:pPr>
      <w:r>
        <w:rPr>
          <w:sz w:val="19"/>
        </w:rPr>
        <w:t xml:space="preserve">Section 9(d) - ... provided that the Company shall continue to pay the Executive her Base Salary through the originally specified resignation date</w:t>
      </w:r>
      <w:ins w:id="265" w:author="Redmond, Pace &amp; Varela LLP" w:date="2025-10-09T00:00:00Z">
        <w:r>
          <w:rPr>
            <w:sz w:val="19"/>
          </w:rPr>
          <w:t xml:space="preserve">, and such acceleration shall not constitute a termination by the Company without Cause or give rise to Good Reason</w:t>
        </w:r>
      </w:ins>
      <w:r>
        <w:rPr>
          <w:sz w:val="19"/>
        </w:rPr>
        <w:t xml:space="preserve">.</w:t>
      </w:r>
    </w:p>
    <w:p>
      <w:pPr>
        <w:spacing w:after="60"/>
      </w:pPr>
      <w:r>
        <w:rPr>
          <w:b/>
          <w:sz w:val="19"/>
        </w:rPr>
        <w:t xml:space="preserve">Margin comment (external-safe): </w:t>
      </w:r>
      <w:r>
        <w:rPr>
          <w:i w:val="0"/>
          <w:sz w:val="19"/>
        </w:rPr>
        <w:t>Clarifying changes only.</w:t>
      </w:r>
    </w:p>
    <w:p>
      <w:pPr>
        <w:spacing w:after="120"/>
      </w:pPr>
      <w:r>
        <w:rPr>
          <w:b/>
        </w:rPr>
        <w:t xml:space="preserve">Negotiation parameters: </w:t>
      </w:r>
      <w:r>
        <w:rPr>
          <w:i w:val="0"/>
        </w:rPr>
        <w:t>Acceptable as drafted subject to the two clarifications.</w:t>
      </w:r>
    </w:p>
    <w:p>
      <w:pPr>
        <w:pStyle w:val="Heading3"/>
      </w:pPr>
      <w:r>
        <w:t>Issue 39 — Disability definition (180 consecutive / 270 aggregate days; mutually acceptable physician)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9(e); Definitions</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Delays the Company’s ability to fill a vacant COO role. Low cost</w:t>
            </w:r>
          </w:p>
        </w:tc>
      </w:tr>
    </w:tbl>
    <w:p>
      <w:pPr>
        <w:spacing w:after="60"/>
      </w:pPr>
      <w:r>
        <w:rPr>
          <w:b/>
        </w:rPr>
        <w:t xml:space="preserve">Draft provision: </w:t>
      </w:r>
      <w:r>
        <w:rPr>
          <w:i w:val="0"/>
        </w:rPr>
        <w:t>Disability requires 180 consecutive days or 270 days in any 12 months, certified by a mutually acceptable physician.</w:t>
      </w:r>
    </w:p>
    <w:p>
      <w:pPr>
        <w:spacing w:after="60"/>
      </w:pPr>
      <w:r>
        <w:rPr>
          <w:b/>
        </w:rPr>
        <w:t xml:space="preserve">Approved baseline: </w:t>
      </w:r>
      <w:r>
        <w:rPr>
          <w:i w:val="0"/>
        </w:rPr>
        <w:t>Not addressed.</w:t>
      </w:r>
    </w:p>
    <w:p>
      <w:pPr>
        <w:spacing w:after="60"/>
      </w:pPr>
      <w:r>
        <w:rPr>
          <w:b/>
        </w:rPr>
        <w:t xml:space="preserve">Analysis: </w:t>
      </w:r>
      <w:r>
        <w:rPr>
          <w:i w:val="0"/>
        </w:rPr>
        <w:t>Six months is long for a COO vacancy. We recommend aligning with the LTD plan elimination period and ADA practice (for example, 120 consecutive or 180 aggregate days in 12 months). Physician selected by the Company and reasonably acceptable to the Executive.</w:t>
      </w:r>
    </w:p>
    <w:p>
      <w:pPr>
        <w:spacing w:after="40"/>
      </w:pPr>
      <w:commentRangeStart w:id="38"/>
      <w:r>
        <w:rPr>
          <w:b/>
          <w:color w:val="1F3A5F"/>
        </w:rPr>
        <w:t>Proposed redline (Issue 39):</w:t>
      </w:r>
      <w:commentRangeEnd w:id="38"/>
      <w:r>
        <w:rPr>
          <w:rStyle w:val="CommentReference"/>
        </w:rPr>
        <w:commentReference w:id="38"/>
      </w:r>
    </w:p>
    <w:p>
      <w:pPr>
        <w:spacing w:after="80"/>
        <w:ind w:left="432"/>
      </w:pPr>
      <w:r>
        <w:rPr>
          <w:sz w:val="19"/>
        </w:rPr>
        <w:t xml:space="preserve">"Disability" means ... for a period of </w:t>
      </w:r>
      <w:del w:id="266" w:author="Redmond, Pace &amp; Varela LLP" w:date="2025-10-09T00:00:00Z">
        <w:r>
          <w:rPr>
            <w:sz w:val="19"/>
          </w:rPr>
          <w:delText xml:space="preserve">one hundred eighty (180)</w:delText>
        </w:r>
      </w:del>
      <w:ins w:id="267" w:author="Redmond, Pace &amp; Varela LLP" w:date="2025-10-09T00:00:00Z">
        <w:r>
          <w:rPr>
            <w:sz w:val="19"/>
          </w:rPr>
          <w:t xml:space="preserve">one hundred twenty (120)</w:t>
        </w:r>
      </w:ins>
      <w:r>
        <w:rPr>
          <w:sz w:val="19"/>
        </w:rPr>
        <w:t xml:space="preserve"> consecutive calendar days, or for an aggregate of </w:t>
      </w:r>
      <w:del w:id="268" w:author="Redmond, Pace &amp; Varela LLP" w:date="2025-10-09T00:00:00Z">
        <w:r>
          <w:rPr>
            <w:sz w:val="19"/>
          </w:rPr>
          <w:delText xml:space="preserve">two hundred seventy (270)</w:delText>
        </w:r>
      </w:del>
      <w:ins w:id="269" w:author="Redmond, Pace &amp; Varela LLP" w:date="2025-10-09T00:00:00Z">
        <w:r>
          <w:rPr>
            <w:sz w:val="19"/>
          </w:rPr>
          <w:t xml:space="preserve">one hundred eighty (180)</w:t>
        </w:r>
      </w:ins>
      <w:r>
        <w:rPr>
          <w:sz w:val="19"/>
        </w:rPr>
        <w:t xml:space="preserve"> calendar days in any twelve (12)-month period, as certified by a licensed physician </w:t>
      </w:r>
      <w:del w:id="270" w:author="Redmond, Pace &amp; Varela LLP" w:date="2025-10-09T00:00:00Z">
        <w:r>
          <w:rPr>
            <w:sz w:val="19"/>
          </w:rPr>
          <w:delText xml:space="preserve">mutually acceptable to the Company and</w:delText>
        </w:r>
      </w:del>
      <w:ins w:id="271" w:author="Redmond, Pace &amp; Varela LLP" w:date="2025-10-09T00:00:00Z">
        <w:r>
          <w:rPr>
            <w:sz w:val="19"/>
          </w:rPr>
          <w:t xml:space="preserve">selected by the Company and reasonably acceptable to</w:t>
        </w:r>
      </w:ins>
      <w:r>
        <w:rPr>
          <w:sz w:val="19"/>
        </w:rPr>
        <w:t xml:space="preserve"> the Executive (or the Executive’s legal representative).</w:t>
      </w:r>
    </w:p>
    <w:p>
      <w:pPr>
        <w:spacing w:after="80"/>
        <w:ind w:left="432"/>
      </w:pPr>
      <w:r>
        <w:rPr>
          <w:b/>
          <w:color w:val="595959"/>
          <w:sz w:val="16"/>
        </w:rPr>
        <w:t xml:space="preserve">Plain-text view of deletions/insertions (for readers without Track Changes): </w:t>
      </w:r>
      <w:r>
        <w:rPr>
          <w:color w:val="595959"/>
          <w:sz w:val="16"/>
        </w:rPr>
        <w:t xml:space="preserve">"Disability" means ... for a period of [DELETE: one hundred eighty (180)][INSERT: one hundred twenty (120)] consecutive calendar days, or for an aggregate of [DELETE: two hundred seventy (270)][INSERT: one hundred eighty (180)] calendar days in any twelve (12)-month period, as certified by a licensed physician [DELETE: mutually acceptable to the Company and][INSERT: selected by the Company and reasonably acceptable to] the Executive (or the Executive’s legal representative).  </w:t>
      </w:r>
    </w:p>
    <w:p>
      <w:pPr>
        <w:spacing w:after="60"/>
      </w:pPr>
      <w:r>
        <w:rPr>
          <w:b/>
          <w:sz w:val="19"/>
        </w:rPr>
        <w:t xml:space="preserve">Margin comment (external-safe): </w:t>
      </w:r>
      <w:r>
        <w:rPr>
          <w:i w:val="0"/>
          <w:sz w:val="19"/>
        </w:rPr>
        <w:t>Aligned the Disability definition with the Company’s long-term disability program.</w:t>
      </w:r>
    </w:p>
    <w:p>
      <w:pPr>
        <w:spacing w:after="120"/>
      </w:pPr>
      <w:r>
        <w:rPr>
          <w:b/>
        </w:rPr>
        <w:t xml:space="preserve">Negotiation parameters: </w:t>
      </w:r>
      <w:r>
        <w:rPr>
          <w:i w:val="0"/>
        </w:rPr>
        <w:t>Can concede the draft periods if the LTD plan uses them. Low priority.</w:t>
      </w:r>
    </w:p>
    <w:p>
      <w:pPr>
        <w:pStyle w:val="Heading2"/>
      </w:pPr>
      <w:r>
        <w:t>Section 10 - Severance</w:t>
      </w:r>
    </w:p>
    <w:p>
      <w:pPr>
        <w:spacing w:after="80"/>
      </w:pPr>
      <w:r>
        <w:rPr>
          <w:i/>
        </w:rPr>
        <w:t>Non-CIC severance is 24 months of base plus 2x target bonus, paid as a lump sum within 30 days, with no release, a target-level pro-rata bonus, 24 months of COBRA and 18 months of equity acceleration. The approved package is 18 months of base plus 1x target, paid in installments, with a release, an actual-performance pro-rata bonus, 18 months of COBRA and no equity acceleration. The cash delta alone is $1.2M at initial rates.</w:t>
      </w:r>
    </w:p>
    <w:p>
      <w:pPr>
        <w:pStyle w:val="Heading3"/>
      </w:pPr>
      <w:r>
        <w:t>Issue 40 — Cash severance 24 months base + 2x target, lump sum within 30 days (vs. 18 months + 1x target, installments)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10.1(i)</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$2,775,000 vs. $1,575,000 = +$1,200,000 (+76.2%) at initial rates. Year-3 draft rates: $3,059,437.50 (+$1,484,437.50)</w:t>
            </w:r>
          </w:p>
        </w:tc>
      </w:tr>
    </w:tbl>
    <w:p>
      <w:pPr>
        <w:spacing w:after="60"/>
      </w:pPr>
      <w:r>
        <w:rPr>
          <w:b/>
        </w:rPr>
        <w:t xml:space="preserve">Draft provision: </w:t>
      </w:r>
      <w:r>
        <w:rPr>
          <w:i w:val="0"/>
        </w:rPr>
        <w:t>Lump sum of 24 months of base plus 2x target within 30 days ($750,000 x 2 + $637,500 x 2 = $2,775,000), at then-current (escalated) rates.</w:t>
      </w:r>
    </w:p>
    <w:p>
      <w:pPr>
        <w:spacing w:after="60"/>
      </w:pPr>
      <w:r>
        <w:rPr>
          <w:b/>
        </w:rPr>
        <w:t xml:space="preserve">Approved baseline: </w:t>
      </w:r>
      <w:r>
        <w:rPr>
          <w:i w:val="0"/>
        </w:rPr>
        <w:t>Term Sheet Section 8: 18 months of base ($1,050,000) plus 1x target ($525,000) = $1,575,000, paid in substantially equal installments over 18 months starting on the first payroll date after day 60, with catch-up. Playbook Sections VI.A/B and Appendix B: installments are mandatory, and 24 months plus 2x is the CEO formula.</w:t>
      </w:r>
    </w:p>
    <w:p>
      <w:pPr>
        <w:spacing w:after="60"/>
      </w:pPr>
      <w:r>
        <w:rPr>
          <w:b/>
        </w:rPr>
        <w:t xml:space="preserve">Analysis: </w:t>
      </w:r>
      <w:r>
        <w:rPr>
          <w:i w:val="0"/>
        </w:rPr>
        <w:t>The draft gives the COO the CEO’s severance formula. Paying a lump sum also removes the Company’s leverage: installments let the Company stop payment if she breaches her covenants during the severance period. See Priority Flag A for the Section 409A treatment of installment severance (short-term deferral, the separation-pay exemption up to 2x the Section 401(a)(17) limit, and the six-month delay on any remaining amount).</w:t>
      </w:r>
    </w:p>
    <w:p>
      <w:pPr>
        <w:spacing w:after="40"/>
      </w:pPr>
      <w:commentRangeStart w:id="39"/>
      <w:r>
        <w:rPr>
          <w:b/>
          <w:color w:val="1F3A5F"/>
        </w:rPr>
        <w:t>Proposed redline (Issue 40):</w:t>
      </w:r>
      <w:commentRangeEnd w:id="39"/>
      <w:r>
        <w:rPr>
          <w:rStyle w:val="CommentReference"/>
        </w:rPr>
        <w:commentReference w:id="39"/>
      </w:r>
    </w:p>
    <w:p>
      <w:pPr>
        <w:spacing w:after="80"/>
        <w:ind w:left="432"/>
      </w:pPr>
      <w:r>
        <w:rPr>
          <w:sz w:val="19"/>
        </w:rPr>
        <w:t xml:space="preserve">(i) Cash Severance. </w:t>
      </w:r>
      <w:del w:id="272" w:author="Redmond, Pace &amp; Varela LLP" w:date="2025-10-09T00:00:00Z">
        <w:r>
          <w:rPr>
            <w:sz w:val="19"/>
          </w:rPr>
          <w:delText xml:space="preserve">A lump-sum cash payment equal to the sum of (A) twenty-four (24) months of the Executive’s then-current Base Salary, plus (B) two (2) times the Executive’s then-current Target Bonus, payable within thirty (30) calendar days following the date of termination</w:delText>
        </w:r>
      </w:del>
      <w:ins w:id="273" w:author="Redmond, Pace &amp; Varela LLP" w:date="2025-10-09T00:00:00Z">
        <w:r>
          <w:rPr>
            <w:sz w:val="19"/>
          </w:rPr>
          <w:t xml:space="preserve">An amount equal to the sum of (A) eighteen (18) months of the Executive’s Base Salary, plus (B) one (1) times the Executive’s Target Bonus, in each case as in effect immediately prior to the date of termination (disregarding any reduction constituting Good Reason), payable in substantially equal installments over the eighteen (18)-month period following the date of termination in accordance with the Company’s regular payroll schedule, commencing on the first regularly scheduled payroll date following the sixtieth (60th) day after the date of termination (with the first installment to include all amounts that would otherwise have been paid during such sixty (60)-day period), subject to Sections 10.2, 10.6 and 17</w:t>
        </w:r>
      </w:ins>
      <w:r>
        <w:rPr>
          <w:sz w:val="19"/>
        </w:rPr>
        <w:t xml:space="preserve">, less all applicable federal, state, and local tax withholdings and authorized deductions. Based on the initial terms of this Agreement, such cash severance amount is </w:t>
      </w:r>
      <w:del w:id="274" w:author="Redmond, Pace &amp; Varela LLP" w:date="2025-10-09T00:00:00Z">
        <w:r>
          <w:rPr>
            <w:sz w:val="19"/>
          </w:rPr>
          <w:delText xml:space="preserve">Two Million Seven Hundred Seventy-Five Thousand Dollars ($2,775,000) (calculated as follows: $750,000 x 2 = $1,500,000, plus $637,500 x 2 = $1,275,000)</w:delText>
        </w:r>
      </w:del>
      <w:ins w:id="275" w:author="Redmond, Pace &amp; Varela LLP" w:date="2025-10-09T00:00:00Z">
        <w:r>
          <w:rPr>
            <w:sz w:val="19"/>
          </w:rPr>
          <w:t xml:space="preserve">One Million Five Hundred Seventy-Five Thousand Dollars ($1,575,000) (calculated as follows: $700,000 x 1.5 = $1,050,000, plus $525,000 x 1 = $525,000)</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(i) Cash Severance. [DELETE: A lump-sum cash payment equal to the sum of (A) twenty-four (24) months of the Executive’s then-current Base Salary, plus (B) two (2) times the Executive’s then-current Target Bonus, payable within thirty (30) calendar days following the date of termination][INSERT: An amount equal to the sum of (A) eighteen (18) months of the Executive’s Base Salary, plus (B) one (1) times the Executive’s Target Bonus, in each case as in effect immediately prior to the date of termination (disregarding any reduction constituting Good Reason), payable in substantially equal installments over the eighteen (18)-month period following the date of termination in accordance with the Company’s regular payroll schedule, commencing on the first regularly scheduled payroll date following the sixtieth (60th) day after the date of termination (with the first installment to include all amounts that would otherwise have been paid during such sixty (60)-day period), subject to Sections 10.2, 10.6 and 17], less all applicable federal, state, and local tax withholdings and authorized deductions. Based on the initial terms of this Agreement, such cash severance amount is [DELETE: Two Million Seven Hundred Seventy-Five Thousand Dollars ($2,775,000) (calculated as follows: $750,000 x 2 = $1,500,000, plus $637,500 x 2 = $1,275,000)][INSERT: One Million Five Hundred Seventy-Five Thousand Dollars ($1,575,000) (calculated as follows: $700,000 x 1.5 = $1,050,000, plus $525,000 x 1 = $525,000)].  </w:t>
      </w:r>
    </w:p>
    <w:p>
      <w:pPr>
        <w:spacing w:after="60"/>
      </w:pPr>
      <w:r>
        <w:rPr>
          <w:b/>
          <w:sz w:val="19"/>
        </w:rPr>
        <w:t xml:space="preserve">Margin comment (external-safe): </w:t>
      </w:r>
      <w:r>
        <w:rPr>
          <w:i w:val="0"/>
          <w:sz w:val="19"/>
        </w:rPr>
        <w:t>Conformed to the Company’s severance program for executive officers in this role: 18 months of Base Salary plus 1x Target Bonus, paid in installments and subject to the Release and continued compliance with restrictive covenants.</w:t>
      </w:r>
    </w:p>
    <w:p>
      <w:pPr>
        <w:pStyle w:val="Heading3"/>
      </w:pPr>
      <w:r>
        <w:t>Issue 41 — COBRA 24 months (vs. 18), no cutoff on new employer coverage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10.1(ii)</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+6 months of premiums (illustratively ~$15,000 at an assumed ~$2,500/month family premium) plus continued cost after re-employment</w:t>
            </w:r>
          </w:p>
        </w:tc>
      </w:tr>
    </w:tbl>
    <w:p>
      <w:pPr>
        <w:spacing w:after="60"/>
      </w:pPr>
      <w:r>
        <w:rPr>
          <w:b/>
        </w:rPr>
        <w:t xml:space="preserve">Draft provision: </w:t>
      </w:r>
      <w:r>
        <w:rPr>
          <w:i w:val="0"/>
        </w:rPr>
        <w:t>24 months of full COBRA premiums (employer and employee portions), with a taxable cash alternative.</w:t>
      </w:r>
    </w:p>
    <w:p>
      <w:pPr>
        <w:spacing w:after="60"/>
      </w:pPr>
      <w:r>
        <w:rPr>
          <w:b/>
        </w:rPr>
        <w:t xml:space="preserve">Approved baseline: </w:t>
      </w:r>
      <w:r>
        <w:rPr>
          <w:i w:val="0"/>
        </w:rPr>
        <w:t>Term Sheet Section 8: 18 months, or until eligible for substantially equivalent coverage from a subsequent employer, whichever is first.</w:t>
      </w:r>
    </w:p>
    <w:p>
      <w:pPr>
        <w:spacing w:after="60"/>
      </w:pPr>
      <w:r>
        <w:rPr>
          <w:b/>
        </w:rPr>
        <w:t xml:space="preserve">Analysis: </w:t>
      </w:r>
      <w:r>
        <w:rPr>
          <w:i w:val="0"/>
        </w:rPr>
        <w:t>COBRA coverage itself generally ends after 18 months for a termination-of-employment event. Any "COBRA" subsidy past 18 months is really a cash payment, which the draft partly acknowledges. The cash-equivalent fallback is sensible: it avoids nondiscrimination issues under Code Section 105(h) and the ACA for a self-insured plan. Keep it, but limit it to the approved duration and add the re-employment cutoff.</w:t>
      </w:r>
    </w:p>
    <w:p>
      <w:pPr>
        <w:spacing w:after="40"/>
      </w:pPr>
      <w:commentRangeStart w:id="40"/>
      <w:r>
        <w:rPr>
          <w:b/>
          <w:color w:val="1F3A5F"/>
        </w:rPr>
        <w:t>Proposed redline (Issue 41):</w:t>
      </w:r>
      <w:commentRangeEnd w:id="40"/>
      <w:r>
        <w:rPr>
          <w:rStyle w:val="CommentReference"/>
        </w:rPr>
        <w:commentReference w:id="40"/>
      </w:r>
    </w:p>
    <w:p>
      <w:pPr>
        <w:spacing w:after="80"/>
        <w:ind w:left="432"/>
      </w:pPr>
      <w:r>
        <w:rPr>
          <w:sz w:val="19"/>
        </w:rPr>
        <w:t xml:space="preserve">... under COBRA for a period of </w:t>
      </w:r>
      <w:del w:id="276" w:author="Redmond, Pace &amp; Varela LLP" w:date="2025-10-09T00:00:00Z">
        <w:r>
          <w:rPr>
            <w:sz w:val="19"/>
          </w:rPr>
          <w:delText xml:space="preserve">twenty-four (24)</w:delText>
        </w:r>
      </w:del>
      <w:ins w:id="277" w:author="Redmond, Pace &amp; Varela LLP" w:date="2025-10-09T00:00:00Z">
        <w:r>
          <w:rPr>
            <w:sz w:val="19"/>
          </w:rPr>
          <w:t xml:space="preserve">eighteen (18)</w:t>
        </w:r>
      </w:ins>
      <w:r>
        <w:rPr>
          <w:sz w:val="19"/>
        </w:rPr>
        <w:t xml:space="preserve"> months following the date of termination </w:t>
      </w:r>
      <w:ins w:id="278" w:author="Redmond, Pace &amp; Varela LLP" w:date="2025-10-09T00:00:00Z">
        <w:r>
          <w:rPr>
            <w:sz w:val="19"/>
          </w:rPr>
          <w:t xml:space="preserve">or, if earlier, until the date on which the Executive becomes eligible for substantially equivalent group health coverage through a subsequent employer (of which the Executive shall promptly notify the Company)</w:t>
        </w:r>
      </w:ins>
      <w:r>
        <w:rPr>
          <w:sz w:val="19"/>
        </w:rPr>
        <w:t xml:space="preserve"> (the "COBRA Period"), ...</w:t>
      </w:r>
    </w:p>
    <w:p>
      <w:pPr>
        <w:spacing w:after="80"/>
        <w:ind w:left="432"/>
      </w:pPr>
      <w:r>
        <w:rPr>
          <w:b/>
          <w:color w:val="595959"/>
          <w:sz w:val="16"/>
        </w:rPr>
        <w:t xml:space="preserve">Plain-text view of deletions/insertions (for readers without Track Changes): </w:t>
      </w:r>
      <w:r>
        <w:rPr>
          <w:color w:val="595959"/>
          <w:sz w:val="16"/>
        </w:rPr>
        <w:t xml:space="preserve">... under COBRA for a period of [DELETE: twenty-four (24)][INSERT: eighteen (18)] months following the date of termination [INSERT: or, if earlier, until the date on which the Executive becomes eligible for substantially equivalent group health coverage through a subsequent employer (of which the Executive shall promptly notify the Company)] (the "COBRA Period"), ...  </w:t>
      </w:r>
    </w:p>
    <w:p>
      <w:pPr>
        <w:spacing w:after="60"/>
      </w:pPr>
      <w:r>
        <w:rPr>
          <w:b/>
          <w:sz w:val="19"/>
        </w:rPr>
        <w:t xml:space="preserve">Margin comment (external-safe): </w:t>
      </w:r>
      <w:r>
        <w:rPr>
          <w:i w:val="0"/>
          <w:sz w:val="19"/>
        </w:rPr>
        <w:t>Conformed the COBRA subsidy to 18 months, ending on eligibility for coverage from a subsequent employer.</w:t>
      </w:r>
    </w:p>
    <w:p>
      <w:pPr>
        <w:pStyle w:val="Heading3"/>
      </w:pPr>
      <w:r>
        <w:t>Issue 42 — Non-CIC equity acceleration: RSUs vesting within 18 months (incl. Make-Whole) accelerate; PSUs pro-rata on actual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10.1(iv)</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Illustrative termination July 1, 2026: ~$3.7M accelerated ($3.2M make-whole + ~$0.33M FY26 RSU tranche + ~$0.17M pro-rata PSUs at target) vs. $0</w:t>
            </w:r>
          </w:p>
        </w:tc>
      </w:tr>
    </w:tbl>
    <w:p>
      <w:pPr>
        <w:spacing w:after="60"/>
      </w:pPr>
      <w:r>
        <w:rPr>
          <w:b/>
        </w:rPr>
        <w:t xml:space="preserve">Draft provision: </w:t>
      </w:r>
      <w:r>
        <w:rPr>
          <w:i w:val="0"/>
        </w:rPr>
        <w:t>Time-based RSUs (including the make-whole) that would vest within 18 months vest immediately. PSUs vest pro rata based on actual performance.</w:t>
      </w:r>
    </w:p>
    <w:p>
      <w:pPr>
        <w:spacing w:after="60"/>
      </w:pPr>
      <w:r>
        <w:rPr>
          <w:b/>
        </w:rPr>
        <w:t xml:space="preserve">Approved baseline: </w:t>
      </w:r>
      <w:r>
        <w:rPr>
          <w:i w:val="0"/>
        </w:rPr>
        <w:t>Term Sheet Section 8 (non-CIC severance) provides no equity acceleration. Term Sheet Section 7.B: the make-whole vests on continued employment except under the CIC provisions. Equity treatment follows the Plan and award agreements.</w:t>
      </w:r>
    </w:p>
    <w:p>
      <w:pPr>
        <w:spacing w:after="60"/>
      </w:pPr>
      <w:r>
        <w:rPr>
          <w:b/>
        </w:rPr>
        <w:t xml:space="preserve">Analysis: </w:t>
      </w:r>
      <w:r>
        <w:rPr>
          <w:i w:val="0"/>
        </w:rPr>
        <w:t>Paired with a 12-month make-whole cliff and an easy Good Reason trigger, this clause would let the Executive resign for "Good Reason" in year one and keep the full $3.2M make-whole. Action item: check the Company’s standard PSU award agreement. If it already provides pro-rata vesting on actual performance for qualifying terminations for all executives, that treatment will apply through the award agreement in any event and does not need to appear in the employment agreement.</w:t>
      </w:r>
    </w:p>
    <w:p>
      <w:pPr>
        <w:spacing w:after="40"/>
      </w:pPr>
      <w:commentRangeStart w:id="41"/>
      <w:r>
        <w:rPr>
          <w:b/>
          <w:color w:val="1F3A5F"/>
        </w:rPr>
        <w:t>Proposed redline (Issue 42):</w:t>
      </w:r>
      <w:commentRangeEnd w:id="41"/>
      <w:r>
        <w:rPr>
          <w:rStyle w:val="CommentReference"/>
        </w:rPr>
        <w:commentReference w:id="41"/>
      </w:r>
    </w:p>
    <w:p>
      <w:pPr>
        <w:spacing w:after="80"/>
        <w:ind w:left="432"/>
      </w:pPr>
      <w:r>
        <w:rPr>
          <w:sz w:val="19"/>
        </w:rPr>
        <w:t xml:space="preserve">(iv) Equity Treatment. All outstanding unvested equity awards held by the Executive (including LTI Awards and the Make-Whole Award) shall be treated in accordance with the terms of the </w:t>
      </w:r>
      <w:del w:id="279" w:author="Redmond, Pace &amp; Varela LLP" w:date="2025-10-09T00:00:00Z">
        <w:r>
          <w:rPr>
            <w:sz w:val="19"/>
          </w:rPr>
          <w:delText xml:space="preserve">applicable equity incentive plan</w:delText>
        </w:r>
      </w:del>
      <w:ins w:id="280" w:author="Redmond, Pace &amp; Varela LLP" w:date="2025-10-09T00:00:00Z">
        <w:r>
          <w:rPr>
            <w:sz w:val="19"/>
          </w:rPr>
          <w:t xml:space="preserve">Plan</w:t>
        </w:r>
      </w:ins>
      <w:r>
        <w:rPr>
          <w:sz w:val="19"/>
        </w:rPr>
        <w:t xml:space="preserve"> and </w:t>
      </w:r>
      <w:ins w:id="281" w:author="Redmond, Pace &amp; Varela LLP" w:date="2025-10-09T00:00:00Z">
        <w:r>
          <w:rPr>
            <w:sz w:val="19"/>
          </w:rPr>
          <w:t xml:space="preserve">the applicable</w:t>
        </w:r>
      </w:ins>
      <w:r>
        <w:rPr>
          <w:sz w:val="19"/>
        </w:rPr>
        <w:t xml:space="preserve"> individual award agreements</w:t>
      </w:r>
      <w:del w:id="282" w:author="Redmond, Pace &amp; Varela LLP" w:date="2025-10-09T00:00:00Z">
        <w:r>
          <w:rPr>
            <w:sz w:val="19"/>
          </w:rPr>
          <w:delText xml:space="preserve">; provided, however, that: (A) all time-based RSUs (including the Make-Whole Award) that would have vested within eighteen (18) months following the date of termination shall vest ...; and (B) all outstanding PSUs shall remain outstanding and eligible to vest based on actual performance ..., pro-rated for the Executive’s period of service during such performance period. ...</w:delText>
        </w:r>
      </w:del>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(iv) Equity Treatment. All outstanding unvested equity awards held by the Executive (including LTI Awards and the Make-Whole Award) shall be treated in accordance with the terms of the [DELETE: applicable equity incentive plan][INSERT: Plan] and [INSERT: the applicable] individual award agreements[DELETE: ; provided, however, that: (A) all time-based RSUs (including the Make-Whole Award) that would have vested within eighteen (18) months following the date of termination shall vest ...; and (B) all outstanding PSUs shall remain outstanding and eligible to vest based on actual performance ..., pro-rated for the Executive’s period of service during such performance period. ...].  </w:t>
      </w:r>
    </w:p>
    <w:p>
      <w:pPr>
        <w:spacing w:after="60"/>
      </w:pPr>
      <w:r>
        <w:rPr>
          <w:b/>
          <w:sz w:val="19"/>
        </w:rPr>
        <w:t xml:space="preserve">Margin comment (external-safe): </w:t>
      </w:r>
      <w:r>
        <w:rPr>
          <w:i w:val="0"/>
          <w:sz w:val="19"/>
        </w:rPr>
        <w:t>Outside the change in control context, equity awards are treated as provided in the Plan and the applicable award agreements, consistent with all other executive officers.</w:t>
      </w:r>
    </w:p>
    <w:p>
      <w:pPr>
        <w:pStyle w:val="Heading3"/>
      </w:pPr>
      <w:r>
        <w:t>Issue 43 — No release required for severance; Exhibit A (Form of Release) "intentionally omitted"</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10.2; Exhibit A</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The Company pays up to $2.775M (draft) or $1.575M (term sheet) and remains exposed to every employment claim (Title VII, ADEA, ADA, FMLA, contract and tort)</w:t>
            </w:r>
          </w:p>
        </w:tc>
      </w:tr>
    </w:tbl>
    <w:p>
      <w:pPr>
        <w:spacing w:after="60"/>
      </w:pPr>
      <w:r>
        <w:rPr>
          <w:b/>
        </w:rPr>
        <w:t xml:space="preserve">Draft provision: </w:t>
      </w:r>
      <w:r>
        <w:rPr>
          <w:i w:val="0"/>
        </w:rPr>
        <w:t>"Severance Benefits ... shall not be conditioned upon the Executive’s execution of a general release." Exhibit A is omitted for the same reason.</w:t>
      </w:r>
    </w:p>
    <w:p>
      <w:pPr>
        <w:spacing w:after="60"/>
      </w:pPr>
      <w:r>
        <w:rPr>
          <w:b/>
        </w:rPr>
        <w:t xml:space="preserve">Approved baseline: </w:t>
      </w:r>
      <w:r>
        <w:rPr>
          <w:i w:val="0"/>
        </w:rPr>
        <w:t>Term Sheet Sections 8, 9 and 14: severance and CIC benefits are "expressly conditioned" on a timely, non-revoked general release, and this must be stated expressly. Playbook Section VI.A: mandatory, OWBPA-compliant, at least 60 days.</w:t>
      </w:r>
    </w:p>
    <w:p>
      <w:pPr>
        <w:spacing w:after="60"/>
      </w:pPr>
      <w:r>
        <w:rPr>
          <w:b/>
        </w:rPr>
        <w:t xml:space="preserve">Analysis: </w:t>
      </w:r>
      <w:r>
        <w:rPr>
          <w:i w:val="0"/>
        </w:rPr>
        <w:t>A release is the basic bargain for severance. The Executive is 47 and covered by the ADEA, so the release must comply with the OWBPA: a 21-day consideration period (45 days in a group program), a 7-day revocation period, written advice to consult counsel, and an express reference to the ADEA. The 60-day window plus the "later calendar year" rule (see Section 17) avoids the Section 409A problem of the Executive controlling the year of payment.</w:t>
      </w:r>
    </w:p>
    <w:p>
      <w:pPr>
        <w:spacing w:after="40"/>
      </w:pPr>
      <w:commentRangeStart w:id="42"/>
      <w:r>
        <w:rPr>
          <w:b/>
          <w:color w:val="1F3A5F"/>
        </w:rPr>
        <w:t>Proposed redline (Issue 43):</w:t>
      </w:r>
      <w:commentRangeEnd w:id="42"/>
      <w:r>
        <w:rPr>
          <w:rStyle w:val="CommentReference"/>
        </w:rPr>
        <w:commentReference w:id="42"/>
      </w:r>
    </w:p>
    <w:p>
      <w:pPr>
        <w:spacing w:after="80"/>
        <w:ind w:left="432"/>
      </w:pPr>
      <w:r>
        <w:rPr>
          <w:sz w:val="19"/>
        </w:rPr>
        <w:t xml:space="preserve">Section 10.2 - </w:t>
      </w:r>
      <w:del w:id="283" w:author="Redmond, Pace &amp; Varela LLP" w:date="2025-10-09T00:00:00Z">
        <w:r>
          <w:rPr>
            <w:sz w:val="19"/>
          </w:rPr>
          <w:delText xml:space="preserve">No Release Required. The Severance Benefits set forth in Section 10.1 shall not be conditioned upon the Executive’s execution of a general release of claims in favor of the Company or any other person or entity. The Severance Benefits shall become payable automatically upon a Qualifying Termination, without the requirement that the Executive execute any waiver, release, or other document as a condition to receipt thereof.</w:delText>
        </w:r>
      </w:del>
      <w:ins w:id="284" w:author="Redmond, Pace &amp; Varela LLP" w:date="2025-10-09T00:00:00Z">
        <w:r>
          <w:rPr>
            <w:sz w:val="19"/>
          </w:rPr>
          <w:t xml:space="preserve">Release Requirement. The Executive’s receipt of the Severance Benefits and the CIC Severance Benefits is conditioned upon the Executive’s execution and delivery to the Company of a general release of claims in favor of the Company, its Affiliates and their respective officers, directors, employees, agents and successors, substantially in the form attached hereto as Exhibit A (the "Release"), and the Release becoming effective and irrevocable in accordance with its terms no later than the sixtieth (60th) day following the date of termination. If the Release does not become effective and irrevocable by such date, the Executive shall forfeit all rights to the Severance Benefits and the CIC Severance Benefits. If the period during which the Executive may consider, execute and revoke the Release begins in one calendar year and ends in the following calendar year, any payment conditioned on the Release that constitutes nonqualified deferred compensation under Section 409A shall be paid in the later calendar year.</w:t>
        </w:r>
      </w:ins>
    </w:p>
    <w:p>
      <w:pPr>
        <w:spacing w:after="80"/>
        <w:ind w:left="432"/>
      </w:pPr>
      <w:r>
        <w:rPr>
          <w:sz w:val="19"/>
        </w:rPr>
        <w:t xml:space="preserve">EXHIBIT A - FORM OF RELEASE OF CLAIMS. </w:t>
      </w:r>
      <w:del w:id="285" w:author="Redmond, Pace &amp; Varela LLP" w:date="2025-10-09T00:00:00Z">
        <w:r>
          <w:rPr>
            <w:sz w:val="19"/>
          </w:rPr>
          <w:delText xml:space="preserve">This Exhibit is intentionally omitted from this draft. The Executive’s entitlement to Severance Benefits under Section 10 is not conditioned upon the execution of a release of claims.</w:delText>
        </w:r>
      </w:del>
      <w:ins w:id="286" w:author="Redmond, Pace &amp; Varela LLP" w:date="2025-10-09T00:00:00Z">
        <w:r>
          <w:rPr>
            <w:sz w:val="19"/>
          </w:rPr>
          <w:t xml:space="preserve">[Company’s standard form of Separation Agreement and General Release to be attached. Key terms: general release of all claims through the release date (including under Title VII, the ADEA/OWBPA, the ADA, the FMLA, ERISA (other than vested benefits), the North Carolina Equal Employment Practices Act and the North Carolina Wage and Hour Act); 21-day consideration period (45 days if required) and 7-day revocation period; advice to consult counsel; reaffirmation of Sections 12, 13 and 18; customary carve-outs for vested benefits, indemnification and D&amp;O rights, rights under this Agreement that by their terms survive, and claims that cannot be waived by law; and no prohibition on protected communications with government agencies.]</w:t>
        </w:r>
      </w:ins>
    </w:p>
    <w:p>
      <w:pPr>
        <w:spacing w:after="80"/>
        <w:ind w:left="432"/>
      </w:pPr>
      <w:r>
        <w:rPr>
          <w:b/>
          <w:color w:val="595959"/>
          <w:sz w:val="16"/>
        </w:rPr>
        <w:t xml:space="preserve">Plain-text view of deletions/insertions (for readers without Track Changes): </w:t>
      </w:r>
      <w:r>
        <w:rPr>
          <w:color w:val="595959"/>
          <w:sz w:val="16"/>
        </w:rPr>
        <w:t xml:space="preserve">Section 10.2 - [DELETE: No Release Required. The Severance Benefits set forth in Section 10.1 shall not be conditioned upon the Executive’s execution of a general release of claims in favor of the Company or any other person or entity. The Severance Benefits shall become payable automatically upon a Qualifying Termination, without the requirement that the Executive execute any waiver, release, or other document as a condition to receipt thereof.][INSERT: Release Requirement. The Executive’s receipt of the Severance Benefits and the CIC Severance Benefits is conditioned upon the Executive’s execution and delivery to the Company of a general release of claims in favor of the Company, its Affiliates and their respective officers, directors, employees, agents and successors, substantially in the form attached hereto as Exhibit A (the "Release"), and the Release becoming effective and irrevocable in accordance with its terms no later than the sixtieth (60th) day following the date of termination. If the Release does not become effective and irrevocable by such date, the Executive shall forfeit all rights to the Severance Benefits and the CIC Severance Benefits. If the period during which the Executive may consider, execute and revoke the Release begins in one calendar year and ends in the following calendar year, any payment conditioned on the Release that constitutes nonqualified deferred compensation under Section 409A shall be paid in the later calendar year.]  </w:t>
      </w:r>
      <w:r>
        <w:rPr>
          <w:color w:val="595959"/>
          <w:sz w:val="16"/>
        </w:rPr>
        <w:t xml:space="preserve">EXHIBIT A - FORM OF RELEASE OF CLAIMS. [DELETE: This Exhibit is intentionally omitted from this draft. The Executive’s entitlement to Severance Benefits under Section 10 is not conditioned upon the execution of a release of claims.][INSERT: [Company’s standard form of Separation Agreement and General Release to be attached. Key terms: general release of all claims through the release date (including under Title VII, the ADEA/OWBPA, the ADA, the FMLA, ERISA (other than vested benefits), the North Carolina Equal Employment Practices Act and the North Carolina Wage and Hour Act); 21-day consideration period (45 days if required) and 7-day revocation period; advice to consult counsel; reaffirmation of Sections 12, 13 and 18; customary carve-outs for vested benefits, indemnification and D&amp;O rights, rights under this Agreement that by their terms survive, and claims that cannot be waived by law; and no prohibition on protected communications with government agencies.]]  </w:t>
      </w:r>
    </w:p>
    <w:p>
      <w:pPr>
        <w:spacing w:after="60"/>
      </w:pPr>
      <w:r>
        <w:rPr>
          <w:b/>
          <w:sz w:val="19"/>
        </w:rPr>
        <w:t xml:space="preserve">Margin comment (external-safe): </w:t>
      </w:r>
      <w:r>
        <w:rPr>
          <w:i w:val="0"/>
          <w:sz w:val="19"/>
        </w:rPr>
        <w:t>Severance is conditioned on a customary general release of claims. The Company’s form of release is attached as Exhibit A.</w:t>
      </w:r>
    </w:p>
    <w:p>
      <w:pPr>
        <w:pStyle w:val="Heading3"/>
      </w:pPr>
      <w:r>
        <w:t>Issue 44 — Death/Disability: pro-rata bonus at target floor + 12 months COBRA</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10.4</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Up to prorated target bonus (up to $637,500) + 12 months COBRA (~$30,000 illustrative) vs. $0 contractual (plan benefits only)</w:t>
            </w:r>
          </w:p>
        </w:tc>
      </w:tr>
    </w:tbl>
    <w:p>
      <w:pPr>
        <w:spacing w:after="60"/>
      </w:pPr>
      <w:r>
        <w:rPr>
          <w:b/>
        </w:rPr>
        <w:t xml:space="preserve">Draft provision: </w:t>
      </w:r>
      <w:r>
        <w:rPr>
          <w:i w:val="0"/>
        </w:rPr>
        <w:t>On death or Disability: accrued obligations, pro-rata bonus with target floor ("calculated in the same manner" as Section 10.1(iii)), 12 months of COBRA, and plan-based equity treatment.</w:t>
      </w:r>
    </w:p>
    <w:p>
      <w:pPr>
        <w:spacing w:after="60"/>
      </w:pPr>
      <w:r>
        <w:rPr>
          <w:b/>
        </w:rPr>
        <w:t xml:space="preserve">Approved baseline: </w:t>
      </w:r>
      <w:r>
        <w:rPr>
          <w:i w:val="0"/>
        </w:rPr>
        <w:t>Playbook Sections IV and VI.A: no pro-rata bonus or severance on death or disability; benefit plans govern. The term sheet provides none, and its Section 15 treats any added commitment as a material deviation.</w:t>
      </w:r>
    </w:p>
    <w:p>
      <w:pPr>
        <w:spacing w:after="60"/>
      </w:pPr>
      <w:r>
        <w:rPr>
          <w:b/>
        </w:rPr>
        <w:t xml:space="preserve">Analysis: </w:t>
      </w:r>
      <w:r>
        <w:rPr>
          <w:i w:val="0"/>
        </w:rPr>
        <w:t>This is an added commitment not contemplated by the term sheet. Life insurance (3x base, capped at $2,000,000) and supplemental LTD (60% of base) already address these events.</w:t>
      </w:r>
    </w:p>
    <w:p>
      <w:pPr>
        <w:spacing w:after="40"/>
      </w:pPr>
      <w:commentRangeStart w:id="43"/>
      <w:r>
        <w:rPr>
          <w:b/>
          <w:color w:val="1F3A5F"/>
        </w:rPr>
        <w:t>Proposed redline (Issue 44):</w:t>
      </w:r>
      <w:commentRangeEnd w:id="43"/>
      <w:r>
        <w:rPr>
          <w:rStyle w:val="CommentReference"/>
        </w:rPr>
        <w:commentReference w:id="43"/>
      </w:r>
    </w:p>
    <w:p>
      <w:pPr>
        <w:spacing w:after="80"/>
        <w:ind w:left="432"/>
      </w:pPr>
      <w:r>
        <w:rPr>
          <w:sz w:val="19"/>
        </w:rPr>
        <w:t xml:space="preserve">(i) Accrued Obligations;</w:t>
      </w:r>
    </w:p>
    <w:p>
      <w:pPr>
        <w:spacing w:after="80"/>
        <w:ind w:left="432"/>
        <w:rPr>
          <w:del w:id="287" w:author="Redmond, Pace &amp; Varela LLP" w:date="2025-10-09T00:00:00Z"/>
        </w:rPr>
      </w:pPr>
      <w:del w:id="288" w:author="Redmond, Pace &amp; Varela LLP" w:date="2025-10-09T00:00:00Z">
        <w:r>
          <w:rPr>
            <w:sz w:val="19"/>
          </w:rPr>
          <w:delText xml:space="preserve">(ii) a pro-rata Annual Bonus for the fiscal year in which the termination occurs, calculated in the same manner as set forth in Section 10.1(iii) and payable at the same time;</w:delText>
        </w:r>
      </w:del>
    </w:p>
    <w:p>
      <w:pPr>
        <w:spacing w:after="80"/>
        <w:ind w:left="432"/>
        <w:rPr>
          <w:del w:id="289" w:author="Redmond, Pace &amp; Varela LLP" w:date="2025-10-09T00:00:00Z"/>
        </w:rPr>
      </w:pPr>
      <w:del w:id="290" w:author="Redmond, Pace &amp; Varela LLP" w:date="2025-10-09T00:00:00Z">
        <w:r>
          <w:rPr>
            <w:sz w:val="19"/>
          </w:rPr>
          <w:delText xml:space="preserve">(iii) the Company shall pay or reimburse the cost of continued COBRA coverage (medical, dental, and vision) for the Executive (or the Executive’s eligible dependents) for a period of twelve (12) months following the date of termination; and</w:delText>
        </w:r>
      </w:del>
    </w:p>
    <w:p>
      <w:pPr>
        <w:spacing w:after="80"/>
        <w:ind w:left="432"/>
      </w:pPr>
      <w:del w:id="291" w:author="Redmond, Pace &amp; Varela LLP" w:date="2025-10-09T00:00:00Z">
        <w:r>
          <w:rPr>
            <w:sz w:val="19"/>
          </w:rPr>
          <w:delText xml:space="preserve">(iv)</w:delText>
        </w:r>
      </w:del>
      <w:ins w:id="292" w:author="Redmond, Pace &amp; Varela LLP" w:date="2025-10-09T00:00:00Z">
        <w:r>
          <w:rPr>
            <w:sz w:val="19"/>
          </w:rPr>
          <w:t xml:space="preserve">(ii)</w:t>
        </w:r>
      </w:ins>
      <w:r>
        <w:rPr>
          <w:sz w:val="19"/>
        </w:rPr>
        <w:t xml:space="preserve"> all outstanding equity awards shall be treated in accordance with the terms of the </w:t>
      </w:r>
      <w:del w:id="293" w:author="Redmond, Pace &amp; Varela LLP" w:date="2025-10-09T00:00:00Z">
        <w:r>
          <w:rPr>
            <w:sz w:val="19"/>
          </w:rPr>
          <w:delText xml:space="preserve">applicable equity incentive plan</w:delText>
        </w:r>
      </w:del>
      <w:ins w:id="294" w:author="Redmond, Pace &amp; Varela LLP" w:date="2025-10-09T00:00:00Z">
        <w:r>
          <w:rPr>
            <w:sz w:val="19"/>
          </w:rPr>
          <w:t xml:space="preserve">Plan</w:t>
        </w:r>
      </w:ins>
      <w:r>
        <w:rPr>
          <w:sz w:val="19"/>
        </w:rPr>
        <w:t xml:space="preserve"> and individual award agreements</w:t>
      </w:r>
      <w:ins w:id="295" w:author="Redmond, Pace &amp; Varela LLP" w:date="2025-10-09T00:00:00Z">
        <w:r>
          <w:rPr>
            <w:sz w:val="19"/>
          </w:rPr>
          <w:t xml:space="preserve">; and</w:t>
        </w:r>
      </w:ins>
    </w:p>
    <w:p>
      <w:pPr>
        <w:spacing w:after="80"/>
        <w:ind w:left="432"/>
        <w:rPr>
          <w:ins w:id="296" w:author="Redmond, Pace &amp; Varela LLP" w:date="2025-10-09T00:00:00Z"/>
        </w:rPr>
      </w:pPr>
      <w:ins w:id="297" w:author="Redmond, Pace &amp; Varela LLP" w:date="2025-10-09T00:00:00Z">
        <w:r>
          <w:rPr>
            <w:sz w:val="19"/>
          </w:rPr>
          <w:t xml:space="preserve">(iii) such benefits as are provided under the Company’s life insurance, disability and other benefit plans in accordance with their terms.</w:t>
        </w:r>
      </w:ins>
    </w:p>
    <w:p>
      <w:pPr>
        <w:spacing w:after="80"/>
        <w:ind w:left="432"/>
      </w:pPr>
      <w:r>
        <w:rPr>
          <w:b/>
          <w:color w:val="595959"/>
          <w:sz w:val="16"/>
        </w:rPr>
        <w:t xml:space="preserve">Plain-text view of deletions/insertions (for readers without Track Changes): </w:t>
      </w:r>
      <w:r>
        <w:rPr>
          <w:color w:val="595959"/>
          <w:sz w:val="16"/>
        </w:rPr>
        <w:t xml:space="preserve">[DELETE: (ii) a pro-rata Annual Bonus for the fiscal year in which the termination occurs, calculated in the same manner as set forth in Section 10.1(iii) and payable at the same time;]  </w:t>
      </w:r>
      <w:r>
        <w:rPr>
          <w:color w:val="595959"/>
          <w:sz w:val="16"/>
        </w:rPr>
        <w:t xml:space="preserve">[DELETE: (iii) the Company shall pay or reimburse the cost of continued COBRA coverage (medical, dental, and vision) for the Executive (or the Executive’s eligible dependents) for a period of twelve (12) months following the date of termination; and]  </w:t>
      </w:r>
      <w:r>
        <w:rPr>
          <w:color w:val="595959"/>
          <w:sz w:val="16"/>
        </w:rPr>
        <w:t xml:space="preserve">[DELETE: (iv)][INSERT: (ii)] all outstanding equity awards shall be treated in accordance with the terms of the [DELETE: applicable equity incentive plan][INSERT: Plan] and individual award agreements[INSERT: ; and]  </w:t>
      </w:r>
    </w:p>
    <w:p>
      <w:pPr>
        <w:spacing w:after="60"/>
      </w:pPr>
      <w:r>
        <w:rPr>
          <w:b/>
          <w:sz w:val="19"/>
        </w:rPr>
        <w:t xml:space="preserve">Margin comment (external-safe): </w:t>
      </w:r>
      <w:r>
        <w:rPr>
          <w:i w:val="0"/>
          <w:sz w:val="19"/>
        </w:rPr>
        <w:t>Death and disability are addressed through the Company’s life and disability insurance programs and the equity award terms, consistent with all executive officers.</w:t>
      </w:r>
    </w:p>
    <w:p>
      <w:pPr>
        <w:pStyle w:val="Heading3"/>
      </w:pPr>
      <w:r>
        <w:t>Issue 45 — Severance not conditioned on restrictive covenant compliance; no cessation or recoupment right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10 (new 10.6)</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Without this, the Company keeps paying severance to an executive who is competing or soliciting. The draft compounds the problem with "unconditional" garden leave</w:t>
            </w:r>
          </w:p>
        </w:tc>
      </w:tr>
    </w:tbl>
    <w:p>
      <w:pPr>
        <w:spacing w:after="60"/>
      </w:pPr>
      <w:r>
        <w:rPr>
          <w:b/>
        </w:rPr>
        <w:t xml:space="preserve">Draft provision: </w:t>
      </w:r>
      <w:r>
        <w:rPr>
          <w:i w:val="0"/>
        </w:rPr>
        <w:t>None.</w:t>
      </w:r>
    </w:p>
    <w:p>
      <w:pPr>
        <w:spacing w:after="60"/>
      </w:pPr>
      <w:r>
        <w:rPr>
          <w:b/>
        </w:rPr>
        <w:t xml:space="preserve">Approved baseline: </w:t>
      </w:r>
      <w:r>
        <w:rPr>
          <w:i w:val="0"/>
        </w:rPr>
        <w:t>Term Sheet Section 8 (Other Conditions): severance is conditioned on continued compliance with all post-termination covenants. Playbook Section VI.A: installments preserve the Company’s remedies.</w:t>
      </w:r>
    </w:p>
    <w:p>
      <w:pPr>
        <w:spacing w:after="60"/>
      </w:pPr>
      <w:r>
        <w:rPr>
          <w:b/>
        </w:rPr>
        <w:t xml:space="preserve">Analysis: </w:t>
      </w:r>
      <w:r>
        <w:rPr>
          <w:i w:val="0"/>
        </w:rPr>
        <w:t>Add an express condition subsequent: payments stop on a material breach, and installments already paid are recoverable (other than a nominal amount supporting the Release).</w:t>
      </w:r>
    </w:p>
    <w:p>
      <w:pPr>
        <w:spacing w:after="40"/>
      </w:pPr>
      <w:commentRangeStart w:id="44"/>
      <w:r>
        <w:rPr>
          <w:b/>
          <w:color w:val="1F3A5F"/>
        </w:rPr>
        <w:t>Proposed redline (Issue 45):</w:t>
      </w:r>
      <w:commentRangeEnd w:id="44"/>
      <w:r>
        <w:rPr>
          <w:rStyle w:val="CommentReference"/>
        </w:rPr>
        <w:commentReference w:id="44"/>
      </w:r>
    </w:p>
    <w:p>
      <w:pPr>
        <w:spacing w:after="80"/>
        <w:ind w:left="432"/>
        <w:rPr>
          <w:ins w:id="298" w:author="Redmond, Pace &amp; Varela LLP" w:date="2025-10-09T00:00:00Z"/>
        </w:rPr>
      </w:pPr>
      <w:ins w:id="299" w:author="Redmond, Pace &amp; Varela LLP" w:date="2025-10-09T00:00:00Z">
        <w:r>
          <w:rPr>
            <w:sz w:val="19"/>
          </w:rPr>
          <w:t xml:space="preserve">Section 10.6 - Restrictive Covenant Compliance. The Executive’s right to receive and retain the Severance Benefits and the CIC Severance Benefits is conditioned upon her continued compliance with Sections 12 and 13. In the event of the Executive’s material breach of Section 12 or 13, as determined by the Company in good faith, the Company may cease providing any unpaid Severance Benefits or CIC Severance Benefits, and the Executive shall repay to the Company, upon demand, any such benefits previously paid (other than $1,000, which shall serve as consideration for the Release), in addition to any other remedies available to the Company.</w:t>
        </w:r>
      </w:ins>
    </w:p>
    <w:p>
      <w:pPr>
        <w:spacing w:after="60"/>
      </w:pPr>
      <w:r>
        <w:rPr>
          <w:b/>
          <w:sz w:val="19"/>
        </w:rPr>
        <w:t xml:space="preserve">Margin comment (external-safe): </w:t>
      </w:r>
      <w:r>
        <w:rPr>
          <w:i w:val="0"/>
          <w:sz w:val="19"/>
        </w:rPr>
        <w:t>Severance remains conditioned on continued compliance with the restrictive covenants, consistent with the Company’s program for executive officers.</w:t>
      </w:r>
    </w:p>
    <w:p>
      <w:pPr>
        <w:pStyle w:val="Heading2"/>
      </w:pPr>
      <w:r>
        <w:t>Section 11 - Change in Control</w:t>
      </w:r>
    </w:p>
    <w:p>
      <w:pPr>
        <w:spacing w:after="80"/>
      </w:pPr>
      <w:r>
        <w:rPr>
          <w:i/>
        </w:rPr>
        <w:t>The draft combines single-trigger vesting, a 3x multiple, a target-floor CIC bonus, PSU vesting at the greater of target or actual, 36 months of COBRA and a full Section 280G excise tax gross-up. The approved package is double-trigger vesting, a 2x multiple, 24 months of COBRA and a best-net cutback. In the context of the Harmony Pet Naturals integration and the Company’s M&amp;A posture, the draft structure would pay the COO to leave at closing rather than help integrate.</w:t>
      </w:r>
    </w:p>
    <w:p>
      <w:pPr>
        <w:pStyle w:val="Heading3"/>
      </w:pPr>
      <w:r>
        <w:t>Issue 46 — Bespoke Change in Control definition (not the Plan definition); captures subsidiary-level mergers; not tied to Section 409A</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11(a)</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Risk of an unintended CIC trigger (for example, an internal subsidiary merger during the Harmony integration) and of Section 409A non-compliance for the CIC lump sum</w:t>
            </w:r>
          </w:p>
        </w:tc>
      </w:tr>
    </w:tbl>
    <w:p>
      <w:pPr>
        <w:spacing w:after="60"/>
      </w:pPr>
      <w:r>
        <w:rPr>
          <w:b/>
        </w:rPr>
        <w:t xml:space="preserve">Draft provision: </w:t>
      </w:r>
      <w:r>
        <w:rPr>
          <w:i w:val="0"/>
        </w:rPr>
        <w:t>A four-prong definition. Prong (iii) covers mergers "involving the Company or any of its subsidiaries." Incumbent Board is measured from the Effective Date.</w:t>
      </w:r>
    </w:p>
    <w:p>
      <w:pPr>
        <w:spacing w:after="60"/>
      </w:pPr>
      <w:r>
        <w:rPr>
          <w:b/>
        </w:rPr>
        <w:t xml:space="preserve">Approved baseline: </w:t>
      </w:r>
      <w:r>
        <w:rPr>
          <w:i w:val="0"/>
        </w:rPr>
        <w:t>Term Sheet Section 9.A: "Change in Control" has the meaning in the 2022 Plan. Playbook Section VII.A: the definition must be consistent with the Plan and Section 409A.</w:t>
      </w:r>
    </w:p>
    <w:p>
      <w:pPr>
        <w:spacing w:after="60"/>
      </w:pPr>
      <w:r>
        <w:rPr>
          <w:b/>
        </w:rPr>
        <w:t xml:space="preserve">Analysis: </w:t>
      </w:r>
      <w:r>
        <w:rPr>
          <w:i w:val="0"/>
        </w:rPr>
        <w:t>Using the Plan definition keeps the agreement consistent with award agreements and proxy disclosure. The "or any of its subsidiaries" language could be argued to sweep in internal reorganizations, such as merging Harmony Pet Naturals, Inc. into another subsidiary. Because we keep the term-sheet-approved CIC lump sum, the CIC must also be a Section 409A "change in control event" (Treas. Reg. Section 1.409A-3(i)(5)) for the different time and form of payment to be permitted (Treas. Reg. Section 1.409A-3(c)).</w:t>
      </w:r>
    </w:p>
    <w:p>
      <w:pPr>
        <w:spacing w:after="40"/>
      </w:pPr>
      <w:commentRangeStart w:id="45"/>
      <w:r>
        <w:rPr>
          <w:b/>
          <w:color w:val="1F3A5F"/>
        </w:rPr>
        <w:t>Proposed redline (Issue 46):</w:t>
      </w:r>
      <w:commentRangeEnd w:id="45"/>
      <w:r>
        <w:rPr>
          <w:rStyle w:val="CommentReference"/>
        </w:rPr>
        <w:commentReference w:id="45"/>
      </w:r>
    </w:p>
    <w:p>
      <w:pPr>
        <w:spacing w:after="80"/>
        <w:ind w:left="432"/>
      </w:pPr>
      <w:r>
        <w:rPr>
          <w:sz w:val="19"/>
        </w:rPr>
        <w:t xml:space="preserve">Section 11(a) - Definition of Change in Control. </w:t>
      </w:r>
      <w:del w:id="300" w:author="Redmond, Pace &amp; Varela LLP" w:date="2025-10-09T00:00:00Z">
        <w:r>
          <w:rPr>
            <w:sz w:val="19"/>
          </w:rPr>
          <w:delText xml:space="preserve">For purposes of this Agreement, a "Change in Control" shall mean the occurrence of any of the following events: (i) any "person" or "group" ... (iii) consummation of a merger, consolidation, statutory share exchange, or similar corporate transaction involving the Company or any of its subsidiaries ...; or (iv) the sale or other disposition of all or substantially all of the assets of the Company to any person or entity that is not an Affiliate of the Company.</w:delText>
        </w:r>
      </w:del>
      <w:ins w:id="301" w:author="Redmond, Pace &amp; Varela LLP" w:date="2025-10-09T00:00:00Z">
        <w:r>
          <w:rPr>
            <w:sz w:val="19"/>
          </w:rPr>
          <w:t xml:space="preserve">For purposes of this Agreement, "Change in Control" has the meaning set forth in the Plan; provided that, with respect to any payment hereunder that constitutes nonqualified deferred compensation subject to Section 409A and whose time or form of payment depends on the occurrence of a Change in Control, a Change in Control shall be deemed to have occurred only if the event also constitutes a "change in control event" within the meaning of Treasury Regulation Section 1.409A-3(i)(5). "CIC Protection Period" means the twenty-four (24)-month period following a Change in Control.</w:t>
        </w:r>
      </w:ins>
    </w:p>
    <w:p>
      <w:pPr>
        <w:spacing w:after="80"/>
        <w:ind w:left="432"/>
      </w:pPr>
      <w:r>
        <w:rPr>
          <w:b/>
          <w:color w:val="595959"/>
          <w:sz w:val="16"/>
        </w:rPr>
        <w:t xml:space="preserve">Plain-text view of deletions/insertions (for readers without Track Changes): </w:t>
      </w:r>
      <w:r>
        <w:rPr>
          <w:color w:val="595959"/>
          <w:sz w:val="16"/>
        </w:rPr>
        <w:t xml:space="preserve">Section 11(a) - Definition of Change in Control. [DELETE: For purposes of this Agreement, a "Change in Control" shall mean the occurrence of any of the following events: (i) any "person" or "group" ... (iii) consummation of a merger, consolidation, statutory share exchange, or similar corporate transaction involving the Company or any of its subsidiaries ...; or (iv) the sale or other disposition of all or substantially all of the assets of the Company to any person or entity that is not an Affiliate of the Company.][INSERT: For purposes of this Agreement, "Change in Control" has the meaning set forth in the Plan; provided that, with respect to any payment hereunder that constitutes nonqualified deferred compensation subject to Section 409A and whose time or form of payment depends on the occurrence of a Change in Control, a Change in Control shall be deemed to have occurred only if the event also constitutes a "change in control event" within the meaning of Treasury Regulation Section 1.409A-3(i)(5). "CIC Protection Period" means the twenty-four (24)-month period following a Change in Control.]  </w:t>
      </w:r>
    </w:p>
    <w:p>
      <w:pPr>
        <w:spacing w:after="60"/>
      </w:pPr>
      <w:r>
        <w:rPr>
          <w:b/>
          <w:sz w:val="19"/>
        </w:rPr>
        <w:t xml:space="preserve">Margin comment (external-safe): </w:t>
      </w:r>
      <w:r>
        <w:rPr>
          <w:i w:val="0"/>
          <w:sz w:val="19"/>
        </w:rPr>
        <w:t>Conformed to the Plan definition of Change in Control (with a Section 409A overlay) so that the agreement and the equity award agreements operate consistently.</w:t>
      </w:r>
    </w:p>
    <w:p>
      <w:pPr>
        <w:pStyle w:val="Heading3"/>
      </w:pPr>
      <w:r>
        <w:t>Issue 47 — Single-trigger acceleration of all equity on a CIC (PSUs at target), regardless of termination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11(b)</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Illustrative CIC in late 2026: $5.2M of unvested equity ($3.2M make-whole + $2.0M FY26 LTI) vests with no termination, vs. $0 under the term sheet unless a qualifying termination follows</w:t>
            </w:r>
          </w:p>
        </w:tc>
      </w:tr>
    </w:tbl>
    <w:p>
      <w:pPr>
        <w:spacing w:after="60"/>
      </w:pPr>
      <w:r>
        <w:rPr>
          <w:b/>
        </w:rPr>
        <w:t xml:space="preserve">Draft provision: </w:t>
      </w:r>
      <w:r>
        <w:rPr>
          <w:i w:val="0"/>
        </w:rPr>
        <w:t>All unvested equity vests in full on a Change in Control, "without regard to whether the Executive’s employment is terminated." PSUs vest at target and are settled within 30 days.</w:t>
      </w:r>
    </w:p>
    <w:p>
      <w:pPr>
        <w:spacing w:after="60"/>
      </w:pPr>
      <w:r>
        <w:rPr>
          <w:b/>
        </w:rPr>
        <w:t xml:space="preserve">Approved baseline: </w:t>
      </w:r>
      <w:r>
        <w:rPr>
          <w:i w:val="0"/>
        </w:rPr>
        <w:t>Term Sheet Section 9.E: double-trigger only, and "a Change in Control event alone ... shall not trigger acceleration." Playbook Section VII.A: single-trigger acceleration is prohibited, except for the deemed trigger where awards are not assumed or substituted.</w:t>
      </w:r>
    </w:p>
    <w:p>
      <w:pPr>
        <w:spacing w:after="60"/>
      </w:pPr>
      <w:r>
        <w:rPr>
          <w:b/>
        </w:rPr>
        <w:t xml:space="preserve">Analysis: </w:t>
      </w:r>
      <w:r>
        <w:rPr>
          <w:i w:val="0"/>
        </w:rPr>
        <w:t>Single-trigger vesting removes the acquirer’s retention tool at the moment the Company most needs the COO for integration. It invites ISS and Glass Lewis criticism and could reduce deal value, because buyers price in retention replacement grants. Our redline adds the playbook-sanctioned exception: if awards are not assumed or substituted, they vest at closing (PSUs at target). This is not single-trigger vesting, and it is a reasonable concession to offer.</w:t>
      </w:r>
    </w:p>
    <w:p>
      <w:pPr>
        <w:spacing w:after="40"/>
      </w:pPr>
      <w:commentRangeStart w:id="46"/>
      <w:r>
        <w:rPr>
          <w:b/>
          <w:color w:val="1F3A5F"/>
        </w:rPr>
        <w:t>Proposed redline (Issue 47):</w:t>
      </w:r>
      <w:commentRangeEnd w:id="46"/>
      <w:r>
        <w:rPr>
          <w:rStyle w:val="CommentReference"/>
        </w:rPr>
        <w:commentReference w:id="46"/>
      </w:r>
    </w:p>
    <w:p>
      <w:pPr>
        <w:spacing w:after="80"/>
        <w:ind w:left="432"/>
      </w:pPr>
      <w:r>
        <w:rPr>
          <w:sz w:val="19"/>
        </w:rPr>
        <w:t xml:space="preserve">Section 11(b) - </w:t>
      </w:r>
      <w:del w:id="302" w:author="Redmond, Pace &amp; Varela LLP" w:date="2025-10-09T00:00:00Z">
        <w:r>
          <w:rPr>
            <w:sz w:val="19"/>
          </w:rPr>
          <w:delText xml:space="preserve">Equity Acceleration upon Change in Control. Upon the occurrence of a Change in Control, all outstanding unvested equity awards held by the Executive ... shall immediately vest in full and become exercisable or nonforfeitable, without regard to whether the Executive’s employment is terminated in connection with or following such Change in Control. In the case of PSUs, such awards shall vest at the target level of performance (i.e., 100% of the target number of PSUs). Settlement of vested awards shall occur within thirty (30) days following the Change in Control, subject to applicable tax withholdings.</w:delText>
        </w:r>
      </w:del>
      <w:ins w:id="303" w:author="Redmond, Pace &amp; Varela LLP" w:date="2025-10-09T00:00:00Z">
        <w:r>
          <w:rPr>
            <w:sz w:val="19"/>
          </w:rPr>
          <w:t xml:space="preserve">Treatment of Equity upon a Change in Control. A Change in Control shall not, by itself, result in the accelerated vesting of any equity award held by the Executive, which shall vest only as provided in Section 11(c)(iv) or the applicable award agreement. Notwithstanding the foregoing, if in connection with a Change in Control the successor or acquiring entity does not assume, continue or substitute the Executive’s outstanding equity awards on substantially equivalent terms (as determined in good faith by the Compensation Committee as constituted immediately prior to the Change in Control), such awards shall vest in full immediately prior to the consummation of the Change in Control, with PSUs vesting at the target level of performance.</w:t>
        </w:r>
      </w:ins>
    </w:p>
    <w:p>
      <w:pPr>
        <w:spacing w:after="80"/>
        <w:ind w:left="432"/>
      </w:pPr>
      <w:r>
        <w:rPr>
          <w:b/>
          <w:color w:val="595959"/>
          <w:sz w:val="16"/>
        </w:rPr>
        <w:t xml:space="preserve">Plain-text view of deletions/insertions (for readers without Track Changes): </w:t>
      </w:r>
      <w:r>
        <w:rPr>
          <w:color w:val="595959"/>
          <w:sz w:val="16"/>
        </w:rPr>
        <w:t xml:space="preserve">Section 11(b) - [DELETE: Equity Acceleration upon Change in Control. Upon the occurrence of a Change in Control, all outstanding unvested equity awards held by the Executive ... shall immediately vest in full and become exercisable or nonforfeitable, without regard to whether the Executive’s employment is terminated in connection with or following such Change in Control. In the case of PSUs, such awards shall vest at the target level of performance (i.e., 100% of the target number of PSUs). Settlement of vested awards shall occur within thirty (30) days following the Change in Control, subject to applicable tax withholdings.][INSERT: Treatment of Equity upon a Change in Control. A Change in Control shall not, by itself, result in the accelerated vesting of any equity award held by the Executive, which shall vest only as provided in Section 11(c)(iv) or the applicable award agreement. Notwithstanding the foregoing, if in connection with a Change in Control the successor or acquiring entity does not assume, continue or substitute the Executive’s outstanding equity awards on substantially equivalent terms (as determined in good faith by the Compensation Committee as constituted immediately prior to the Change in Control), such awards shall vest in full immediately prior to the consummation of the Change in Control, with PSUs vesting at the target level of performance.]  </w:t>
      </w:r>
    </w:p>
    <w:p>
      <w:pPr>
        <w:spacing w:after="60"/>
      </w:pPr>
      <w:r>
        <w:rPr>
          <w:b/>
          <w:sz w:val="19"/>
        </w:rPr>
        <w:t xml:space="preserve">Margin comment (external-safe): </w:t>
      </w:r>
      <w:r>
        <w:rPr>
          <w:i w:val="0"/>
          <w:sz w:val="19"/>
        </w:rPr>
        <w:t>Equity acceleration in connection with a change in control is double-trigger, consistent with the Company’s program for all executive officers and prevailing governance practice. Awards that are not assumed or substituted in the transaction will vest at closing.</w:t>
      </w:r>
    </w:p>
    <w:p>
      <w:pPr>
        <w:pStyle w:val="Heading3"/>
      </w:pPr>
      <w:r>
        <w:t>Issue 48 — CIC cash 3x (base + target), lump sum within 30 days (vs. 2x, lump sum within 60 days)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11(c)(i)</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$4,162,500 vs. $2,450,000 = +$1,712,500 (+69.9%) at initial rates. Year-3 draft rates: $4,589,156.25</w:t>
            </w:r>
          </w:p>
        </w:tc>
      </w:tr>
    </w:tbl>
    <w:p>
      <w:pPr>
        <w:spacing w:after="60"/>
      </w:pPr>
      <w:r>
        <w:rPr>
          <w:b/>
        </w:rPr>
        <w:t xml:space="preserve">Draft provision: </w:t>
      </w:r>
      <w:r>
        <w:rPr>
          <w:i w:val="0"/>
        </w:rPr>
        <w:t>3x (base + target) = $4,162,500, paid within 30 days.</w:t>
      </w:r>
    </w:p>
    <w:p>
      <w:pPr>
        <w:spacing w:after="60"/>
      </w:pPr>
      <w:r>
        <w:rPr>
          <w:b/>
        </w:rPr>
        <w:t xml:space="preserve">Approved baseline: </w:t>
      </w:r>
      <w:r>
        <w:rPr>
          <w:i w:val="0"/>
        </w:rPr>
        <w:t>Term Sheet Section 9.B/C: 2x base + 2x target = $2,450,000, lump sum within 60 days, subject to the Release and Section 409A delays (including the six-month specified-employee delay). Playbook Section VII.B and Appendix B: 3x is the CEO multiple.</w:t>
      </w:r>
    </w:p>
    <w:p>
      <w:pPr>
        <w:spacing w:after="60"/>
      </w:pPr>
      <w:r>
        <w:rPr>
          <w:b/>
        </w:rPr>
        <w:t xml:space="preserve">Analysis: </w:t>
      </w:r>
      <w:r>
        <w:rPr>
          <w:i w:val="0"/>
        </w:rPr>
        <w:t>The CIC lump sum is approved in the term sheet. Under Playbook Section VII.B, a lump sum is permitted for CIC severance only where Section 409A allows it, so the redline conditions it on the CIC qualifying as a 409A change in control event and on the Release.</w:t>
      </w:r>
    </w:p>
    <w:p>
      <w:pPr>
        <w:spacing w:after="40"/>
      </w:pPr>
      <w:commentRangeStart w:id="47"/>
      <w:r>
        <w:rPr>
          <w:b/>
          <w:color w:val="1F3A5F"/>
        </w:rPr>
        <w:t>Proposed redline (Issue 48):</w:t>
      </w:r>
      <w:commentRangeEnd w:id="47"/>
      <w:r>
        <w:rPr>
          <w:rStyle w:val="CommentReference"/>
        </w:rPr>
        <w:commentReference w:id="47"/>
      </w:r>
    </w:p>
    <w:p>
      <w:pPr>
        <w:spacing w:after="80"/>
        <w:ind w:left="432"/>
      </w:pPr>
      <w:r>
        <w:rPr>
          <w:sz w:val="19"/>
        </w:rPr>
        <w:t xml:space="preserve">(i) CIC Cash Severance. A </w:t>
      </w:r>
      <w:del w:id="304" w:author="Redmond, Pace &amp; Varela LLP" w:date="2025-10-09T00:00:00Z">
        <w:r>
          <w:rPr>
            <w:sz w:val="19"/>
          </w:rPr>
          <w:delText xml:space="preserve">lump-sum</w:delText>
        </w:r>
      </w:del>
      <w:r>
        <w:rPr>
          <w:sz w:val="19"/>
        </w:rPr>
        <w:t xml:space="preserve"> cash payment equal to </w:t>
      </w:r>
      <w:del w:id="305" w:author="Redmond, Pace &amp; Varela LLP" w:date="2025-10-09T00:00:00Z">
        <w:r>
          <w:rPr>
            <w:sz w:val="19"/>
          </w:rPr>
          <w:delText xml:space="preserve">three (3)</w:delText>
        </w:r>
      </w:del>
      <w:ins w:id="306" w:author="Redmond, Pace &amp; Varela LLP" w:date="2025-10-09T00:00:00Z">
        <w:r>
          <w:rPr>
            <w:sz w:val="19"/>
          </w:rPr>
          <w:t xml:space="preserve">two (2)</w:t>
        </w:r>
      </w:ins>
      <w:r>
        <w:rPr>
          <w:sz w:val="19"/>
        </w:rPr>
        <w:t xml:space="preserve"> times the sum of the Executive’s </w:t>
      </w:r>
      <w:del w:id="307" w:author="Redmond, Pace &amp; Varela LLP" w:date="2025-10-09T00:00:00Z">
        <w:r>
          <w:rPr>
            <w:sz w:val="19"/>
          </w:rPr>
          <w:delText xml:space="preserve">then-current</w:delText>
        </w:r>
      </w:del>
      <w:r>
        <w:rPr>
          <w:sz w:val="19"/>
        </w:rPr>
        <w:t xml:space="preserve"> Base Salary plus the Executive’s </w:t>
      </w:r>
      <w:del w:id="308" w:author="Redmond, Pace &amp; Varela LLP" w:date="2025-10-09T00:00:00Z">
        <w:r>
          <w:rPr>
            <w:sz w:val="19"/>
          </w:rPr>
          <w:delText xml:space="preserve">then-current</w:delText>
        </w:r>
      </w:del>
      <w:r>
        <w:rPr>
          <w:sz w:val="19"/>
        </w:rPr>
        <w:t xml:space="preserve"> Target Bonus</w:t>
      </w:r>
      <w:ins w:id="309" w:author="Redmond, Pace &amp; Varela LLP" w:date="2025-10-09T00:00:00Z">
        <w:r>
          <w:rPr>
            <w:sz w:val="19"/>
          </w:rPr>
          <w:t xml:space="preserve">, in each case as in effect immediately prior to the date of termination (disregarding any reduction constituting Good Reason)</w:t>
        </w:r>
      </w:ins>
      <w:r>
        <w:rPr>
          <w:sz w:val="19"/>
        </w:rPr>
        <w:t xml:space="preserve">, payable </w:t>
      </w:r>
      <w:ins w:id="310" w:author="Redmond, Pace &amp; Varela LLP" w:date="2025-10-09T00:00:00Z">
        <w:r>
          <w:rPr>
            <w:sz w:val="19"/>
          </w:rPr>
          <w:t xml:space="preserve">in a single lump sum within sixty (60) days following the date of termination, subject to Sections 10.2, 10.6 and 17 (including any delay required by Section 17(c)); provided that if the Change in Control does not constitute a "change in control event" under Section 409A, such amount shall be paid at the time and in the form provided in Section 10.1(i) to the extent necessary to comply with Section 409A</w:t>
        </w:r>
      </w:ins>
      <w:del w:id="311" w:author="Redmond, Pace &amp; Varela LLP" w:date="2025-10-09T00:00:00Z">
        <w:r>
          <w:rPr>
            <w:sz w:val="19"/>
          </w:rPr>
          <w:delText xml:space="preserve">within thirty (30) calendar days following the date of termination</w:delText>
        </w:r>
      </w:del>
      <w:r>
        <w:rPr>
          <w:sz w:val="19"/>
        </w:rPr>
        <w:t xml:space="preserve">, less all applicable withholdings and deductions. Based on the initial terms of this Agreement, such CIC cash severance amount is </w:t>
      </w:r>
      <w:del w:id="312" w:author="Redmond, Pace &amp; Varela LLP" w:date="2025-10-09T00:00:00Z">
        <w:r>
          <w:rPr>
            <w:sz w:val="19"/>
          </w:rPr>
          <w:delText xml:space="preserve">Four Million One Hundred Sixty-Two Thousand Five Hundred Dollars ($4,162,500) (calculated as follows: [$750,000 + $637,500] x 3 = $4,162,500)</w:delText>
        </w:r>
      </w:del>
      <w:ins w:id="313" w:author="Redmond, Pace &amp; Varela LLP" w:date="2025-10-09T00:00:00Z">
        <w:r>
          <w:rPr>
            <w:sz w:val="19"/>
          </w:rPr>
          <w:t xml:space="preserve">Two Million Four Hundred Fifty Thousand Dollars ($2,450,000) (calculated as follows: [$700,000 + $525,000] x 2 = $2,450,000)</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(i) CIC Cash Severance. A [DELETE: lump-sum] cash payment equal to [DELETE: three (3)][INSERT: two (2)] times the sum of the Executive’s [DELETE: then-current] Base Salary plus the Executive’s [DELETE: then-current] Target Bonus[INSERT: , in each case as in effect immediately prior to the date of termination (disregarding any reduction constituting Good Reason)], payable [INSERT: in a single lump sum within sixty (60) days following the date of termination, subject to Sections 10.2, 10.6 and 17 (including any delay required by Section 17(c)); provided that if the Change in Control does not constitute a "change in control event" under Section 409A, such amount shall be paid at the time and in the form provided in Section 10.1(i) to the extent necessary to comply with Section 409A][DELETE: within thirty (30) calendar days following the date of termination], less all applicable withholdings and deductions. Based on the initial terms of this Agreement, such CIC cash severance amount is [DELETE: Four Million One Hundred Sixty-Two Thousand Five Hundred Dollars ($4,162,500) (calculated as follows: [$750,000 + $637,500] x 3 = $4,162,500)][INSERT: Two Million Four Hundred Fifty Thousand Dollars ($2,450,000) (calculated as follows: [$700,000 + $525,000] x 2 = $2,450,000)].  </w:t>
      </w:r>
    </w:p>
    <w:p>
      <w:pPr>
        <w:spacing w:after="60"/>
      </w:pPr>
      <w:r>
        <w:rPr>
          <w:b/>
          <w:sz w:val="19"/>
        </w:rPr>
        <w:t xml:space="preserve">Margin comment (external-safe): </w:t>
      </w:r>
      <w:r>
        <w:rPr>
          <w:i w:val="0"/>
          <w:sz w:val="19"/>
        </w:rPr>
        <w:t>Conformed CIC severance to 2x the sum of Base Salary and Target Bonus, the Company’s multiple for executive officers in this role, paid in a lump sum consistent with Section 409A.</w:t>
      </w:r>
    </w:p>
    <w:p>
      <w:pPr>
        <w:pStyle w:val="Heading3"/>
      </w:pPr>
      <w:r>
        <w:t>Issue 49 — CIC COBRA 36 months (vs. 24)</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11(c)(ii)</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+12 months of premiums (illustratively ~$30,000)</w:t>
            </w:r>
          </w:p>
        </w:tc>
      </w:tr>
    </w:tbl>
    <w:p>
      <w:pPr>
        <w:spacing w:after="60"/>
      </w:pPr>
      <w:r>
        <w:rPr>
          <w:b/>
        </w:rPr>
        <w:t xml:space="preserve">Draft provision: </w:t>
      </w:r>
      <w:r>
        <w:rPr>
          <w:i w:val="0"/>
        </w:rPr>
        <w:t>36 months.</w:t>
      </w:r>
    </w:p>
    <w:p>
      <w:pPr>
        <w:spacing w:after="60"/>
      </w:pPr>
      <w:r>
        <w:rPr>
          <w:b/>
        </w:rPr>
        <w:t xml:space="preserve">Approved baseline: </w:t>
      </w:r>
      <w:r>
        <w:rPr>
          <w:i w:val="0"/>
        </w:rPr>
        <w:t>Term Sheet Section 9.D: 24 months, or until eligible for substantially equivalent coverage, whichever is first.</w:t>
      </w:r>
    </w:p>
    <w:p>
      <w:pPr>
        <w:spacing w:after="60"/>
      </w:pPr>
      <w:r>
        <w:rPr>
          <w:b/>
        </w:rPr>
        <w:t xml:space="preserve">Analysis: </w:t>
      </w:r>
      <w:r>
        <w:rPr>
          <w:i w:val="0"/>
        </w:rPr>
        <w:t>Same technical point as Issue 41: months 19 through 24 are a taxable cash subsidy.</w:t>
      </w:r>
    </w:p>
    <w:p>
      <w:pPr>
        <w:spacing w:after="40"/>
      </w:pPr>
      <w:commentRangeStart w:id="48"/>
      <w:r>
        <w:rPr>
          <w:b/>
          <w:color w:val="1F3A5F"/>
        </w:rPr>
        <w:t>Proposed redline (Issue 49):</w:t>
      </w:r>
      <w:commentRangeEnd w:id="48"/>
      <w:r>
        <w:rPr>
          <w:rStyle w:val="CommentReference"/>
        </w:rPr>
        <w:commentReference w:id="48"/>
      </w:r>
    </w:p>
    <w:p>
      <w:pPr>
        <w:spacing w:after="80"/>
        <w:ind w:left="432"/>
      </w:pPr>
      <w:r>
        <w:rPr>
          <w:sz w:val="19"/>
        </w:rPr>
        <w:t xml:space="preserve">... for a period of </w:t>
      </w:r>
      <w:del w:id="314" w:author="Redmond, Pace &amp; Varela LLP" w:date="2025-10-09T00:00:00Z">
        <w:r>
          <w:rPr>
            <w:sz w:val="19"/>
          </w:rPr>
          <w:delText xml:space="preserve">thirty-six (36)</w:delText>
        </w:r>
      </w:del>
      <w:ins w:id="315" w:author="Redmond, Pace &amp; Varela LLP" w:date="2025-10-09T00:00:00Z">
        <w:r>
          <w:rPr>
            <w:sz w:val="19"/>
          </w:rPr>
          <w:t xml:space="preserve">twenty-four (24)</w:t>
        </w:r>
      </w:ins>
      <w:r>
        <w:rPr>
          <w:sz w:val="19"/>
        </w:rPr>
        <w:t xml:space="preserve"> months following the date of termination</w:t>
      </w:r>
      <w:ins w:id="316" w:author="Redmond, Pace &amp; Varela LLP" w:date="2025-10-09T00:00:00Z">
        <w:r>
          <w:rPr>
            <w:sz w:val="19"/>
          </w:rPr>
          <w:t xml:space="preserve">, or, if earlier, until the Executive becomes eligible for substantially equivalent group health coverage through a subsequent employer</w:t>
        </w:r>
      </w:ins>
      <w:r>
        <w:rPr>
          <w:sz w:val="19"/>
        </w:rPr>
        <w:t xml:space="preserve">, on the same terms as set forth in Section 10.1(ii).</w:t>
      </w:r>
    </w:p>
    <w:p>
      <w:pPr>
        <w:spacing w:after="80"/>
        <w:ind w:left="432"/>
      </w:pPr>
      <w:r>
        <w:rPr>
          <w:b/>
          <w:color w:val="595959"/>
          <w:sz w:val="16"/>
        </w:rPr>
        <w:t xml:space="preserve">Plain-text view of deletions/insertions (for readers without Track Changes): </w:t>
      </w:r>
      <w:r>
        <w:rPr>
          <w:color w:val="595959"/>
          <w:sz w:val="16"/>
        </w:rPr>
        <w:t xml:space="preserve">... for a period of [DELETE: thirty-six (36)][INSERT: twenty-four (24)] months following the date of termination[INSERT: , or, if earlier, until the Executive becomes eligible for substantially equivalent group health coverage through a subsequent employer], on the same terms as set forth in Section 10.1(ii).  </w:t>
      </w:r>
    </w:p>
    <w:p>
      <w:pPr>
        <w:spacing w:after="60"/>
      </w:pPr>
      <w:r>
        <w:rPr>
          <w:b/>
          <w:sz w:val="19"/>
        </w:rPr>
        <w:t xml:space="preserve">Margin comment (external-safe): </w:t>
      </w:r>
      <w:r>
        <w:rPr>
          <w:i w:val="0"/>
          <w:sz w:val="19"/>
        </w:rPr>
        <w:t>Conformed the CIC COBRA subsidy to 24 months.</w:t>
      </w:r>
    </w:p>
    <w:p>
      <w:pPr>
        <w:pStyle w:val="Heading3"/>
      </w:pPr>
      <w:r>
        <w:t>Issue 50 — CIC pro-rata bonus at target floor, paid within 30 days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11(c)(iii)</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Up to $637,500 (full-year target at draft rates). For a termination on Oct. 1, 2026: ~$476,815</w:t>
            </w:r>
          </w:p>
        </w:tc>
      </w:tr>
    </w:tbl>
    <w:p>
      <w:pPr>
        <w:spacing w:after="60"/>
      </w:pPr>
      <w:r>
        <w:rPr>
          <w:b/>
        </w:rPr>
        <w:t xml:space="preserve">Draft provision: </w:t>
      </w:r>
      <w:r>
        <w:rPr>
          <w:i w:val="0"/>
        </w:rPr>
        <w:t>Pro-rata bonus no less than prorated target, paid within 30 days of termination.</w:t>
      </w:r>
    </w:p>
    <w:p>
      <w:pPr>
        <w:spacing w:after="60"/>
      </w:pPr>
      <w:r>
        <w:rPr>
          <w:b/>
        </w:rPr>
        <w:t xml:space="preserve">Approved baseline: </w:t>
      </w:r>
      <w:r>
        <w:rPr>
          <w:i w:val="0"/>
        </w:rPr>
        <w:t>Term Sheet Section 9 provides no CIC pro-rata bonus. CIC severance is "in lieu of" non-CIC severance.</w:t>
      </w:r>
    </w:p>
    <w:p>
      <w:pPr>
        <w:spacing w:after="60"/>
      </w:pPr>
      <w:r>
        <w:rPr>
          <w:b/>
        </w:rPr>
        <w:t xml:space="preserve">Analysis: </w:t>
      </w:r>
      <w:r>
        <w:rPr>
          <w:i w:val="0"/>
        </w:rPr>
        <w:t>This is a component the term sheet does not approve. Delete it.</w:t>
      </w:r>
    </w:p>
    <w:p>
      <w:pPr>
        <w:spacing w:after="40"/>
      </w:pPr>
      <w:commentRangeStart w:id="49"/>
      <w:r>
        <w:rPr>
          <w:b/>
          <w:color w:val="1F3A5F"/>
        </w:rPr>
        <w:t>Proposed redline (Issue 50):</w:t>
      </w:r>
      <w:commentRangeEnd w:id="49"/>
      <w:r>
        <w:rPr>
          <w:rStyle w:val="CommentReference"/>
        </w:rPr>
        <w:commentReference w:id="49"/>
      </w:r>
    </w:p>
    <w:p>
      <w:pPr>
        <w:spacing w:after="80"/>
        <w:ind w:left="432"/>
        <w:rPr>
          <w:del w:id="317" w:author="Redmond, Pace &amp; Varela LLP" w:date="2025-10-09T00:00:00Z"/>
        </w:rPr>
      </w:pPr>
      <w:del w:id="318" w:author="Redmond, Pace &amp; Varela LLP" w:date="2025-10-09T00:00:00Z">
        <w:r>
          <w:rPr>
            <w:sz w:val="19"/>
          </w:rPr>
          <w:delText xml:space="preserve">(iii) Pro-Rata Annual Bonus. A pro-rata Annual Bonus for the fiscal year in which the termination occurs, with such pro-rata bonus to be no less than the Target Bonus, pro-rated for the number of days of service during such fiscal year, payable within thirty (30) calendar days following the date of termination.</w:delText>
        </w:r>
      </w:del>
    </w:p>
    <w:p>
      <w:pPr>
        <w:spacing w:after="80"/>
        <w:ind w:left="432"/>
      </w:pPr>
      <w:r>
        <w:rPr>
          <w:b/>
          <w:color w:val="595959"/>
          <w:sz w:val="16"/>
        </w:rPr>
        <w:t xml:space="preserve">Plain-text view of deletions/insertions (for readers without Track Changes): </w:t>
      </w:r>
      <w:r>
        <w:rPr>
          <w:color w:val="595959"/>
          <w:sz w:val="16"/>
        </w:rPr>
        <w:t xml:space="preserve">[DELETE: (iii) Pro-Rata Annual Bonus. A pro-rata Annual Bonus for the fiscal year in which the termination occurs, with such pro-rata bonus to be no less than the Target Bonus, pro-rated for the number of days of service during such fiscal year, payable within thirty (30) calendar days following the date of termination.]  </w:t>
      </w:r>
    </w:p>
    <w:p>
      <w:pPr>
        <w:spacing w:after="60"/>
      </w:pPr>
      <w:r>
        <w:rPr>
          <w:b/>
          <w:sz w:val="19"/>
        </w:rPr>
        <w:t xml:space="preserve">Margin comment (external-safe): </w:t>
      </w:r>
      <w:r>
        <w:rPr>
          <w:i w:val="0"/>
          <w:sz w:val="19"/>
        </w:rPr>
        <w:t>Deleted. CIC severance is a fixed multiple of Base Salary and Target Bonus.</w:t>
      </w:r>
    </w:p>
    <w:p>
      <w:pPr>
        <w:spacing w:after="120"/>
      </w:pPr>
      <w:r>
        <w:rPr>
          <w:b/>
        </w:rPr>
        <w:t xml:space="preserve">Negotiation parameters: </w:t>
      </w:r>
      <w:r>
        <w:rPr>
          <w:i w:val="0"/>
        </w:rPr>
        <w:t>No fallback without Committee approval. If the Executive insists, the only defensible alternative is a pro-rata bonus on actual performance (mirroring non-CIC severance), and that requires TJ and Committee sign-off.</w:t>
      </w:r>
    </w:p>
    <w:p>
      <w:pPr>
        <w:pStyle w:val="Heading3"/>
      </w:pPr>
      <w:r>
        <w:t>Issue 51 — CIC double-trigger equity: PSUs at greater of target or actual</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11(c)(iv)</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PSU upside to 200% of target: up to an extra $1.0M per outstanding draft grant ($0.9M per term-sheet grant)</w:t>
            </w:r>
          </w:p>
        </w:tc>
      </w:tr>
    </w:tbl>
    <w:p>
      <w:pPr>
        <w:spacing w:after="60"/>
      </w:pPr>
      <w:r>
        <w:rPr>
          <w:b/>
        </w:rPr>
        <w:t xml:space="preserve">Draft provision: </w:t>
      </w:r>
      <w:r>
        <w:rPr>
          <w:i w:val="0"/>
        </w:rPr>
        <w:t>All awards vest on a CIC Qualifying Termination. PSUs at the greater of target or actual.</w:t>
      </w:r>
    </w:p>
    <w:p>
      <w:pPr>
        <w:spacing w:after="60"/>
      </w:pPr>
      <w:r>
        <w:rPr>
          <w:b/>
        </w:rPr>
        <w:t xml:space="preserve">Approved baseline: </w:t>
      </w:r>
      <w:r>
        <w:rPr>
          <w:i w:val="0"/>
        </w:rPr>
        <w:t>Term Sheet Section 9.E: time-based awards (RSUs and make-whole) vest in full. PSUs vest at target.</w:t>
      </w:r>
    </w:p>
    <w:p>
      <w:pPr>
        <w:spacing w:after="60"/>
      </w:pPr>
      <w:r>
        <w:rPr>
          <w:b/>
        </w:rPr>
        <w:t xml:space="preserve">Analysis: </w:t>
      </w:r>
      <w:r>
        <w:rPr>
          <w:i w:val="0"/>
        </w:rPr>
        <w:t>Actual performance measured mid-cycle at a deal price can run well above target. The term sheet fixes target.</w:t>
      </w:r>
    </w:p>
    <w:p>
      <w:pPr>
        <w:spacing w:after="40"/>
      </w:pPr>
      <w:commentRangeStart w:id="50"/>
      <w:r>
        <w:rPr>
          <w:b/>
          <w:color w:val="1F3A5F"/>
        </w:rPr>
        <w:t>Proposed redline (Issue 51):</w:t>
      </w:r>
      <w:commentRangeEnd w:id="50"/>
      <w:r>
        <w:rPr>
          <w:rStyle w:val="CommentReference"/>
        </w:rPr>
        <w:commentReference w:id="50"/>
      </w:r>
    </w:p>
    <w:p>
      <w:pPr>
        <w:spacing w:after="80"/>
        <w:ind w:left="432"/>
      </w:pPr>
      <w:r>
        <w:rPr>
          <w:sz w:val="19"/>
        </w:rPr>
        <w:t xml:space="preserve">(iv) </w:t>
      </w:r>
      <w:del w:id="319" w:author="Redmond, Pace &amp; Varela LLP" w:date="2025-10-09T00:00:00Z">
        <w:r>
          <w:rPr>
            <w:sz w:val="19"/>
          </w:rPr>
          <w:delText xml:space="preserve">Additional</w:delText>
        </w:r>
      </w:del>
      <w:r>
        <w:rPr>
          <w:sz w:val="19"/>
        </w:rPr>
        <w:t xml:space="preserve"> Equity Acceleration. All outstanding equity awards </w:t>
      </w:r>
      <w:del w:id="320" w:author="Redmond, Pace &amp; Varela LLP" w:date="2025-10-09T00:00:00Z">
        <w:r>
          <w:rPr>
            <w:sz w:val="19"/>
          </w:rPr>
          <w:delText xml:space="preserve">not previously accelerated under Section 11(b) (including any awards granted between the Change in Control and the CIC Qualifying Termination)</w:delText>
        </w:r>
      </w:del>
      <w:r>
        <w:rPr>
          <w:sz w:val="19"/>
        </w:rPr>
        <w:t xml:space="preserve"> shall immediately vest and become exercisable or nonforfeitable as of the date of the CIC Qualifying Termination</w:t>
      </w:r>
      <w:ins w:id="321" w:author="Redmond, Pace &amp; Varela LLP" w:date="2025-10-09T00:00:00Z">
        <w:r>
          <w:rPr>
            <w:sz w:val="19"/>
          </w:rPr>
          <w:t xml:space="preserve">, subject to Section 10.2</w:t>
        </w:r>
      </w:ins>
      <w:r>
        <w:rPr>
          <w:sz w:val="19"/>
        </w:rPr>
        <w:t xml:space="preserve">, with PSUs vesting at </w:t>
      </w:r>
      <w:del w:id="322" w:author="Redmond, Pace &amp; Varela LLP" w:date="2025-10-09T00:00:00Z">
        <w:r>
          <w:rPr>
            <w:sz w:val="19"/>
          </w:rPr>
          <w:delText xml:space="preserve">the greater of target performance or actual performance through the date of such termination</w:delText>
        </w:r>
      </w:del>
      <w:ins w:id="323" w:author="Redmond, Pace &amp; Varela LLP" w:date="2025-10-09T00:00:00Z">
        <w:r>
          <w:rPr>
            <w:sz w:val="19"/>
          </w:rPr>
          <w:t xml:space="preserve">the target level of performance</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(iv) [DELETE: Additional] Equity Acceleration. All outstanding equity awards [DELETE: not previously accelerated under Section 11(b) (including any awards granted between the Change in Control and the CIC Qualifying Termination)] shall immediately vest and become exercisable or nonforfeitable as of the date of the CIC Qualifying Termination[INSERT: , subject to Section 10.2], with PSUs vesting at [DELETE: the greater of target performance or actual performance through the date of such termination][INSERT: the target level of performance].  </w:t>
      </w:r>
    </w:p>
    <w:p>
      <w:pPr>
        <w:spacing w:after="60"/>
      </w:pPr>
      <w:r>
        <w:rPr>
          <w:b/>
          <w:sz w:val="19"/>
        </w:rPr>
        <w:t xml:space="preserve">Margin comment (external-safe): </w:t>
      </w:r>
      <w:r>
        <w:rPr>
          <w:i w:val="0"/>
          <w:sz w:val="19"/>
        </w:rPr>
        <w:t>Conformed to double-trigger full vesting of time-based awards, with PSUs at target.</w:t>
      </w:r>
    </w:p>
    <w:p>
      <w:pPr>
        <w:pStyle w:val="Heading3"/>
      </w:pPr>
      <w:r>
        <w:t>Issue 52 — Section 280G full excise-tax gross-up (stated twice)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11(d); 14.1; 14.2</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Illustrative CIC + termination on Oct. 1, 2026: gross-up ~$2.85M plus ~$1.7M of lost corporate deductions = ~$4.5M. Under the term sheet structure, payments likely fall under the 3x safe harbor (no excise tax, no cost)</w:t>
            </w:r>
          </w:p>
        </w:tc>
      </w:tr>
    </w:tbl>
    <w:p>
      <w:pPr>
        <w:spacing w:after="60"/>
      </w:pPr>
      <w:r>
        <w:rPr>
          <w:b/>
        </w:rPr>
        <w:t xml:space="preserve">Draft provision: </w:t>
      </w:r>
      <w:r>
        <w:rPr>
          <w:i w:val="0"/>
        </w:rPr>
        <w:t>Section 11(d) and Section 14 each grant a full gross-up of the Section 4999 excise tax and taxes on the gross-up. The accounting firm must be "reasonably acceptable" to the Executive, and its determination is binding.</w:t>
      </w:r>
    </w:p>
    <w:p>
      <w:pPr>
        <w:spacing w:after="60"/>
      </w:pPr>
      <w:r>
        <w:rPr>
          <w:b/>
        </w:rPr>
        <w:t xml:space="preserve">Approved baseline: </w:t>
      </w:r>
      <w:r>
        <w:rPr>
          <w:i w:val="0"/>
        </w:rPr>
        <w:t>Term Sheet Section 9.F: best-net cutback. "No excise tax gross-up shall be provided under any circumstances." Accounting firm selected by the Company. Playbook Section VII.C: gross-ups are absolutely prohibited (no exceptions since 2021). Cutback order: cash severance, then accelerated equity, then other payments, in reverse chronological order.</w:t>
      </w:r>
    </w:p>
    <w:p>
      <w:pPr>
        <w:spacing w:after="60"/>
      </w:pPr>
      <w:r>
        <w:rPr>
          <w:b/>
        </w:rPr>
        <w:t xml:space="preserve">Analysis: </w:t>
      </w:r>
      <w:r>
        <w:rPr>
          <w:i w:val="0"/>
        </w:rPr>
        <w:t>Illustration (internal; for TJ, to be refined by the Company’s tax advisors before any reliance). Assumed base amount about $1.27M (annualized 2026 salary plus the non-recurring signing bonus, under Treas. Reg. Section 1.280G-1, Q&amp;A-34). Draft parachute payments for a CIC with termination on October 1, 2026: cash $4,162,500 + pro-rata bonus ~$476,815 + 36 months COBRA ~$90,000 + garden leave $375,000 + equity acceleration value under Q&amp;A-24 ~$1.39M = ~$6.49M. That exceeds the 3x safe harbor (~$3.81M). Excess parachute payment ~$5.22M; excise tax (20%) ~$1.04M; gross-up at a ~63.3% combined marginal rate (20% excise + 37% federal + 2.35% Medicare + 3.99% NC) ~$2.85M. The Company also loses deductions on the excess parachute and the gross-up (~$1.7M at 21%). The term sheet structure ($2.45M cash + 24 months COBRA + ~$1.19M equity value = ~$3.70M) likely falls just under the safe harbor, so no excise tax applies and the best-net cutback is likely not triggered.</w:t>
      </w:r>
    </w:p>
    <w:p>
      <w:pPr>
        <w:spacing w:after="60"/>
      </w:pPr>
      <w:r>
        <w:rPr>
          <w:i w:val="0"/>
        </w:rPr>
        <w:t>Gross-ups are also widely treated by proxy advisors as an egregious pay practice and would draw negative say-on-pay recommendations.</w:t>
      </w:r>
    </w:p>
    <w:p>
      <w:pPr>
        <w:spacing w:after="40"/>
      </w:pPr>
      <w:commentRangeStart w:id="51"/>
      <w:r>
        <w:rPr>
          <w:b/>
          <w:color w:val="1F3A5F"/>
        </w:rPr>
        <w:t>Proposed redline (Issue 52):</w:t>
      </w:r>
      <w:commentRangeEnd w:id="51"/>
      <w:r>
        <w:rPr>
          <w:rStyle w:val="CommentReference"/>
        </w:rPr>
        <w:commentReference w:id="51"/>
      </w:r>
    </w:p>
    <w:p>
      <w:pPr>
        <w:spacing w:after="80"/>
        <w:ind w:left="432"/>
      </w:pPr>
      <w:r>
        <w:rPr>
          <w:sz w:val="19"/>
        </w:rPr>
        <w:t xml:space="preserve">Section 11(d) - </w:t>
      </w:r>
      <w:del w:id="324" w:author="Redmond, Pace &amp; Varela LLP" w:date="2025-10-09T00:00:00Z">
        <w:r>
          <w:rPr>
            <w:sz w:val="19"/>
          </w:rPr>
          <w:delText xml:space="preserve">Section 280G Gross-Up. In the event that any payment or benefit received or to be received by the Executive in connection with a Change in Control ... the costs of such determination shall be borne entirely by the Company.</w:delText>
        </w:r>
      </w:del>
      <w:ins w:id="325" w:author="Redmond, Pace &amp; Varela LLP" w:date="2025-10-09T00:00:00Z">
        <w:r>
          <w:rPr>
            <w:sz w:val="19"/>
          </w:rPr>
          <w:t xml:space="preserve">Section 280G. See Section 14.</w:t>
        </w:r>
      </w:ins>
    </w:p>
    <w:p>
      <w:pPr>
        <w:spacing w:after="80"/>
        <w:ind w:left="432"/>
      </w:pPr>
      <w:r>
        <w:rPr>
          <w:sz w:val="19"/>
        </w:rPr>
        <w:t xml:space="preserve">SECTION 14 - SECTION 280G. </w:t>
      </w:r>
      <w:del w:id="326" w:author="Redmond, Pace &amp; Varela LLP" w:date="2025-10-09T00:00:00Z">
        <w:r>
          <w:rPr>
            <w:sz w:val="19"/>
          </w:rPr>
          <w:delText xml:space="preserve">Section 14.1 - Excise Tax Gross-Up. ... Section 14.2 - Timing of Gross-Up Payment. ...</w:delText>
        </w:r>
      </w:del>
    </w:p>
    <w:p>
      <w:pPr>
        <w:spacing w:after="80"/>
        <w:ind w:left="432"/>
        <w:rPr>
          <w:ins w:id="327" w:author="Redmond, Pace &amp; Varela LLP" w:date="2025-10-09T00:00:00Z"/>
        </w:rPr>
      </w:pPr>
      <w:ins w:id="328" w:author="Redmond, Pace &amp; Varela LLP" w:date="2025-10-09T00:00:00Z">
        <w:r>
          <w:rPr>
            <w:sz w:val="19"/>
          </w:rPr>
          <w:t xml:space="preserve">Section 14.1 - Best-Net Cutback. If any payment or benefit received or to be received by the Executive, whether under this Agreement or otherwise (the "Total Payments"), would constitute a "parachute payment" within the meaning of Section 280G of the Code and would, but for this Section 14, be subject to the excise tax imposed by Section 4999 of the Code (the "Excise Tax"), then the Total Payments shall be reduced (but not below zero) to the extent necessary so that no portion of the Total Payments is subject to the Excise Tax, but only if the net after-tax amount of the Total Payments as so reduced (after taking into account all applicable federal, state and local income, employment and other taxes) is greater than the net after-tax amount of the unreduced Total Payments (after taking into account all such taxes and the Excise Tax). Any reduction shall be made in the following order: (1) cash severance payments, (2) accelerated vesting of equity awards, and (3) any other parachute payments, in each case in reverse chronological order of payment (the payment furthest in time from the Change in Control being reduced first), and in a manner consistent with Section 409A.</w:t>
        </w:r>
      </w:ins>
    </w:p>
    <w:p>
      <w:pPr>
        <w:spacing w:after="80"/>
        <w:ind w:left="432"/>
        <w:rPr>
          <w:ins w:id="329" w:author="Redmond, Pace &amp; Varela LLP" w:date="2025-10-09T00:00:00Z"/>
        </w:rPr>
      </w:pPr>
      <w:ins w:id="330" w:author="Redmond, Pace &amp; Varela LLP" w:date="2025-10-09T00:00:00Z">
        <w:r>
          <w:rPr>
            <w:sz w:val="19"/>
          </w:rPr>
          <w:t xml:space="preserve">Section 14.2 - Determinations. All determinations under this Section 14 shall be made by a nationally recognized accounting firm or other qualified tax adviser selected by the Company (the "Accounting Firm"), whose fees shall be borne by the Company and whose determinations shall be final and binding absent manifest error. In no event shall the Company be obligated to pay the Executive any gross-up, make-whole or other payment in respect of the Excise Tax or any other tax.</w:t>
        </w:r>
      </w:ins>
    </w:p>
    <w:p>
      <w:pPr>
        <w:spacing w:after="80"/>
        <w:ind w:left="432"/>
      </w:pPr>
      <w:r>
        <w:rPr>
          <w:b/>
          <w:color w:val="595959"/>
          <w:sz w:val="16"/>
        </w:rPr>
        <w:t xml:space="preserve">Plain-text view of deletions/insertions (for readers without Track Changes): </w:t>
      </w:r>
      <w:r>
        <w:rPr>
          <w:color w:val="595959"/>
          <w:sz w:val="16"/>
        </w:rPr>
        <w:t xml:space="preserve">Section 11(d) - [DELETE: Section 280G Gross-Up. In the event that any payment or benefit received or to be received by the Executive in connection with a Change in Control ... the costs of such determination shall be borne entirely by the Company.][INSERT: Section 280G. See Section 14.]  </w:t>
      </w:r>
      <w:r>
        <w:rPr>
          <w:color w:val="595959"/>
          <w:sz w:val="16"/>
        </w:rPr>
        <w:t xml:space="preserve">SECTION 14 - SECTION 280G. [DELETE: Section 14.1 - Excise Tax Gross-Up. ... Section 14.2 - Timing of Gross-Up Payment. ...]  </w:t>
      </w:r>
    </w:p>
    <w:p>
      <w:pPr>
        <w:spacing w:after="60"/>
      </w:pPr>
      <w:r>
        <w:rPr>
          <w:b/>
          <w:sz w:val="19"/>
        </w:rPr>
        <w:t xml:space="preserve">Margin comment (external-safe): </w:t>
      </w:r>
      <w:r>
        <w:rPr>
          <w:i w:val="0"/>
          <w:sz w:val="19"/>
        </w:rPr>
        <w:t>The Company does not provide excise tax gross-ups to any executive. Replaced with a best-net cutback, which delivers whichever result leaves the Executive with the greater after-tax amount.</w:t>
      </w:r>
    </w:p>
    <w:p>
      <w:pPr>
        <w:pStyle w:val="Heading2"/>
      </w:pPr>
      <w:r>
        <w:t>Section 12 - Restrictive Covenants</w:t>
      </w:r>
    </w:p>
    <w:p>
      <w:pPr>
        <w:spacing w:after="80"/>
      </w:pPr>
      <w:r>
        <w:rPr>
          <w:i/>
        </w:rPr>
        <w:t>The covenants are drafted to be protective in name only. The non-compete runs 6 months and covers one product category (U.S. retail household cleaning), so pet care (Harmony), personal care and specialty food are left open. The employee non-solicit covers only direct reports. There is no customer non-solicit (note the jump from 12(b) to 12(d)). The Company would also have to pay unconditional garden leave at full base salary. Under the draft’s Minnesota choice of law (Section 15.2), even this weak non-compete would likely be void.</w:t>
      </w:r>
    </w:p>
    <w:p>
      <w:pPr>
        <w:pStyle w:val="Heading3"/>
      </w:pPr>
      <w:r>
        <w:t>Issue 53 — Non-compete: 6 months; household cleaning only ("Directly Competitive Products", U.S. retail); no stated territory</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12(a)</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Leaves pet care, personal care and specialty food unprotected and gives a 6-month restriction where 18/12 months is required. The value of protecting Pinnacle’s ~$2.3B portfolio is not quantifiable but is material</w:t>
            </w:r>
          </w:p>
        </w:tc>
      </w:tr>
    </w:tbl>
    <w:p>
      <w:pPr>
        <w:spacing w:after="60"/>
      </w:pPr>
      <w:r>
        <w:rPr>
          <w:b/>
        </w:rPr>
        <w:t xml:space="preserve">Draft provision: </w:t>
      </w:r>
      <w:r>
        <w:rPr>
          <w:i w:val="0"/>
        </w:rPr>
        <w:t>Restricted Period: employment plus 6 months. Restricted activity is limited to "Directly Competitive Products," defined as household cleaning products sold at retail in the United States that compete with the Household Cleaning segment.</w:t>
      </w:r>
    </w:p>
    <w:p>
      <w:pPr>
        <w:spacing w:after="60"/>
      </w:pPr>
      <w:r>
        <w:rPr>
          <w:b/>
        </w:rPr>
        <w:t xml:space="preserve">Approved baseline: </w:t>
      </w:r>
      <w:r>
        <w:rPr>
          <w:i w:val="0"/>
        </w:rPr>
        <w:t>Term Sheet Section 10.A: 18 months after termination for any reason, reduced to 12 months after a termination without Cause or for Good Reason. Covers all business lines (household cleaning, personal care, specialty food, pet care, including Harmony Pet Naturals and successor brands). Geography: the U.S. and any international market where the Company actively conducts business at termination. 2% passive investment exception. Playbook Section VIII.A: 12-month absolute floor; must not be limited to one product line.</w:t>
      </w:r>
    </w:p>
    <w:p>
      <w:pPr>
        <w:spacing w:after="60"/>
      </w:pPr>
      <w:r>
        <w:rPr>
          <w:b/>
        </w:rPr>
        <w:t xml:space="preserve">Analysis: </w:t>
      </w:r>
      <w:r>
        <w:rPr>
          <w:i w:val="0"/>
        </w:rPr>
        <w:t>North Carolina enforces a non-compete that is (1) in writing, (2) part of the employment contract, (3) supported by consideration (initial employment suffices for an at-hire agreement), (4) reasonable as to time and territory, and (5) designed to protect a legitimate business interest. An 18-month period with a 12-month step-down is well within the range North Carolina courts have upheld for senior executives. A territory tied to where the Company actually does business is defensible for a COO with enterprise-wide responsibility.</w:t>
      </w:r>
    </w:p>
    <w:p>
      <w:pPr>
        <w:spacing w:after="60"/>
      </w:pPr>
      <w:r>
        <w:rPr>
          <w:i w:val="0"/>
        </w:rPr>
        <w:t>Enforceability caution: North Carolina applies a "strict blue pencil" rule. Courts may strike distinct, severable terms but will not rewrite an overbroad covenant (Hartman v. W.H. Odell &amp; Assocs., 117 N.C. App. 307 (1994)). The North Carolina Supreme Court has held that parties cannot contract around this through a reformation clause (Beverage Sys. of the Carolinas, LLC v. Associated Beverage Repair, LLC, 368 N.C. 693 (2016)). The draft’s Section 12(e) reformation clause therefore provides little protection. The covenant must be drafted to be enforceable as written, with business-line and territory elements set out as separable clauses (see Issue 57).</w:t>
      </w:r>
    </w:p>
    <w:p>
      <w:pPr>
        <w:spacing w:after="40"/>
      </w:pPr>
      <w:commentRangeStart w:id="52"/>
      <w:r>
        <w:rPr>
          <w:b/>
          <w:color w:val="1F3A5F"/>
        </w:rPr>
        <w:t>Proposed redline (Issue 53):</w:t>
      </w:r>
      <w:commentRangeEnd w:id="52"/>
      <w:r>
        <w:rPr>
          <w:rStyle w:val="CommentReference"/>
        </w:rPr>
        <w:commentReference w:id="52"/>
      </w:r>
    </w:p>
    <w:p>
      <w:pPr>
        <w:spacing w:after="80"/>
        <w:ind w:left="432"/>
      </w:pPr>
      <w:r>
        <w:rPr>
          <w:sz w:val="19"/>
        </w:rPr>
        <w:t xml:space="preserve">Section 12(a) - Non-Competition. During the Executive’s employment with the Company and for a period of </w:t>
      </w:r>
      <w:del w:id="331" w:author="Redmond, Pace &amp; Varela LLP" w:date="2025-10-09T00:00:00Z">
        <w:r>
          <w:rPr>
            <w:sz w:val="19"/>
          </w:rPr>
          <w:delText xml:space="preserve">six (6) months following the termination of the Executive’s employment for any reason (the "Restricted Period")</w:delText>
        </w:r>
      </w:del>
      <w:ins w:id="332" w:author="Redmond, Pace &amp; Varela LLP" w:date="2025-10-09T00:00:00Z">
        <w:r>
          <w:rPr>
            <w:sz w:val="19"/>
          </w:rPr>
          <w:t xml:space="preserve">eighteen (18) months following the termination of the Executive’s employment for any reason; provided that if the Executive’s employment is terminated by the Company without Cause or by the Executive for Good Reason, such period shall be twelve (12) months following the date of termination (the "Non-Compete Period")</w:t>
        </w:r>
      </w:ins>
      <w:r>
        <w:rPr>
          <w:sz w:val="19"/>
        </w:rPr>
        <w:t xml:space="preserve">, the Executive shall not, directly or indirectly, ... </w:t>
      </w:r>
      <w:ins w:id="333" w:author="Redmond, Pace &amp; Varela LLP" w:date="2025-10-09T00:00:00Z">
        <w:r>
          <w:rPr>
            <w:sz w:val="19"/>
          </w:rPr>
          <w:t xml:space="preserve">within the Restricted Territory,</w:t>
        </w:r>
      </w:ins>
      <w:r>
        <w:rPr>
          <w:sz w:val="19"/>
        </w:rPr>
        <w:t xml:space="preserve"> (i) engage in, be employed by, consult for, or render services to any </w:t>
      </w:r>
      <w:del w:id="334" w:author="Redmond, Pace &amp; Varela LLP" w:date="2025-10-09T00:00:00Z">
        <w:r>
          <w:rPr>
            <w:sz w:val="19"/>
          </w:rPr>
          <w:delText xml:space="preserve">business, person, or entity that develops, manufactures, markets, distributes, or sells Directly Competitive Products</w:delText>
        </w:r>
      </w:del>
      <w:ins w:id="335" w:author="Redmond, Pace &amp; Varela LLP" w:date="2025-10-09T00:00:00Z">
        <w:r>
          <w:rPr>
            <w:sz w:val="19"/>
          </w:rPr>
          <w:t xml:space="preserve">Competing Business</w:t>
        </w:r>
      </w:ins>
      <w:r>
        <w:rPr>
          <w:sz w:val="19"/>
        </w:rPr>
        <w:t xml:space="preserve">; (ii) own, manage, operate, control, or participate in the ownership, management, operation, or control of any </w:t>
      </w:r>
      <w:del w:id="336" w:author="Redmond, Pace &amp; Varela LLP" w:date="2025-10-09T00:00:00Z">
        <w:r>
          <w:rPr>
            <w:sz w:val="19"/>
          </w:rPr>
          <w:delText xml:space="preserve">business, person, or entity that develops, manufactures, markets, distributes, or sells Directly Competitive Products</w:delText>
        </w:r>
      </w:del>
      <w:ins w:id="337" w:author="Redmond, Pace &amp; Varela LLP" w:date="2025-10-09T00:00:00Z">
        <w:r>
          <w:rPr>
            <w:sz w:val="19"/>
          </w:rPr>
          <w:t xml:space="preserve">Competing Business</w:t>
        </w:r>
      </w:ins>
      <w:r>
        <w:rPr>
          <w:sz w:val="19"/>
        </w:rPr>
        <w:t xml:space="preserve">; or (iii) assist any person or entity in doing any of the foregoing; ...</w:t>
      </w:r>
    </w:p>
    <w:p>
      <w:pPr>
        <w:spacing w:after="80"/>
        <w:ind w:left="432"/>
        <w:rPr>
          <w:del w:id="338" w:author="Redmond, Pace &amp; Varela LLP" w:date="2025-10-09T00:00:00Z"/>
        </w:rPr>
      </w:pPr>
      <w:del w:id="339" w:author="Redmond, Pace &amp; Varela LLP" w:date="2025-10-09T00:00:00Z">
        <w:r>
          <w:rPr>
            <w:sz w:val="19"/>
          </w:rPr>
          <w:delText xml:space="preserve">For purposes of this Agreement, "Directly Competitive Products" shall mean household cleaning products sold at retail in the United States, including without limitation surface cleaners, laundry detergents, dish soaps, disinfectants, and related household cleaning products that are competitive with the products manufactured, marketed, or distributed by the Company’s Household Cleaning segment as of the date of the Executive’s termination.</w:delText>
        </w:r>
      </w:del>
    </w:p>
    <w:p>
      <w:pPr>
        <w:spacing w:after="80"/>
        <w:ind w:left="432"/>
        <w:rPr>
          <w:ins w:id="340" w:author="Redmond, Pace &amp; Varela LLP" w:date="2025-10-09T00:00:00Z"/>
        </w:rPr>
      </w:pPr>
      <w:ins w:id="341" w:author="Redmond, Pace &amp; Varela LLP" w:date="2025-10-09T00:00:00Z">
        <w:r>
          <w:rPr>
            <w:sz w:val="19"/>
          </w:rPr>
          <w:t xml:space="preserve">For purposes of this Agreement: (A) "Competing Business" means any business, or any division, unit or segment of a business, that develops, manufactures, markets, distributes or sells products that compete with the products of any line of business conducted by the Company or any of its subsidiaries at any time during the twelve (12) months preceding the date of termination, including (1) household cleaning products, (2) personal care products, (3) specialty food products, and (4) pet care products (including the business of Harmony Pet Naturals, Inc. and any successor or related brand), each of which shall be construed as a separate and divisible restriction; and (B) "Restricted Territory" means (1) the United States and (2) each other country in which the Company or any of its subsidiaries actively conducts business as of the date of termination, each of which shall be construed as a separate and divisible territory.</w:t>
        </w:r>
      </w:ins>
    </w:p>
    <w:p>
      <w:pPr>
        <w:spacing w:after="80"/>
        <w:ind w:left="432"/>
      </w:pPr>
      <w:r>
        <w:rPr>
          <w:b/>
          <w:color w:val="595959"/>
          <w:sz w:val="16"/>
        </w:rPr>
        <w:t xml:space="preserve">Plain-text view of deletions/insertions (for readers without Track Changes): </w:t>
      </w:r>
      <w:r>
        <w:rPr>
          <w:color w:val="595959"/>
          <w:sz w:val="16"/>
        </w:rPr>
        <w:t xml:space="preserve">Section 12(a) - Non-Competition. During the Executive’s employment with the Company and for a period of [DELETE: six (6) months following the termination of the Executive’s employment for any reason (the "Restricted Period")][INSERT: eighteen (18) months following the termination of the Executive’s employment for any reason; provided that if the Executive’s employment is terminated by the Company without Cause or by the Executive for Good Reason, such period shall be twelve (12) months following the date of termination (the "Non-Compete Period")], the Executive shall not, directly or indirectly, ... [INSERT: within the Restricted Territory,] (i) engage in, be employed by, consult for, or render services to any [DELETE: business, person, or entity that develops, manufactures, markets, distributes, or sells Directly Competitive Products][INSERT: Competing Business]; (ii) own, manage, operate, control, or participate in the ownership, management, operation, or control of any [DELETE: business, person, or entity that develops, manufactures, markets, distributes, or sells Directly Competitive Products][INSERT: Competing Business]; or (iii) assist any person or entity in doing any of the foregoing; ...  </w:t>
      </w:r>
      <w:r>
        <w:rPr>
          <w:color w:val="595959"/>
          <w:sz w:val="16"/>
        </w:rPr>
        <w:t xml:space="preserve">[DELETE: For purposes of this Agreement, "Directly Competitive Products" shall mean household cleaning products sold at retail in the United States, including without limitation surface cleaners, laundry detergents, dish soaps, disinfectants, and related household cleaning products that are competitive with the products manufactured, marketed, or distributed by the Company’s Household Cleaning segment as of the date of the Executive’s termination.]  </w:t>
      </w:r>
    </w:p>
    <w:p>
      <w:pPr>
        <w:spacing w:after="60"/>
      </w:pPr>
      <w:r>
        <w:rPr>
          <w:b/>
          <w:sz w:val="19"/>
        </w:rPr>
        <w:t xml:space="preserve">Margin comment (external-safe): </w:t>
      </w:r>
      <w:r>
        <w:rPr>
          <w:i w:val="0"/>
          <w:sz w:val="19"/>
        </w:rPr>
        <w:t>Conformed the non-competition covenant to the Company’s standard for executive officers: 18 months, reduced to 12 months after a termination without Cause or for Good Reason, covering each of the Company’s product categories in the markets where the Company does business. As COO, the Executive will have enterprise-wide responsibility and access to confidential information across all business lines.</w:t>
      </w:r>
    </w:p>
    <w:p>
      <w:pPr>
        <w:pStyle w:val="Heading3"/>
      </w:pPr>
      <w:r>
        <w:t>Issue 54 — Employee non-solicit: 6 months; former direct reports only</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12(b)</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Leaves ~6,800 employees outside the Executive’s direct reports unprotected after her departure, and makes the protection very short</w:t>
            </w:r>
          </w:p>
        </w:tc>
      </w:tr>
    </w:tbl>
    <w:p>
      <w:pPr>
        <w:spacing w:after="60"/>
      </w:pPr>
      <w:r>
        <w:rPr>
          <w:b/>
        </w:rPr>
        <w:t xml:space="preserve">Draft provision: </w:t>
      </w:r>
      <w:r>
        <w:rPr>
          <w:i w:val="0"/>
        </w:rPr>
        <w:t>Restricted Period (6 months). Covers only people who were her direct reports in the prior 12 months. General-advertising carve-out.</w:t>
      </w:r>
    </w:p>
    <w:p>
      <w:pPr>
        <w:spacing w:after="60"/>
      </w:pPr>
      <w:r>
        <w:rPr>
          <w:b/>
        </w:rPr>
        <w:t xml:space="preserve">Approved baseline: </w:t>
      </w:r>
      <w:r>
        <w:rPr>
          <w:i w:val="0"/>
        </w:rPr>
        <w:t>Term Sheet Section 10.B: 18 months, reduced to 12 after a qualifying termination; covers any employee of the Company or its subsidiaries, regardless of reporting line. Playbook Section VIII.B: all employees, with a general-advertising carve-out.</w:t>
      </w:r>
    </w:p>
    <w:p>
      <w:pPr>
        <w:spacing w:after="60"/>
      </w:pPr>
      <w:r>
        <w:rPr>
          <w:b/>
        </w:rPr>
        <w:t xml:space="preserve">Analysis: </w:t>
      </w:r>
      <w:r>
        <w:rPr>
          <w:i w:val="0"/>
        </w:rPr>
        <w:t>A COO has visibility into talent across the organization, including the plant, supply chain and quality leadership in all four segments. A direct-reports-only restriction is materially insufficient. Keep the general-advertising carve-out, which the playbook permits.</w:t>
      </w:r>
    </w:p>
    <w:p>
      <w:pPr>
        <w:spacing w:after="40"/>
      </w:pPr>
      <w:commentRangeStart w:id="53"/>
      <w:r>
        <w:rPr>
          <w:b/>
          <w:color w:val="1F3A5F"/>
        </w:rPr>
        <w:t>Proposed redline (Issue 54):</w:t>
      </w:r>
      <w:commentRangeEnd w:id="53"/>
      <w:r>
        <w:rPr>
          <w:rStyle w:val="CommentReference"/>
        </w:rPr>
        <w:commentReference w:id="53"/>
      </w:r>
    </w:p>
    <w:p>
      <w:pPr>
        <w:spacing w:after="80"/>
        <w:ind w:left="432"/>
      </w:pPr>
      <w:r>
        <w:rPr>
          <w:sz w:val="19"/>
        </w:rPr>
        <w:t xml:space="preserve">Section 12(b) - Non-Solicitation of Employees. During the </w:t>
      </w:r>
      <w:del w:id="342" w:author="Redmond, Pace &amp; Varela LLP" w:date="2025-10-09T00:00:00Z">
        <w:r>
          <w:rPr>
            <w:sz w:val="19"/>
          </w:rPr>
          <w:delText xml:space="preserve">Restricted Period</w:delText>
        </w:r>
      </w:del>
      <w:ins w:id="343" w:author="Redmond, Pace &amp; Varela LLP" w:date="2025-10-09T00:00:00Z">
        <w:r>
          <w:rPr>
            <w:sz w:val="19"/>
          </w:rPr>
          <w:t xml:space="preserve">Executive’s employment and for eighteen (18) months following the termination of the Executive’s employment for any reason (or twelve (12) months if the Executive’s employment is terminated by the Company without Cause or by the Executive for Good Reason) (the "Non-Solicit Period")</w:t>
        </w:r>
      </w:ins>
      <w:r>
        <w:rPr>
          <w:sz w:val="19"/>
        </w:rPr>
        <w:t xml:space="preserve">, the Executive shall not, directly or indirectly, solicit, recruit, hire, or attempt to solicit, recruit, or hire any individual who </w:t>
      </w:r>
      <w:del w:id="344" w:author="Redmond, Pace &amp; Varela LLP" w:date="2025-10-09T00:00:00Z">
        <w:r>
          <w:rPr>
            <w:sz w:val="19"/>
          </w:rPr>
          <w:delText xml:space="preserve">was a direct report to the Executive at any time during the twelve (12)-month period preceding the termination of the Executive’s employment</w:delText>
        </w:r>
      </w:del>
      <w:ins w:id="345" w:author="Redmond, Pace &amp; Varela LLP" w:date="2025-10-09T00:00:00Z">
        <w:r>
          <w:rPr>
            <w:sz w:val="19"/>
          </w:rPr>
          <w:t xml:space="preserve">is an employee of the Company or any of its subsidiaries, regardless of whether such employee reports directly to the Executive</w:t>
        </w:r>
      </w:ins>
      <w:r>
        <w:rPr>
          <w:sz w:val="19"/>
        </w:rPr>
        <w:t xml:space="preserve">, or encourage, induce, or attempt to encourage or induce any such individual to leave the employ of the Company or any of its Affiliates</w:t>
      </w:r>
      <w:ins w:id="346" w:author="Redmond, Pace &amp; Varela LLP" w:date="2025-10-09T00:00:00Z">
        <w:r>
          <w:rPr>
            <w:sz w:val="19"/>
          </w:rPr>
          <w:t xml:space="preserve">, or assist any other person or entity in doing any of the foregoing</w:t>
        </w:r>
      </w:ins>
      <w:r>
        <w:rPr>
          <w:sz w:val="19"/>
        </w:rPr>
        <w:t xml:space="preserve">. ...</w:t>
      </w:r>
    </w:p>
    <w:p>
      <w:pPr>
        <w:spacing w:after="80"/>
        <w:ind w:left="432"/>
      </w:pPr>
      <w:r>
        <w:rPr>
          <w:b/>
          <w:color w:val="595959"/>
          <w:sz w:val="16"/>
        </w:rPr>
        <w:t xml:space="preserve">Plain-text view of deletions/insertions (for readers without Track Changes): </w:t>
      </w:r>
      <w:r>
        <w:rPr>
          <w:color w:val="595959"/>
          <w:sz w:val="16"/>
        </w:rPr>
        <w:t xml:space="preserve">Section 12(b) - Non-Solicitation of Employees. During the [DELETE: Restricted Period][INSERT: Executive’s employment and for eighteen (18) months following the termination of the Executive’s employment for any reason (or twelve (12) months if the Executive’s employment is terminated by the Company without Cause or by the Executive for Good Reason) (the "Non-Solicit Period")], the Executive shall not, directly or indirectly, solicit, recruit, hire, or attempt to solicit, recruit, or hire any individual who [DELETE: was a direct report to the Executive at any time during the twelve (12)-month period preceding the termination of the Executive’s employment][INSERT: is an employee of the Company or any of its subsidiaries, regardless of whether such employee reports directly to the Executive], or encourage, induce, or attempt to encourage or induce any such individual to leave the employ of the Company or any of its Affiliates[INSERT: , or assist any other person or entity in doing any of the foregoing]. ...  </w:t>
      </w:r>
    </w:p>
    <w:p>
      <w:pPr>
        <w:spacing w:after="60"/>
      </w:pPr>
      <w:r>
        <w:rPr>
          <w:b/>
          <w:sz w:val="19"/>
        </w:rPr>
        <w:t xml:space="preserve">Margin comment (external-safe): </w:t>
      </w:r>
      <w:r>
        <w:rPr>
          <w:i w:val="0"/>
          <w:sz w:val="19"/>
        </w:rPr>
        <w:t>Conformed to the Company’s standard employee non-solicitation covenant, which covers all employees given the COO’s organization-wide role. The general advertising carve-out is retained.</w:t>
      </w:r>
    </w:p>
    <w:p>
      <w:pPr>
        <w:pStyle w:val="Heading3"/>
      </w:pPr>
      <w:r>
        <w:t>Issue 55 — No customer/business-relationship non-solicit (draft skips from 12(b) to 12(d))</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12(c) (missing)</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Customer, retailer, co-manufacturer and supplier relationships are unprotected after departure</w:t>
            </w:r>
          </w:p>
        </w:tc>
      </w:tr>
    </w:tbl>
    <w:p>
      <w:pPr>
        <w:spacing w:after="60"/>
      </w:pPr>
      <w:r>
        <w:rPr>
          <w:b/>
        </w:rPr>
        <w:t xml:space="preserve">Draft provision: </w:t>
      </w:r>
      <w:r>
        <w:rPr>
          <w:i w:val="0"/>
        </w:rPr>
        <w:t>None. The section numbering skips 12(c).</w:t>
      </w:r>
    </w:p>
    <w:p>
      <w:pPr>
        <w:spacing w:after="60"/>
      </w:pPr>
      <w:r>
        <w:rPr>
          <w:b/>
        </w:rPr>
        <w:t xml:space="preserve">Approved baseline: </w:t>
      </w:r>
      <w:r>
        <w:rPr>
          <w:i w:val="0"/>
        </w:rPr>
        <w:t>Term Sheet Section 10.C: 18 months, reduced to 12, covering customers, clients, vendors, suppliers and business partners. Playbook Section VIII.B: mandatory, and an agreement without it is "non-compliant." The playbook scope is limited to relationships with material contact or confidential information in the 12 months before termination.</w:t>
      </w:r>
    </w:p>
    <w:p>
      <w:pPr>
        <w:spacing w:after="60"/>
      </w:pPr>
      <w:r>
        <w:rPr>
          <w:b/>
        </w:rPr>
        <w:t xml:space="preserve">Analysis: </w:t>
      </w:r>
      <w:r>
        <w:rPr>
          <w:i w:val="0"/>
        </w:rPr>
        <w:t>The gap in the lettering suggests the clause was deliberately removed. For a COO responsible for procurement, co-manufacturing and distribution, supplier and vendor relationships are as important as retail customer relationships.</w:t>
      </w:r>
    </w:p>
    <w:p>
      <w:pPr>
        <w:spacing w:after="60"/>
      </w:pPr>
      <w:r>
        <w:rPr>
          <w:i w:val="0"/>
        </w:rPr>
        <w:t>Scope choice: the term sheet’s formulation ("any customer ... or business partner") is broader than the playbook’s "material contact or Confidential Information" formulation. Given North Carolina’s strict blue-pencil rule, we recommend the playbook’s narrower scope, which North Carolina courts more readily enforce. That keeps the term sheet’s duration and categories while improving enforceability.</w:t>
      </w:r>
    </w:p>
    <w:p>
      <w:pPr>
        <w:spacing w:after="40"/>
      </w:pPr>
      <w:commentRangeStart w:id="54"/>
      <w:r>
        <w:rPr>
          <w:b/>
          <w:color w:val="1F3A5F"/>
        </w:rPr>
        <w:t>Proposed redline (Issue 55):</w:t>
      </w:r>
      <w:commentRangeEnd w:id="54"/>
      <w:r>
        <w:rPr>
          <w:rStyle w:val="CommentReference"/>
        </w:rPr>
        <w:commentReference w:id="54"/>
      </w:r>
    </w:p>
    <w:p>
      <w:pPr>
        <w:spacing w:after="80"/>
        <w:ind w:left="432"/>
        <w:rPr>
          <w:ins w:id="347" w:author="Redmond, Pace &amp; Varela LLP" w:date="2025-10-09T00:00:00Z"/>
        </w:rPr>
      </w:pPr>
      <w:ins w:id="348" w:author="Redmond, Pace &amp; Varela LLP" w:date="2025-10-09T00:00:00Z">
        <w:r>
          <w:rPr>
            <w:sz w:val="19"/>
          </w:rPr>
          <w:t xml:space="preserve">Section 12(c) - Non-Solicitation of Customers and Business Relationships. During the Non-Solicit Period, the Executive shall not, directly or indirectly, solicit, divert, or take away, or attempt to solicit, divert, or take away, the business or patronage of any customer, client, supplier, vendor, distributor, co-manufacturer or other business partner of the Company or any of its subsidiaries with whom the Executive had material contact, or about whom the Executive obtained Confidential Information, during the twelve (12) months preceding the date of termination, for the purpose of providing products or services competitive with those of the Company or of inducing such person to cease or adversely modify its business relationship with the Company or any of its subsidiaries.</w:t>
        </w:r>
      </w:ins>
    </w:p>
    <w:p>
      <w:pPr>
        <w:spacing w:after="60"/>
      </w:pPr>
      <w:r>
        <w:rPr>
          <w:b/>
          <w:sz w:val="19"/>
        </w:rPr>
        <w:t xml:space="preserve">Margin comment (external-safe): </w:t>
      </w:r>
      <w:r>
        <w:rPr>
          <w:i w:val="0"/>
          <w:sz w:val="19"/>
        </w:rPr>
        <w:t>Added the Company’s standard customer and business-relationship non-solicitation covenant, limited to relationships with which the Executive had material contact or about which she obtained confidential information.</w:t>
      </w:r>
    </w:p>
    <w:p>
      <w:pPr>
        <w:pStyle w:val="Heading3"/>
      </w:pPr>
      <w:r>
        <w:t>Issue 56 — Garden leave at full base salary during the Restricted Period, unconditional, in addition to severance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12(d)</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+$375,000 (6 months at $750,000) to $413,437.50 (year-3 rates), paid even if she breaches. Drafting defect could double-pay salary during employment</w:t>
            </w:r>
          </w:p>
        </w:tc>
      </w:tr>
    </w:tbl>
    <w:p>
      <w:pPr>
        <w:spacing w:after="60"/>
      </w:pPr>
      <w:r>
        <w:rPr>
          <w:b/>
        </w:rPr>
        <w:t xml:space="preserve">Draft provision: </w:t>
      </w:r>
      <w:r>
        <w:rPr>
          <w:i w:val="0"/>
        </w:rPr>
        <w:t>Full base salary during the Restricted Period as "garden leave," on top of severance, "unconditional" even if the Executive breaches the covenants.</w:t>
      </w:r>
    </w:p>
    <w:p>
      <w:pPr>
        <w:spacing w:after="60"/>
      </w:pPr>
      <w:r>
        <w:rPr>
          <w:b/>
        </w:rPr>
        <w:t xml:space="preserve">Approved baseline: </w:t>
      </w:r>
      <w:r>
        <w:rPr>
          <w:i w:val="0"/>
        </w:rPr>
        <w:t>Term Sheet Section 10.A: no separate garden leave compensation; covenant consideration is embedded in severance. Playbook Section VIII.A: garden leave is not permitted and must be struck.</w:t>
      </w:r>
    </w:p>
    <w:p>
      <w:pPr>
        <w:spacing w:after="60"/>
      </w:pPr>
      <w:r>
        <w:rPr>
          <w:b/>
        </w:rPr>
        <w:t xml:space="preserve">Analysis: </w:t>
      </w:r>
      <w:r>
        <w:rPr>
          <w:i w:val="0"/>
        </w:rPr>
        <w:t>North Carolina requires no separate payment. Initial employment is sufficient consideration for an at-hire covenant. Paying the Executive during a period in which she is competing would be anomalous.</w:t>
      </w:r>
    </w:p>
    <w:p>
      <w:pPr>
        <w:spacing w:after="60"/>
      </w:pPr>
      <w:r>
        <w:rPr>
          <w:i w:val="0"/>
        </w:rPr>
        <w:t>Drafting defect: "Restricted Period" is defined in Section 12(a) to include the period of employment, so Section 12(d) literally entitles her to a second full base salary while employed. That alone would cost $750,000 a year. The clause must be deleted in full.</w:t>
      </w:r>
    </w:p>
    <w:p>
      <w:pPr>
        <w:spacing w:after="40"/>
      </w:pPr>
      <w:commentRangeStart w:id="55"/>
      <w:r>
        <w:rPr>
          <w:b/>
          <w:color w:val="1F3A5F"/>
        </w:rPr>
        <w:t>Proposed redline (Issue 56):</w:t>
      </w:r>
      <w:commentRangeEnd w:id="55"/>
      <w:r>
        <w:rPr>
          <w:rStyle w:val="CommentReference"/>
        </w:rPr>
        <w:commentReference w:id="55"/>
      </w:r>
    </w:p>
    <w:p>
      <w:pPr>
        <w:spacing w:after="80"/>
        <w:ind w:left="432"/>
      </w:pPr>
      <w:r>
        <w:rPr>
          <w:sz w:val="19"/>
        </w:rPr>
        <w:t xml:space="preserve">Section 12(d) - </w:t>
      </w:r>
      <w:del w:id="349" w:author="Redmond, Pace &amp; Varela LLP" w:date="2025-10-09T00:00:00Z">
        <w:r>
          <w:rPr>
            <w:sz w:val="19"/>
          </w:rPr>
          <w:delText xml:space="preserve">Garden Leave Compensation. During the Restricted Period, the Company shall continue to pay the Executive her full Base Salary ... as "garden leave" compensation, ... Such garden leave payments shall be in addition to, and shall not offset or reduce, any severance, equity, bonus, or other payments ... The Company’s obligation to make garden leave payments under this Section 12(d) shall be unconditional and shall not be subject to the Executive’s compliance with the restrictive covenants set forth in this Section 12 ...</w:delText>
        </w:r>
      </w:del>
      <w:ins w:id="350" w:author="Redmond, Pace &amp; Varela LLP" w:date="2025-10-09T00:00:00Z">
        <w:r>
          <w:rPr>
            <w:sz w:val="19"/>
          </w:rPr>
          <w:t xml:space="preserve">No Additional Consideration. The Executive acknowledges that her employment, the compensation and benefits provided under this Agreement (including the Signing Bonus, the Make-Whole Award and eligibility for the Severance Benefits and CIC Severance Benefits) constitute full and adequate consideration for the covenants in this Section 12, and that no garden leave or other payment shall be due in respect of any restricted period.</w:t>
        </w:r>
      </w:ins>
    </w:p>
    <w:p>
      <w:pPr>
        <w:spacing w:after="80"/>
        <w:ind w:left="432"/>
      </w:pPr>
      <w:r>
        <w:rPr>
          <w:b/>
          <w:color w:val="595959"/>
          <w:sz w:val="16"/>
        </w:rPr>
        <w:t xml:space="preserve">Plain-text view of deletions/insertions (for readers without Track Changes): </w:t>
      </w:r>
      <w:r>
        <w:rPr>
          <w:color w:val="595959"/>
          <w:sz w:val="16"/>
        </w:rPr>
        <w:t xml:space="preserve">Section 12(d) - [DELETE: Garden Leave Compensation. During the Restricted Period, the Company shall continue to pay the Executive her full Base Salary ... as "garden leave" compensation, ... Such garden leave payments shall be in addition to, and shall not offset or reduce, any severance, equity, bonus, or other payments ... The Company’s obligation to make garden leave payments under this Section 12(d) shall be unconditional and shall not be subject to the Executive’s compliance with the restrictive covenants set forth in this Section 12 ...][INSERT: No Additional Consideration. The Executive acknowledges that her employment, the compensation and benefits provided under this Agreement (including the Signing Bonus, the Make-Whole Award and eligibility for the Severance Benefits and CIC Severance Benefits) constitute full and adequate consideration for the covenants in this Section 12, and that no garden leave or other payment shall be due in respect of any restricted period.]  </w:t>
      </w:r>
    </w:p>
    <w:p>
      <w:pPr>
        <w:spacing w:after="60"/>
      </w:pPr>
      <w:r>
        <w:rPr>
          <w:b/>
          <w:sz w:val="19"/>
        </w:rPr>
        <w:t xml:space="preserve">Margin comment (external-safe): </w:t>
      </w:r>
      <w:r>
        <w:rPr>
          <w:i w:val="0"/>
          <w:sz w:val="19"/>
        </w:rPr>
        <w:t>The covenants are supported by the Executive’s employment and her compensation package, including severance eligibility. Separate garden leave pay is not part of the Company’s program.</w:t>
      </w:r>
    </w:p>
    <w:p>
      <w:pPr>
        <w:pStyle w:val="Heading3"/>
      </w:pPr>
      <w:r>
        <w:t>Issue 57 — Reformation clause of limited value under NC law; add divisibility, notice and tolling mechanics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12(e); 12(f)</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Enforceability. Determines whether any covenant survives a challenge</w:t>
            </w:r>
          </w:p>
        </w:tc>
      </w:tr>
    </w:tbl>
    <w:p>
      <w:pPr>
        <w:spacing w:after="60"/>
      </w:pPr>
      <w:r>
        <w:rPr>
          <w:b/>
        </w:rPr>
        <w:t xml:space="preserve">Draft provision: </w:t>
      </w:r>
      <w:r>
        <w:rPr>
          <w:i w:val="0"/>
        </w:rPr>
        <w:t>12(e): judicial reformation. 12(f): injunctive relief without bond and tolling during breach.</w:t>
      </w:r>
    </w:p>
    <w:p>
      <w:pPr>
        <w:spacing w:after="60"/>
      </w:pPr>
      <w:r>
        <w:rPr>
          <w:b/>
        </w:rPr>
        <w:t xml:space="preserve">Approved baseline: </w:t>
      </w:r>
      <w:r>
        <w:rPr>
          <w:i w:val="0"/>
        </w:rPr>
        <w:t>Term Sheet Section 10.D: NC law; severability providing that an unenforceable provision "shall be modified to the minimum extent necessary." Playbook Section XV: a court carve-out for injunctive relief in Mecklenburg County.</w:t>
      </w:r>
    </w:p>
    <w:p>
      <w:pPr>
        <w:spacing w:after="60"/>
      </w:pPr>
      <w:r>
        <w:rPr>
          <w:b/>
        </w:rPr>
        <w:t xml:space="preserve">Analysis: </w:t>
      </w:r>
      <w:r>
        <w:rPr>
          <w:i w:val="0"/>
        </w:rPr>
        <w:t>Keep the reformation language, because it may help if a court outside North Carolina hears the matter. Add express divisibility, which is the tool North Carolina courts will actually use. Also add a court carve-out for injunctive relief that works with the arbitration clause, and a duty to disclose the covenants to future employers.</w:t>
      </w:r>
    </w:p>
    <w:p>
      <w:pPr>
        <w:spacing w:after="40"/>
      </w:pPr>
      <w:commentRangeStart w:id="56"/>
      <w:r>
        <w:rPr>
          <w:b/>
          <w:color w:val="1F3A5F"/>
        </w:rPr>
        <w:t>Proposed redline (Issue 57):</w:t>
      </w:r>
      <w:commentRangeEnd w:id="56"/>
      <w:r>
        <w:rPr>
          <w:rStyle w:val="CommentReference"/>
        </w:rPr>
        <w:commentReference w:id="56"/>
      </w:r>
    </w:p>
    <w:p>
      <w:pPr>
        <w:spacing w:after="80"/>
        <w:ind w:left="432"/>
      </w:pPr>
      <w:r>
        <w:rPr>
          <w:sz w:val="19"/>
        </w:rPr>
        <w:t xml:space="preserve">Section 12(e) - ... and such restriction, as so reformed, shall be binding upon the Parties. </w:t>
      </w:r>
      <w:ins w:id="351" w:author="Redmond, Pace &amp; Varela LLP" w:date="2025-10-09T00:00:00Z">
        <w:r>
          <w:rPr>
            <w:sz w:val="19"/>
          </w:rPr>
          <w:t xml:space="preserve">The covenants in Sections 12(a), (b) and (c), and each separately enumerated product category and territory within the definitions of Competing Business and Restricted Territory, are separate and divisible covenants, and if any of them is held unenforceable the remainder shall be enforced to the fullest extent permitted. The existence of any claim by the Executive against the Company shall not constitute a defense to enforcement of this Section 12.</w:t>
        </w:r>
      </w:ins>
    </w:p>
    <w:p>
      <w:pPr>
        <w:spacing w:after="80"/>
        <w:ind w:left="432"/>
      </w:pPr>
      <w:r>
        <w:rPr>
          <w:sz w:val="19"/>
        </w:rPr>
        <w:t xml:space="preserve">Section 12(f) - ... the Restricted Period shall be tolled during the period of such breach</w:t>
      </w:r>
      <w:ins w:id="352" w:author="Redmond, Pace &amp; Varela LLP" w:date="2025-10-09T00:00:00Z">
        <w:r>
          <w:rPr>
            <w:sz w:val="19"/>
          </w:rPr>
          <w:t xml:space="preserve">, to the extent permitted by applicable law. Notwithstanding Section 15, the Company may seek such relief in the state or federal courts located in Mecklenburg County, North Carolina. During the Non-Compete Period and Non-Solicit Period, the Executive shall provide a copy of this Section 12 to any prospective employer or business partner before accepting employment or engagement, and the Company may do so as well</w:t>
        </w:r>
      </w:ins>
      <w:r>
        <w:rPr>
          <w:sz w:val="19"/>
        </w:rPr>
        <w:t xml:space="preserve">.</w:t>
      </w:r>
    </w:p>
    <w:p>
      <w:pPr>
        <w:spacing w:after="60"/>
      </w:pPr>
      <w:r>
        <w:rPr>
          <w:b/>
          <w:sz w:val="19"/>
        </w:rPr>
        <w:t xml:space="preserve">Margin comment (external-safe): </w:t>
      </w:r>
      <w:r>
        <w:rPr>
          <w:i w:val="0"/>
          <w:sz w:val="19"/>
        </w:rPr>
        <w:t>Added divisibility and procedural provisions to support enforcement of the covenants as written.</w:t>
      </w:r>
    </w:p>
    <w:p>
      <w:pPr>
        <w:pStyle w:val="Heading2"/>
      </w:pPr>
      <w:r>
        <w:t>Section 13 - Intellectual Property and Confidentiality</w:t>
      </w:r>
    </w:p>
    <w:p>
      <w:pPr>
        <w:spacing w:after="80"/>
      </w:pPr>
      <w:r>
        <w:rPr>
          <w:i/>
        </w:rPr>
        <w:t>Despite its heading, Section 13 contains no assignment of intellectual property. The confidentiality carve-outs are also overbroad, in particular the carve-out for "general knowledge, skills, and experience ... acquired during ... employment." The DTSA notice is compliant.</w:t>
      </w:r>
    </w:p>
    <w:p>
      <w:pPr>
        <w:pStyle w:val="Heading3"/>
      </w:pPr>
      <w:r>
        <w:t>Issue 58 — Overbroad confidentiality carve-outs: prior knowledge and unqualified "general knowledge, skills and experience" acquired at Pinnacle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13(a) (Carve-Out)</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Could permit use of formulations, manufacturing processes and pricing learned at Pinnacle</w:t>
            </w:r>
          </w:p>
        </w:tc>
      </w:tr>
    </w:tbl>
    <w:p>
      <w:pPr>
        <w:spacing w:after="60"/>
      </w:pPr>
      <w:r>
        <w:rPr>
          <w:b/>
        </w:rPr>
        <w:t xml:space="preserve">Draft provision: </w:t>
      </w:r>
      <w:r>
        <w:rPr>
          <w:i w:val="0"/>
        </w:rPr>
        <w:t>Excludes information (ii) known to the Executive before disclosure, as shown by her records, (iii) received from a third party not "to the Executive’s knowledge" bound by confidentiality, and (iv) her "general knowledge, skills, and experience, including ... acquired during the course of the Executive’s employment with the Company."</w:t>
      </w:r>
    </w:p>
    <w:p>
      <w:pPr>
        <w:spacing w:after="60"/>
      </w:pPr>
      <w:r>
        <w:rPr>
          <w:b/>
        </w:rPr>
        <w:t xml:space="preserve">Approved baseline: </w:t>
      </w:r>
      <w:r>
        <w:rPr>
          <w:i w:val="0"/>
        </w:rPr>
        <w:t>Playbook Section IX.A permits only: public information, information from third parties not under confidentiality obligations, legally compelled disclosure (with notice) and DTSA disclosures. A general-skills carve-out must be narrowly drafted using the standard language. Term Sheet Section 14: confidentiality survives in perpetuity.</w:t>
      </w:r>
    </w:p>
    <w:p>
      <w:pPr>
        <w:spacing w:after="60"/>
      </w:pPr>
      <w:r>
        <w:rPr>
          <w:b/>
        </w:rPr>
        <w:t xml:space="preserve">Analysis: </w:t>
      </w:r>
      <w:r>
        <w:rPr>
          <w:i w:val="0"/>
        </w:rPr>
        <w:t>Carve-out (iv) is the most dangerous. For an executive with a Ph.D. in chemical engineering who will oversee product formulation and manufacturing, almost any process know-how could be described as "general knowledge ... acquired during employment." Carve-out (ii) would also cover information she brings from Meridian, which conflicts with the Section 1.6 representations.</w:t>
      </w:r>
    </w:p>
    <w:p>
      <w:pPr>
        <w:spacing w:after="40"/>
      </w:pPr>
      <w:commentRangeStart w:id="57"/>
      <w:r>
        <w:rPr>
          <w:b/>
          <w:color w:val="1F3A5F"/>
        </w:rPr>
        <w:t>Proposed redline (Issue 58):</w:t>
      </w:r>
      <w:commentRangeEnd w:id="57"/>
      <w:r>
        <w:rPr>
          <w:rStyle w:val="CommentReference"/>
        </w:rPr>
        <w:commentReference w:id="57"/>
      </w:r>
    </w:p>
    <w:p>
      <w:pPr>
        <w:spacing w:after="80"/>
        <w:ind w:left="432"/>
      </w:pPr>
      <w:r>
        <w:rPr>
          <w:sz w:val="19"/>
        </w:rPr>
        <w:t xml:space="preserve">Carve-Out. Notwithstanding the foregoing, "Confidential Information" shall not include information that: (i) is or becomes publicly available through no fault, act, or omission of the Executive</w:t>
      </w:r>
      <w:ins w:id="353" w:author="Redmond, Pace &amp; Varela LLP" w:date="2025-10-09T00:00:00Z">
        <w:r>
          <w:rPr>
            <w:sz w:val="19"/>
          </w:rPr>
          <w:t xml:space="preserve"> and other than as a result of a breach of the Executive’s obligations hereunder</w:t>
        </w:r>
      </w:ins>
      <w:r>
        <w:rPr>
          <w:sz w:val="19"/>
        </w:rPr>
        <w:t xml:space="preserve">; </w:t>
      </w:r>
      <w:ins w:id="354" w:author="Redmond, Pace &amp; Varela LLP" w:date="2025-10-09T00:00:00Z">
        <w:r>
          <w:rPr>
            <w:sz w:val="19"/>
          </w:rPr>
          <w:t xml:space="preserve">or</w:t>
        </w:r>
      </w:ins>
      <w:r>
        <w:rPr>
          <w:sz w:val="19"/>
        </w:rPr>
        <w:t xml:space="preserve"> </w:t>
      </w:r>
      <w:del w:id="355" w:author="Redmond, Pace &amp; Varela LLP" w:date="2025-10-09T00:00:00Z">
        <w:r>
          <w:rPr>
            <w:sz w:val="19"/>
          </w:rPr>
          <w:delText xml:space="preserve">(ii) was lawfully known to the Executive prior to its disclosure by the Company, as evidenced by the Executive’s contemporaneous written records; (iii)</w:delText>
        </w:r>
      </w:del>
      <w:ins w:id="356" w:author="Redmond, Pace &amp; Varela LLP" w:date="2025-10-09T00:00:00Z">
        <w:r>
          <w:rPr>
            <w:sz w:val="19"/>
          </w:rPr>
          <w:t xml:space="preserve">(ii)</w:t>
        </w:r>
      </w:ins>
      <w:r>
        <w:rPr>
          <w:sz w:val="19"/>
        </w:rPr>
        <w:t xml:space="preserve"> is lawfully received by the Executive from a third party who is not</w:t>
      </w:r>
      <w:del w:id="357" w:author="Redmond, Pace &amp; Varela LLP" w:date="2025-10-09T00:00:00Z">
        <w:r>
          <w:rPr>
            <w:sz w:val="19"/>
          </w:rPr>
          <w:delText xml:space="preserve">, to the Executive’s knowledge,</w:delText>
        </w:r>
      </w:del>
      <w:r>
        <w:rPr>
          <w:sz w:val="19"/>
        </w:rPr>
        <w:t xml:space="preserve"> subject to any obligation of confidentiality with respect to such information</w:t>
      </w:r>
      <w:del w:id="358" w:author="Redmond, Pace &amp; Varela LLP" w:date="2025-10-09T00:00:00Z">
        <w:r>
          <w:rPr>
            <w:sz w:val="19"/>
          </w:rPr>
          <w:delText xml:space="preserve">; or (iv) constitutes the Executive’s general knowledge, skills, and experience, including knowledge, skills, and experience acquired during the course of the Executive’s employment with the Company</w:delText>
        </w:r>
      </w:del>
      <w:r>
        <w:rPr>
          <w:sz w:val="19"/>
        </w:rPr>
        <w:t xml:space="preserve">. </w:t>
      </w:r>
      <w:ins w:id="359" w:author="Redmond, Pace &amp; Varela LLP" w:date="2025-10-09T00:00:00Z">
        <w:r>
          <w:rPr>
            <w:sz w:val="19"/>
          </w:rPr>
          <w:t xml:space="preserve">Nothing herein shall prevent the Executive from using general professional knowledge, skills, and experience that do not constitute Confidential Information as defined herein.</w:t>
        </w:r>
      </w:ins>
    </w:p>
    <w:p>
      <w:pPr>
        <w:spacing w:after="80"/>
        <w:ind w:left="432"/>
      </w:pPr>
      <w:r>
        <w:rPr>
          <w:b/>
          <w:color w:val="595959"/>
          <w:sz w:val="16"/>
        </w:rPr>
        <w:t xml:space="preserve">Plain-text view of deletions/insertions (for readers without Track Changes): </w:t>
      </w:r>
      <w:r>
        <w:rPr>
          <w:color w:val="595959"/>
          <w:sz w:val="16"/>
        </w:rPr>
        <w:t xml:space="preserve">Carve-Out. Notwithstanding the foregoing, "Confidential Information" shall not include information that: (i) is or becomes publicly available through no fault, act, or omission of the Executive[INSERT:  and other than as a result of a breach of the Executive’s obligations hereunder]; [INSERT: or] [DELETE: (ii) was lawfully known to the Executive prior to its disclosure by the Company, as evidenced by the Executive’s contemporaneous written records; (iii)][INSERT: (ii)] is lawfully received by the Executive from a third party who is not[DELETE: , to the Executive’s knowledge,] subject to any obligation of confidentiality with respect to such information[DELETE: ; or (iv) constitutes the Executive’s general knowledge, skills, and experience, including knowledge, skills, and experience acquired during the course of the Executive’s employment with the Company]. [INSERT: Nothing herein shall prevent the Executive from using general professional knowledge, skills, and experience that do not constitute Confidential Information as defined herein.]  </w:t>
      </w:r>
    </w:p>
    <w:p>
      <w:pPr>
        <w:spacing w:after="60"/>
      </w:pPr>
      <w:r>
        <w:rPr>
          <w:b/>
          <w:sz w:val="19"/>
        </w:rPr>
        <w:t xml:space="preserve">Margin comment (external-safe): </w:t>
      </w:r>
      <w:r>
        <w:rPr>
          <w:i w:val="0"/>
          <w:sz w:val="19"/>
        </w:rPr>
        <w:t>Conformed the carve-outs to the Company’s standard confidentiality provisions. The Executive’s general professional skills remain unrestricted to the extent they do not involve Confidential Information.</w:t>
      </w:r>
    </w:p>
    <w:p>
      <w:pPr>
        <w:pStyle w:val="Heading3"/>
      </w:pPr>
      <w:r>
        <w:t>Issue 59 — No inventions/work-product assignment clause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13 (new 13(d))</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Company ownership of formulations, process improvements and other IP developed by the COO depends on default rules (work for hire and the hired-to-invent or shop-right doctrines), which give incomplete protection, especially for patentable inventions</w:t>
            </w:r>
          </w:p>
        </w:tc>
      </w:tr>
    </w:tbl>
    <w:p>
      <w:pPr>
        <w:spacing w:after="60"/>
      </w:pPr>
      <w:r>
        <w:rPr>
          <w:b/>
        </w:rPr>
        <w:t xml:space="preserve">Draft provision: </w:t>
      </w:r>
      <w:r>
        <w:rPr>
          <w:i w:val="0"/>
        </w:rPr>
        <w:t>None, despite the section heading.</w:t>
      </w:r>
    </w:p>
    <w:p>
      <w:pPr>
        <w:spacing w:after="60"/>
      </w:pPr>
      <w:r>
        <w:rPr>
          <w:b/>
        </w:rPr>
        <w:t xml:space="preserve">Approved baseline: </w:t>
      </w:r>
      <w:r>
        <w:rPr>
          <w:i w:val="0"/>
        </w:rPr>
        <w:t>Term Sheet Section 14: customary inventions assignment consistent with the Company’s standard IP Assignment Agreement for senior executives. Playbook Section IX.B: mandatory, "critical gap" if omitted. It covers inventions relating to the business, made with Company resources, or resulting from duties, with a carve-out for own-time inventions.</w:t>
      </w:r>
    </w:p>
    <w:p>
      <w:pPr>
        <w:spacing w:after="60"/>
      </w:pPr>
      <w:r>
        <w:rPr>
          <w:b/>
        </w:rPr>
        <w:t xml:space="preserve">Analysis: </w:t>
      </w:r>
      <w:r>
        <w:rPr>
          <w:i w:val="0"/>
        </w:rPr>
        <w:t>Copyright work-for-hire rules do not cover patentable inventions. Without a present assignment ("hereby assigns"), the Company would be left with an implied-assignment or shop-right argument. North Carolina’s statute, N.C. Gen. Stat. Section 66-57.1, makes unenforceable any assignment of inventions developed entirely on the employee’s own time without Company resources that do not relate to the business or result from her work. Our carve-out tracks it.</w:t>
      </w:r>
    </w:p>
    <w:p>
      <w:pPr>
        <w:spacing w:after="40"/>
      </w:pPr>
      <w:commentRangeStart w:id="58"/>
      <w:r>
        <w:rPr>
          <w:b/>
          <w:color w:val="1F3A5F"/>
        </w:rPr>
        <w:t>Proposed redline (Issue 59):</w:t>
      </w:r>
      <w:commentRangeEnd w:id="58"/>
      <w:r>
        <w:rPr>
          <w:rStyle w:val="CommentReference"/>
        </w:rPr>
        <w:commentReference w:id="58"/>
      </w:r>
    </w:p>
    <w:p>
      <w:pPr>
        <w:spacing w:after="80"/>
        <w:ind w:left="432"/>
        <w:rPr>
          <w:ins w:id="360" w:author="Redmond, Pace &amp; Varela LLP" w:date="2025-10-09T00:00:00Z"/>
        </w:rPr>
      </w:pPr>
      <w:ins w:id="361" w:author="Redmond, Pace &amp; Varela LLP" w:date="2025-10-09T00:00:00Z">
        <w:r>
          <w:rPr>
            <w:sz w:val="19"/>
          </w:rPr>
          <w:t xml:space="preserve">Section 13(d) - Inventions and Work Product. (i) The Executive hereby assigns, and agrees to assign, to the Company all right, title and interest in and to all inventions, discoveries, improvements, formulations, processes, innovations, works of authorship, designs, trade secrets and other intellectual property ("Inventions") conceived, developed, created or reduced to practice by the Executive, alone or jointly, during her employment that (A) relate to the actual or demonstrably anticipated business, research or development of the Company or any of its subsidiaries, (B) are developed using the Company’s equipment, supplies, facilities, resources or Confidential Information, or (C) result from work performed by the Executive for the Company. All copyrightable Inventions shall be "works made for hire" to the extent permitted by law. (ii) This Section 13(d) does not apply to any Invention that the Executive developed entirely on her own time without using the Company’s equipment, supplies, facilities, resources or Confidential Information and that neither relates to the Company’s business or actual or demonstrably anticipated research or development nor results from work performed by the Executive for the Company, consistent with N.C. Gen. Stat. Section 66-57.1. (iii) The Executive shall promptly disclose all Inventions to the Company and, during and after her employment, execute all documents and take all actions reasonably requested to perfect, register and enforce the Company’s rights, at the Company’s expense, and hereby irrevocably appoints the Company as her attorney-in-fact for such purpose. (iv) Concurrently with this Agreement, the Executive shall execute the Company’s standard Intellectual Property Assignment Agreement for senior executives, which shall be read together with this Section 13(d).</w:t>
        </w:r>
      </w:ins>
    </w:p>
    <w:p>
      <w:pPr>
        <w:spacing w:after="60"/>
      </w:pPr>
      <w:r>
        <w:rPr>
          <w:b/>
          <w:sz w:val="19"/>
        </w:rPr>
        <w:t xml:space="preserve">Margin comment (external-safe): </w:t>
      </w:r>
      <w:r>
        <w:rPr>
          <w:i w:val="0"/>
          <w:sz w:val="19"/>
        </w:rPr>
        <w:t>Added the Company’s standard inventions and work-product assignment, including the statutory carve-out for inventions developed entirely on the Executive’s own time.</w:t>
      </w:r>
    </w:p>
    <w:p>
      <w:pPr>
        <w:pStyle w:val="Heading3"/>
      </w:pPr>
      <w:r>
        <w:t>Issue 60 — No protected-activity (whistleblower) carve-out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13 (new 13(e))</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Regulatory exposure: SEC Rule 21F-17 enforcement actions have targeted confidentiality and release language that impedes reporting</w:t>
            </w:r>
          </w:p>
        </w:tc>
      </w:tr>
    </w:tbl>
    <w:p>
      <w:pPr>
        <w:spacing w:after="60"/>
      </w:pPr>
      <w:r>
        <w:rPr>
          <w:b/>
        </w:rPr>
        <w:t xml:space="preserve">Draft provision: </w:t>
      </w:r>
      <w:r>
        <w:rPr>
          <w:i w:val="0"/>
        </w:rPr>
        <w:t>The DTSA notice is present (and compliant), but there is no general carve-out for communications with government agencies.</w:t>
      </w:r>
    </w:p>
    <w:p>
      <w:pPr>
        <w:spacing w:after="60"/>
      </w:pPr>
      <w:r>
        <w:rPr>
          <w:b/>
        </w:rPr>
        <w:t xml:space="preserve">Approved baseline: </w:t>
      </w:r>
      <w:r>
        <w:rPr>
          <w:i w:val="0"/>
        </w:rPr>
        <w:t>Playbook Section IX.A requires the DTSA notice. The protected-activity carve-out is recommended as a compliance matter (not addressed in the term sheet).</w:t>
      </w:r>
    </w:p>
    <w:p>
      <w:pPr>
        <w:spacing w:after="60"/>
      </w:pPr>
      <w:r>
        <w:rPr>
          <w:b/>
        </w:rPr>
        <w:t xml:space="preserve">Analysis: </w:t>
      </w:r>
      <w:r>
        <w:rPr>
          <w:i w:val="0"/>
        </w:rPr>
        <w:t>The SEC has repeatedly brought Rule 21F-17 actions against issuers whose employment agreements or releases could be read to restrict reporting. The carve-out protects the Company and the enforceability of Section 13, and it costs nothing.</w:t>
      </w:r>
    </w:p>
    <w:p>
      <w:pPr>
        <w:spacing w:after="40"/>
      </w:pPr>
      <w:commentRangeStart w:id="59"/>
      <w:r>
        <w:rPr>
          <w:b/>
          <w:color w:val="1F3A5F"/>
        </w:rPr>
        <w:t>Proposed redline (Issue 60):</w:t>
      </w:r>
      <w:commentRangeEnd w:id="59"/>
      <w:r>
        <w:rPr>
          <w:rStyle w:val="CommentReference"/>
        </w:rPr>
        <w:commentReference w:id="59"/>
      </w:r>
    </w:p>
    <w:p>
      <w:pPr>
        <w:spacing w:after="80"/>
        <w:ind w:left="432"/>
        <w:rPr>
          <w:ins w:id="362" w:author="Redmond, Pace &amp; Varela LLP" w:date="2025-10-09T00:00:00Z"/>
        </w:rPr>
      </w:pPr>
      <w:ins w:id="363" w:author="Redmond, Pace &amp; Varela LLP" w:date="2025-10-09T00:00:00Z">
        <w:r>
          <w:rPr>
            <w:sz w:val="19"/>
          </w:rPr>
          <w:t xml:space="preserve">Section 13(e) - Protected Activity. Nothing in this Agreement or in any other agreement or Company policy prohibits or restricts the Executive from filing a charge or complaint with, communicating with, providing information to, or participating in any investigation by the Securities and Exchange Commission, the Equal Employment Opportunity Commission or any other federal, state or local governmental agency, or from receiving an award for information provided to any governmental agency, in each case without notice to the Company.</w:t>
        </w:r>
      </w:ins>
    </w:p>
    <w:p>
      <w:pPr>
        <w:spacing w:after="60"/>
      </w:pPr>
      <w:r>
        <w:rPr>
          <w:b/>
          <w:sz w:val="19"/>
        </w:rPr>
        <w:t xml:space="preserve">Margin comment (external-safe): </w:t>
      </w:r>
      <w:r>
        <w:rPr>
          <w:i w:val="0"/>
          <w:sz w:val="19"/>
        </w:rPr>
        <w:t>Added a customary protected-activity provision consistent with SEC rules.</w:t>
      </w:r>
    </w:p>
    <w:p>
      <w:pPr>
        <w:pStyle w:val="Heading2"/>
      </w:pPr>
      <w:r>
        <w:t>Section 15 - Dispute Resolution</w:t>
      </w:r>
    </w:p>
    <w:p>
      <w:pPr>
        <w:spacing w:after="80"/>
      </w:pPr>
      <w:r>
        <w:rPr>
          <w:i/>
        </w:rPr>
        <w:t>The draft puts all disputes in Minnesota courts, under Minnesota law, with one-way fee shifting in the Executive’s favor. The term sheet requires AAA arbitration in Charlotte under North Carolina law, with each party bearing its own fees. The Minnesota choice of law is not just a home-court advantage: under Minn. Stat. Section 181.988 it would likely void the Company’s non-compete outright.</w:t>
      </w:r>
    </w:p>
    <w:p>
      <w:pPr>
        <w:pStyle w:val="Heading3"/>
      </w:pPr>
      <w:r>
        <w:t>Issue 61 — Exclusive forum: state/federal courts in Hennepin County, Minnesota (no arbitration)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15.1</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Litigation in the Executive’s home forum, a jury, public filings. Defense costs higher than in arbitration</w:t>
            </w:r>
          </w:p>
        </w:tc>
      </w:tr>
    </w:tbl>
    <w:p>
      <w:pPr>
        <w:spacing w:after="60"/>
      </w:pPr>
      <w:r>
        <w:rPr>
          <w:b/>
        </w:rPr>
        <w:t xml:space="preserve">Draft provision: </w:t>
      </w:r>
      <w:r>
        <w:rPr>
          <w:i w:val="0"/>
        </w:rPr>
        <w:t>Exclusive jurisdiction of Hennepin County, Minnesota courts for all claims.</w:t>
      </w:r>
    </w:p>
    <w:p>
      <w:pPr>
        <w:spacing w:after="60"/>
      </w:pPr>
      <w:r>
        <w:rPr>
          <w:b/>
        </w:rPr>
        <w:t xml:space="preserve">Approved baseline: </w:t>
      </w:r>
      <w:r>
        <w:rPr>
          <w:i w:val="0"/>
        </w:rPr>
        <w:t>Term Sheet Section 13: binding AAA arbitration under the Employment Rules, seated in Charlotte, Mecklenburg County. Playbook Section XV: single arbitrator, delegation of arbitrability, court carve-out for injunctive relief, class and collective action waiver, and jury waiver. Litigation elsewhere "must be rejected."</w:t>
      </w:r>
    </w:p>
    <w:p>
      <w:pPr>
        <w:spacing w:after="60"/>
      </w:pPr>
      <w:r>
        <w:rPr>
          <w:b/>
        </w:rPr>
        <w:t xml:space="preserve">Analysis: </w:t>
      </w:r>
      <w:r>
        <w:rPr>
          <w:i w:val="0"/>
        </w:rPr>
        <w:t>The Executive will live and work in Charlotte. Hennepin County has no connection to the employment relationship other than her current residence. Note for the arbitration clause: the Ending Forced Arbitration of Sexual Assault and Sexual Harassment Act of 2021 (9 U.S.C. Sections 401-402) lets her elect court for sexual harassment and assault claims, so the clause should acknowledge that.</w:t>
      </w:r>
    </w:p>
    <w:p>
      <w:pPr>
        <w:spacing w:after="40"/>
      </w:pPr>
      <w:commentRangeStart w:id="60"/>
      <w:r>
        <w:rPr>
          <w:b/>
          <w:color w:val="1F3A5F"/>
        </w:rPr>
        <w:t>Proposed redline (Issue 61):</w:t>
      </w:r>
      <w:commentRangeEnd w:id="60"/>
      <w:r>
        <w:rPr>
          <w:rStyle w:val="CommentReference"/>
        </w:rPr>
        <w:commentReference w:id="60"/>
      </w:r>
    </w:p>
    <w:p>
      <w:pPr>
        <w:spacing w:after="80"/>
        <w:ind w:left="432"/>
      </w:pPr>
      <w:r>
        <w:rPr>
          <w:sz w:val="19"/>
        </w:rPr>
        <w:t xml:space="preserve">Section 15.1 - </w:t>
      </w:r>
      <w:del w:id="364" w:author="Redmond, Pace &amp; Varela LLP" w:date="2025-10-09T00:00:00Z">
        <w:r>
          <w:rPr>
            <w:sz w:val="19"/>
          </w:rPr>
          <w:delText xml:space="preserve">Exclusive Forum. Any dispute, controversy, or claim arising out of or relating to this Agreement ... shall be resolved exclusively in the state or federal courts located in Hennepin County, Minnesota. Each Party hereby irrevocably consents to the personal jurisdiction and venue of such courts ...</w:delText>
        </w:r>
      </w:del>
      <w:ins w:id="365" w:author="Redmond, Pace &amp; Varela LLP" w:date="2025-10-09T00:00:00Z">
        <w:r>
          <w:rPr>
            <w:sz w:val="19"/>
          </w:rPr>
          <w:t xml:space="preserve">Arbitration. Except as provided in Section 12(f) and this Section 15.1, any dispute, controversy or claim arising out of or relating to this Agreement, the Executive’s employment or the termination thereof, including the breach, termination, enforcement, interpretation or validity of this Agreement and the determination of the scope or applicability of this agreement to arbitrate, shall be resolved by final and binding arbitration administered by the American Arbitration Association ("AAA") under its Employment Arbitration Rules and Mediation Procedures then in effect, before a single arbitrator experienced in executive employment matters. The seat of arbitration shall be Charlotte, Mecklenburg County, North Carolina. Either Party may seek temporary, preliminary or emergency injunctive relief in the state or federal courts located in Mecklenburg County, North Carolina, to enforce Sections 12 or 13 without waiving the right to arbitrate. To the fullest extent permitted by law, the Parties waive any right to a jury trial and agree that claims may be brought only in an individual capacity and not as a plaintiff or class member in any class, collective or representative proceeding. This Section 15.1 shall not require arbitration of any claim that, under applicable law (including 9 U.S.C. Sections 401-402), may not be the subject of a mandatory pre-dispute arbitration agreement, at the Executive’s election.</w:t>
        </w:r>
      </w:ins>
    </w:p>
    <w:p>
      <w:pPr>
        <w:spacing w:after="80"/>
        <w:ind w:left="432"/>
      </w:pPr>
      <w:r>
        <w:rPr>
          <w:b/>
          <w:color w:val="595959"/>
          <w:sz w:val="16"/>
        </w:rPr>
        <w:t xml:space="preserve">Plain-text view of deletions/insertions (for readers without Track Changes): </w:t>
      </w:r>
      <w:r>
        <w:rPr>
          <w:color w:val="595959"/>
          <w:sz w:val="16"/>
        </w:rPr>
        <w:t xml:space="preserve">Section 15.1 - [DELETE: Exclusive Forum. Any dispute, controversy, or claim arising out of or relating to this Agreement ... shall be resolved exclusively in the state or federal courts located in Hennepin County, Minnesota. Each Party hereby irrevocably consents to the personal jurisdiction and venue of such courts ...][INSERT: Arbitration. Except as provided in Section 12(f) and this Section 15.1, any dispute, controversy or claim arising out of or relating to this Agreement, the Executive’s employment or the termination thereof, including the breach, termination, enforcement, interpretation or validity of this Agreement and the determination of the scope or applicability of this agreement to arbitrate, shall be resolved by final and binding arbitration administered by the American Arbitration Association ("AAA") under its Employment Arbitration Rules and Mediation Procedures then in effect, before a single arbitrator experienced in executive employment matters. The seat of arbitration shall be Charlotte, Mecklenburg County, North Carolina. Either Party may seek temporary, preliminary or emergency injunctive relief in the state or federal courts located in Mecklenburg County, North Carolina, to enforce Sections 12 or 13 without waiving the right to arbitrate. To the fullest extent permitted by law, the Parties waive any right to a jury trial and agree that claims may be brought only in an individual capacity and not as a plaintiff or class member in any class, collective or representative proceeding. This Section 15.1 shall not require arbitration of any claim that, under applicable law (including 9 U.S.C. Sections 401-402), may not be the subject of a mandatory pre-dispute arbitration agreement, at the Executive’s election.]  </w:t>
      </w:r>
    </w:p>
    <w:p>
      <w:pPr>
        <w:spacing w:after="60"/>
      </w:pPr>
      <w:r>
        <w:rPr>
          <w:b/>
          <w:sz w:val="19"/>
        </w:rPr>
        <w:t xml:space="preserve">Margin comment (external-safe): </w:t>
      </w:r>
      <w:r>
        <w:rPr>
          <w:i w:val="0"/>
          <w:sz w:val="19"/>
        </w:rPr>
        <w:t>Disputes will be resolved by AAA arbitration in Charlotte, where the Executive will be employed, with a court carve-out for injunctive relief and the statutory exception for claims that cannot be subject to mandatory arbitration.</w:t>
      </w:r>
    </w:p>
    <w:p>
      <w:pPr>
        <w:pStyle w:val="Heading3"/>
      </w:pPr>
      <w:r>
        <w:t>Issue 62 — Minnesota governing law (would likely void the Company’s non-compete under Minn. Stat. Section 181.988)</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15.2</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Would likely void Section 12(a) entirely and impose Minnesota employment-law rules on a North Carolina employment relationship</w:t>
            </w:r>
          </w:p>
        </w:tc>
      </w:tr>
    </w:tbl>
    <w:p>
      <w:pPr>
        <w:spacing w:after="60"/>
      </w:pPr>
      <w:r>
        <w:rPr>
          <w:b/>
        </w:rPr>
        <w:t xml:space="preserve">Draft provision: </w:t>
      </w:r>
      <w:r>
        <w:rPr>
          <w:i w:val="0"/>
        </w:rPr>
        <w:t>Minnesota law governs, excluding conflict-of-laws rules.</w:t>
      </w:r>
    </w:p>
    <w:p>
      <w:pPr>
        <w:spacing w:after="60"/>
      </w:pPr>
      <w:r>
        <w:rPr>
          <w:b/>
        </w:rPr>
        <w:t xml:space="preserve">Approved baseline: </w:t>
      </w:r>
      <w:r>
        <w:rPr>
          <w:i w:val="0"/>
        </w:rPr>
        <w:t>Term Sheet Sections 10.D and 13: North Carolina law governs the agreement and the restrictive covenants. Playbook Section XV: NC law, which is "essential" for covenant enforcement.</w:t>
      </w:r>
    </w:p>
    <w:p>
      <w:pPr>
        <w:spacing w:after="60"/>
      </w:pPr>
      <w:r>
        <w:rPr>
          <w:b/>
        </w:rPr>
        <w:t xml:space="preserve">Analysis: </w:t>
      </w:r>
      <w:r>
        <w:rPr>
          <w:i w:val="0"/>
        </w:rPr>
        <w:t>Minn. Stat. Section 181.988, subd. 2, makes covenants not to compete in agreements entered into on or after July 1, 2023 void and unenforceable (with narrow sale-of-business and dissolution exceptions). With Minnesota law governing, the Section 12(a) non-compete would almost certainly fail. A non-compete with a 6-month period and one product category may have been drafted with that outcome in mind.</w:t>
      </w:r>
    </w:p>
    <w:p>
      <w:pPr>
        <w:spacing w:after="60"/>
      </w:pPr>
      <w:r>
        <w:rPr>
          <w:i w:val="0"/>
        </w:rPr>
        <w:t>Related point: subd. 3 of the statute bars requiring an employee who "primarily resides and works in Minnesota" to accept a non-Minnesota choice of law or forum. Once she relocates and works in Charlotte, that provision should not apply. Two steps help foreclose the argument: (a) confirm her relocation timing, including whether her family stays in Minneapolis through the school year, and (b) recite in the agreement that her principal place of employment is Charlotte from the Effective Date. Corporate-law matters (indemnification, fiduciary duties) remain governed by Delaware law.</w:t>
      </w:r>
    </w:p>
    <w:p>
      <w:pPr>
        <w:spacing w:after="40"/>
      </w:pPr>
      <w:commentRangeStart w:id="61"/>
      <w:r>
        <w:rPr>
          <w:b/>
          <w:color w:val="1F3A5F"/>
        </w:rPr>
        <w:t>Proposed redline (Issue 62):</w:t>
      </w:r>
      <w:commentRangeEnd w:id="61"/>
      <w:r>
        <w:rPr>
          <w:rStyle w:val="CommentReference"/>
        </w:rPr>
        <w:commentReference w:id="61"/>
      </w:r>
    </w:p>
    <w:p>
      <w:pPr>
        <w:spacing w:after="80"/>
        <w:ind w:left="432"/>
      </w:pPr>
      <w:r>
        <w:rPr>
          <w:sz w:val="19"/>
        </w:rPr>
        <w:t xml:space="preserve">Section 15.2 - Governing Law. This Agreement shall be governed by and construed in accordance with the laws of the State of </w:t>
      </w:r>
      <w:del w:id="366" w:author="Redmond, Pace &amp; Varela LLP" w:date="2025-10-09T00:00:00Z">
        <w:r>
          <w:rPr>
            <w:sz w:val="19"/>
          </w:rPr>
          <w:delText xml:space="preserve">Minnesota</w:delText>
        </w:r>
      </w:del>
      <w:ins w:id="367" w:author="Redmond, Pace &amp; Varela LLP" w:date="2025-10-09T00:00:00Z">
        <w:r>
          <w:rPr>
            <w:sz w:val="19"/>
          </w:rPr>
          <w:t xml:space="preserve">North Carolina</w:t>
        </w:r>
      </w:ins>
      <w:r>
        <w:rPr>
          <w:sz w:val="19"/>
        </w:rPr>
        <w:t xml:space="preserve">, without giving effect to any choice of law or conflict of law principles that would result in the application of the laws of any other jurisdiction</w:t>
      </w:r>
      <w:ins w:id="368" w:author="Redmond, Pace &amp; Varela LLP" w:date="2025-10-09T00:00:00Z">
        <w:r>
          <w:rPr>
            <w:sz w:val="19"/>
          </w:rPr>
          <w:t xml:space="preserve">; provided that matters relating to indemnification and the internal affairs of the Company shall be governed by the laws of the State of Delaware</w:t>
        </w:r>
      </w:ins>
      <w:r>
        <w:rPr>
          <w:sz w:val="19"/>
        </w:rPr>
        <w:t xml:space="preserve">. All questions concerning the construction, validity, enforcement, and interpretation of this Agreement shall be governed by the internal laws of the State of </w:t>
      </w:r>
      <w:del w:id="369" w:author="Redmond, Pace &amp; Varela LLP" w:date="2025-10-09T00:00:00Z">
        <w:r>
          <w:rPr>
            <w:sz w:val="19"/>
          </w:rPr>
          <w:delText xml:space="preserve">Minnesota</w:delText>
        </w:r>
      </w:del>
      <w:ins w:id="370" w:author="Redmond, Pace &amp; Varela LLP" w:date="2025-10-09T00:00:00Z">
        <w:r>
          <w:rPr>
            <w:sz w:val="19"/>
          </w:rPr>
          <w:t xml:space="preserve">North Carolina</w:t>
        </w:r>
      </w:ins>
      <w:r>
        <w:rPr>
          <w:sz w:val="19"/>
        </w:rPr>
        <w:t xml:space="preserve">, without regard to the conflicts of law principles thereof. </w:t>
      </w:r>
      <w:ins w:id="371" w:author="Redmond, Pace &amp; Varela LLP" w:date="2025-10-09T00:00:00Z">
        <w:r>
          <w:rPr>
            <w:sz w:val="19"/>
          </w:rPr>
          <w:t xml:space="preserve">The Parties acknowledge that the Executive’s principal place of employment from and after the Effective Date shall be the Company’s principal offices in Charlotte, North Carolina.</w:t>
        </w:r>
      </w:ins>
    </w:p>
    <w:p>
      <w:pPr>
        <w:spacing w:after="80"/>
        <w:ind w:left="432"/>
      </w:pPr>
      <w:r>
        <w:rPr>
          <w:b/>
          <w:color w:val="595959"/>
          <w:sz w:val="16"/>
        </w:rPr>
        <w:t xml:space="preserve">Plain-text view of deletions/insertions (for readers without Track Changes): </w:t>
      </w:r>
      <w:r>
        <w:rPr>
          <w:color w:val="595959"/>
          <w:sz w:val="16"/>
        </w:rPr>
        <w:t xml:space="preserve">Section 15.2 - Governing Law. This Agreement shall be governed by and construed in accordance with the laws of the State of [DELETE: Minnesota][INSERT: North Carolina], without giving effect to any choice of law or conflict of law principles that would result in the application of the laws of any other jurisdiction[INSERT: ; provided that matters relating to indemnification and the internal affairs of the Company shall be governed by the laws of the State of Delaware]. All questions concerning the construction, validity, enforcement, and interpretation of this Agreement shall be governed by the internal laws of the State of [DELETE: Minnesota][INSERT: North Carolina], without regard to the conflicts of law principles thereof. [INSERT: The Parties acknowledge that the Executive’s principal place of employment from and after the Effective Date shall be the Company’s principal offices in Charlotte, North Carolina.]  </w:t>
      </w:r>
    </w:p>
    <w:p>
      <w:pPr>
        <w:spacing w:after="60"/>
      </w:pPr>
      <w:r>
        <w:rPr>
          <w:b/>
          <w:sz w:val="19"/>
        </w:rPr>
        <w:t xml:space="preserve">Margin comment (external-safe): </w:t>
      </w:r>
      <w:r>
        <w:rPr>
          <w:i w:val="0"/>
          <w:sz w:val="19"/>
        </w:rPr>
        <w:t>North Carolina law governs, since the Executive will live and work in North Carolina and the Company is headquartered there. Delaware law applies to corporate governance matters.</w:t>
      </w:r>
    </w:p>
    <w:p>
      <w:pPr>
        <w:pStyle w:val="Heading3"/>
      </w:pPr>
      <w:r>
        <w:t>Issue 63 — One-sided fee shifting: Company pays Executive’s fees if she prevails on "any material claim"</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15.3</w:t>
            </w:r>
          </w:p>
        </w:tc>
        <w:tc>
          <w:tcPr>
            <w:tcW w:type="dxa" w:w="1512"/>
            <w:shd w:val="clear" w:color="auto" w:fill="F4B183"/>
          </w:tcPr>
          <w:p>
            <w:pPr>
              <w:spacing w:after="0"/>
            </w:pPr>
            <w:r/>
            <w:r>
              <w:rPr>
                <w:b/>
                <w:sz w:val="16"/>
              </w:rPr>
              <w:t>Severity: High</w:t>
            </w:r>
          </w:p>
        </w:tc>
        <w:tc>
          <w:tcPr>
            <w:tcW w:type="dxa" w:w="1944"/>
          </w:tcPr>
          <w:p>
            <w:pPr>
              <w:spacing w:after="0"/>
            </w:pPr>
            <w:r/>
            <w:r>
              <w:rPr>
                <w:b/>
                <w:sz w:val="16"/>
              </w:rPr>
              <w:t>Category: Must-Reject</w:t>
            </w:r>
          </w:p>
        </w:tc>
        <w:tc>
          <w:tcPr>
            <w:tcW w:type="dxa" w:w="5040"/>
          </w:tcPr>
          <w:p>
            <w:pPr>
              <w:spacing w:after="0"/>
            </w:pPr>
            <w:r/>
            <w:r>
              <w:rPr>
                <w:b w:val="0"/>
                <w:sz w:val="16"/>
              </w:rPr>
              <w:t>Impact: Uncapped. Funds litigation against the Company. Partial success on one claim shifts all of her fees</w:t>
            </w:r>
          </w:p>
        </w:tc>
      </w:tr>
    </w:tbl>
    <w:p>
      <w:pPr>
        <w:spacing w:after="60"/>
      </w:pPr>
      <w:r>
        <w:rPr>
          <w:b/>
        </w:rPr>
        <w:t xml:space="preserve">Draft provision: </w:t>
      </w:r>
      <w:r>
        <w:rPr>
          <w:i w:val="0"/>
        </w:rPr>
        <w:t>The Company reimburses all of the Executive’s fees if she prevails on any material claim. If the Company wins, each side bears its own fees.</w:t>
      </w:r>
    </w:p>
    <w:p>
      <w:pPr>
        <w:spacing w:after="60"/>
      </w:pPr>
      <w:r>
        <w:rPr>
          <w:b/>
        </w:rPr>
        <w:t xml:space="preserve">Approved baseline: </w:t>
      </w:r>
      <w:r>
        <w:rPr>
          <w:i w:val="0"/>
        </w:rPr>
        <w:t>Term Sheet Section 13: each party bears its own fees and costs except as otherwise required by law; arbitrator costs shared equally. Playbook Section XV: one-sided fee shifting is "not acceptable." Mutual prevailing-party clauses only with Committee and GC approval.</w:t>
      </w:r>
    </w:p>
    <w:p>
      <w:pPr>
        <w:spacing w:after="60"/>
      </w:pPr>
      <w:r>
        <w:rPr>
          <w:b/>
        </w:rPr>
        <w:t xml:space="preserve">Analysis: </w:t>
      </w:r>
      <w:r>
        <w:rPr>
          <w:i w:val="0"/>
        </w:rPr>
        <w:t>The asymmetry encourages marginal claims, such as challenges to bonus determinations under Section 5.4. Note on arbitrator fees: the AAA treats individually negotiated executive agreements differently from employer-promulgated plans, so equal sharing is generally permitted where the executive is represented by counsel, as here. Retain the "except as required by applicable law" qualifier.</w:t>
      </w:r>
    </w:p>
    <w:p>
      <w:pPr>
        <w:spacing w:after="40"/>
      </w:pPr>
      <w:commentRangeStart w:id="62"/>
      <w:r>
        <w:rPr>
          <w:b/>
          <w:color w:val="1F3A5F"/>
        </w:rPr>
        <w:t>Proposed redline (Issue 63):</w:t>
      </w:r>
      <w:commentRangeEnd w:id="62"/>
      <w:r>
        <w:rPr>
          <w:rStyle w:val="CommentReference"/>
        </w:rPr>
        <w:commentReference w:id="62"/>
      </w:r>
    </w:p>
    <w:p>
      <w:pPr>
        <w:spacing w:after="80"/>
        <w:ind w:left="432"/>
      </w:pPr>
      <w:r>
        <w:rPr>
          <w:sz w:val="19"/>
        </w:rPr>
        <w:t xml:space="preserve">Section 15.3 - Attorneys’ Fees. </w:t>
      </w:r>
      <w:del w:id="372" w:author="Redmond, Pace &amp; Varela LLP" w:date="2025-10-09T00:00:00Z">
        <w:r>
          <w:rPr>
            <w:sz w:val="19"/>
          </w:rPr>
          <w:delText xml:space="preserve">In the event of any dispute, controversy, litigation, or legal proceeding between the Parties ..., if the Executive prevails on any material claim asserted by or against the Executive in such proceeding, the Company shall reimburse the Executive for all reasonable attorneys’ fees, costs, disbursements, and expenses incurred by the Executive in connection with such dispute ... The determination of whether the Executive has "prevailed on any material claim" shall be made by the court or other decision-maker resolving such dispute.</w:delText>
        </w:r>
      </w:del>
      <w:ins w:id="373" w:author="Redmond, Pace &amp; Varela LLP" w:date="2025-10-09T00:00:00Z">
        <w:r>
          <w:rPr>
            <w:sz w:val="19"/>
          </w:rPr>
          <w:t xml:space="preserve">Each Party shall bear its own attorneys’ fees, costs and expenses in connection with any arbitration or other proceeding arising under or relating to this Agreement or the Executive’s employment, except as otherwise required by applicable law. The fees and costs of the arbitrator and the AAA shall be shared equally by the Parties, except as otherwise required by applicable law.</w:t>
        </w:r>
      </w:ins>
    </w:p>
    <w:p>
      <w:pPr>
        <w:spacing w:after="80"/>
        <w:ind w:left="432"/>
      </w:pPr>
      <w:r>
        <w:rPr>
          <w:b/>
          <w:color w:val="595959"/>
          <w:sz w:val="16"/>
        </w:rPr>
        <w:t xml:space="preserve">Plain-text view of deletions/insertions (for readers without Track Changes): </w:t>
      </w:r>
      <w:r>
        <w:rPr>
          <w:color w:val="595959"/>
          <w:sz w:val="16"/>
        </w:rPr>
        <w:t xml:space="preserve">Section 15.3 - Attorneys’ Fees. [DELETE: In the event of any dispute, controversy, litigation, or legal proceeding between the Parties ..., if the Executive prevails on any material claim asserted by or against the Executive in such proceeding, the Company shall reimburse the Executive for all reasonable attorneys’ fees, costs, disbursements, and expenses incurred by the Executive in connection with such dispute ... The determination of whether the Executive has "prevailed on any material claim" shall be made by the court or other decision-maker resolving such dispute.][INSERT: Each Party shall bear its own attorneys’ fees, costs and expenses in connection with any arbitration or other proceeding arising under or relating to this Agreement or the Executive’s employment, except as otherwise required by applicable law. The fees and costs of the arbitrator and the AAA shall be shared equally by the Parties, except as otherwise required by applicable law.]  </w:t>
      </w:r>
    </w:p>
    <w:p>
      <w:pPr>
        <w:spacing w:after="60"/>
      </w:pPr>
      <w:r>
        <w:rPr>
          <w:b/>
          <w:sz w:val="19"/>
        </w:rPr>
        <w:t xml:space="preserve">Margin comment (external-safe): </w:t>
      </w:r>
      <w:r>
        <w:rPr>
          <w:i w:val="0"/>
          <w:sz w:val="19"/>
        </w:rPr>
        <w:t>Each party bears its own fees, with arbitrator costs shared, which is the Company’s standard for all executive officers.</w:t>
      </w:r>
    </w:p>
    <w:p>
      <w:pPr>
        <w:spacing w:after="120"/>
      </w:pPr>
      <w:r>
        <w:rPr>
          <w:b/>
        </w:rPr>
        <w:t xml:space="preserve">Negotiation parameters: </w:t>
      </w:r>
      <w:r>
        <w:rPr>
          <w:i w:val="0"/>
        </w:rPr>
        <w:t>Fallback only with Comp Committee and GC approval: a MUTUAL prevailing-party clause limited to claims under this Agreement. Do not offer it unprompted.</w:t>
      </w:r>
    </w:p>
    <w:p>
      <w:pPr>
        <w:pStyle w:val="Heading2"/>
      </w:pPr>
      <w:r>
        <w:t>Section 16 - Miscellaneous; Signature Page; Exhibits</w:t>
      </w:r>
    </w:p>
    <w:p>
      <w:pPr>
        <w:spacing w:after="80"/>
      </w:pPr>
      <w:r>
        <w:rPr>
          <w:i/>
        </w:rPr>
        <w:t>These are mostly conforming changes. The main substantive point is replacing the bespoke indemnity with the Company’s standard Indemnification Agreement and adding the statutory prohibition on indemnifying clawed-back amounts.</w:t>
      </w:r>
    </w:p>
    <w:p>
      <w:pPr>
        <w:pStyle w:val="Heading3"/>
      </w:pPr>
      <w:r>
        <w:t>Issue 64 — Bespoke indemnification (broader than standard; no clawback carve-out)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16.1</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Advancement and indemnity broader than for other officers. Could be read to cover clawback recoveries, which Rule 10D-1 prohibits</w:t>
            </w:r>
          </w:p>
        </w:tc>
      </w:tr>
    </w:tbl>
    <w:p>
      <w:pPr>
        <w:spacing w:after="60"/>
      </w:pPr>
      <w:r>
        <w:rPr>
          <w:b/>
        </w:rPr>
        <w:t xml:space="preserve">Draft provision: </w:t>
      </w:r>
      <w:r>
        <w:rPr>
          <w:i w:val="0"/>
        </w:rPr>
        <w:t>Indemnify "from and against any and all claims ... arising out of or relating to the Executive’s employment," with mandatory advancement.</w:t>
      </w:r>
    </w:p>
    <w:p>
      <w:pPr>
        <w:spacing w:after="60"/>
      </w:pPr>
      <w:r>
        <w:rPr>
          <w:b/>
        </w:rPr>
        <w:t xml:space="preserve">Approved baseline: </w:t>
      </w:r>
      <w:r>
        <w:rPr>
          <w:i w:val="0"/>
        </w:rPr>
        <w:t>Term Sheet Section 11: D&amp;O indemnification consistent with other executive officers, including advancement. Playbook Section XVI: reference the standard Indemnification Agreement, not bespoke terms. Clawback Policy Summary Section 6: the Company is prohibited from indemnifying clawed-back amounts (Rule 10D-1(b)(1)(v)).</w:t>
      </w:r>
    </w:p>
    <w:p>
      <w:pPr>
        <w:spacing w:after="60"/>
      </w:pPr>
      <w:r>
        <w:rPr>
          <w:b/>
        </w:rPr>
        <w:t xml:space="preserve">Analysis: </w:t>
      </w:r>
      <w:r>
        <w:rPr>
          <w:i w:val="0"/>
        </w:rPr>
        <w:t>"Arising out of or relating to the Executive’s employment" is broad enough to cover claims the Company itself brings, or amounts recovered under the Clawback Policy. Use the standard Indemnification Agreement for parity across officers.</w:t>
      </w:r>
    </w:p>
    <w:p>
      <w:pPr>
        <w:spacing w:after="40"/>
      </w:pPr>
      <w:commentRangeStart w:id="63"/>
      <w:r>
        <w:rPr>
          <w:b/>
          <w:color w:val="1F3A5F"/>
        </w:rPr>
        <w:t>Proposed redline (Issue 64):</w:t>
      </w:r>
      <w:commentRangeEnd w:id="63"/>
      <w:r>
        <w:rPr>
          <w:rStyle w:val="CommentReference"/>
        </w:rPr>
        <w:commentReference w:id="63"/>
      </w:r>
    </w:p>
    <w:p>
      <w:pPr>
        <w:spacing w:after="80"/>
        <w:ind w:left="432"/>
      </w:pPr>
      <w:r>
        <w:rPr>
          <w:sz w:val="19"/>
        </w:rPr>
        <w:t xml:space="preserve">Section 16.1 - Indemnification. </w:t>
      </w:r>
      <w:del w:id="374" w:author="Redmond, Pace &amp; Varela LLP" w:date="2025-10-09T00:00:00Z">
        <w:r>
          <w:rPr>
            <w:sz w:val="19"/>
          </w:rPr>
          <w:delText xml:space="preserve">The Company shall indemnify and hold harmless the Executive to the fullest extent permitted by the laws of the State of Delaware ... from and against any and all claims, damages, losses, liabilities ... arising out of or relating to the Executive’s employment with the Company, ... The Company’s obligations under this Section 16.1 shall survive the termination of the Executive’s employment for any reason.</w:delText>
        </w:r>
      </w:del>
      <w:ins w:id="375" w:author="Redmond, Pace &amp; Varela LLP" w:date="2025-10-09T00:00:00Z">
        <w:r>
          <w:rPr>
            <w:sz w:val="19"/>
          </w:rPr>
          <w:t xml:space="preserve">The Executive shall be entitled to indemnification and advancement of expenses to the fullest extent permitted by the Delaware General Corporation Law and the Company’s Amended and Restated Certificate of Incorporation and Amended and Restated Bylaws, as in effect from time to time, and the Company and the Executive shall enter into the Company’s standard form of Indemnification Agreement for executive officers concurrently with the execution of this Agreement. Notwithstanding the foregoing or anything in any other agreement, the Company shall not indemnify, insure or reimburse the Executive for the loss of any compensation recovered pursuant to the Clawback Policy.</w:t>
        </w:r>
      </w:ins>
    </w:p>
    <w:p>
      <w:pPr>
        <w:spacing w:after="80"/>
        <w:ind w:left="432"/>
      </w:pPr>
      <w:r>
        <w:rPr>
          <w:b/>
          <w:color w:val="595959"/>
          <w:sz w:val="16"/>
        </w:rPr>
        <w:t xml:space="preserve">Plain-text view of deletions/insertions (for readers without Track Changes): </w:t>
      </w:r>
      <w:r>
        <w:rPr>
          <w:color w:val="595959"/>
          <w:sz w:val="16"/>
        </w:rPr>
        <w:t xml:space="preserve">Section 16.1 - Indemnification. [DELETE: The Company shall indemnify and hold harmless the Executive to the fullest extent permitted by the laws of the State of Delaware ... from and against any and all claims, damages, losses, liabilities ... arising out of or relating to the Executive’s employment with the Company, ... The Company’s obligations under this Section 16.1 shall survive the termination of the Executive’s employment for any reason.][INSERT: The Executive shall be entitled to indemnification and advancement of expenses to the fullest extent permitted by the Delaware General Corporation Law and the Company’s Amended and Restated Certificate of Incorporation and Amended and Restated Bylaws, as in effect from time to time, and the Company and the Executive shall enter into the Company’s standard form of Indemnification Agreement for executive officers concurrently with the execution of this Agreement. Notwithstanding the foregoing or anything in any other agreement, the Company shall not indemnify, insure or reimburse the Executive for the loss of any compensation recovered pursuant to the Clawback Policy.]  </w:t>
      </w:r>
    </w:p>
    <w:p>
      <w:pPr>
        <w:spacing w:after="60"/>
      </w:pPr>
      <w:r>
        <w:rPr>
          <w:b/>
          <w:sz w:val="19"/>
        </w:rPr>
        <w:t xml:space="preserve">Margin comment (external-safe): </w:t>
      </w:r>
      <w:r>
        <w:rPr>
          <w:i w:val="0"/>
          <w:sz w:val="19"/>
        </w:rPr>
        <w:t>Indemnification will be provided under the Company’s standard Indemnification Agreement, on the same terms as for all other executive officers, subject to the clawback rules under federal securities law.</w:t>
      </w:r>
    </w:p>
    <w:p>
      <w:pPr>
        <w:pStyle w:val="Heading3"/>
      </w:pPr>
      <w:r>
        <w:t>Issue 65 — Entire agreement, survival and notice conforming changes; notice-party name discrepancy</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16.3; 16.11; 16.7</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Must-Reject</w:t>
            </w:r>
          </w:p>
        </w:tc>
        <w:tc>
          <w:tcPr>
            <w:tcW w:type="dxa" w:w="5040"/>
          </w:tcPr>
          <w:p>
            <w:pPr>
              <w:spacing w:after="0"/>
            </w:pPr>
            <w:r/>
            <w:r>
              <w:rPr>
                <w:b w:val="0"/>
                <w:sz w:val="16"/>
              </w:rPr>
              <w:t>Impact: Conforming</w:t>
            </w:r>
          </w:p>
        </w:tc>
      </w:tr>
    </w:tbl>
    <w:p>
      <w:pPr>
        <w:spacing w:after="60"/>
      </w:pPr>
      <w:r>
        <w:rPr>
          <w:b/>
        </w:rPr>
        <w:t xml:space="preserve">Draft provision: </w:t>
      </w:r>
      <w:r>
        <w:rPr>
          <w:i w:val="0"/>
        </w:rPr>
        <w:t>Entire agreement does not reference the Indemnification Agreement, IP Agreement or Clawback Policy. Survival omits the new sections. Notice copy to "Margaret Hu, Esq." at mhu@hucalloway.com.</w:t>
      </w:r>
    </w:p>
    <w:p>
      <w:pPr>
        <w:spacing w:after="60"/>
      </w:pPr>
      <w:r>
        <w:rPr>
          <w:b/>
        </w:rPr>
        <w:t xml:space="preserve">Approved baseline: </w:t>
      </w:r>
      <w:r>
        <w:rPr>
          <w:i w:val="0"/>
        </w:rPr>
        <w:t>Playbook Section XVI: standard entire-agreement, amendment, notice and survival provisions. Company notices to the attention of the General Counsel.</w:t>
      </w:r>
    </w:p>
    <w:p>
      <w:pPr>
        <w:spacing w:after="60"/>
      </w:pPr>
      <w:r>
        <w:rPr>
          <w:b/>
        </w:rPr>
        <w:t xml:space="preserve">Analysis: </w:t>
      </w:r>
      <w:r>
        <w:rPr>
          <w:i w:val="0"/>
        </w:rPr>
        <w:t>Your email identifies opposing counsel as "Margaret Hsu" of Hu &amp; Calloway LLP. The draft notice block says "Margaret Hu." Confirm the correct name and email before finalizing. Add a copy-to for RPV on Company notices.</w:t>
      </w:r>
    </w:p>
    <w:p>
      <w:pPr>
        <w:spacing w:after="40"/>
      </w:pPr>
      <w:commentRangeStart w:id="64"/>
      <w:r>
        <w:rPr>
          <w:b/>
          <w:color w:val="1F3A5F"/>
        </w:rPr>
        <w:t>Proposed redline (Issue 65):</w:t>
      </w:r>
      <w:commentRangeEnd w:id="64"/>
      <w:r>
        <w:rPr>
          <w:rStyle w:val="CommentReference"/>
        </w:rPr>
        <w:commentReference w:id="64"/>
      </w:r>
    </w:p>
    <w:p>
      <w:pPr>
        <w:spacing w:after="80"/>
        <w:ind w:left="432"/>
      </w:pPr>
      <w:r>
        <w:rPr>
          <w:sz w:val="19"/>
        </w:rPr>
        <w:t xml:space="preserve">Section 16.3 - This Agreement, together with </w:t>
      </w:r>
      <w:ins w:id="376" w:author="Redmond, Pace &amp; Varela LLP" w:date="2025-10-09T00:00:00Z">
        <w:r>
          <w:rPr>
            <w:sz w:val="19"/>
          </w:rPr>
          <w:t xml:space="preserve">the Indemnification Agreement, the Intellectual Property Assignment Agreement, the Clawback Policy and acknowledgment thereof, the Plan and</w:t>
        </w:r>
      </w:ins>
      <w:r>
        <w:rPr>
          <w:sz w:val="19"/>
        </w:rPr>
        <w:t xml:space="preserve"> any equity award agreements</w:t>
      </w:r>
      <w:del w:id="377" w:author="Redmond, Pace &amp; Varela LLP" w:date="2025-10-09T00:00:00Z">
        <w:r>
          <w:rPr>
            <w:sz w:val="19"/>
          </w:rPr>
          <w:delText xml:space="preserve">, the Company’s equity incentive plan(s),</w:delText>
        </w:r>
      </w:del>
      <w:r>
        <w:rPr>
          <w:sz w:val="19"/>
        </w:rPr>
        <w:t xml:space="preserve"> and the Company’s benefit plans referenced herein, constitutes the entire agreement ...</w:t>
      </w:r>
    </w:p>
    <w:p>
      <w:pPr>
        <w:spacing w:after="80"/>
        <w:ind w:left="432"/>
      </w:pPr>
      <w:r>
        <w:rPr>
          <w:sz w:val="19"/>
        </w:rPr>
        <w:t xml:space="preserve">Section 16.7 - If to the Company: ... Attention: Thomas "TJ" Jeffords, General Counsel ... </w:t>
      </w:r>
      <w:ins w:id="378" w:author="Redmond, Pace &amp; Varela LLP" w:date="2025-10-09T00:00:00Z">
        <w:r>
          <w:rPr>
            <w:sz w:val="19"/>
          </w:rPr>
          <w:t xml:space="preserve">With a copy (which shall not constitute notice) to: Redmond, Pace &amp; Varela LLP, 227 West Trade Street, Suite 3400, Charlotte, NC 28202, Attention: Elise Varela.</w:t>
        </w:r>
      </w:ins>
      <w:r>
        <w:rPr>
          <w:sz w:val="19"/>
        </w:rPr>
        <w:t xml:space="preserve"> ... With a copy (which shall not constitute notice) to: Margaret </w:t>
      </w:r>
      <w:del w:id="379" w:author="Redmond, Pace &amp; Varela LLP" w:date="2025-10-09T00:00:00Z">
        <w:r>
          <w:rPr>
            <w:sz w:val="19"/>
          </w:rPr>
          <w:delText xml:space="preserve">Hu</w:delText>
        </w:r>
      </w:del>
      <w:ins w:id="380" w:author="Redmond, Pace &amp; Varela LLP" w:date="2025-10-09T00:00:00Z">
        <w:r>
          <w:rPr>
            <w:sz w:val="19"/>
          </w:rPr>
          <w:t xml:space="preserve">[Hsu/Hu - confirm]</w:t>
        </w:r>
      </w:ins>
      <w:r>
        <w:rPr>
          <w:sz w:val="19"/>
        </w:rPr>
        <w:t xml:space="preserve">, Esq. Hu &amp; Calloway LLP ...</w:t>
      </w:r>
    </w:p>
    <w:p>
      <w:pPr>
        <w:spacing w:after="80"/>
        <w:ind w:left="432"/>
      </w:pPr>
      <w:r>
        <w:rPr>
          <w:sz w:val="19"/>
        </w:rPr>
        <w:t xml:space="preserve">Section 16.11 - The following provisions ... shall survive ...: </w:t>
      </w:r>
      <w:ins w:id="381" w:author="Redmond, Pace &amp; Varela LLP" w:date="2025-10-09T00:00:00Z">
        <w:r>
          <w:rPr>
            <w:sz w:val="19"/>
          </w:rPr>
          <w:t xml:space="preserve">Sections 1.6, 4.2, 8.4,</w:t>
        </w:r>
      </w:ins>
      <w:r>
        <w:rPr>
          <w:sz w:val="19"/>
        </w:rPr>
        <w:t xml:space="preserve"> Section 10 (Severance), Section 11 (Change in Control), Section 12 (Restrictive Covenants), Section 13 (Intellectual Property and Confidentiality), Section 14 (Section 280G), Section 15 (Dispute Resolution), </w:t>
      </w:r>
      <w:del w:id="382" w:author="Redmond, Pace &amp; Varela LLP" w:date="2025-10-09T00:00:00Z">
        <w:r>
          <w:rPr>
            <w:sz w:val="19"/>
          </w:rPr>
          <w:delText xml:space="preserve">and</w:delText>
        </w:r>
      </w:del>
      <w:r>
        <w:rPr>
          <w:sz w:val="19"/>
        </w:rPr>
        <w:t xml:space="preserve"> this Section 16 (Miscellaneous)</w:t>
      </w:r>
      <w:ins w:id="383" w:author="Redmond, Pace &amp; Varela LLP" w:date="2025-10-09T00:00:00Z">
        <w:r>
          <w:rPr>
            <w:sz w:val="19"/>
          </w:rPr>
          <w:t xml:space="preserve">, Section 17 (Section 409A) and Section 18 (Clawback Policy)</w:t>
        </w:r>
      </w:ins>
      <w:r>
        <w:rPr>
          <w:sz w:val="19"/>
        </w:rPr>
        <w:t xml:space="preserve">.</w:t>
      </w:r>
    </w:p>
    <w:p>
      <w:pPr>
        <w:spacing w:after="80"/>
        <w:ind w:left="432"/>
      </w:pPr>
      <w:r>
        <w:rPr>
          <w:b/>
          <w:color w:val="595959"/>
          <w:sz w:val="16"/>
        </w:rPr>
        <w:t xml:space="preserve">Plain-text view of deletions/insertions (for readers without Track Changes): </w:t>
      </w:r>
      <w:r>
        <w:rPr>
          <w:color w:val="595959"/>
          <w:sz w:val="16"/>
        </w:rPr>
        <w:t xml:space="preserve">Section 16.3 - This Agreement, together with [INSERT: the Indemnification Agreement, the Intellectual Property Assignment Agreement, the Clawback Policy and acknowledgment thereof, the Plan and] any equity award agreements[DELETE: , the Company’s equity incentive plan(s),] and the Company’s benefit plans referenced herein, constitutes the entire agreement ...  </w:t>
      </w:r>
      <w:r>
        <w:rPr>
          <w:color w:val="595959"/>
          <w:sz w:val="16"/>
        </w:rPr>
        <w:t xml:space="preserve">Section 16.7 - If to the Company: ... Attention: Thomas "TJ" Jeffords, General Counsel ... [INSERT: With a copy (which shall not constitute notice) to: Redmond, Pace &amp; Varela LLP, 227 West Trade Street, Suite 3400, Charlotte, NC 28202, Attention: Elise Varela.] ... With a copy (which shall not constitute notice) to: Margaret [DELETE: Hu][INSERT: [Hsu/Hu - confirm]], Esq. Hu &amp; Calloway LLP ...  </w:t>
      </w:r>
      <w:r>
        <w:rPr>
          <w:color w:val="595959"/>
          <w:sz w:val="16"/>
        </w:rPr>
        <w:t xml:space="preserve">Section 16.11 - The following provisions ... shall survive ...: [INSERT: Sections 1.6, 4.2, 8.4,] Section 10 (Severance), Section 11 (Change in Control), Section 12 (Restrictive Covenants), Section 13 (Intellectual Property and Confidentiality), Section 14 (Section 280G), Section 15 (Dispute Resolution), [DELETE: and] this Section 16 (Miscellaneous)[INSERT: , Section 17 (Section 409A) and Section 18 (Clawback Policy)].  </w:t>
      </w:r>
    </w:p>
    <w:p>
      <w:pPr>
        <w:spacing w:after="60"/>
      </w:pPr>
      <w:r>
        <w:rPr>
          <w:b/>
          <w:sz w:val="19"/>
        </w:rPr>
        <w:t xml:space="preserve">Margin comment (external-safe): </w:t>
      </w:r>
      <w:r>
        <w:rPr>
          <w:i w:val="0"/>
          <w:sz w:val="19"/>
        </w:rPr>
        <w:t>Conforming changes.</w:t>
      </w:r>
    </w:p>
    <w:p>
      <w:pPr>
        <w:pStyle w:val="Heading3"/>
      </w:pPr>
      <w:r>
        <w:t>Issue 66 — Board Chair "acknowledgment" signature block confirming "the Board’s authorization"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Signature page</w:t>
            </w:r>
          </w:p>
        </w:tc>
        <w:tc>
          <w:tcPr>
            <w:tcW w:type="dxa" w:w="1512"/>
            <w:shd w:val="clear" w:color="auto" w:fill="FFE699"/>
          </w:tcPr>
          <w:p>
            <w:pPr>
              <w:spacing w:after="0"/>
            </w:pPr>
            <w:r/>
            <w:r>
              <w:rPr>
                <w:b/>
                <w:sz w:val="16"/>
              </w:rPr>
              <w:t>Severity: Medium</w:t>
            </w:r>
          </w:p>
        </w:tc>
        <w:tc>
          <w:tcPr>
            <w:tcW w:type="dxa" w:w="1944"/>
          </w:tcPr>
          <w:p>
            <w:pPr>
              <w:spacing w:after="0"/>
            </w:pPr>
            <w:r/>
            <w:r>
              <w:rPr>
                <w:b/>
                <w:sz w:val="16"/>
              </w:rPr>
              <w:t>Category: Must-Reject</w:t>
            </w:r>
          </w:p>
        </w:tc>
        <w:tc>
          <w:tcPr>
            <w:tcW w:type="dxa" w:w="5040"/>
          </w:tcPr>
          <w:p>
            <w:pPr>
              <w:spacing w:after="0"/>
            </w:pPr>
            <w:r/>
            <w:r>
              <w:rPr>
                <w:b w:val="0"/>
                <w:sz w:val="16"/>
              </w:rPr>
              <w:t>Impact: Non-economic. Creates a document suggesting Board approval of non-approved terms</w:t>
            </w:r>
          </w:p>
        </w:tc>
      </w:tr>
    </w:tbl>
    <w:p>
      <w:pPr>
        <w:spacing w:after="60"/>
      </w:pPr>
      <w:r>
        <w:rPr>
          <w:b/>
        </w:rPr>
        <w:t xml:space="preserve">Draft provision: </w:t>
      </w:r>
      <w:r>
        <w:rPr>
          <w:i w:val="0"/>
        </w:rPr>
        <w:t>Richard Stanhope signs for the "Board of Directors" to confirm the Board’s authorization to enter into the Agreement.</w:t>
      </w:r>
    </w:p>
    <w:p>
      <w:pPr>
        <w:spacing w:after="60"/>
      </w:pPr>
      <w:r>
        <w:rPr>
          <w:b/>
        </w:rPr>
        <w:t xml:space="preserve">Approved baseline: </w:t>
      </w:r>
      <w:r>
        <w:rPr>
          <w:i w:val="0"/>
        </w:rPr>
        <w:t>Term Sheet Section 15: the Committee authorized TJ Jeffords and RPV to negotiate an agreement consistent with the term sheet. Execution by the CEO is sufficient.</w:t>
      </w:r>
    </w:p>
    <w:p>
      <w:pPr>
        <w:spacing w:after="60"/>
      </w:pPr>
      <w:r>
        <w:rPr>
          <w:b/>
        </w:rPr>
        <w:t xml:space="preserve">Analysis: </w:t>
      </w:r>
      <w:r>
        <w:rPr>
          <w:i w:val="0"/>
        </w:rPr>
        <w:t>The Board does not sign officer employment agreements. The block would also bolster the Recital 7 ratification argument (Issue 1). Delete it. The Executive should also sign the standalone Clawback Policy acknowledgment (Appendix A to the policy) at signing.</w:t>
      </w:r>
    </w:p>
    <w:p>
      <w:pPr>
        <w:spacing w:after="40"/>
      </w:pPr>
      <w:commentRangeStart w:id="65"/>
      <w:r>
        <w:rPr>
          <w:b/>
          <w:color w:val="1F3A5F"/>
        </w:rPr>
        <w:t>Proposed redline (Issue 66):</w:t>
      </w:r>
      <w:commentRangeEnd w:id="65"/>
      <w:r>
        <w:rPr>
          <w:rStyle w:val="CommentReference"/>
        </w:rPr>
        <w:commentReference w:id="65"/>
      </w:r>
    </w:p>
    <w:p>
      <w:pPr>
        <w:spacing w:after="80"/>
        <w:ind w:left="432"/>
        <w:rPr>
          <w:del w:id="384" w:author="Redmond, Pace &amp; Varela LLP" w:date="2025-10-09T00:00:00Z"/>
        </w:rPr>
      </w:pPr>
      <w:del w:id="385" w:author="Redmond, Pace &amp; Varela LLP" w:date="2025-10-09T00:00:00Z">
        <w:r>
          <w:rPr>
            <w:sz w:val="19"/>
          </w:rPr>
          <w:delText xml:space="preserve">ACKNOWLEDGED AND AGREED (for the purpose of confirming the Board’s authorization to enter into this Agreement): PINNACLE CONSUMER BRANDS, INC. BOARD OF DIRECTORS By: ________ Name: Richard Stanhope Title: Chair of the Board of Directors Date: ________</w:delText>
        </w:r>
      </w:del>
    </w:p>
    <w:p>
      <w:pPr>
        <w:spacing w:after="80"/>
        <w:ind w:left="432"/>
      </w:pPr>
      <w:r>
        <w:rPr>
          <w:b/>
          <w:color w:val="595959"/>
          <w:sz w:val="16"/>
        </w:rPr>
        <w:t xml:space="preserve">Plain-text view of deletions/insertions (for readers without Track Changes): </w:t>
      </w:r>
      <w:r>
        <w:rPr>
          <w:color w:val="595959"/>
          <w:sz w:val="16"/>
        </w:rPr>
        <w:t xml:space="preserve">[DELETE: ACKNOWLEDGED AND AGREED (for the purpose of confirming the Board’s authorization to enter into this Agreement): PINNACLE CONSUMER BRANDS, INC. BOARD OF DIRECTORS By: ________ Name: Richard Stanhope Title: Chair of the Board of Directors Date: ________]  </w:t>
      </w:r>
    </w:p>
    <w:p>
      <w:pPr>
        <w:spacing w:after="60"/>
      </w:pPr>
      <w:r>
        <w:rPr>
          <w:b/>
          <w:sz w:val="19"/>
        </w:rPr>
        <w:t xml:space="preserve">Margin comment (external-safe): </w:t>
      </w:r>
      <w:r>
        <w:rPr>
          <w:i w:val="0"/>
          <w:sz w:val="19"/>
        </w:rPr>
        <w:t>Deleted. The Agreement is executed on behalf of the Company by its Chief Executive Officer.</w:t>
      </w:r>
    </w:p>
    <w:p>
      <w:pPr>
        <w:pStyle w:val="Heading3"/>
      </w:pPr>
      <w:r>
        <w:t>Issue 67 — Equity summary table reflects non-conforming terms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Exhibit B</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Must-Reject</w:t>
            </w:r>
          </w:p>
        </w:tc>
        <w:tc>
          <w:tcPr>
            <w:tcW w:type="dxa" w:w="5040"/>
          </w:tcPr>
          <w:p>
            <w:pPr>
              <w:spacing w:after="0"/>
            </w:pPr>
            <w:r/>
            <w:r>
              <w:rPr>
                <w:b w:val="0"/>
                <w:sz w:val="16"/>
              </w:rPr>
              <w:t>Impact: Conforming. The table would otherwise contradict the revised Section 6</w:t>
            </w:r>
          </w:p>
        </w:tc>
      </w:tr>
    </w:tbl>
    <w:p>
      <w:pPr>
        <w:spacing w:after="60"/>
      </w:pPr>
      <w:r>
        <w:rPr>
          <w:b/>
        </w:rPr>
        <w:t xml:space="preserve">Draft provision: </w:t>
      </w:r>
      <w:r>
        <w:rPr>
          <w:i w:val="0"/>
        </w:rPr>
        <w:t>Annual LTI $2.0M "minimum," 50/50. Make-whole 100% at January 6, 2027. Note 1 refers to Peer Group benchmarking.</w:t>
      </w:r>
    </w:p>
    <w:p>
      <w:pPr>
        <w:spacing w:after="60"/>
      </w:pPr>
      <w:r>
        <w:rPr>
          <w:b/>
        </w:rPr>
        <w:t xml:space="preserve">Approved baseline: </w:t>
      </w:r>
      <w:r>
        <w:rPr>
          <w:i w:val="0"/>
        </w:rPr>
        <w:t>Term Sheet Section 7.</w:t>
      </w:r>
    </w:p>
    <w:p>
      <w:pPr>
        <w:spacing w:after="60"/>
      </w:pPr>
      <w:r>
        <w:rPr>
          <w:b/>
        </w:rPr>
        <w:t xml:space="preserve">Analysis: </w:t>
      </w:r>
      <w:r>
        <w:rPr>
          <w:i w:val="0"/>
        </w:rPr>
        <w:t>Conform the table, or delete Exhibit B and rely on Section 6 and the award agreements, which is preferable to avoid inconsistency.</w:t>
      </w:r>
    </w:p>
    <w:p>
      <w:pPr>
        <w:spacing w:after="40"/>
      </w:pPr>
      <w:commentRangeStart w:id="66"/>
      <w:r>
        <w:rPr>
          <w:b/>
          <w:color w:val="1F3A5F"/>
        </w:rPr>
        <w:t>Proposed redline (Issue 67):</w:t>
      </w:r>
      <w:commentRangeEnd w:id="66"/>
      <w:r>
        <w:rPr>
          <w:rStyle w:val="CommentReference"/>
        </w:rPr>
        <w:commentReference w:id="66"/>
      </w:r>
    </w:p>
    <w:p>
      <w:pPr>
        <w:spacing w:after="80"/>
        <w:ind w:left="432"/>
      </w:pPr>
      <w:r>
        <w:rPr>
          <w:sz w:val="19"/>
        </w:rPr>
        <w:t xml:space="preserve">Annual LTI Award | </w:t>
      </w:r>
      <w:del w:id="386" w:author="Redmond, Pace &amp; Varela LLP" w:date="2025-10-09T00:00:00Z">
        <w:r>
          <w:rPr>
            <w:sz w:val="19"/>
          </w:rPr>
          <w:delText xml:space="preserve">50% PSUs / 50% RSUs</w:delText>
        </w:r>
      </w:del>
      <w:ins w:id="387" w:author="Redmond, Pace &amp; Varela LLP" w:date="2025-10-09T00:00:00Z">
        <w:r>
          <w:rPr>
            <w:sz w:val="19"/>
          </w:rPr>
          <w:t xml:space="preserve">60% PSUs / 40% RSUs</w:t>
        </w:r>
      </w:ins>
      <w:r>
        <w:rPr>
          <w:sz w:val="19"/>
        </w:rPr>
        <w:t xml:space="preserve"> | </w:t>
      </w:r>
      <w:del w:id="388" w:author="Redmond, Pace &amp; Varela LLP" w:date="2025-10-09T00:00:00Z">
        <w:r>
          <w:rPr>
            <w:sz w:val="19"/>
          </w:rPr>
          <w:delText xml:space="preserve">$2,000,000 (minimum annual target grant date fair value)</w:delText>
        </w:r>
      </w:del>
      <w:ins w:id="389" w:author="Redmond, Pace &amp; Varela LLP" w:date="2025-10-09T00:00:00Z">
        <w:r>
          <w:rPr>
            <w:sz w:val="19"/>
          </w:rPr>
          <w:t xml:space="preserve">$1,500,000 (FY2026 target grant value; subsequent years per Compensation Committee)</w:t>
        </w:r>
      </w:ins>
      <w:r>
        <w:rPr>
          <w:sz w:val="19"/>
        </w:rPr>
        <w:t xml:space="preserve"> | ...</w:t>
      </w:r>
    </w:p>
    <w:p>
      <w:pPr>
        <w:spacing w:after="80"/>
        <w:ind w:left="432"/>
      </w:pPr>
      <w:r>
        <w:rPr>
          <w:sz w:val="19"/>
        </w:rPr>
        <w:t xml:space="preserve">Make-Whole Award | RSUs | $3,200,000 (one-time grant) | </w:t>
      </w:r>
      <w:del w:id="390" w:author="Redmond, Pace &amp; Varela LLP" w:date="2025-10-09T00:00:00Z">
        <w:r>
          <w:rPr>
            <w:sz w:val="19"/>
          </w:rPr>
          <w:delText xml:space="preserve">100% vests on January 6, 2027 (1st anniversary of Effective Date)</w:delText>
        </w:r>
      </w:del>
      <w:ins w:id="391" w:author="Redmond, Pace &amp; Varela LLP" w:date="2025-10-09T00:00:00Z">
        <w:r>
          <w:rPr>
            <w:sz w:val="19"/>
          </w:rPr>
          <w:t xml:space="preserve">50% vests January 6, 2027; 50% vests January 6, 2028</w:t>
        </w:r>
      </w:ins>
      <w:r>
        <w:rPr>
          <w:sz w:val="19"/>
        </w:rPr>
        <w:t xml:space="preserve"> | Section 6(b)</w:t>
      </w:r>
    </w:p>
    <w:p>
      <w:pPr>
        <w:spacing w:after="80"/>
        <w:ind w:left="432"/>
        <w:rPr>
          <w:del w:id="392" w:author="Redmond, Pace &amp; Varela LLP" w:date="2025-10-09T00:00:00Z"/>
        </w:rPr>
      </w:pPr>
      <w:del w:id="393" w:author="Redmond, Pace &amp; Varela LLP" w:date="2025-10-09T00:00:00Z">
        <w:r>
          <w:rPr>
            <w:sz w:val="19"/>
          </w:rPr>
          <w:delText xml:space="preserve">1. The Annual LTI Award values represent the minimum target grant date fair value for each annual award. Actual grant values may exceed such minimums based on Compensation Committee discretion and Peer Group Company benchmarking.</w:delText>
        </w:r>
      </w:del>
    </w:p>
    <w:p>
      <w:pPr>
        <w:spacing w:after="80"/>
        <w:ind w:left="432"/>
      </w:pPr>
      <w:r>
        <w:rPr>
          <w:b/>
          <w:color w:val="595959"/>
          <w:sz w:val="16"/>
        </w:rPr>
        <w:t xml:space="preserve">Plain-text view of deletions/insertions (for readers without Track Changes): </w:t>
      </w:r>
      <w:r>
        <w:rPr>
          <w:color w:val="595959"/>
          <w:sz w:val="16"/>
        </w:rPr>
        <w:t xml:space="preserve">Annual LTI Award | [DELETE: 50% PSUs / 50% RSUs][INSERT: 60% PSUs / 40% RSUs] | [DELETE: $2,000,000 (minimum annual target grant date fair value)][INSERT: $1,500,000 (FY2026 target grant value; subsequent years per Compensation Committee)] | ...  </w:t>
      </w:r>
      <w:r>
        <w:rPr>
          <w:color w:val="595959"/>
          <w:sz w:val="16"/>
        </w:rPr>
        <w:t xml:space="preserve">Make-Whole Award | RSUs | $3,200,000 (one-time grant) | [DELETE: 100% vests on January 6, 2027 (1st anniversary of Effective Date)][INSERT: 50% vests January 6, 2027; 50% vests January 6, 2028] | Section 6(b)  </w:t>
      </w:r>
      <w:r>
        <w:rPr>
          <w:color w:val="595959"/>
          <w:sz w:val="16"/>
        </w:rPr>
        <w:t xml:space="preserve">[DELETE: 1. The Annual LTI Award values represent the minimum target grant date fair value for each annual award. Actual grant values may exceed such minimums based on Compensation Committee discretion and Peer Group Company benchmarking.]  </w:t>
      </w:r>
    </w:p>
    <w:p>
      <w:pPr>
        <w:spacing w:after="60"/>
      </w:pPr>
      <w:r>
        <w:rPr>
          <w:b/>
          <w:sz w:val="19"/>
        </w:rPr>
        <w:t xml:space="preserve">Margin comment (external-safe): </w:t>
      </w:r>
      <w:r>
        <w:rPr>
          <w:i w:val="0"/>
          <w:sz w:val="19"/>
        </w:rPr>
        <w:t>Conformed to Section 6 as revised.</w:t>
      </w:r>
    </w:p>
    <w:p>
      <w:pPr>
        <w:pStyle w:val="Heading2"/>
      </w:pPr>
      <w:r>
        <w:t>New Provisions to Insert (Mandatory Omissions)</w:t>
      </w:r>
    </w:p>
    <w:p>
      <w:pPr>
        <w:spacing w:after="80"/>
      </w:pPr>
      <w:r>
        <w:rPr>
          <w:i/>
        </w:rPr>
        <w:t>The draft omits two provisions that the term sheet, the playbook and (for the clawback) NYSE listing standards make mandatory. Both are discussed as Priority Flags A and B above. The full insertion text follows.</w:t>
      </w:r>
    </w:p>
    <w:p>
      <w:pPr>
        <w:pStyle w:val="Heading3"/>
      </w:pPr>
      <w:r>
        <w:t>Issue 68 — PRIORITY FLAG - No Section 409A compliance provision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New Section 17</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Section 409A failure: income inclusion of all vested deferred amounts, a 20% additional tax and premium interest on the Executive, plus Company withholding and reporting failures and employee-relations exposure</w:t>
            </w:r>
          </w:p>
        </w:tc>
      </w:tr>
    </w:tbl>
    <w:p>
      <w:pPr>
        <w:spacing w:after="60"/>
      </w:pPr>
      <w:r>
        <w:rPr>
          <w:b/>
        </w:rPr>
        <w:t xml:space="preserve">Draft provision: </w:t>
      </w:r>
      <w:r>
        <w:rPr>
          <w:i w:val="0"/>
        </w:rPr>
        <w:t>None. There is no savings clause, no specified-employee delay, no separate-payment designation, no separation-from-service definition and no reimbursement rules. The 75-day bonus window (Issue 20) and the gross-up timing provisions highlight the gap.</w:t>
      </w:r>
    </w:p>
    <w:p>
      <w:pPr>
        <w:spacing w:after="60"/>
      </w:pPr>
      <w:r>
        <w:rPr>
          <w:b/>
        </w:rPr>
        <w:t xml:space="preserve">Approved baseline: </w:t>
      </w:r>
      <w:r>
        <w:rPr>
          <w:i w:val="0"/>
        </w:rPr>
        <w:t>Term Sheet Section 14: 409A provisions, including (i) a six-month delay for specified employees, (ii) separate payments, and (iii) a savings clause. Playbook Section XIII: comprehensive, mandatory; omission is a "critical compliance failure."</w:t>
      </w:r>
    </w:p>
    <w:p>
      <w:pPr>
        <w:spacing w:after="60"/>
      </w:pPr>
      <w:r>
        <w:rPr>
          <w:b/>
        </w:rPr>
        <w:t xml:space="preserve">Analysis: </w:t>
      </w:r>
      <w:r>
        <w:rPr>
          <w:i w:val="0"/>
        </w:rPr>
        <w:t>See Priority Flag A for the analysis. The insertion text below follows the term sheet’s three required elements and the playbook’s additional requirements (separation from service, exemptions). It also adds the standard reimbursement and in-kind rules (Treas. Reg. Section 1.409A-3(i)(1)(iv)) and payment-window and release-timing protections.</w:t>
      </w:r>
    </w:p>
    <w:p>
      <w:pPr>
        <w:spacing w:after="40"/>
      </w:pPr>
      <w:commentRangeStart w:id="67"/>
      <w:r>
        <w:rPr>
          <w:b/>
          <w:color w:val="1F3A5F"/>
        </w:rPr>
        <w:t>Proposed redline (Issue 68):</w:t>
      </w:r>
      <w:commentRangeEnd w:id="67"/>
      <w:r>
        <w:rPr>
          <w:rStyle w:val="CommentReference"/>
        </w:rPr>
        <w:commentReference w:id="67"/>
      </w:r>
    </w:p>
    <w:p>
      <w:pPr>
        <w:spacing w:after="80"/>
        <w:ind w:left="432"/>
        <w:rPr>
          <w:ins w:id="394" w:author="Redmond, Pace &amp; Varela LLP" w:date="2025-10-09T00:00:00Z"/>
        </w:rPr>
      </w:pPr>
      <w:ins w:id="395" w:author="Redmond, Pace &amp; Varela LLP" w:date="2025-10-09T00:00:00Z">
        <w:r>
          <w:rPr>
            <w:sz w:val="19"/>
          </w:rPr>
          <w:t xml:space="preserve">SECTION 17 - SECTION 409A</w:t>
        </w:r>
      </w:ins>
    </w:p>
    <w:p>
      <w:pPr>
        <w:spacing w:after="80"/>
        <w:ind w:left="432"/>
        <w:rPr>
          <w:ins w:id="396" w:author="Redmond, Pace &amp; Varela LLP" w:date="2025-10-09T00:00:00Z"/>
        </w:rPr>
      </w:pPr>
      <w:ins w:id="397" w:author="Redmond, Pace &amp; Varela LLP" w:date="2025-10-09T00:00:00Z">
        <w:r>
          <w:rPr>
            <w:sz w:val="19"/>
          </w:rPr>
          <w:t xml:space="preserve">(a) General. The Parties intend that the payments and benefits under this Agreement comply with, or be exempt from, Section 409A of the Code and the Treasury Regulations and other guidance issued thereunder ("Section 409A"), and this Agreement shall be interpreted and administered accordingly. To the extent any provision of this Agreement is ambiguous as to its compliance with Section 409A, the provision shall be read in such a manner that all payments hereunder comply with Section 409A. To the maximum extent permitted, payments hereunder are intended to qualify for the short-term deferral exception under Treasury Regulation Section 1.409A-1(b)(4) and the separation pay exception under Treasury Regulation Section 1.409A-1(b)(9)(iii).</w:t>
        </w:r>
      </w:ins>
    </w:p>
    <w:p>
      <w:pPr>
        <w:spacing w:after="80"/>
        <w:ind w:left="432"/>
        <w:rPr>
          <w:ins w:id="398" w:author="Redmond, Pace &amp; Varela LLP" w:date="2025-10-09T00:00:00Z"/>
        </w:rPr>
      </w:pPr>
      <w:ins w:id="399" w:author="Redmond, Pace &amp; Varela LLP" w:date="2025-10-09T00:00:00Z">
        <w:r>
          <w:rPr>
            <w:sz w:val="19"/>
          </w:rPr>
          <w:t xml:space="preserve">(b) Separation from Service. A termination of employment shall not be deemed to have occurred for purposes of any provision of this Agreement providing for the payment of any amount or benefit that constitutes nonqualified deferred compensation upon or following a termination of employment unless such termination is also a "separation from service" within the meaning of Treasury Regulation Section 1.409A-1(h), and references to a "termination" or "termination of employment" shall mean such a separation from service.</w:t>
        </w:r>
      </w:ins>
    </w:p>
    <w:p>
      <w:pPr>
        <w:spacing w:after="80"/>
        <w:ind w:left="432"/>
        <w:rPr>
          <w:ins w:id="400" w:author="Redmond, Pace &amp; Varela LLP" w:date="2025-10-09T00:00:00Z"/>
        </w:rPr>
      </w:pPr>
      <w:ins w:id="401" w:author="Redmond, Pace &amp; Varela LLP" w:date="2025-10-09T00:00:00Z">
        <w:r>
          <w:rPr>
            <w:sz w:val="19"/>
          </w:rPr>
          <w:t xml:space="preserve">(c) Specified Employee. Notwithstanding anything herein to the contrary, if the Executive is a "specified employee" (within the meaning of Treasury Regulation Section 1.409A-1(i)) on the date of her separation from service, then any payment or benefit that constitutes nonqualified deferred compensation subject to Section 409A and that is payable on account of such separation from service shall not be paid or provided before the date that is six (6) months after the date of such separation from service (or, if earlier, the date of the Executive’s death). All payments and benefits delayed under this Section 17(c) shall be accumulated without interest and paid or provided in a lump sum on the first business day following the expiration of such period, and any remaining payments shall be paid on their original schedule.</w:t>
        </w:r>
      </w:ins>
    </w:p>
    <w:p>
      <w:pPr>
        <w:spacing w:after="80"/>
        <w:ind w:left="432"/>
        <w:rPr>
          <w:ins w:id="402" w:author="Redmond, Pace &amp; Varela LLP" w:date="2025-10-09T00:00:00Z"/>
        </w:rPr>
      </w:pPr>
      <w:ins w:id="403" w:author="Redmond, Pace &amp; Varela LLP" w:date="2025-10-09T00:00:00Z">
        <w:r>
          <w:rPr>
            <w:sz w:val="19"/>
          </w:rPr>
          <w:t xml:space="preserve">(d) Separate Payments. Each installment payment under this Agreement shall be treated as a separate payment for purposes of Section 409A, and the right to a series of installment payments shall be treated as a right to a series of separate payments.</w:t>
        </w:r>
      </w:ins>
    </w:p>
    <w:p>
      <w:pPr>
        <w:spacing w:after="80"/>
        <w:ind w:left="432"/>
        <w:rPr>
          <w:ins w:id="404" w:author="Redmond, Pace &amp; Varela LLP" w:date="2025-10-09T00:00:00Z"/>
        </w:rPr>
      </w:pPr>
      <w:ins w:id="405" w:author="Redmond, Pace &amp; Varela LLP" w:date="2025-10-09T00:00:00Z">
        <w:r>
          <w:rPr>
            <w:sz w:val="19"/>
          </w:rPr>
          <w:t xml:space="preserve">(e) Reimbursements and In-Kind Benefits. To the extent any reimbursement or in-kind benefit under this Agreement constitutes nonqualified deferred compensation, (i) the amount eligible for reimbursement or in-kind benefits in any calendar year shall not affect the amount eligible for reimbursement or in-kind benefits in any other calendar year, (ii) any reimbursement shall be made no later than the last day of the calendar year following the year in which the expense was incurred, and (iii) the right to reimbursement or in-kind benefits shall not be subject to liquidation or exchange for another benefit.</w:t>
        </w:r>
      </w:ins>
    </w:p>
    <w:p>
      <w:pPr>
        <w:spacing w:after="80"/>
        <w:ind w:left="432"/>
        <w:rPr>
          <w:ins w:id="406" w:author="Redmond, Pace &amp; Varela LLP" w:date="2025-10-09T00:00:00Z"/>
        </w:rPr>
      </w:pPr>
      <w:ins w:id="407" w:author="Redmond, Pace &amp; Varela LLP" w:date="2025-10-09T00:00:00Z">
        <w:r>
          <w:rPr>
            <w:sz w:val="19"/>
          </w:rPr>
          <w:t xml:space="preserve">(f) Payment Timing; Release Periods. Whenever a payment under this Agreement specifies a payment period with reference to a number of days, the actual date of payment within such period shall be within the sole discretion of the Company, and in no event may the Executive, directly or indirectly, designate the calendar year of any payment. The later-year rule in Section 10.2 shall apply to any payment conditioned on the Release.</w:t>
        </w:r>
      </w:ins>
    </w:p>
    <w:p>
      <w:pPr>
        <w:spacing w:after="80"/>
        <w:ind w:left="432"/>
        <w:rPr>
          <w:ins w:id="408" w:author="Redmond, Pace &amp; Varela LLP" w:date="2025-10-09T00:00:00Z"/>
        </w:rPr>
      </w:pPr>
      <w:ins w:id="409" w:author="Redmond, Pace &amp; Varela LLP" w:date="2025-10-09T00:00:00Z">
        <w:r>
          <w:rPr>
            <w:sz w:val="19"/>
          </w:rPr>
          <w:t xml:space="preserve">(g) No Acceleration or Offset. No payment of nonqualified deferred compensation under this Agreement may be accelerated or offset except as permitted by Treasury Regulation Section 1.409A-3(j)(4).</w:t>
        </w:r>
      </w:ins>
    </w:p>
    <w:p>
      <w:pPr>
        <w:spacing w:after="80"/>
        <w:ind w:left="432"/>
        <w:rPr>
          <w:ins w:id="410" w:author="Redmond, Pace &amp; Varela LLP" w:date="2025-10-09T00:00:00Z"/>
        </w:rPr>
      </w:pPr>
      <w:ins w:id="411" w:author="Redmond, Pace &amp; Varela LLP" w:date="2025-10-09T00:00:00Z">
        <w:r>
          <w:rPr>
            <w:sz w:val="19"/>
          </w:rPr>
          <w:t xml:space="preserve">(h) No Guarantee. Although the Company intends to administer this Agreement in compliance with Section 409A, the Company makes no representation or warranty that the payments and benefits hereunder will comply with or be exempt from Section 409A, and in no event shall the Company be liable for any tax, interest or penalty that may be imposed on the Executive under Section 409A or for any damages for failing to comply with Section 409A.</w:t>
        </w:r>
      </w:ins>
    </w:p>
    <w:p>
      <w:pPr>
        <w:spacing w:after="60"/>
      </w:pPr>
      <w:r>
        <w:rPr>
          <w:b/>
          <w:sz w:val="19"/>
        </w:rPr>
        <w:t xml:space="preserve">Margin comment (external-safe): </w:t>
      </w:r>
      <w:r>
        <w:rPr>
          <w:i w:val="0"/>
          <w:sz w:val="19"/>
        </w:rPr>
        <w:t>Added a customary Section 409A compliance provision. As a publicly traded company, the Company is required to apply the six-month delay for specified employees to the extent Section 409A requires it.</w:t>
      </w:r>
    </w:p>
    <w:p>
      <w:pPr>
        <w:spacing w:after="120"/>
      </w:pPr>
      <w:r>
        <w:rPr>
          <w:b/>
        </w:rPr>
        <w:t xml:space="preserve">Negotiation parameters: </w:t>
      </w:r>
      <w:r>
        <w:rPr>
          <w:i w:val="0"/>
        </w:rPr>
        <w:t>Expect Hu &amp; Calloway to resist Section 17(h) and to request a 409A indemnity or gross-up. A 409A gross-up is prohibited (Playbook Sections VI.B and VII.C: no gross-ups or additional payments). Fallback: soften (h) to a mutual obligation to cooperate in good faith to amend non-compliant provisions while preserving their economic intent, with no economic increase.</w:t>
      </w:r>
    </w:p>
    <w:p>
      <w:pPr>
        <w:pStyle w:val="Heading3"/>
      </w:pPr>
      <w:r>
        <w:t>Issue 69 — PRIORITY FLAG - No Dodd-Frank / Rule 10D-1 clawback acknowledgment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New Section 18</w:t>
            </w:r>
          </w:p>
        </w:tc>
        <w:tc>
          <w:tcPr>
            <w:tcW w:type="dxa" w:w="1512"/>
            <w:shd w:val="clear" w:color="auto" w:fill="C00000"/>
          </w:tcPr>
          <w:p>
            <w:pPr>
              <w:spacing w:after="0"/>
            </w:pPr>
            <w:r>
              <w:rPr>
                <w:color w:val="FFFFFF"/>
              </w:rPr>
            </w:r>
            <w:r>
              <w:rPr>
                <w:b/>
                <w:color w:val="FFFFFF"/>
                <w:sz w:val="16"/>
              </w:rPr>
              <w:t>Severity: Critical</w:t>
            </w:r>
          </w:p>
        </w:tc>
        <w:tc>
          <w:tcPr>
            <w:tcW w:type="dxa" w:w="1944"/>
          </w:tcPr>
          <w:p>
            <w:pPr>
              <w:spacing w:after="0"/>
            </w:pPr>
            <w:r/>
            <w:r>
              <w:rPr>
                <w:b/>
                <w:sz w:val="16"/>
              </w:rPr>
              <w:t>Category: Must-Reject</w:t>
            </w:r>
          </w:p>
        </w:tc>
        <w:tc>
          <w:tcPr>
            <w:tcW w:type="dxa" w:w="5040"/>
          </w:tcPr>
          <w:p>
            <w:pPr>
              <w:spacing w:after="0"/>
            </w:pPr>
            <w:r/>
            <w:r>
              <w:rPr>
                <w:b w:val="0"/>
                <w:sz w:val="16"/>
              </w:rPr>
              <w:t>Impact: NYSE Section 303A.14 listing-standard compliance. Weakens enforcement against up to $525,000/yr in target bonus (up to $787,500 at max) and $900,000/yr of PSUs (term-sheet values)</w:t>
            </w:r>
          </w:p>
        </w:tc>
      </w:tr>
    </w:tbl>
    <w:p>
      <w:pPr>
        <w:spacing w:after="60"/>
      </w:pPr>
      <w:r>
        <w:rPr>
          <w:b/>
        </w:rPr>
        <w:t xml:space="preserve">Draft provision: </w:t>
      </w:r>
      <w:r>
        <w:rPr>
          <w:i w:val="0"/>
        </w:rPr>
        <w:t>None. The draft contains no reference to the Clawback Policy, Rule 10D-1 or NYSE Section 303A.14.</w:t>
      </w:r>
    </w:p>
    <w:p>
      <w:pPr>
        <w:spacing w:after="60"/>
      </w:pPr>
      <w:r>
        <w:rPr>
          <w:b/>
        </w:rPr>
        <w:t xml:space="preserve">Approved baseline: </w:t>
      </w:r>
      <w:r>
        <w:rPr>
          <w:i w:val="0"/>
        </w:rPr>
        <w:t>Clawback Policy Summary Section 7: all employment agreements for Covered Executives "must contain" an acknowledgment. The COO is a Covered Executive from her first day. Prescribed language is given, and a separate Appendix A acknowledgment must be signed. Term Sheet Section 14 and Playbook Section XIV: mandatory acknowledgment.</w:t>
      </w:r>
    </w:p>
    <w:p>
      <w:pPr>
        <w:spacing w:after="60"/>
      </w:pPr>
      <w:r>
        <w:rPr>
          <w:b/>
        </w:rPr>
        <w:t xml:space="preserve">Analysis: </w:t>
      </w:r>
      <w:r>
        <w:rPr>
          <w:i w:val="0"/>
        </w:rPr>
        <w:t>See Priority Flag B. The insertion combines the Ashford &amp; Sterling prescribed language (which the policy summary says controls) with the playbook formulation, and adds the no-indemnification, no-Good-Reason and offset mechanics.</w:t>
      </w:r>
    </w:p>
    <w:p>
      <w:pPr>
        <w:spacing w:after="40"/>
      </w:pPr>
      <w:commentRangeStart w:id="68"/>
      <w:r>
        <w:rPr>
          <w:b/>
          <w:color w:val="1F3A5F"/>
        </w:rPr>
        <w:t>Proposed redline (Issue 69):</w:t>
      </w:r>
      <w:commentRangeEnd w:id="68"/>
      <w:r>
        <w:rPr>
          <w:rStyle w:val="CommentReference"/>
        </w:rPr>
        <w:commentReference w:id="68"/>
      </w:r>
    </w:p>
    <w:p>
      <w:pPr>
        <w:spacing w:after="80"/>
        <w:ind w:left="432"/>
        <w:rPr>
          <w:ins w:id="412" w:author="Redmond, Pace &amp; Varela LLP" w:date="2025-10-09T00:00:00Z"/>
        </w:rPr>
      </w:pPr>
      <w:ins w:id="413" w:author="Redmond, Pace &amp; Varela LLP" w:date="2025-10-09T00:00:00Z">
        <w:r>
          <w:rPr>
            <w:sz w:val="19"/>
          </w:rPr>
          <w:t xml:space="preserve">SECTION 18 - CLAWBACK POLICY</w:t>
        </w:r>
      </w:ins>
    </w:p>
    <w:p>
      <w:pPr>
        <w:spacing w:after="80"/>
        <w:ind w:left="432"/>
        <w:rPr>
          <w:ins w:id="414" w:author="Redmond, Pace &amp; Varela LLP" w:date="2025-10-09T00:00:00Z"/>
        </w:rPr>
      </w:pPr>
      <w:ins w:id="415" w:author="Redmond, Pace &amp; Varela LLP" w:date="2025-10-09T00:00:00Z">
        <w:r>
          <w:rPr>
            <w:sz w:val="19"/>
          </w:rPr>
          <w:t xml:space="preserve">(a) The Executive acknowledges and agrees that all Incentive-Based Compensation (as defined in the Company’s Incentive-Based Compensation Clawback Policy, as adopted by the Board of Directors effective November 15, 2023, and as may be amended from time to time (the "Clawback Policy")) received by the Executive, whether pursuant to this Agreement or otherwise, including the Annual Bonus and any PSUs, is subject to the terms and conditions of the Clawback Policy, which was adopted pursuant to Section 10D of the Exchange Act, Rule 10D-1 thereunder and Section 303A.14 of the NYSE Listed Company Manual. In the event of any conflict between the terms of this Agreement and the Clawback Policy, the Clawback Policy shall govern. The Executive agrees to promptly return any Erroneously Awarded Compensation (as defined in the Clawback Policy) as required by the Clawback Policy.</w:t>
        </w:r>
      </w:ins>
    </w:p>
    <w:p>
      <w:pPr>
        <w:spacing w:after="80"/>
        <w:ind w:left="432"/>
        <w:rPr>
          <w:ins w:id="416" w:author="Redmond, Pace &amp; Varela LLP" w:date="2025-10-09T00:00:00Z"/>
        </w:rPr>
      </w:pPr>
      <w:ins w:id="417" w:author="Redmond, Pace &amp; Varela LLP" w:date="2025-10-09T00:00:00Z">
        <w:r>
          <w:rPr>
            <w:sz w:val="19"/>
          </w:rPr>
          <w:t xml:space="preserve">(b) The Executive further acknowledges that (i) recovery under the Clawback Policy is required without regard to fault or misconduct; (ii) the Company may effect recovery by any lawful means permitted by the Clawback Policy, including direct repayment, cancellation of outstanding awards and, to the extent permitted by Section 409A and applicable law, offset against other amounts payable to the Executive; (iii) the Company may not indemnify, insure or reimburse the Executive for any amount so recovered; and (iv) no recovery under the Clawback Policy shall constitute Good Reason or a breach of this Agreement.</w:t>
        </w:r>
      </w:ins>
    </w:p>
    <w:p>
      <w:pPr>
        <w:spacing w:after="80"/>
        <w:ind w:left="432"/>
        <w:rPr>
          <w:ins w:id="418" w:author="Redmond, Pace &amp; Varela LLP" w:date="2025-10-09T00:00:00Z"/>
        </w:rPr>
      </w:pPr>
      <w:ins w:id="419" w:author="Redmond, Pace &amp; Varela LLP" w:date="2025-10-09T00:00:00Z">
        <w:r>
          <w:rPr>
            <w:sz w:val="19"/>
          </w:rPr>
          <w:t xml:space="preserve">(c) Concurrently with the execution of this Agreement, the Executive shall execute the Company’s standard form of acknowledgment of the Clawback Policy. The recovery rights in Sections 4.2 and 8.4, in the Plan and award agreements, and under applicable law (including Section 304 of the Sarbanes-Oxley Act of 2002) are in addition to, and not in lieu of, the Clawback Policy.</w:t>
        </w:r>
      </w:ins>
    </w:p>
    <w:p>
      <w:pPr>
        <w:spacing w:after="60"/>
      </w:pPr>
      <w:r>
        <w:rPr>
          <w:b/>
          <w:sz w:val="19"/>
        </w:rPr>
        <w:t xml:space="preserve">Margin comment (external-safe): </w:t>
      </w:r>
      <w:r>
        <w:rPr>
          <w:i w:val="0"/>
          <w:sz w:val="19"/>
        </w:rPr>
        <w:t>The Company’s clawback policy, adopted under SEC Rule 10D-1 and NYSE listing standards, applies to all executive officers. The acknowledgment is required for every executive officer and reflects mandatory federal and exchange requirements.</w:t>
      </w:r>
    </w:p>
    <w:p>
      <w:pPr>
        <w:pStyle w:val="Heading3"/>
      </w:pPr>
      <w:r>
        <w:t>Issue 70 — Compliance with Company policies (insider trading, stock ownership guidelines, Code of Conduct)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584"/>
          </w:tcPr>
          <w:p>
            <w:pPr>
              <w:spacing w:after="0"/>
            </w:pPr>
            <w:r/>
            <w:r>
              <w:rPr>
                <w:b/>
                <w:sz w:val="16"/>
              </w:rPr>
              <w:t>Draft § New Section 19 (recommended)</w:t>
            </w:r>
          </w:p>
        </w:tc>
        <w:tc>
          <w:tcPr>
            <w:tcW w:type="dxa" w:w="1512"/>
            <w:shd w:val="clear" w:color="auto" w:fill="C6E0B4"/>
          </w:tcPr>
          <w:p>
            <w:pPr>
              <w:spacing w:after="0"/>
            </w:pPr>
            <w:r/>
            <w:r>
              <w:rPr>
                <w:b/>
                <w:sz w:val="16"/>
              </w:rPr>
              <w:t>Severity: Low</w:t>
            </w:r>
          </w:p>
        </w:tc>
        <w:tc>
          <w:tcPr>
            <w:tcW w:type="dxa" w:w="1944"/>
          </w:tcPr>
          <w:p>
            <w:pPr>
              <w:spacing w:after="0"/>
            </w:pPr>
            <w:r/>
            <w:r>
              <w:rPr>
                <w:b/>
                <w:sz w:val="16"/>
              </w:rPr>
              <w:t>Category: Negotiable</w:t>
            </w:r>
          </w:p>
        </w:tc>
        <w:tc>
          <w:tcPr>
            <w:tcW w:type="dxa" w:w="5040"/>
          </w:tcPr>
          <w:p>
            <w:pPr>
              <w:spacing w:after="0"/>
            </w:pPr>
            <w:r/>
            <w:r>
              <w:rPr>
                <w:b w:val="0"/>
                <w:sz w:val="16"/>
              </w:rPr>
              <w:t>Impact: Non-economic. Supports Cause ground (vi) and Section 16 compliance</w:t>
            </w:r>
          </w:p>
        </w:tc>
      </w:tr>
    </w:tbl>
    <w:p>
      <w:pPr>
        <w:spacing w:after="60"/>
      </w:pPr>
      <w:r>
        <w:rPr>
          <w:b/>
        </w:rPr>
        <w:t xml:space="preserve">Draft provision: </w:t>
      </w:r>
      <w:r>
        <w:rPr>
          <w:i w:val="0"/>
        </w:rPr>
        <w:t>None.</w:t>
      </w:r>
    </w:p>
    <w:p>
      <w:pPr>
        <w:spacing w:after="60"/>
      </w:pPr>
      <w:r>
        <w:rPr>
          <w:b/>
        </w:rPr>
        <w:t xml:space="preserve">Approved baseline: </w:t>
      </w:r>
      <w:r>
        <w:rPr>
          <w:i w:val="0"/>
        </w:rPr>
        <w:t>Not required by the term sheet. Consistent with Playbook Section VI.C(vi) (Cause for policy violations).</w:t>
      </w:r>
    </w:p>
    <w:p>
      <w:pPr>
        <w:spacing w:after="60"/>
      </w:pPr>
      <w:r>
        <w:rPr>
          <w:b/>
        </w:rPr>
        <w:t xml:space="preserve">Analysis: </w:t>
      </w:r>
      <w:r>
        <w:rPr>
          <w:i w:val="0"/>
        </w:rPr>
        <w:t>The Executive will be a Section 16 officer subject to the insider trading policy, pre-clearance, Rule 10b5-1 plan requirements and any stock ownership guidelines. An express covenant ties those obligations to the Cause definition.</w:t>
      </w:r>
    </w:p>
    <w:p>
      <w:pPr>
        <w:spacing w:after="40"/>
      </w:pPr>
      <w:commentRangeStart w:id="69"/>
      <w:r>
        <w:rPr>
          <w:b/>
          <w:color w:val="1F3A5F"/>
        </w:rPr>
        <w:t>Proposed redline (Issue 70):</w:t>
      </w:r>
      <w:commentRangeEnd w:id="69"/>
      <w:r>
        <w:rPr>
          <w:rStyle w:val="CommentReference"/>
        </w:rPr>
        <w:commentReference w:id="69"/>
      </w:r>
    </w:p>
    <w:p>
      <w:pPr>
        <w:spacing w:after="80"/>
        <w:ind w:left="432"/>
        <w:rPr>
          <w:ins w:id="420" w:author="Redmond, Pace &amp; Varela LLP" w:date="2025-10-09T00:00:00Z"/>
        </w:rPr>
      </w:pPr>
      <w:ins w:id="421" w:author="Redmond, Pace &amp; Varela LLP" w:date="2025-10-09T00:00:00Z">
        <w:r>
          <w:rPr>
            <w:sz w:val="19"/>
          </w:rPr>
          <w:t xml:space="preserve">SECTION 19 - COMPANY POLICIES. The Executive shall comply with all written policies of the Company applicable to its executive officers as in effect from time to time, including the Code of Business Conduct and Ethics, the Insider Trading Policy (including pre-clearance and blackout requirements), any stock ownership guidelines, and the Clawback Policy, and shall timely make all filings required of her under Section 16 of the Exchange Act (with the Company’s customary assistance).</w:t>
        </w:r>
      </w:ins>
    </w:p>
    <w:p>
      <w:pPr>
        <w:spacing w:after="60"/>
      </w:pPr>
      <w:r>
        <w:rPr>
          <w:b/>
          <w:sz w:val="19"/>
        </w:rPr>
        <w:t xml:space="preserve">Margin comment (external-safe): </w:t>
      </w:r>
      <w:r>
        <w:rPr>
          <w:i w:val="0"/>
          <w:sz w:val="19"/>
        </w:rPr>
        <w:t>Added a customary covenant to comply with Company policies applicable to executive officers.</w:t>
      </w:r>
    </w:p>
    <w:p>
      <w:pPr>
        <w:spacing w:after="120"/>
      </w:pPr>
      <w:r>
        <w:rPr>
          <w:b/>
        </w:rPr>
        <w:t xml:space="preserve">Negotiation parameters: </w:t>
      </w:r>
      <w:r>
        <w:rPr>
          <w:i w:val="0"/>
        </w:rPr>
        <w:t>Can drop if it becomes a negotiating distraction, since Cause ground (vi) already covers policy violations.</w:t>
      </w:r>
    </w:p>
    <w:p>
      <w:pPr>
        <w:pStyle w:val="Heading1"/>
      </w:pPr>
      <w:r>
        <w:t>Part VI — Negotiation Map: Must-Reject vs. Negotiable</w:t>
      </w:r>
    </w:p>
    <w:p>
      <w:pPr>
        <w:spacing w:after="80"/>
      </w:pPr>
      <w:r>
        <w:rPr>
          <w:i w:val="0"/>
        </w:rPr>
        <w:t>TJ’s instruction is to conform the agreement to the Term Sheet and Playbook, propose reasonable and defensible positions, and distinguish genuine room to move from absolute non-starters. Because the Term Sheet is a hard economic ceiling, none of the negotiable items below adds cost beyond the approved package.</w:t>
      </w:r>
    </w:p>
    <w:p>
      <w:pPr>
        <w:pStyle w:val="Heading2"/>
      </w:pPr>
      <w:r>
        <w:t>A. Must-Reject / Non-Negotiable</w:t>
      </w:r>
    </w:p>
    <w:p>
      <w:pPr>
        <w:pStyle w:val="ListBullet"/>
        <w:spacing w:after="40"/>
      </w:pPr>
      <w:r>
        <w:rPr>
          <w:b/>
        </w:rPr>
        <w:t xml:space="preserve">Economics above the Term Sheet ceiling: </w:t>
      </w:r>
      <w:r>
        <w:t>#12 Base salary $750,000 vs. approved $700,000; #13 Guaranteed annual increase of greater of 5% or CPI; no-decrease clause tied to Good Reason; #16 Target bonus 85% of base; #17 Maximum bonus 200% of target; #18 Guaranteed minimum bonus of 50% of target for FY2026 and FY2027; #21 Pro-rata bonus on qualifying termination with a target-level floor; #22 Annual LTI "no less than" $2,000,000; #23 LTI mix 50% PSUs / 50% RSUs; #24 Peer-group median floor on LTI, verified by an Executive-selected consultant at Company expense; #25 Make-whole award; #27 Financial planning allowance $25,000; #28 First-class air travel for all business travel; #29 Automobile allowance $1,200/month; #33 Relocation cap $200,000; #34 Relocation vendor fees excluded from the cap; vendor may be replaced by "mutually acceptable" provider; #40 Cash severance 24 months base + 2x target, lump sum within 30 days; #41 COBRA 24 months; #42 Non-CIC equity acceleration; #44 Death/Disability; #48 CIC cash 3x; #49 CIC COBRA 36 months; #50 CIC pro-rata bonus at target floor, paid within 30 days; #51 CIC double-trigger equity</w:t>
      </w:r>
    </w:p>
    <w:p>
      <w:pPr>
        <w:pStyle w:val="ListBullet"/>
        <w:spacing w:after="40"/>
      </w:pPr>
      <w:r>
        <w:rPr>
          <w:b/>
        </w:rPr>
        <w:t xml:space="preserve">Legal and regulatory compliance: </w:t>
      </w:r>
      <w:r>
        <w:t>#20 Payment "within 75 days" after fiscal year-end can fall outside the Section 409A short-term deferral period; #43 No release required for severance; Exhibit A; #46 Bespoke Change in Control definition; #52 Section 280G full excise-tax gross-up; #60 No protected-activity; #62 Minnesota governing law; #68 PRIORITY FLAG - No Section 409A compliance provision; #69 PRIORITY FLAG - No Dodd-Frank / Rule 10D-1 clawback acknowledgment</w:t>
      </w:r>
    </w:p>
    <w:p>
      <w:pPr>
        <w:pStyle w:val="ListBullet"/>
        <w:spacing w:after="40"/>
      </w:pPr>
      <w:r>
        <w:rPr>
          <w:b/>
        </w:rPr>
        <w:t xml:space="preserve">Governance and Committee discretion: </w:t>
      </w:r>
      <w:r>
        <w:t>#1 Recital misstates Board/Committee authorization; Meridian recital shifts burden to Company; #4 Board nomination commitment; #5 Minimum of eight direct reports; reduction = Good Reason; #19 Executive consults on goals; "reasonableness" standard; right to challenge bonus determination through dispute resolution; #64 Bespoke indemnification; #66 Board Chair "acknowledgment" signature block confirming "the Board’s authorization"</w:t>
      </w:r>
    </w:p>
    <w:p>
      <w:pPr>
        <w:pStyle w:val="ListBullet"/>
        <w:spacing w:after="40"/>
      </w:pPr>
      <w:r>
        <w:rPr>
          <w:b/>
        </w:rPr>
        <w:t xml:space="preserve">Termination architecture: </w:t>
      </w:r>
      <w:r>
        <w:t>#10 Company non-renewal treated as a termination without Cause; #36 Cause limited to felony, embezzlement &gt;$10,000, and uncured material breach; #37 Good Reason; #45 Severance not conditioned on restrictive covenant compliance; no cessation or recoupment right; #47 Single-trigger acceleration of all equity on a CIC</w:t>
      </w:r>
    </w:p>
    <w:p>
      <w:pPr>
        <w:pStyle w:val="ListBullet"/>
        <w:spacing w:after="40"/>
      </w:pPr>
      <w:r>
        <w:rPr>
          <w:b/>
        </w:rPr>
        <w:t xml:space="preserve">Protective covenants and IP: </w:t>
      </w:r>
      <w:r>
        <w:t>#8 PRIORITY FLAG - Meridian non-compete overlap; #53 Non-compete; #54 Employee non-solicit; #55 No customer/business-relationship non-solicit; #56 Garden leave at full base salary during the Restricted Period, unconditional, in addition to severance; #57 Reformation clause of limited value under NC law; add divisibility, notice and tolling mechanics; #58 Overbroad confidentiality carve-outs; #59 No inventions/work-product assignment clause</w:t>
      </w:r>
    </w:p>
    <w:p>
      <w:pPr>
        <w:pStyle w:val="ListBullet"/>
        <w:spacing w:after="40"/>
      </w:pPr>
      <w:r>
        <w:rPr>
          <w:b/>
        </w:rPr>
        <w:t xml:space="preserve">Disputes: </w:t>
      </w:r>
      <w:r>
        <w:t>#61 Exclusive forum; #63 One-sided fee shifting</w:t>
      </w:r>
    </w:p>
    <w:p>
      <w:pPr>
        <w:pStyle w:val="ListBullet"/>
        <w:spacing w:after="40"/>
      </w:pPr>
      <w:r>
        <w:rPr>
          <w:b/>
        </w:rPr>
        <w:t xml:space="preserve">Retention and recoupment: </w:t>
      </w:r>
      <w:r>
        <w:t>#15 Signing bonus clawback limited to Cause terminations in first 12 months; resignation carved out; #35 No relocation clawback</w:t>
      </w:r>
    </w:p>
    <w:p>
      <w:pPr>
        <w:pStyle w:val="ListBullet"/>
        <w:spacing w:after="40"/>
      </w:pPr>
      <w:r>
        <w:rPr>
          <w:b/>
        </w:rPr>
        <w:t xml:space="preserve">Conforming / other: </w:t>
      </w:r>
      <w:r>
        <w:t>#2 Delete definitions supporting non-conforming terms; add definitions for new provisions; #9 Non-renewal notice of 180 days; #30 Spousal travel to up to four Company events per year; #65 Entire agreement, survival and notice conforming changes; notice-party name discrepancy; #67 Equity summary table reflects non-conforming terms</w:t>
      </w:r>
    </w:p>
    <w:p>
      <w:pPr>
        <w:pStyle w:val="Heading2"/>
      </w:pPr>
      <w:r>
        <w:t>B. Potentially Negotiable — Within Parameters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504"/>
            <w:shd w:val="clear" w:color="auto" w:fill="1F3A5F"/>
          </w:tcPr>
          <w:p>
            <w:pPr>
              <w:spacing w:after="0"/>
            </w:pPr>
            <w:r/>
            <w:r>
              <w:rPr>
                <w:b/>
                <w:color w:val="FFFFFF"/>
                <w:sz w:val="16"/>
              </w:rPr>
              <w:t>#</w:t>
            </w:r>
          </w:p>
        </w:tc>
        <w:tc>
          <w:tcPr>
            <w:tcW w:type="dxa" w:w="3744"/>
            <w:shd w:val="clear" w:color="auto" w:fill="1F3A5F"/>
          </w:tcPr>
          <w:p>
            <w:pPr>
              <w:spacing w:after="0"/>
            </w:pPr>
            <w:r/>
            <w:r>
              <w:rPr>
                <w:b/>
                <w:color w:val="FFFFFF"/>
                <w:sz w:val="16"/>
              </w:rPr>
              <w:t>Issue</w:t>
            </w:r>
          </w:p>
        </w:tc>
        <w:tc>
          <w:tcPr>
            <w:tcW w:type="dxa" w:w="5832"/>
            <w:shd w:val="clear" w:color="auto" w:fill="1F3A5F"/>
          </w:tcPr>
          <w:p>
            <w:pPr>
              <w:spacing w:after="0"/>
            </w:pPr>
            <w:r/>
            <w:r>
              <w:rPr>
                <w:b/>
                <w:color w:val="FFFFFF"/>
                <w:sz w:val="16"/>
              </w:rPr>
              <w:t>Parameters / fallback</w:t>
            </w:r>
          </w:p>
        </w:tc>
      </w:tr>
      <w:tr>
        <w:tc>
          <w:tcPr>
            <w:tcW w:type="dxa" w:w="504"/>
          </w:tcPr>
          <w:p>
            <w:pPr>
              <w:spacing w:after="0"/>
            </w:pPr>
            <w:r/>
            <w:r>
              <w:rPr>
                <w:b w:val="0"/>
                <w:sz w:val="16"/>
              </w:rPr>
              <w:t>3</w:t>
            </w:r>
          </w:p>
        </w:tc>
        <w:tc>
          <w:tcPr>
            <w:tcW w:type="dxa" w:w="3744"/>
          </w:tcPr>
          <w:p>
            <w:pPr>
              <w:spacing w:after="0"/>
            </w:pPr>
            <w:r/>
            <w:r>
              <w:rPr>
                <w:b w:val="0"/>
                <w:sz w:val="16"/>
              </w:rPr>
              <w:t>Enumerated functional portfolio can be used to build Good Reason claims</w:t>
            </w:r>
          </w:p>
        </w:tc>
        <w:tc>
          <w:tcPr>
            <w:tcW w:type="dxa" w:w="5832"/>
          </w:tcPr>
          <w:p>
            <w:pPr>
              <w:spacing w:after="0"/>
            </w:pPr>
            <w:r/>
            <w:r>
              <w:rPr>
                <w:b w:val="0"/>
                <w:sz w:val="16"/>
              </w:rPr>
              <w:t>Can concede the descriptive list of functions. Hold the "as may be assigned by the CEO" language and the reallocation sentence.</w:t>
            </w:r>
          </w:p>
        </w:tc>
      </w:tr>
      <w:tr>
        <w:tc>
          <w:tcPr>
            <w:tcW w:type="dxa" w:w="504"/>
          </w:tcPr>
          <w:p>
            <w:pPr>
              <w:spacing w:after="0"/>
            </w:pPr>
            <w:r/>
            <w:r>
              <w:rPr>
                <w:b w:val="0"/>
                <w:sz w:val="16"/>
              </w:rPr>
              <w:t>6</w:t>
            </w:r>
          </w:p>
        </w:tc>
        <w:tc>
          <w:tcPr>
            <w:tcW w:type="dxa" w:w="3744"/>
          </w:tcPr>
          <w:p>
            <w:pPr>
              <w:spacing w:after="0"/>
            </w:pPr>
            <w:r/>
            <w:r>
              <w:rPr>
                <w:b w:val="0"/>
                <w:sz w:val="16"/>
              </w:rPr>
              <w:t>Office specification (400 sq. ft., executive floor)</w:t>
            </w:r>
          </w:p>
        </w:tc>
        <w:tc>
          <w:tcPr>
            <w:tcW w:type="dxa" w:w="5832"/>
          </w:tcPr>
          <w:p>
            <w:pPr>
              <w:spacing w:after="0"/>
            </w:pPr>
            <w:r/>
            <w:r>
              <w:rPr>
                <w:b w:val="0"/>
                <w:sz w:val="16"/>
              </w:rPr>
              <w:t>Can offer an informal side assurance from Kendra Millstone about office location. Do not include specifications in the contract.</w:t>
            </w:r>
          </w:p>
        </w:tc>
      </w:tr>
      <w:tr>
        <w:tc>
          <w:tcPr>
            <w:tcW w:type="dxa" w:w="504"/>
          </w:tcPr>
          <w:p>
            <w:pPr>
              <w:spacing w:after="0"/>
            </w:pPr>
            <w:r/>
            <w:r>
              <w:rPr>
                <w:b w:val="0"/>
                <w:sz w:val="16"/>
              </w:rPr>
              <w:t>7</w:t>
            </w:r>
          </w:p>
        </w:tc>
        <w:tc>
          <w:tcPr>
            <w:tcW w:type="dxa" w:w="3744"/>
          </w:tcPr>
          <w:p>
            <w:pPr>
              <w:spacing w:after="0"/>
            </w:pPr>
            <w:r/>
            <w:r>
              <w:rPr>
                <w:b w:val="0"/>
                <w:sz w:val="16"/>
              </w:rPr>
              <w:t>Outside for-profit boards (up to two)</w:t>
            </w:r>
          </w:p>
        </w:tc>
        <w:tc>
          <w:tcPr>
            <w:tcW w:type="dxa" w:w="5832"/>
          </w:tcPr>
          <w:p>
            <w:pPr>
              <w:spacing w:after="0"/>
            </w:pPr>
            <w:r/>
            <w:r>
              <w:rPr>
                <w:b w:val="0"/>
                <w:sz w:val="16"/>
              </w:rPr>
              <w:t>Fallback: allow two boards if one is non-public or is a board she already serves on, with the same approvals and the competitor exclusion.</w:t>
            </w:r>
          </w:p>
        </w:tc>
      </w:tr>
      <w:tr>
        <w:tc>
          <w:tcPr>
            <w:tcW w:type="dxa" w:w="504"/>
          </w:tcPr>
          <w:p>
            <w:pPr>
              <w:spacing w:after="0"/>
            </w:pPr>
            <w:r/>
            <w:r>
              <w:rPr>
                <w:b w:val="0"/>
                <w:sz w:val="16"/>
              </w:rPr>
              <w:t>11</w:t>
            </w:r>
          </w:p>
        </w:tc>
        <w:tc>
          <w:tcPr>
            <w:tcW w:type="dxa" w:w="3744"/>
          </w:tcPr>
          <w:p>
            <w:pPr>
              <w:spacing w:after="0"/>
            </w:pPr>
            <w:r/>
            <w:r>
              <w:rPr>
                <w:b w:val="0"/>
                <w:sz w:val="16"/>
              </w:rPr>
              <w:t>"At will" language conflicts with fixed term and severance architecture</w:t>
            </w:r>
          </w:p>
        </w:tc>
        <w:tc>
          <w:tcPr>
            <w:tcW w:type="dxa" w:w="5832"/>
          </w:tcPr>
          <w:p>
            <w:pPr>
              <w:spacing w:after="0"/>
            </w:pPr>
            <w:r/>
            <w:r>
              <w:rPr>
                <w:b w:val="0"/>
                <w:sz w:val="16"/>
              </w:rPr>
            </w:r>
          </w:p>
        </w:tc>
      </w:tr>
      <w:tr>
        <w:tc>
          <w:tcPr>
            <w:tcW w:type="dxa" w:w="504"/>
          </w:tcPr>
          <w:p>
            <w:pPr>
              <w:spacing w:after="0"/>
            </w:pPr>
            <w:r/>
            <w:r>
              <w:rPr>
                <w:b w:val="0"/>
                <w:sz w:val="16"/>
              </w:rPr>
              <w:t>14</w:t>
            </w:r>
          </w:p>
        </w:tc>
        <w:tc>
          <w:tcPr>
            <w:tcW w:type="dxa" w:w="3744"/>
          </w:tcPr>
          <w:p>
            <w:pPr>
              <w:spacing w:after="0"/>
            </w:pPr>
            <w:r/>
            <w:r>
              <w:rPr>
                <w:b w:val="0"/>
                <w:sz w:val="16"/>
              </w:rPr>
              <w:t>Payment within 15 days (vs. 30 days)</w:t>
            </w:r>
          </w:p>
        </w:tc>
        <w:tc>
          <w:tcPr>
            <w:tcW w:type="dxa" w:w="5832"/>
          </w:tcPr>
          <w:p>
            <w:pPr>
              <w:spacing w:after="0"/>
            </w:pPr>
            <w:r/>
            <w:r>
              <w:rPr>
                <w:b w:val="0"/>
                <w:sz w:val="16"/>
              </w:rPr>
              <w:t>Can concede the 15-day timing. Hold $500,000 as the total amount with no gross-up.</w:t>
            </w:r>
          </w:p>
        </w:tc>
      </w:tr>
      <w:tr>
        <w:tc>
          <w:tcPr>
            <w:tcW w:type="dxa" w:w="504"/>
          </w:tcPr>
          <w:p>
            <w:pPr>
              <w:spacing w:after="0"/>
            </w:pPr>
            <w:r/>
            <w:r>
              <w:rPr>
                <w:b w:val="0"/>
                <w:sz w:val="16"/>
              </w:rPr>
              <w:t>26</w:t>
            </w:r>
          </w:p>
        </w:tc>
        <w:tc>
          <w:tcPr>
            <w:tcW w:type="dxa" w:w="3744"/>
          </w:tcPr>
          <w:p>
            <w:pPr>
              <w:spacing w:after="0"/>
            </w:pPr>
            <w:r/>
            <w:r>
              <w:rPr>
                <w:b w:val="0"/>
                <w:sz w:val="16"/>
              </w:rPr>
              <w:t>Executive physical at "facility of Executive’s choosing" with travel reimbursed</w:t>
            </w:r>
          </w:p>
        </w:tc>
        <w:tc>
          <w:tcPr>
            <w:tcW w:type="dxa" w:w="5832"/>
          </w:tcPr>
          <w:p>
            <w:pPr>
              <w:spacing w:after="0"/>
            </w:pPr>
            <w:r/>
            <w:r>
              <w:rPr>
                <w:b w:val="0"/>
                <w:sz w:val="16"/>
              </w:rPr>
              <w:t>Fallback: an alternate provider reasonably acceptable to the Company, up to the cost of the designated program, with no travel reimbursement.</w:t>
            </w:r>
          </w:p>
        </w:tc>
      </w:tr>
      <w:tr>
        <w:tc>
          <w:tcPr>
            <w:tcW w:type="dxa" w:w="504"/>
          </w:tcPr>
          <w:p>
            <w:pPr>
              <w:spacing w:after="0"/>
            </w:pPr>
            <w:r/>
            <w:r>
              <w:rPr>
                <w:b w:val="0"/>
                <w:sz w:val="16"/>
              </w:rPr>
              <w:t>31</w:t>
            </w:r>
          </w:p>
        </w:tc>
        <w:tc>
          <w:tcPr>
            <w:tcW w:type="dxa" w:w="3744"/>
          </w:tcPr>
          <w:p>
            <w:pPr>
              <w:spacing w:after="0"/>
            </w:pPr>
            <w:r/>
            <w:r>
              <w:rPr>
                <w:b w:val="0"/>
                <w:sz w:val="16"/>
              </w:rPr>
              <w:t>Minimum 25 days PTO</w:t>
            </w:r>
          </w:p>
        </w:tc>
        <w:tc>
          <w:tcPr>
            <w:tcW w:type="dxa" w:w="5832"/>
          </w:tcPr>
          <w:p>
            <w:pPr>
              <w:spacing w:after="0"/>
            </w:pPr>
            <w:r/>
            <w:r>
              <w:rPr>
                <w:b w:val="0"/>
                <w:sz w:val="16"/>
              </w:rPr>
              <w:t>Can accept 25 days if that matches C-suite policy (Kendra to confirm).</w:t>
            </w:r>
          </w:p>
        </w:tc>
      </w:tr>
      <w:tr>
        <w:tc>
          <w:tcPr>
            <w:tcW w:type="dxa" w:w="504"/>
          </w:tcPr>
          <w:p>
            <w:pPr>
              <w:spacing w:after="0"/>
            </w:pPr>
            <w:r/>
            <w:r>
              <w:rPr>
                <w:b w:val="0"/>
                <w:sz w:val="16"/>
              </w:rPr>
              <w:t>32</w:t>
            </w:r>
          </w:p>
        </w:tc>
        <w:tc>
          <w:tcPr>
            <w:tcW w:type="dxa" w:w="3744"/>
          </w:tcPr>
          <w:p>
            <w:pPr>
              <w:spacing w:after="0"/>
            </w:pPr>
            <w:r/>
            <w:r>
              <w:rPr>
                <w:b w:val="0"/>
                <w:sz w:val="16"/>
              </w:rPr>
              <w:t>D&amp;O coverage with a guaranteed 6-year post-termination tail</w:t>
            </w:r>
          </w:p>
        </w:tc>
        <w:tc>
          <w:tcPr>
            <w:tcW w:type="dxa" w:w="5832"/>
          </w:tcPr>
          <w:p>
            <w:pPr>
              <w:spacing w:after="0"/>
            </w:pPr>
            <w:r/>
            <w:r>
              <w:rPr>
                <w:b w:val="0"/>
                <w:sz w:val="16"/>
              </w:rPr>
              <w:t>Can accept an express 6-year tail if the Company’s standard Indemnification Agreement or D&amp;O program already provides one to all officers. TJ to confirm.</w:t>
            </w:r>
          </w:p>
        </w:tc>
      </w:tr>
      <w:tr>
        <w:tc>
          <w:tcPr>
            <w:tcW w:type="dxa" w:w="504"/>
          </w:tcPr>
          <w:p>
            <w:pPr>
              <w:spacing w:after="0"/>
            </w:pPr>
            <w:r/>
            <w:r>
              <w:rPr>
                <w:b w:val="0"/>
                <w:sz w:val="16"/>
              </w:rPr>
              <w:t>38</w:t>
            </w:r>
          </w:p>
        </w:tc>
        <w:tc>
          <w:tcPr>
            <w:tcW w:type="dxa" w:w="3744"/>
          </w:tcPr>
          <w:p>
            <w:pPr>
              <w:spacing w:after="0"/>
            </w:pPr>
            <w:r/>
            <w:r>
              <w:rPr>
                <w:b w:val="0"/>
                <w:sz w:val="16"/>
              </w:rPr>
              <w:t>Notice periods: 30 days’ notice of without-Cause termination (pay in lieu); 60 days’ notice of resignation with pay through notice date if Company accelerates</w:t>
            </w:r>
          </w:p>
        </w:tc>
        <w:tc>
          <w:tcPr>
            <w:tcW w:type="dxa" w:w="5832"/>
          </w:tcPr>
          <w:p>
            <w:pPr>
              <w:spacing w:after="0"/>
            </w:pPr>
            <w:r/>
            <w:r>
              <w:rPr>
                <w:b w:val="0"/>
                <w:sz w:val="16"/>
              </w:rPr>
              <w:t>Acceptable as drafted subject to the two clarifications.</w:t>
            </w:r>
          </w:p>
        </w:tc>
      </w:tr>
      <w:tr>
        <w:tc>
          <w:tcPr>
            <w:tcW w:type="dxa" w:w="504"/>
          </w:tcPr>
          <w:p>
            <w:pPr>
              <w:spacing w:after="0"/>
            </w:pPr>
            <w:r/>
            <w:r>
              <w:rPr>
                <w:b w:val="0"/>
                <w:sz w:val="16"/>
              </w:rPr>
              <w:t>39</w:t>
            </w:r>
          </w:p>
        </w:tc>
        <w:tc>
          <w:tcPr>
            <w:tcW w:type="dxa" w:w="3744"/>
          </w:tcPr>
          <w:p>
            <w:pPr>
              <w:spacing w:after="0"/>
            </w:pPr>
            <w:r/>
            <w:r>
              <w:rPr>
                <w:b w:val="0"/>
                <w:sz w:val="16"/>
              </w:rPr>
              <w:t>Disability definition (180 consecutive / 270 aggregate days; mutually acceptable physician)</w:t>
            </w:r>
          </w:p>
        </w:tc>
        <w:tc>
          <w:tcPr>
            <w:tcW w:type="dxa" w:w="5832"/>
          </w:tcPr>
          <w:p>
            <w:pPr>
              <w:spacing w:after="0"/>
            </w:pPr>
            <w:r/>
            <w:r>
              <w:rPr>
                <w:b w:val="0"/>
                <w:sz w:val="16"/>
              </w:rPr>
              <w:t>Can concede the draft periods if the LTD plan uses them. Low priority.</w:t>
            </w:r>
          </w:p>
        </w:tc>
      </w:tr>
      <w:tr>
        <w:tc>
          <w:tcPr>
            <w:tcW w:type="dxa" w:w="504"/>
          </w:tcPr>
          <w:p>
            <w:pPr>
              <w:spacing w:after="0"/>
            </w:pPr>
            <w:r/>
            <w:r>
              <w:rPr>
                <w:b w:val="0"/>
                <w:sz w:val="16"/>
              </w:rPr>
              <w:t>70</w:t>
            </w:r>
          </w:p>
        </w:tc>
        <w:tc>
          <w:tcPr>
            <w:tcW w:type="dxa" w:w="3744"/>
          </w:tcPr>
          <w:p>
            <w:pPr>
              <w:spacing w:after="0"/>
            </w:pPr>
            <w:r/>
            <w:r>
              <w:rPr>
                <w:b w:val="0"/>
                <w:sz w:val="16"/>
              </w:rPr>
              <w:t>Compliance with Company policies (insider trading, stock ownership guidelines, Code of Conduct)</w:t>
            </w:r>
          </w:p>
        </w:tc>
        <w:tc>
          <w:tcPr>
            <w:tcW w:type="dxa" w:w="5832"/>
          </w:tcPr>
          <w:p>
            <w:pPr>
              <w:spacing w:after="0"/>
            </w:pPr>
            <w:r/>
            <w:r>
              <w:rPr>
                <w:b w:val="0"/>
                <w:sz w:val="16"/>
              </w:rPr>
              <w:t>Can drop if it becomes a negotiating distraction, since Cause ground (vi) already covers policy violations.</w:t>
            </w:r>
          </w:p>
        </w:tc>
      </w:tr>
    </w:tbl>
    <w:p>
      <w:pPr>
        <w:spacing w:after="40"/>
      </w:pPr>
    </w:p>
    <w:p>
      <w:pPr>
        <w:pStyle w:val="Heading2"/>
      </w:pPr>
      <w:r>
        <w:t>C. Additional Cost-Neutral Gives Embedded in or Available for the Counter-Draft</w:t>
      </w:r>
    </w:p>
    <w:p>
      <w:pPr>
        <w:pStyle w:val="ListBullet"/>
        <w:spacing w:after="40"/>
      </w:pPr>
      <w:r>
        <w:t>Opportunity to be heard before the Board, with counsel, before a Cause termination (built into Issue 36).</w:t>
      </w:r>
    </w:p>
    <w:p>
      <w:pPr>
        <w:pStyle w:val="ListBullet"/>
        <w:spacing w:after="40"/>
      </w:pPr>
      <w:r>
        <w:t>Equity vests at closing if the acquirer does not assume or substitute awards (built into Issue 47). This is not single-trigger vesting.</w:t>
      </w:r>
    </w:p>
    <w:p>
      <w:pPr>
        <w:pStyle w:val="ListBullet"/>
        <w:spacing w:after="40"/>
      </w:pPr>
      <w:r>
        <w:t>Signing bonus paid within about 15 days rather than 30 (Issue 14).</w:t>
      </w:r>
    </w:p>
    <w:p>
      <w:pPr>
        <w:pStyle w:val="ListBullet"/>
        <w:spacing w:after="40"/>
      </w:pPr>
      <w:r>
        <w:t>“Removal from the COO position” added as an express example of a material-diminution Good Reason event (Issue 37), since it is arguably already covered.</w:t>
      </w:r>
    </w:p>
    <w:p>
      <w:pPr>
        <w:pStyle w:val="ListBullet"/>
        <w:spacing w:after="40"/>
      </w:pPr>
      <w:r>
        <w:t>Target bonus percentage not reduced below the approved 75% during the Initial Term except across the board, with no Good Reason trigger (Issue 16). GC sign-off advisable.</w:t>
      </w:r>
    </w:p>
    <w:p>
      <w:pPr>
        <w:pStyle w:val="ListBullet"/>
        <w:spacing w:after="40"/>
      </w:pPr>
      <w:r>
        <w:t>30 days’ notice or pay in lieu for a without-Cause termination, and 60 days’ resignation notice, both kept (Issue 38).</w:t>
      </w:r>
    </w:p>
    <w:p>
      <w:pPr>
        <w:pStyle w:val="ListBullet"/>
        <w:spacing w:after="40"/>
      </w:pPr>
      <w:r>
        <w:t>Six-year D&amp;O tail if consistent with the Company’s practice for former officers (Issue 32). PTO at 25 days if consistent with C-suite policy (Issue 31).</w:t>
      </w:r>
    </w:p>
    <w:p>
      <w:pPr>
        <w:pStyle w:val="ListBullet"/>
        <w:spacing w:after="40"/>
      </w:pPr>
      <w:r>
        <w:t>For Meridian: mutual consultation on transition duties and a capped deferral right to March 16, 2026 (Issue 8).</w:t>
      </w:r>
    </w:p>
    <w:p>
      <w:pPr>
        <w:pStyle w:val="Heading2"/>
      </w:pPr>
      <w:r>
        <w:t>D. Anticipated Pushback and Responses</w:t>
      </w:r>
    </w:p>
    <w:p>
      <w:pPr>
        <w:spacing w:after="80"/>
      </w:pPr>
      <w:r>
        <w:rPr>
          <w:b/>
        </w:rPr>
        <w:t xml:space="preserve">“The package is below market.” </w:t>
      </w:r>
      <w:r>
        <w:rPr>
          <w:i w:val="0"/>
        </w:rPr>
        <w:t>The approved package already increases her base by 12.0% and target cash by 8.9% over Meridian. It replaces forfeited equity dollar for dollar ($3.2M) and adds a $500,000 signing bonus. Greystone benchmarked the ranges. Do not cite the Playbook cap externally.</w:t>
      </w:r>
    </w:p>
    <w:p>
      <w:pPr>
        <w:spacing w:after="80"/>
      </w:pPr>
      <w:r>
        <w:rPr>
          <w:b/>
        </w:rPr>
        <w:t xml:space="preserve">“She needs a guaranteed first-year bonus.” </w:t>
      </w:r>
      <w:r>
        <w:rPr>
          <w:i w:val="0"/>
        </w:rPr>
        <w:t>The signing bonus already covers forfeited Meridian cash. Guaranteed bonuses are not part of the executive program. FY2026 is prorated, not guaranteed.</w:t>
      </w:r>
    </w:p>
    <w:p>
      <w:pPr>
        <w:spacing w:after="80"/>
      </w:pPr>
      <w:r>
        <w:rPr>
          <w:b/>
        </w:rPr>
        <w:t xml:space="preserve">“A gross-up is market for a CIC.” </w:t>
      </w:r>
      <w:r>
        <w:rPr>
          <w:i w:val="0"/>
        </w:rPr>
        <w:t>Proxy advisors classify gross-ups as a problematic pay practice. The best-net cutback leaves her with whichever after-tax result is better. On the approved package, payments likely fall under the safe harbor.</w:t>
      </w:r>
    </w:p>
    <w:p>
      <w:pPr>
        <w:spacing w:after="80"/>
      </w:pPr>
      <w:r>
        <w:rPr>
          <w:b/>
        </w:rPr>
        <w:t xml:space="preserve">“Minnesota is her home.” </w:t>
      </w:r>
      <w:r>
        <w:rPr>
          <w:i w:val="0"/>
        </w:rPr>
        <w:t>Her principal place of employment will be Charlotte. North Carolina law and Charlotte arbitration are the Company’s standard for every executive officer. (Internally: Minnesota law would likely void the non-compete under Minn. Stat. Section 181.988.)</w:t>
      </w:r>
    </w:p>
    <w:p>
      <w:pPr>
        <w:spacing w:after="80"/>
      </w:pPr>
      <w:r>
        <w:rPr>
          <w:b/>
        </w:rPr>
        <w:t xml:space="preserve">“The 409A clause shifts risk to her.” </w:t>
      </w:r>
      <w:r>
        <w:rPr>
          <w:i w:val="0"/>
        </w:rPr>
        <w:t>The provision preserves her tax position. The installment structure maximizes the exemptions, and the six-month delay applies only where federal law requires it. Fallback: mutual good-faith cooperation to amend, with no gross-up (Issue 68).</w:t>
      </w:r>
    </w:p>
    <w:p>
      <w:pPr>
        <w:pStyle w:val="Heading1"/>
      </w:pPr>
      <w:r>
        <w:t>Part VII — Source-Document Discrepancies and Open Items</w:t>
      </w:r>
    </w:p>
    <w:p>
      <w:pPr>
        <w:pStyle w:val="Heading2"/>
      </w:pPr>
      <w:r>
        <w:t>A. Discrepancies Identified Across the Documents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val="clear" w:color="auto" w:fill="1F3A5F"/>
          </w:tcPr>
          <w:p>
            <w:pPr>
              <w:spacing w:after="0"/>
            </w:pPr>
            <w:r/>
            <w:r>
              <w:rPr>
                <w:b/>
                <w:color w:val="FFFFFF"/>
                <w:sz w:val="17"/>
              </w:rPr>
              <w:t>Item</w:t>
            </w:r>
          </w:p>
        </w:tc>
        <w:tc>
          <w:tcPr>
            <w:tcW w:type="dxa" w:w="7632"/>
            <w:shd w:val="clear" w:color="auto" w:fill="1F3A5F"/>
          </w:tcPr>
          <w:p>
            <w:pPr>
              <w:spacing w:after="0"/>
            </w:pPr>
            <w:r/>
            <w:r>
              <w:rPr>
                <w:b/>
                <w:color w:val="FFFFFF"/>
                <w:sz w:val="17"/>
              </w:rPr>
              <w:t>Discrepancy and treatment</w:t>
            </w:r>
          </w:p>
        </w:tc>
      </w:tr>
      <w:tr>
        <w:tc>
          <w:tcPr>
            <w:tcW w:type="dxa" w:w="2448"/>
          </w:tcPr>
          <w:p>
            <w:pPr>
              <w:spacing w:after="0"/>
            </w:pPr>
            <w:r/>
            <w:r>
              <w:rPr>
                <w:b w:val="0"/>
                <w:sz w:val="17"/>
              </w:rPr>
              <w:t>Meridian covenant timing</w:t>
            </w:r>
          </w:p>
        </w:tc>
        <w:tc>
          <w:tcPr>
            <w:tcW w:type="dxa" w:w="7632"/>
          </w:tcPr>
          <w:p>
            <w:pPr>
              <w:spacing w:after="0"/>
            </w:pPr>
            <w:r/>
            <w:r>
              <w:rPr>
                <w:b w:val="0"/>
                <w:sz w:val="17"/>
              </w:rPr>
              <w:t>A 12-month non-compete expiring March 15, 2026 is inconsistent with her being currently employed at Meridian (Term Sheet Section 1; draft Recital 2). Obtain the agreement and confirm its trigger date.</w:t>
            </w:r>
          </w:p>
        </w:tc>
      </w:tr>
      <w:tr>
        <w:tc>
          <w:tcPr>
            <w:tcW w:type="dxa" w:w="2448"/>
          </w:tcPr>
          <w:p>
            <w:pPr>
              <w:spacing w:after="0"/>
            </w:pPr>
            <w:r/>
            <w:r>
              <w:rPr>
                <w:b w:val="0"/>
                <w:sz w:val="17"/>
              </w:rPr>
              <w:t>Meridian review status</w:t>
            </w:r>
          </w:p>
        </w:tc>
        <w:tc>
          <w:tcPr>
            <w:tcW w:type="dxa" w:w="7632"/>
          </w:tcPr>
          <w:p>
            <w:pPr>
              <w:spacing w:after="0"/>
            </w:pPr>
            <w:r/>
            <w:r>
              <w:rPr>
                <w:b w:val="0"/>
                <w:sz w:val="17"/>
              </w:rPr>
              <w:t>Term Sheet Section 1 says RPV “has reviewed the Meridian agreement.” The October 4 email instructs us to obtain and review it. Confirm whether a copy exists.</w:t>
            </w:r>
          </w:p>
        </w:tc>
      </w:tr>
      <w:tr>
        <w:tc>
          <w:tcPr>
            <w:tcW w:type="dxa" w:w="2448"/>
          </w:tcPr>
          <w:p>
            <w:pPr>
              <w:spacing w:after="0"/>
            </w:pPr>
            <w:r/>
            <w:r>
              <w:rPr>
                <w:b w:val="0"/>
                <w:sz w:val="17"/>
              </w:rPr>
              <w:t>Clawback Policy title</w:t>
            </w:r>
          </w:p>
        </w:tc>
        <w:tc>
          <w:tcPr>
            <w:tcW w:type="dxa" w:w="7632"/>
          </w:tcPr>
          <w:p>
            <w:pPr>
              <w:spacing w:after="0"/>
            </w:pPr>
            <w:r/>
            <w:r>
              <w:rPr>
                <w:b w:val="0"/>
                <w:sz w:val="17"/>
              </w:rPr>
              <w:t>Three different titles appear across the Ashford summary, the Term Sheet and the Playbook. Confirm against the 10-K exhibit (see Priority Flag B).</w:t>
            </w:r>
          </w:p>
        </w:tc>
      </w:tr>
      <w:tr>
        <w:tc>
          <w:tcPr>
            <w:tcW w:type="dxa" w:w="2448"/>
          </w:tcPr>
          <w:p>
            <w:pPr>
              <w:spacing w:after="0"/>
            </w:pPr>
            <w:r/>
            <w:r>
              <w:rPr>
                <w:b w:val="0"/>
                <w:sz w:val="17"/>
              </w:rPr>
              <w:t>Clawback scope (RSUs)</w:t>
            </w:r>
          </w:p>
        </w:tc>
        <w:tc>
          <w:tcPr>
            <w:tcW w:type="dxa" w:w="7632"/>
          </w:tcPr>
          <w:p>
            <w:pPr>
              <w:spacing w:after="0"/>
            </w:pPr>
            <w:r/>
            <w:r>
              <w:rPr>
                <w:b w:val="0"/>
                <w:sz w:val="17"/>
              </w:rPr>
              <w:t>Playbook Section XIV says RSUs are subject to the policy. Policy Summary Section 3 says time-based RSUs are not Incentive-Based Compensation. Section 18 defers to the Policy definition.</w:t>
            </w:r>
          </w:p>
        </w:tc>
      </w:tr>
      <w:tr>
        <w:tc>
          <w:tcPr>
            <w:tcW w:type="dxa" w:w="2448"/>
          </w:tcPr>
          <w:p>
            <w:pPr>
              <w:spacing w:after="0"/>
            </w:pPr>
            <w:r/>
            <w:r>
              <w:rPr>
                <w:b w:val="0"/>
                <w:sz w:val="17"/>
              </w:rPr>
              <w:t>Equity plan name</w:t>
            </w:r>
          </w:p>
        </w:tc>
        <w:tc>
          <w:tcPr>
            <w:tcW w:type="dxa" w:w="7632"/>
          </w:tcPr>
          <w:p>
            <w:pPr>
              <w:spacing w:after="0"/>
            </w:pPr>
            <w:r/>
            <w:r>
              <w:rPr>
                <w:b w:val="0"/>
                <w:sz w:val="17"/>
              </w:rPr>
              <w:t>The Term Sheet says “2022 Omnibus Equity Incentive Plan.” The Playbook and draft say “2022 Omnibus Incentive Plan.” Confirm against the plan document.</w:t>
            </w:r>
          </w:p>
        </w:tc>
      </w:tr>
      <w:tr>
        <w:tc>
          <w:tcPr>
            <w:tcW w:type="dxa" w:w="2448"/>
          </w:tcPr>
          <w:p>
            <w:pPr>
              <w:spacing w:after="0"/>
            </w:pPr>
            <w:r/>
            <w:r>
              <w:rPr>
                <w:b w:val="0"/>
                <w:sz w:val="17"/>
              </w:rPr>
              <w:t>Relocation cap</w:t>
            </w:r>
          </w:p>
        </w:tc>
        <w:tc>
          <w:tcPr>
            <w:tcW w:type="dxa" w:w="7632"/>
          </w:tcPr>
          <w:p>
            <w:pPr>
              <w:spacing w:after="0"/>
            </w:pPr>
            <w:r/>
            <w:r>
              <w:rPr>
                <w:b w:val="0"/>
                <w:sz w:val="17"/>
              </w:rPr>
              <w:t>Playbook Section XII sets a $175,000 cap. The Term Sheet approves $150,000 for this hire. The Term Sheet controls, and the $25,000 difference is not available headroom.</w:t>
            </w:r>
          </w:p>
        </w:tc>
      </w:tr>
      <w:tr>
        <w:tc>
          <w:tcPr>
            <w:tcW w:type="dxa" w:w="2448"/>
          </w:tcPr>
          <w:p>
            <w:pPr>
              <w:spacing w:after="0"/>
            </w:pPr>
            <w:r/>
            <w:r>
              <w:rPr>
                <w:b w:val="0"/>
                <w:sz w:val="17"/>
              </w:rPr>
              <w:t>International air travel</w:t>
            </w:r>
          </w:p>
        </w:tc>
        <w:tc>
          <w:tcPr>
            <w:tcW w:type="dxa" w:w="7632"/>
          </w:tcPr>
          <w:p>
            <w:pPr>
              <w:spacing w:after="0"/>
            </w:pPr>
            <w:r/>
            <w:r>
              <w:rPr>
                <w:b w:val="0"/>
                <w:sz w:val="17"/>
              </w:rPr>
              <w:t>The Term Sheet allows first class for international flights. Playbook Section XII limits it to international flights over six hours. The redline defers to the Company travel policy.</w:t>
            </w:r>
          </w:p>
        </w:tc>
      </w:tr>
      <w:tr>
        <w:tc>
          <w:tcPr>
            <w:tcW w:type="dxa" w:w="2448"/>
          </w:tcPr>
          <w:p>
            <w:pPr>
              <w:spacing w:after="0"/>
            </w:pPr>
            <w:r/>
            <w:r>
              <w:rPr>
                <w:b w:val="0"/>
                <w:sz w:val="17"/>
              </w:rPr>
              <w:t>Signing bonus clawback measurement</w:t>
            </w:r>
          </w:p>
        </w:tc>
        <w:tc>
          <w:tcPr>
            <w:tcW w:type="dxa" w:w="7632"/>
          </w:tcPr>
          <w:p>
            <w:pPr>
              <w:spacing w:after="0"/>
            </w:pPr>
            <w:r/>
            <w:r>
              <w:rPr>
                <w:b w:val="0"/>
                <w:sz w:val="17"/>
              </w:rPr>
              <w:t>The Term Sheet measures 24 months from the Effective Date. Playbook Section III measures from the payment date. The redline follows the Term Sheet; the economic difference is negligible.</w:t>
            </w:r>
          </w:p>
        </w:tc>
      </w:tr>
      <w:tr>
        <w:tc>
          <w:tcPr>
            <w:tcW w:type="dxa" w:w="2448"/>
          </w:tcPr>
          <w:p>
            <w:pPr>
              <w:spacing w:after="0"/>
            </w:pPr>
            <w:r/>
            <w:r>
              <w:rPr>
                <w:b w:val="0"/>
                <w:sz w:val="17"/>
              </w:rPr>
              <w:t>Customer non-solicit scope</w:t>
            </w:r>
          </w:p>
        </w:tc>
        <w:tc>
          <w:tcPr>
            <w:tcW w:type="dxa" w:w="7632"/>
          </w:tcPr>
          <w:p>
            <w:pPr>
              <w:spacing w:after="0"/>
            </w:pPr>
            <w:r/>
            <w:r>
              <w:rPr>
                <w:b w:val="0"/>
                <w:sz w:val="17"/>
              </w:rPr>
              <w:t>Term Sheet Section 10.C is broad (“any customer … or business partner”). Playbook Section VIII.B limits it to relationships with material contact or confidential information. We recommend the Playbook scope for enforceability under North Carolina’s strict blue-pencil rule.</w:t>
            </w:r>
          </w:p>
        </w:tc>
      </w:tr>
      <w:tr>
        <w:tc>
          <w:tcPr>
            <w:tcW w:type="dxa" w:w="2448"/>
          </w:tcPr>
          <w:p>
            <w:pPr>
              <w:spacing w:after="0"/>
            </w:pPr>
            <w:r/>
            <w:r>
              <w:rPr>
                <w:b w:val="0"/>
                <w:sz w:val="17"/>
              </w:rPr>
              <w:t>Spousal travel</w:t>
            </w:r>
          </w:p>
        </w:tc>
        <w:tc>
          <w:tcPr>
            <w:tcW w:type="dxa" w:w="7632"/>
          </w:tcPr>
          <w:p>
            <w:pPr>
              <w:spacing w:after="0"/>
            </w:pPr>
            <w:r/>
            <w:r>
              <w:rPr>
                <w:b w:val="0"/>
                <w:sz w:val="17"/>
              </w:rPr>
              <w:t>Not in the Term Sheet. Playbook Section XII permits one event. Kendra to confirm whether it is a standard policy benefit.</w:t>
            </w:r>
          </w:p>
        </w:tc>
      </w:tr>
      <w:tr>
        <w:tc>
          <w:tcPr>
            <w:tcW w:type="dxa" w:w="2448"/>
          </w:tcPr>
          <w:p>
            <w:pPr>
              <w:spacing w:after="0"/>
            </w:pPr>
            <w:r/>
            <w:r>
              <w:rPr>
                <w:b w:val="0"/>
                <w:sz w:val="17"/>
              </w:rPr>
              <w:t>Playbook Section 409A threshold</w:t>
            </w:r>
          </w:p>
        </w:tc>
        <w:tc>
          <w:tcPr>
            <w:tcW w:type="dxa" w:w="7632"/>
          </w:tcPr>
          <w:p>
            <w:pPr>
              <w:spacing w:after="0"/>
            </w:pPr>
            <w:r/>
            <w:r>
              <w:rPr>
                <w:b w:val="0"/>
                <w:sz w:val="17"/>
              </w:rPr>
              <w:t>Playbook Section XIII cites $220,000 as the 2025 Code Section 416(i) officer threshold. The 2025 figure is $230,000 ($220,000 was 2024). This does not change the conclusion. Update the Playbook.</w:t>
            </w:r>
          </w:p>
        </w:tc>
      </w:tr>
      <w:tr>
        <w:tc>
          <w:tcPr>
            <w:tcW w:type="dxa" w:w="2448"/>
          </w:tcPr>
          <w:p>
            <w:pPr>
              <w:spacing w:after="0"/>
            </w:pPr>
            <w:r/>
            <w:r>
              <w:rPr>
                <w:b w:val="0"/>
                <w:sz w:val="17"/>
              </w:rPr>
              <w:t>Playbook on NC inventions statute</w:t>
            </w:r>
          </w:p>
        </w:tc>
        <w:tc>
          <w:tcPr>
            <w:tcW w:type="dxa" w:w="7632"/>
          </w:tcPr>
          <w:p>
            <w:pPr>
              <w:spacing w:after="0"/>
            </w:pPr>
            <w:r/>
            <w:r>
              <w:rPr>
                <w:b w:val="0"/>
                <w:sz w:val="17"/>
              </w:rPr>
              <w:t>Playbook Section IX.B states that North Carolina has no inventions-assignment statute. N.C. Gen. Stat. Sections 66-57.1 and 66-57.2 limit assignment of inventions made entirely on the employee’s own time. Our Section 13(d) carve-out tracks the statute. The Playbook and the Company’s standard IP Assignment Agreement should be checked for conformity.</w:t>
            </w:r>
          </w:p>
        </w:tc>
      </w:tr>
      <w:tr>
        <w:tc>
          <w:tcPr>
            <w:tcW w:type="dxa" w:w="2448"/>
          </w:tcPr>
          <w:p>
            <w:pPr>
              <w:spacing w:after="0"/>
            </w:pPr>
            <w:r/>
            <w:r>
              <w:rPr>
                <w:b w:val="0"/>
                <w:sz w:val="17"/>
              </w:rPr>
              <w:t>Opposing counsel’s name</w:t>
            </w:r>
          </w:p>
        </w:tc>
        <w:tc>
          <w:tcPr>
            <w:tcW w:type="dxa" w:w="7632"/>
          </w:tcPr>
          <w:p>
            <w:pPr>
              <w:spacing w:after="0"/>
            </w:pPr>
            <w:r/>
            <w:r>
              <w:rPr>
                <w:b w:val="0"/>
                <w:sz w:val="17"/>
              </w:rPr>
              <w:t>The October 4 email says “Margaret Hsu.” Draft Section 16.7 says “Margaret Hu, Esq.” (mhu@hucalloway.com). Confirm before the counter-draft and transmittal go out.</w:t>
            </w:r>
          </w:p>
        </w:tc>
      </w:tr>
      <w:tr>
        <w:tc>
          <w:tcPr>
            <w:tcW w:type="dxa" w:w="2448"/>
          </w:tcPr>
          <w:p>
            <w:pPr>
              <w:spacing w:after="0"/>
            </w:pPr>
            <w:r/>
            <w:r>
              <w:rPr>
                <w:b w:val="0"/>
                <w:sz w:val="17"/>
              </w:rPr>
              <w:t>Draft numbering</w:t>
            </w:r>
          </w:p>
        </w:tc>
        <w:tc>
          <w:tcPr>
            <w:tcW w:type="dxa" w:w="7632"/>
          </w:tcPr>
          <w:p>
            <w:pPr>
              <w:spacing w:after="0"/>
            </w:pPr>
            <w:r/>
            <w:r>
              <w:rPr>
                <w:b w:val="0"/>
                <w:sz w:val="17"/>
              </w:rPr>
              <w:t>Section 12 skips from 12(b) to 12(d). The customer non-solicit appears to have been removed. We reinstate it as 12(c).</w:t>
            </w:r>
          </w:p>
        </w:tc>
      </w:tr>
      <w:tr>
        <w:tc>
          <w:tcPr>
            <w:tcW w:type="dxa" w:w="2448"/>
          </w:tcPr>
          <w:p>
            <w:pPr>
              <w:spacing w:after="0"/>
            </w:pPr>
            <w:r/>
            <w:r>
              <w:rPr>
                <w:b w:val="0"/>
                <w:sz w:val="17"/>
              </w:rPr>
              <w:t>Draft “Restricted Period” defect</w:t>
            </w:r>
          </w:p>
        </w:tc>
        <w:tc>
          <w:tcPr>
            <w:tcW w:type="dxa" w:w="7632"/>
          </w:tcPr>
          <w:p>
            <w:pPr>
              <w:spacing w:after="0"/>
            </w:pPr>
            <w:r/>
            <w:r>
              <w:rPr>
                <w:b w:val="0"/>
                <w:sz w:val="17"/>
              </w:rPr>
              <w:t>Because Restricted Period includes the employment period, draft Section 12(d) literally requires double salary during employment. Deleted in full.</w:t>
            </w:r>
          </w:p>
        </w:tc>
      </w:tr>
      <w:tr>
        <w:tc>
          <w:tcPr>
            <w:tcW w:type="dxa" w:w="2448"/>
          </w:tcPr>
          <w:p>
            <w:pPr>
              <w:spacing w:after="0"/>
            </w:pPr>
            <w:r/>
            <w:r>
              <w:rPr>
                <w:b w:val="0"/>
                <w:sz w:val="17"/>
              </w:rPr>
              <w:t>Duplicate pro-rata bonus</w:t>
            </w:r>
          </w:p>
        </w:tc>
        <w:tc>
          <w:tcPr>
            <w:tcW w:type="dxa" w:w="7632"/>
          </w:tcPr>
          <w:p>
            <w:pPr>
              <w:spacing w:after="0"/>
            </w:pPr>
            <w:r/>
            <w:r>
              <w:rPr>
                <w:b w:val="0"/>
                <w:sz w:val="17"/>
              </w:rPr>
              <w:t>Draft Sections 5.6 and 10.1(iii) each grant a target-floor pro-rata bonus. Consolidated in Section 10.1(iii).</w:t>
            </w:r>
          </w:p>
        </w:tc>
      </w:tr>
    </w:tbl>
    <w:p>
      <w:pPr>
        <w:spacing w:after="40"/>
      </w:pPr>
    </w:p>
    <w:p>
      <w:pPr>
        <w:pStyle w:val="Heading2"/>
      </w:pPr>
      <w:r>
        <w:t>B. Action Items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val="clear" w:color="auto" w:fill="1F3A5F"/>
          </w:tcPr>
          <w:p>
            <w:pPr>
              <w:spacing w:after="0"/>
            </w:pPr>
            <w:r/>
            <w:r>
              <w:rPr>
                <w:b/>
                <w:color w:val="FFFFFF"/>
                <w:sz w:val="17"/>
              </w:rPr>
              <w:t>Owner</w:t>
            </w:r>
          </w:p>
        </w:tc>
        <w:tc>
          <w:tcPr>
            <w:tcW w:type="dxa" w:w="8064"/>
            <w:shd w:val="clear" w:color="auto" w:fill="1F3A5F"/>
          </w:tcPr>
          <w:p>
            <w:pPr>
              <w:spacing w:after="0"/>
            </w:pPr>
            <w:r/>
            <w:r>
              <w:rPr>
                <w:b/>
                <w:color w:val="FFFFFF"/>
                <w:sz w:val="17"/>
              </w:rPr>
              <w:t>Action</w:t>
            </w:r>
          </w:p>
        </w:tc>
      </w:tr>
      <w:tr>
        <w:tc>
          <w:tcPr>
            <w:tcW w:type="dxa" w:w="2016"/>
          </w:tcPr>
          <w:p>
            <w:pPr>
              <w:spacing w:after="0"/>
            </w:pPr>
            <w:r/>
            <w:r>
              <w:rPr>
                <w:b w:val="0"/>
                <w:sz w:val="17"/>
              </w:rPr>
              <w:t>RPV (immediately)</w:t>
            </w:r>
          </w:p>
        </w:tc>
        <w:tc>
          <w:tcPr>
            <w:tcW w:type="dxa" w:w="8064"/>
          </w:tcPr>
          <w:p>
            <w:pPr>
              <w:spacing w:after="0"/>
            </w:pPr>
            <w:r/>
            <w:r>
              <w:rPr>
                <w:b w:val="0"/>
                <w:sz w:val="17"/>
              </w:rPr>
              <w:t>Obtain every Meridian restrictive covenant agreement (and any Meridian equity award agreements containing covenants) through Hu &amp; Calloway. Analyze the trigger date, scope, governing law and Minn. Stat. Section 181.988. Present the start-date options to TJ.</w:t>
            </w:r>
          </w:p>
        </w:tc>
      </w:tr>
      <w:tr>
        <w:tc>
          <w:tcPr>
            <w:tcW w:type="dxa" w:w="2016"/>
          </w:tcPr>
          <w:p>
            <w:pPr>
              <w:spacing w:after="0"/>
            </w:pPr>
            <w:r/>
            <w:r>
              <w:rPr>
                <w:b w:val="0"/>
                <w:sz w:val="17"/>
              </w:rPr>
              <w:t>RPV</w:t>
            </w:r>
          </w:p>
        </w:tc>
        <w:tc>
          <w:tcPr>
            <w:tcW w:type="dxa" w:w="8064"/>
          </w:tcPr>
          <w:p>
            <w:pPr>
              <w:spacing w:after="0"/>
            </w:pPr>
            <w:r/>
            <w:r>
              <w:rPr>
                <w:b w:val="0"/>
                <w:sz w:val="17"/>
              </w:rPr>
              <w:t>Prepare a clean counter-draft incorporating Part V and an external transmittal that does not reference the Playbook or the Term Sheet. Draft to Elise by end of day October 9; final to TJ October 10.</w:t>
            </w:r>
          </w:p>
        </w:tc>
      </w:tr>
      <w:tr>
        <w:tc>
          <w:tcPr>
            <w:tcW w:type="dxa" w:w="2016"/>
          </w:tcPr>
          <w:p>
            <w:pPr>
              <w:spacing w:after="0"/>
            </w:pPr>
            <w:r/>
            <w:r>
              <w:rPr>
                <w:b w:val="0"/>
                <w:sz w:val="17"/>
              </w:rPr>
              <w:t>TJ Jeffords</w:t>
            </w:r>
          </w:p>
        </w:tc>
        <w:tc>
          <w:tcPr>
            <w:tcW w:type="dxa" w:w="8064"/>
          </w:tcPr>
          <w:p>
            <w:pPr>
              <w:spacing w:after="0"/>
            </w:pPr>
            <w:r/>
            <w:r>
              <w:rPr>
                <w:b w:val="0"/>
                <w:sz w:val="17"/>
              </w:rPr>
              <w:t>Confirm the exact Clawback Policy title and provide the Appendix A acknowledgment form. Provide the standard Indemnification Agreement, the senior-executive IP Assignment Agreement, the form of Separation Agreement and General Release, and the forms of PSU and RSU award agreements (to check their termination treatment). Confirm the 409A specified-employee identification method and the D&amp;O run-off practice for former officers.</w:t>
            </w:r>
          </w:p>
        </w:tc>
      </w:tr>
      <w:tr>
        <w:tc>
          <w:tcPr>
            <w:tcW w:type="dxa" w:w="2016"/>
          </w:tcPr>
          <w:p>
            <w:pPr>
              <w:spacing w:after="0"/>
            </w:pPr>
            <w:r/>
            <w:r>
              <w:rPr>
                <w:b w:val="0"/>
                <w:sz w:val="17"/>
              </w:rPr>
              <w:t>Kendra Millstone</w:t>
            </w:r>
          </w:p>
        </w:tc>
        <w:tc>
          <w:tcPr>
            <w:tcW w:type="dxa" w:w="8064"/>
          </w:tcPr>
          <w:p>
            <w:pPr>
              <w:spacing w:after="0"/>
            </w:pPr>
            <w:r/>
            <w:r>
              <w:rPr>
                <w:b w:val="0"/>
                <w:sz w:val="17"/>
              </w:rPr>
              <w:t>Confirm the COBRA family premium (we assumed $2,500 a month for illustration), the C-suite PTO entitlement, the automobile allowance policy ($800 a month), the spousal travel policy, Northpoint fee treatment, and whether the CHRO forfeiture memorandum (signing bonus and make-whole) is in the Committee file. Request Meridian’s vesting schedule for the forfeited equity.</w:t>
            </w:r>
          </w:p>
        </w:tc>
      </w:tr>
      <w:tr>
        <w:tc>
          <w:tcPr>
            <w:tcW w:type="dxa" w:w="2016"/>
          </w:tcPr>
          <w:p>
            <w:pPr>
              <w:spacing w:after="0"/>
            </w:pPr>
            <w:r/>
            <w:r>
              <w:rPr>
                <w:b w:val="0"/>
                <w:sz w:val="17"/>
              </w:rPr>
              <w:t>Company tax advisers</w:t>
            </w:r>
          </w:p>
        </w:tc>
        <w:tc>
          <w:tcPr>
            <w:tcW w:type="dxa" w:w="8064"/>
          </w:tcPr>
          <w:p>
            <w:pPr>
              <w:spacing w:after="0"/>
            </w:pPr>
            <w:r/>
            <w:r>
              <w:rPr>
                <w:b w:val="0"/>
                <w:sz w:val="17"/>
              </w:rPr>
              <w:t>Run a Section 280G analysis on the conformed package before signing (base-amount estimate and Q&amp;A-24 valuation of accelerated equity). Confirm the 409A analysis of the installment severance.</w:t>
            </w:r>
          </w:p>
        </w:tc>
      </w:tr>
      <w:tr>
        <w:tc>
          <w:tcPr>
            <w:tcW w:type="dxa" w:w="2016"/>
          </w:tcPr>
          <w:p>
            <w:pPr>
              <w:spacing w:after="0"/>
            </w:pPr>
            <w:r/>
            <w:r>
              <w:rPr>
                <w:b w:val="0"/>
                <w:sz w:val="17"/>
              </w:rPr>
              <w:t>Closing checklist</w:t>
            </w:r>
          </w:p>
        </w:tc>
        <w:tc>
          <w:tcPr>
            <w:tcW w:type="dxa" w:w="8064"/>
          </w:tcPr>
          <w:p>
            <w:pPr>
              <w:spacing w:after="0"/>
            </w:pPr>
            <w:r/>
            <w:r>
              <w:rPr>
                <w:b w:val="0"/>
                <w:sz w:val="17"/>
              </w:rPr>
              <w:t>Executed agreement; Clawback Policy acknowledgment; Indemnification Agreement; IP Assignment Agreement; Prior Covenants delivered and cleared; Section 1.6 transition plan (if starting January 6); equity grant approvals for the make-whole and FY2026 LTI under the Company’s grant-timing policy.</w:t>
            </w:r>
          </w:p>
        </w:tc>
      </w:tr>
    </w:tbl>
    <w:p>
      <w:pPr>
        <w:spacing w:after="40"/>
      </w:pPr>
    </w:p>
    <w:p>
      <w:pPr>
        <w:pStyle w:val="Heading1"/>
      </w:pPr>
      <w:r>
        <w:t>Appendix — Calculation Assumptions</w:t>
      </w:r>
    </w:p>
    <w:p>
      <w:pPr>
        <w:pStyle w:val="ListBullet"/>
        <w:spacing w:after="40"/>
      </w:pPr>
      <w:r>
        <w:t>Initial Term = January 6, 2026 to January 5, 2029, covering three fiscal years (FY2026 to FY2028). The fiscal year is the calendar year (FY ends December 31).</w:t>
      </w:r>
    </w:p>
    <w:p>
      <w:pPr>
        <w:pStyle w:val="ListBullet"/>
        <w:spacing w:after="40"/>
      </w:pPr>
      <w:r>
        <w:t>Term Sheet figures assume no discretionary salary increases. The draft figures apply the draft’s mandatory 5% minimum escalator (Base $750,000 / $787,500 / $826,875).</w:t>
      </w:r>
    </w:p>
    <w:p>
      <w:pPr>
        <w:pStyle w:val="ListBullet"/>
        <w:spacing w:after="40"/>
      </w:pPr>
      <w:r>
        <w:t>FY2026 proration under the Term Sheet: January 6 to December 31, 2026 = 360 days, so $525,000 x 360/365 = $517,808.22. The draft has no proration.</w:t>
      </w:r>
    </w:p>
    <w:p>
      <w:pPr>
        <w:pStyle w:val="ListBullet"/>
        <w:spacing w:after="40"/>
      </w:pPr>
      <w:r>
        <w:t>LTI deltas assume one annual grant in each of FY2026, FY2027 and FY2028, at grant-date value. Accelerated-equity figures use grant-date value with no stock-price change and assume the FY2026 LTI is granted in Q1 2026.</w:t>
      </w:r>
    </w:p>
    <w:p>
      <w:pPr>
        <w:pStyle w:val="ListBullet"/>
        <w:spacing w:after="40"/>
      </w:pPr>
      <w:r>
        <w:t>COBRA premium is illustrative at $2,500 a month (family coverage). Kendra to confirm. Months beyond the 18-month COBRA maximum are treated as a taxable cash subsidy.</w:t>
      </w:r>
    </w:p>
    <w:p>
      <w:pPr>
        <w:pStyle w:val="ListBullet"/>
        <w:spacing w:after="40"/>
      </w:pPr>
      <w:r>
        <w:t>Scenario 1 (non-CIC termination July 1, 2026). Draft: $2,775,000 cash + 24 months COBRA + $375,000 garden leave + ~$3.7M accelerated equity ($3.2M make-whole + ~$333,333 FY2026 RSU tranche + ~$166,667 pro-rata PSUs at target). Term Sheet: $1,575,000 + 18 months COBRA. The pro-rata bonus is excluded from both (actual-performance amounts). The draft’s target-floor bonus would add up to the prorated target.</w:t>
      </w:r>
    </w:p>
    <w:p>
      <w:pPr>
        <w:pStyle w:val="ListBullet"/>
        <w:spacing w:after="40"/>
      </w:pPr>
      <w:r>
        <w:t>Scenario 2 (Company non-renewal on January 5, 2029). Draft at year-3 rates: 24 months base ($1,653,750) + 2x target ($1,405,687.50) + 24 months COBRA + 6 months garden leave ($413,437.50). Equity acceleration is excluded. Term Sheet: accrued obligations only.</w:t>
      </w:r>
    </w:p>
    <w:p>
      <w:pPr>
        <w:pStyle w:val="ListBullet"/>
        <w:spacing w:after="40"/>
      </w:pPr>
      <w:r>
        <w:t>Scenario 3 (CIC and termination on October 1, 2026). Draft: $4,162,500 cash + 36 months COBRA + target-floor pro-rata bonus ($637,500 x 273/365 = $476,815) + $375,000 garden leave + $5.2M single-trigger equity + ~$2.85M 280G gross-up. Term Sheet: $2,450,000 + 24 months COBRA + $4.7M double-trigger equity, with no gross-up (likely under the safe harbor). Lost corporate deductions (~$1.7M) are excluded from the delta.</w:t>
      </w:r>
    </w:p>
    <w:p>
      <w:pPr>
        <w:pStyle w:val="ListBullet"/>
        <w:spacing w:after="40"/>
      </w:pPr>
      <w:r>
        <w:t>Section 280G illustration: base amount ~$1.27M (annualized 2026 salary plus the non-recurring signing bonus); 3x safe harbor ~$3.81M; draft parachute ~$6.49M (equity counted at an estimated Q&amp;A-24 value of ~$1.39M); excise tax 20% of the ~$5.22M excess (~$1.04M); gross-up divisor 1 − (20% + 37% + 2.35% + 3.99%). These are order-of-magnitude estimates only, to be replaced by the tax advisers’ calculation.</w:t>
      </w:r>
    </w:p>
    <w:p>
      <w:pPr>
        <w:pStyle w:val="ListBullet"/>
        <w:spacing w:after="40"/>
      </w:pPr>
      <w:r>
        <w:t>Scenario 5 (resignation without Good Reason after 6 full months, with the full approved $150,000 relocation used). Term Sheet recovery: $500,000 x 18/24 + $150,000 x 18/24 = $487,500. Draft recovery: $0.</w:t>
      </w:r>
    </w:p>
    <w:p>
      <w:pPr>
        <w:spacing w:after="80"/>
      </w:pPr>
      <w:r>
        <w:rPr>
          <w:i/>
          <w:sz w:val="17"/>
        </w:rPr>
        <w:t>Prepared by Redmond, Pace &amp; Varela LLP for Pinnacle Consumer Brands, Inc. Privileged and confidential attorney-client communication and attorney work product, prepared in anticipation of negotiation. Tax figures are illustrative and must be confirmed by the Company’s tax advisers before reliance.</w:t>
      </w:r>
    </w:p>
    <w:sectPr w:rsidR="00FC693F" w:rsidRPr="0006063C" w:rsidSect="00034616">
      <w:headerReference w:type="default" r:id="rId9"/>
      <w:footerReference w:type="default" r:id="rId10"/>
      <w:pgSz w:w="12240" w:h="15840"/>
      <w:pgMar w:top="1152" w:right="1080" w:bottom="1152"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dmond, Pace &amp; Varela LLP" w:initials="RPV" w:date="2026-10-15T12:00:14Z">
    <w:p>
      <w:pPr>
        <w:pStyle w:val="CommentText"/>
      </w:pPr>
      <w:r>
        <w:rPr>
          <w:rStyle w:val="CommentReference"/>
        </w:rPr>
        <w:annotationRef/>
      </w:r>
      <w:r>
        <w:t>Conformed the recitals to the actual approval history. The Company’s authorization covers terms approved by the Compensation Committee. The Meridian recital now cross-references the Executive’s representations in Section 1.6.</w:t>
      </w:r>
    </w:p>
  </w:comment>
  <w:comment w:id="1" w:author="Redmond, Pace &amp; Varela LLP" w:initials="RPV" w:date="2026-10-15T12:00:14Z">
    <w:p>
      <w:pPr>
        <w:pStyle w:val="CommentText"/>
      </w:pPr>
      <w:r>
        <w:rPr>
          <w:rStyle w:val="CommentReference"/>
        </w:rPr>
        <w:annotationRef/>
      </w:r>
      <w:r>
        <w:t>Conforming changes to the definitions to reflect the revisions in Sections 3, 6, 12 and the new Sections 17 and 18.</w:t>
      </w:r>
    </w:p>
  </w:comment>
  <w:comment w:id="2" w:author="Redmond, Pace &amp; Varela LLP" w:initials="RPV" w:date="2026-10-15T12:00:14Z">
    <w:p>
      <w:pPr>
        <w:pStyle w:val="CommentText"/>
      </w:pPr>
      <w:r>
        <w:rPr>
          <w:rStyle w:val="CommentReference"/>
        </w:rPr>
        <w:annotationRef/>
      </w:r>
      <w:r>
        <w:t>Conformed to the Company’s standard formulation for executive-officer duties. Added an express right to reallocate functions so that ordinary reorganizations do not trigger Good Reason.</w:t>
      </w:r>
    </w:p>
  </w:comment>
  <w:comment w:id="3" w:author="Redmond, Pace &amp; Varela LLP" w:initials="RPV" w:date="2026-10-15T12:00:14Z">
    <w:p>
      <w:pPr>
        <w:pStyle w:val="CommentText"/>
      </w:pPr>
      <w:r>
        <w:rPr>
          <w:rStyle w:val="CommentReference"/>
        </w:rPr>
        <w:annotationRef/>
      </w:r>
      <w:r>
        <w:t>Director nominations are reserved to the Board and its Nominating and Corporate Governance Committee in the exercise of their fiduciary duties, and the Company cannot contract to bind that judgment. Replaced with a customary acknowledgment and a resignation-on-termination undertaking.</w:t>
      </w:r>
    </w:p>
  </w:comment>
  <w:comment w:id="4" w:author="Redmond, Pace &amp; Varela LLP" w:initials="RPV" w:date="2026-10-15T12:00:14Z">
    <w:p>
      <w:pPr>
        <w:pStyle w:val="CommentText"/>
      </w:pPr>
      <w:r>
        <w:rPr>
          <w:rStyle w:val="CommentReference"/>
        </w:rPr>
        <w:annotationRef/>
      </w:r>
      <w:r>
        <w:t>Organizational structure and reporting lines remain within management’s discretion. The Executive’s protection against a genuine demotion is the "material diminution" Good Reason trigger in Section 9(b)(i).</w:t>
      </w:r>
    </w:p>
  </w:comment>
  <w:comment w:id="5" w:author="Redmond, Pace &amp; Varela LLP" w:initials="RPV" w:date="2026-10-15T12:00:14Z">
    <w:p>
      <w:pPr>
        <w:pStyle w:val="CommentText"/>
      </w:pPr>
      <w:r>
        <w:rPr>
          <w:rStyle w:val="CommentReference"/>
        </w:rPr>
        <w:annotationRef/>
      </w:r>
      <w:r>
        <w:t>Replaced the physical specifications with a parity standard consistent with the Company’s executive office policy.</w:t>
      </w:r>
    </w:p>
  </w:comment>
  <w:comment w:id="6" w:author="Redmond, Pace &amp; Varela LLP" w:initials="RPV" w:date="2026-10-15T12:00:14Z">
    <w:p>
      <w:pPr>
        <w:pStyle w:val="CommentText"/>
      </w:pPr>
      <w:r>
        <w:rPr>
          <w:rStyle w:val="CommentReference"/>
        </w:rPr>
        <w:annotationRef/>
      </w:r>
      <w:r>
        <w:t>Conformed outside-board service to the Company’s outside directorship policy and excluded competitors.</w:t>
      </w:r>
    </w:p>
  </w:comment>
  <w:comment w:id="7" w:author="Redmond, Pace &amp; Varela LLP" w:initials="RPV" w:date="2026-10-15T12:00:14Z">
    <w:p>
      <w:pPr>
        <w:pStyle w:val="CommentText"/>
      </w:pPr>
      <w:r>
        <w:rPr>
          <w:rStyle w:val="CommentReference"/>
        </w:rPr>
        <w:annotationRef/>
      </w:r>
      <w:r>
        <w:t>Before the agreement is executed, we need copies of all prior restrictive covenant agreements, including the Meridian agreement. The revised Section 1.6 gives full representations of non-conflict and of non-use of prior-employer confidential information. It also gives the Company the flexibility to manage the Transition Period, including deferring the start date, without that flexibility being treated as Good Reason.</w:t>
      </w:r>
    </w:p>
  </w:comment>
  <w:comment w:id="8" w:author="Redmond, Pace &amp; Varela LLP" w:initials="RPV" w:date="2026-10-15T12:00:14Z">
    <w:p>
      <w:pPr>
        <w:pStyle w:val="CommentText"/>
      </w:pPr>
      <w:r>
        <w:rPr>
          <w:rStyle w:val="CommentReference"/>
        </w:rPr>
        <w:annotationRef/>
      </w:r>
      <w:r>
        <w:t>Conformed the non-renewal notice period to 90 days, which is the Company’s standard for executive officers.</w:t>
      </w:r>
    </w:p>
  </w:comment>
  <w:comment w:id="9" w:author="Redmond, Pace &amp; Varela LLP" w:initials="RPV" w:date="2026-10-15T12:00:14Z">
    <w:p>
      <w:pPr>
        <w:pStyle w:val="CommentText"/>
      </w:pPr>
      <w:r>
        <w:rPr>
          <w:rStyle w:val="CommentReference"/>
        </w:rPr>
        <w:annotationRef/>
      </w:r>
      <w:r>
        <w:t>Non-renewal is a separate event from a termination without Cause. The Company has offered a three-year term with automatic renewal, and a guaranteed severance payment at the end of the term is not something the Company can agree to.</w:t>
      </w:r>
    </w:p>
  </w:comment>
  <w:comment w:id="10" w:author="Redmond, Pace &amp; Varela LLP" w:initials="RPV" w:date="2026-10-15T12:00:14Z">
    <w:p>
      <w:pPr>
        <w:pStyle w:val="CommentText"/>
      </w:pPr>
      <w:r>
        <w:rPr>
          <w:rStyle w:val="CommentReference"/>
        </w:rPr>
        <w:annotationRef/>
      </w:r>
      <w:r>
        <w:t>Clarifies that early termination is permitted and that Sections 10 and 11 set out the exclusive post-termination entitlements.</w:t>
      </w:r>
    </w:p>
  </w:comment>
  <w:comment w:id="11" w:author="Redmond, Pace &amp; Varela LLP" w:initials="RPV" w:date="2026-10-15T12:00:14Z">
    <w:p>
      <w:pPr>
        <w:pStyle w:val="CommentText"/>
      </w:pPr>
      <w:r>
        <w:rPr>
          <w:rStyle w:val="CommentReference"/>
        </w:rPr>
        <w:annotationRef/>
      </w:r>
      <w:r>
        <w:t>Conformed to the approved base salary of $700,000, which is a meaningful increase over the Executive’s current base salary.</w:t>
      </w:r>
    </w:p>
  </w:comment>
  <w:comment w:id="12" w:author="Redmond, Pace &amp; Varela LLP" w:initials="RPV" w:date="2026-10-15T12:00:14Z">
    <w:p>
      <w:pPr>
        <w:pStyle w:val="CommentText"/>
      </w:pPr>
      <w:r>
        <w:rPr>
          <w:rStyle w:val="CommentReference"/>
        </w:rPr>
        <w:annotationRef/>
      </w:r>
      <w:r>
        <w:t>Conformed to the Company’s standard annual review provision. Salary adjustments are determined by the Compensation Committee each year based on individual and Company performance and market data. Guaranteed escalators are not part of the Company’s executive pay program.</w:t>
      </w:r>
    </w:p>
  </w:comment>
  <w:comment w:id="13" w:author="Redmond, Pace &amp; Varela LLP" w:initials="RPV" w:date="2026-10-15T12:00:15Z">
    <w:p>
      <w:pPr>
        <w:pStyle w:val="CommentText"/>
      </w:pPr>
      <w:r>
        <w:rPr>
          <w:rStyle w:val="CommentReference"/>
        </w:rPr>
        <w:annotationRef/>
      </w:r>
      <w:r>
        <w:t>Timing accommodated, subject to the Company’s payroll cycle.</w:t>
      </w:r>
    </w:p>
  </w:comment>
  <w:comment w:id="14" w:author="Redmond, Pace &amp; Varela LLP" w:initials="RPV" w:date="2026-10-15T12:00:15Z">
    <w:p>
      <w:pPr>
        <w:pStyle w:val="CommentText"/>
      </w:pPr>
      <w:r>
        <w:rPr>
          <w:rStyle w:val="CommentReference"/>
        </w:rPr>
        <w:annotationRef/>
      </w:r>
      <w:r>
        <w:t>Conformed the repayment obligation to the Company’s standard 24-month pro-rata structure, which applies on a resignation without Good Reason or a termination for Cause. The Executive keeps the full bonus if the Company terminates her without Cause or she resigns for Good Reason.</w:t>
      </w:r>
    </w:p>
  </w:comment>
  <w:comment w:id="15" w:author="Redmond, Pace &amp; Varela LLP" w:initials="RPV" w:date="2026-10-15T12:00:15Z">
    <w:p>
      <w:pPr>
        <w:pStyle w:val="CommentText"/>
      </w:pPr>
      <w:r>
        <w:rPr>
          <w:rStyle w:val="CommentReference"/>
        </w:rPr>
        <w:annotationRef/>
      </w:r>
      <w:r>
        <w:t>Conformed the target bonus to 75% of Base Salary, consistent with the approved compensation package, with customary proration for the partial first year. Target percentages are set annually by the Compensation Committee under the Annual Incentive Plan.</w:t>
      </w:r>
    </w:p>
  </w:comment>
  <w:comment w:id="16" w:author="Redmond, Pace &amp; Varela LLP" w:initials="RPV" w:date="2026-10-15T12:00:15Z">
    <w:p>
      <w:pPr>
        <w:pStyle w:val="CommentText"/>
      </w:pPr>
      <w:r>
        <w:rPr>
          <w:rStyle w:val="CommentReference"/>
        </w:rPr>
        <w:annotationRef/>
      </w:r>
      <w:r>
        <w:t>The Annual Incentive Plan caps payouts at 150% of target for all executive officers, and the agreement must be consistent with the plan.</w:t>
      </w:r>
    </w:p>
  </w:comment>
  <w:comment w:id="17" w:author="Redmond, Pace &amp; Varela LLP" w:initials="RPV" w:date="2026-10-15T12:00:15Z">
    <w:p>
      <w:pPr>
        <w:pStyle w:val="CommentText"/>
      </w:pPr>
      <w:r>
        <w:rPr>
          <w:rStyle w:val="CommentReference"/>
        </w:rPr>
        <w:annotationRef/>
      </w:r>
      <w:r>
        <w:t>The Company’s annual incentive program is entirely performance-based and does not provide guaranteed minimum bonuses to executive officers. The Executive’s forfeited Meridian compensation is addressed by the Signing Bonus and the Make-Whole Award.</w:t>
      </w:r>
    </w:p>
  </w:comment>
  <w:comment w:id="18" w:author="Redmond, Pace &amp; Varela LLP" w:initials="RPV" w:date="2026-10-15T12:00:15Z">
    <w:p>
      <w:pPr>
        <w:pStyle w:val="CommentText"/>
      </w:pPr>
      <w:r>
        <w:rPr>
          <w:rStyle w:val="CommentReference"/>
        </w:rPr>
        <w:annotationRef/>
      </w:r>
      <w:r>
        <w:t>Annual Incentive Plan determinations are made by the Compensation Committee under the plan and are final and binding. The CEO will set the Executive’s individual goals, and the Committee will approve them.</w:t>
      </w:r>
    </w:p>
  </w:comment>
  <w:comment w:id="19" w:author="Redmond, Pace &amp; Varela LLP" w:initials="RPV" w:date="2026-10-15T12:00:15Z">
    <w:p>
      <w:pPr>
        <w:pStyle w:val="CommentText"/>
      </w:pPr>
      <w:r>
        <w:rPr>
          <w:rStyle w:val="CommentReference"/>
        </w:rPr>
        <w:annotationRef/>
      </w:r>
      <w:r>
        <w:t>Conformed the payment timing to the short-term deferral period under Section 409A.</w:t>
      </w:r>
    </w:p>
  </w:comment>
  <w:comment w:id="20" w:author="Redmond, Pace &amp; Varela LLP" w:initials="RPV" w:date="2026-10-15T12:00:15Z">
    <w:p>
      <w:pPr>
        <w:pStyle w:val="CommentText"/>
      </w:pPr>
      <w:r>
        <w:rPr>
          <w:rStyle w:val="CommentReference"/>
        </w:rPr>
        <w:annotationRef/>
      </w:r>
      <w:r>
        <w:t>The pro-rata bonus is based on actual performance, consistent with the Annual Incentive Plan. Consolidated the entitlement in Section 10.1(iii) to avoid duplication.</w:t>
      </w:r>
    </w:p>
  </w:comment>
  <w:comment w:id="21" w:author="Redmond, Pace &amp; Varela LLP" w:initials="RPV" w:date="2026-10-15T12:00:15Z">
    <w:p>
      <w:pPr>
        <w:pStyle w:val="CommentText"/>
      </w:pPr>
      <w:r>
        <w:rPr>
          <w:rStyle w:val="CommentReference"/>
        </w:rPr>
        <w:annotationRef/>
      </w:r>
      <w:r>
        <w:t>Conformed the FY2026 LTI Award to the approved $1.5 million target value. Later grants are determined annually by the Compensation Committee, consistent with practice for all executive officers.</w:t>
      </w:r>
    </w:p>
  </w:comment>
  <w:comment w:id="22" w:author="Redmond, Pace &amp; Varela LLP" w:initials="RPV" w:date="2026-10-15T12:00:15Z">
    <w:p>
      <w:pPr>
        <w:pStyle w:val="CommentText"/>
      </w:pPr>
      <w:r>
        <w:rPr>
          <w:rStyle w:val="CommentReference"/>
        </w:rPr>
        <w:annotationRef/>
      </w:r>
      <w:r>
        <w:t>Conformed to the Company’s standard 60/40 PSU/RSU mix, which applies to all executive officers.</w:t>
      </w:r>
    </w:p>
  </w:comment>
  <w:comment w:id="23" w:author="Redmond, Pace &amp; Varela LLP" w:initials="RPV" w:date="2026-10-15T12:00:15Z">
    <w:p>
      <w:pPr>
        <w:pStyle w:val="CommentText"/>
      </w:pPr>
      <w:r>
        <w:rPr>
          <w:rStyle w:val="CommentReference"/>
        </w:rPr>
        <w:annotationRef/>
      </w:r>
      <w:r>
        <w:t>Deleted. LTI grant values are determined by the Compensation Committee with the advice of its independent compensation consultant.</w:t>
      </w:r>
    </w:p>
  </w:comment>
  <w:comment w:id="24" w:author="Redmond, Pace &amp; Varela LLP" w:initials="RPV" w:date="2026-10-15T12:00:15Z">
    <w:p>
      <w:pPr>
        <w:pStyle w:val="CommentText"/>
      </w:pPr>
      <w:r>
        <w:rPr>
          <w:rStyle w:val="CommentReference"/>
        </w:rPr>
        <w:annotationRef/>
      </w:r>
      <w:r>
        <w:t>Conformed the make-whole vesting to 50% at each of the first and second anniversaries. This mirrors the forfeiture schedule of replacement equity and is the Company’s standard for make-whole awards.</w:t>
      </w:r>
    </w:p>
  </w:comment>
  <w:comment w:id="25" w:author="Redmond, Pace &amp; Varela LLP" w:initials="RPV" w:date="2026-10-15T12:00:15Z">
    <w:p>
      <w:pPr>
        <w:pStyle w:val="CommentText"/>
      </w:pPr>
      <w:r>
        <w:rPr>
          <w:rStyle w:val="CommentReference"/>
        </w:rPr>
        <w:annotationRef/>
      </w:r>
      <w:r>
        <w:t>Conformed to the Company’s executive physical program.</w:t>
      </w:r>
    </w:p>
  </w:comment>
  <w:comment w:id="26" w:author="Redmond, Pace &amp; Varela LLP" w:initials="RPV" w:date="2026-10-15T12:00:15Z">
    <w:p>
      <w:pPr>
        <w:pStyle w:val="CommentText"/>
      </w:pPr>
      <w:r>
        <w:rPr>
          <w:rStyle w:val="CommentReference"/>
        </w:rPr>
        <w:annotationRef/>
      </w:r>
      <w:r>
        <w:t>Conformed to the Company’s executive financial planning allowance.</w:t>
      </w:r>
    </w:p>
  </w:comment>
  <w:comment w:id="27" w:author="Redmond, Pace &amp; Varela LLP" w:initials="RPV" w:date="2026-10-15T12:00:15Z">
    <w:p>
      <w:pPr>
        <w:pStyle w:val="CommentText"/>
      </w:pPr>
      <w:r>
        <w:rPr>
          <w:rStyle w:val="CommentReference"/>
        </w:rPr>
        <w:annotationRef/>
      </w:r>
      <w:r>
        <w:t>Conformed to the Company’s executive travel policy.</w:t>
      </w:r>
    </w:p>
  </w:comment>
  <w:comment w:id="28" w:author="Redmond, Pace &amp; Varela LLP" w:initials="RPV" w:date="2026-10-15T12:00:15Z">
    <w:p>
      <w:pPr>
        <w:pStyle w:val="CommentText"/>
      </w:pPr>
      <w:r>
        <w:rPr>
          <w:rStyle w:val="CommentReference"/>
        </w:rPr>
        <w:annotationRef/>
      </w:r>
      <w:r>
        <w:t>Conformed to the Company’s C-suite automobile allowance policy.</w:t>
      </w:r>
    </w:p>
  </w:comment>
  <w:comment w:id="29" w:author="Redmond, Pace &amp; Varela LLP" w:initials="RPV" w:date="2026-10-15T12:00:15Z">
    <w:p>
      <w:pPr>
        <w:pStyle w:val="CommentText"/>
      </w:pPr>
      <w:r>
        <w:rPr>
          <w:rStyle w:val="CommentReference"/>
        </w:rPr>
        <w:annotationRef/>
      </w:r>
      <w:r>
        <w:t>Conformed to Company policy, which covers spouse or partner attendance at the annual leadership retreat.</w:t>
      </w:r>
    </w:p>
  </w:comment>
  <w:comment w:id="30" w:author="Redmond, Pace &amp; Varela LLP" w:initials="RPV" w:date="2026-10-15T12:00:15Z">
    <w:p>
      <w:pPr>
        <w:pStyle w:val="CommentText"/>
      </w:pPr>
      <w:r>
        <w:rPr>
          <w:rStyle w:val="CommentReference"/>
        </w:rPr>
        <w:annotationRef/>
      </w:r>
      <w:r>
        <w:t>Conformed to the Company’s PTO policy for executive officers.</w:t>
      </w:r>
    </w:p>
  </w:comment>
  <w:comment w:id="31" w:author="Redmond, Pace &amp; Varela LLP" w:initials="RPV" w:date="2026-10-15T12:00:15Z">
    <w:p>
      <w:pPr>
        <w:pStyle w:val="CommentText"/>
      </w:pPr>
      <w:r>
        <w:rPr>
          <w:rStyle w:val="CommentReference"/>
        </w:rPr>
        <w:annotationRef/>
      </w:r>
      <w:r>
        <w:t>D&amp;O coverage will be provided on the same basis as for the Company’s other executive officers.</w:t>
      </w:r>
    </w:p>
  </w:comment>
  <w:comment w:id="32" w:author="Redmond, Pace &amp; Varela LLP" w:initials="RPV" w:date="2026-10-15T12:00:15Z">
    <w:p>
      <w:pPr>
        <w:pStyle w:val="CommentText"/>
      </w:pPr>
      <w:r>
        <w:rPr>
          <w:rStyle w:val="CommentReference"/>
        </w:rPr>
        <w:annotationRef/>
      </w:r>
      <w:r>
        <w:t>Conformed the relocation package to the approved amount and the Company’s executive relocation policy. The cap includes temporary housing for up to 90 days and two house-hunting trips.</w:t>
      </w:r>
    </w:p>
  </w:comment>
  <w:comment w:id="33" w:author="Redmond, Pace &amp; Varela LLP" w:initials="RPV" w:date="2026-10-15T12:00:15Z">
    <w:p>
      <w:pPr>
        <w:pStyle w:val="CommentText"/>
      </w:pPr>
      <w:r>
        <w:rPr>
          <w:rStyle w:val="CommentReference"/>
        </w:rPr>
        <w:annotationRef/>
      </w:r>
      <w:r>
        <w:t>Relocation assistance is administered by the Company’s relocation vendor within the approved aggregate amount.</w:t>
      </w:r>
    </w:p>
  </w:comment>
  <w:comment w:id="34" w:author="Redmond, Pace &amp; Varela LLP" w:initials="RPV" w:date="2026-10-15T12:00:15Z">
    <w:p>
      <w:pPr>
        <w:pStyle w:val="CommentText"/>
      </w:pPr>
      <w:r>
        <w:rPr>
          <w:rStyle w:val="CommentReference"/>
        </w:rPr>
        <w:annotationRef/>
      </w:r>
      <w:r>
        <w:t>Added the Company’s standard 24-month pro-rata repayment provision for relocation benefits, on the same terms as the Signing Bonus.</w:t>
      </w:r>
    </w:p>
  </w:comment>
  <w:comment w:id="35" w:author="Redmond, Pace &amp; Varela LLP" w:initials="RPV" w:date="2026-10-15T12:00:15Z">
    <w:p>
      <w:pPr>
        <w:pStyle w:val="CommentText"/>
      </w:pPr>
      <w:r>
        <w:rPr>
          <w:rStyle w:val="CommentReference"/>
        </w:rPr>
        <w:annotationRef/>
      </w:r>
      <w:r>
        <w:t>Conformed the Cause definition to the Company’s standard for all executive officers. A 30-day cure period applies to the curable grounds, and the Executive will have an opportunity to be heard by the Board before any termination for Cause.</w:t>
      </w:r>
    </w:p>
  </w:comment>
  <w:comment w:id="36" w:author="Redmond, Pace &amp; Varela LLP" w:initials="RPV" w:date="2026-10-15T12:00:15Z">
    <w:p>
      <w:pPr>
        <w:pStyle w:val="CommentText"/>
      </w:pPr>
      <w:r>
        <w:rPr>
          <w:rStyle w:val="CommentReference"/>
        </w:rPr>
        <w:annotationRef/>
      </w:r>
      <w:r>
        <w:t>Conformed Good Reason to the Company’s standard executive officer definition, which tracks the Section 409A involuntary-separation safe harbor. Organizational and reporting structure, office arrangements, Board composition and incentive targets remain within the discretion of management and the Board.</w:t>
      </w:r>
    </w:p>
  </w:comment>
  <w:comment w:id="37" w:author="Redmond, Pace &amp; Varela LLP" w:initials="RPV" w:date="2026-10-15T12:00:15Z">
    <w:p>
      <w:pPr>
        <w:pStyle w:val="CommentText"/>
      </w:pPr>
      <w:r>
        <w:rPr>
          <w:rStyle w:val="CommentReference"/>
        </w:rPr>
        <w:annotationRef/>
      </w:r>
      <w:r>
        <w:t>Clarifying changes only.</w:t>
      </w:r>
    </w:p>
  </w:comment>
  <w:comment w:id="38" w:author="Redmond, Pace &amp; Varela LLP" w:initials="RPV" w:date="2026-10-15T12:00:15Z">
    <w:p>
      <w:pPr>
        <w:pStyle w:val="CommentText"/>
      </w:pPr>
      <w:r>
        <w:rPr>
          <w:rStyle w:val="CommentReference"/>
        </w:rPr>
        <w:annotationRef/>
      </w:r>
      <w:r>
        <w:t>Aligned the Disability definition with the Company’s long-term disability program.</w:t>
      </w:r>
    </w:p>
  </w:comment>
  <w:comment w:id="39" w:author="Redmond, Pace &amp; Varela LLP" w:initials="RPV" w:date="2026-10-15T12:00:15Z">
    <w:p>
      <w:pPr>
        <w:pStyle w:val="CommentText"/>
      </w:pPr>
      <w:r>
        <w:rPr>
          <w:rStyle w:val="CommentReference"/>
        </w:rPr>
        <w:annotationRef/>
      </w:r>
      <w:r>
        <w:t>Conformed to the Company’s severance program for executive officers in this role: 18 months of Base Salary plus 1x Target Bonus, paid in installments and subject to the Release and continued compliance with restrictive covenants.</w:t>
      </w:r>
    </w:p>
  </w:comment>
  <w:comment w:id="40" w:author="Redmond, Pace &amp; Varela LLP" w:initials="RPV" w:date="2026-10-15T12:00:15Z">
    <w:p>
      <w:pPr>
        <w:pStyle w:val="CommentText"/>
      </w:pPr>
      <w:r>
        <w:rPr>
          <w:rStyle w:val="CommentReference"/>
        </w:rPr>
        <w:annotationRef/>
      </w:r>
      <w:r>
        <w:t>Conformed the COBRA subsidy to 18 months, ending on eligibility for coverage from a subsequent employer.</w:t>
      </w:r>
    </w:p>
  </w:comment>
  <w:comment w:id="41" w:author="Redmond, Pace &amp; Varela LLP" w:initials="RPV" w:date="2026-10-15T12:00:15Z">
    <w:p>
      <w:pPr>
        <w:pStyle w:val="CommentText"/>
      </w:pPr>
      <w:r>
        <w:rPr>
          <w:rStyle w:val="CommentReference"/>
        </w:rPr>
        <w:annotationRef/>
      </w:r>
      <w:r>
        <w:t>Outside the change in control context, equity awards are treated as provided in the Plan and the applicable award agreements, consistent with all other executive officers.</w:t>
      </w:r>
    </w:p>
  </w:comment>
  <w:comment w:id="42" w:author="Redmond, Pace &amp; Varela LLP" w:initials="RPV" w:date="2026-10-15T12:00:15Z">
    <w:p>
      <w:pPr>
        <w:pStyle w:val="CommentText"/>
      </w:pPr>
      <w:r>
        <w:rPr>
          <w:rStyle w:val="CommentReference"/>
        </w:rPr>
        <w:annotationRef/>
      </w:r>
      <w:r>
        <w:t>Severance is conditioned on a customary general release of claims. The Company’s form of release is attached as Exhibit A.</w:t>
      </w:r>
    </w:p>
  </w:comment>
  <w:comment w:id="43" w:author="Redmond, Pace &amp; Varela LLP" w:initials="RPV" w:date="2026-10-15T12:00:15Z">
    <w:p>
      <w:pPr>
        <w:pStyle w:val="CommentText"/>
      </w:pPr>
      <w:r>
        <w:rPr>
          <w:rStyle w:val="CommentReference"/>
        </w:rPr>
        <w:annotationRef/>
      </w:r>
      <w:r>
        <w:t>Death and disability are addressed through the Company’s life and disability insurance programs and the equity award terms, consistent with all executive officers.</w:t>
      </w:r>
    </w:p>
  </w:comment>
  <w:comment w:id="44" w:author="Redmond, Pace &amp; Varela LLP" w:initials="RPV" w:date="2026-10-15T12:00:15Z">
    <w:p>
      <w:pPr>
        <w:pStyle w:val="CommentText"/>
      </w:pPr>
      <w:r>
        <w:rPr>
          <w:rStyle w:val="CommentReference"/>
        </w:rPr>
        <w:annotationRef/>
      </w:r>
      <w:r>
        <w:t>Severance remains conditioned on continued compliance with the restrictive covenants, consistent with the Company’s program for executive officers.</w:t>
      </w:r>
    </w:p>
  </w:comment>
  <w:comment w:id="45" w:author="Redmond, Pace &amp; Varela LLP" w:initials="RPV" w:date="2026-10-15T12:00:15Z">
    <w:p>
      <w:pPr>
        <w:pStyle w:val="CommentText"/>
      </w:pPr>
      <w:r>
        <w:rPr>
          <w:rStyle w:val="CommentReference"/>
        </w:rPr>
        <w:annotationRef/>
      </w:r>
      <w:r>
        <w:t>Conformed to the Plan definition of Change in Control (with a Section 409A overlay) so that the agreement and the equity award agreements operate consistently.</w:t>
      </w:r>
    </w:p>
  </w:comment>
  <w:comment w:id="46" w:author="Redmond, Pace &amp; Varela LLP" w:initials="RPV" w:date="2026-10-15T12:00:15Z">
    <w:p>
      <w:pPr>
        <w:pStyle w:val="CommentText"/>
      </w:pPr>
      <w:r>
        <w:rPr>
          <w:rStyle w:val="CommentReference"/>
        </w:rPr>
        <w:annotationRef/>
      </w:r>
      <w:r>
        <w:t>Equity acceleration in connection with a change in control is double-trigger, consistent with the Company’s program for all executive officers and prevailing governance practice. Awards that are not assumed or substituted in the transaction will vest at closing.</w:t>
      </w:r>
    </w:p>
  </w:comment>
  <w:comment w:id="47" w:author="Redmond, Pace &amp; Varela LLP" w:initials="RPV" w:date="2026-10-15T12:00:15Z">
    <w:p>
      <w:pPr>
        <w:pStyle w:val="CommentText"/>
      </w:pPr>
      <w:r>
        <w:rPr>
          <w:rStyle w:val="CommentReference"/>
        </w:rPr>
        <w:annotationRef/>
      </w:r>
      <w:r>
        <w:t>Conformed CIC severance to 2x the sum of Base Salary and Target Bonus, the Company’s multiple for executive officers in this role, paid in a lump sum consistent with Section 409A.</w:t>
      </w:r>
    </w:p>
  </w:comment>
  <w:comment w:id="48" w:author="Redmond, Pace &amp; Varela LLP" w:initials="RPV" w:date="2026-10-15T12:00:15Z">
    <w:p>
      <w:pPr>
        <w:pStyle w:val="CommentText"/>
      </w:pPr>
      <w:r>
        <w:rPr>
          <w:rStyle w:val="CommentReference"/>
        </w:rPr>
        <w:annotationRef/>
      </w:r>
      <w:r>
        <w:t>Conformed the CIC COBRA subsidy to 24 months.</w:t>
      </w:r>
    </w:p>
  </w:comment>
  <w:comment w:id="49" w:author="Redmond, Pace &amp; Varela LLP" w:initials="RPV" w:date="2026-10-15T12:00:15Z">
    <w:p>
      <w:pPr>
        <w:pStyle w:val="CommentText"/>
      </w:pPr>
      <w:r>
        <w:rPr>
          <w:rStyle w:val="CommentReference"/>
        </w:rPr>
        <w:annotationRef/>
      </w:r>
      <w:r>
        <w:t>Deleted. CIC severance is a fixed multiple of Base Salary and Target Bonus.</w:t>
      </w:r>
    </w:p>
  </w:comment>
  <w:comment w:id="50" w:author="Redmond, Pace &amp; Varela LLP" w:initials="RPV" w:date="2026-10-15T12:00:15Z">
    <w:p>
      <w:pPr>
        <w:pStyle w:val="CommentText"/>
      </w:pPr>
      <w:r>
        <w:rPr>
          <w:rStyle w:val="CommentReference"/>
        </w:rPr>
        <w:annotationRef/>
      </w:r>
      <w:r>
        <w:t>Conformed to double-trigger full vesting of time-based awards, with PSUs at target.</w:t>
      </w:r>
    </w:p>
  </w:comment>
  <w:comment w:id="51" w:author="Redmond, Pace &amp; Varela LLP" w:initials="RPV" w:date="2026-10-15T12:00:15Z">
    <w:p>
      <w:pPr>
        <w:pStyle w:val="CommentText"/>
      </w:pPr>
      <w:r>
        <w:rPr>
          <w:rStyle w:val="CommentReference"/>
        </w:rPr>
        <w:annotationRef/>
      </w:r>
      <w:r>
        <w:t>The Company does not provide excise tax gross-ups to any executive. Replaced with a best-net cutback, which delivers whichever result leaves the Executive with the greater after-tax amount.</w:t>
      </w:r>
    </w:p>
  </w:comment>
  <w:comment w:id="52" w:author="Redmond, Pace &amp; Varela LLP" w:initials="RPV" w:date="2026-10-15T12:00:15Z">
    <w:p>
      <w:pPr>
        <w:pStyle w:val="CommentText"/>
      </w:pPr>
      <w:r>
        <w:rPr>
          <w:rStyle w:val="CommentReference"/>
        </w:rPr>
        <w:annotationRef/>
      </w:r>
      <w:r>
        <w:t>Conformed the non-competition covenant to the Company’s standard for executive officers: 18 months, reduced to 12 months after a termination without Cause or for Good Reason, covering each of the Company’s product categories in the markets where the Company does business. As COO, the Executive will have enterprise-wide responsibility and access to confidential information across all business lines.</w:t>
      </w:r>
    </w:p>
  </w:comment>
  <w:comment w:id="53" w:author="Redmond, Pace &amp; Varela LLP" w:initials="RPV" w:date="2026-10-15T12:00:15Z">
    <w:p>
      <w:pPr>
        <w:pStyle w:val="CommentText"/>
      </w:pPr>
      <w:r>
        <w:rPr>
          <w:rStyle w:val="CommentReference"/>
        </w:rPr>
        <w:annotationRef/>
      </w:r>
      <w:r>
        <w:t>Conformed to the Company’s standard employee non-solicitation covenant, which covers all employees given the COO’s organization-wide role. The general advertising carve-out is retained.</w:t>
      </w:r>
    </w:p>
  </w:comment>
  <w:comment w:id="54" w:author="Redmond, Pace &amp; Varela LLP" w:initials="RPV" w:date="2026-10-15T12:00:15Z">
    <w:p>
      <w:pPr>
        <w:pStyle w:val="CommentText"/>
      </w:pPr>
      <w:r>
        <w:rPr>
          <w:rStyle w:val="CommentReference"/>
        </w:rPr>
        <w:annotationRef/>
      </w:r>
      <w:r>
        <w:t>Added the Company’s standard customer and business-relationship non-solicitation covenant, limited to relationships with which the Executive had material contact or about which she obtained confidential information.</w:t>
      </w:r>
    </w:p>
  </w:comment>
  <w:comment w:id="55" w:author="Redmond, Pace &amp; Varela LLP" w:initials="RPV" w:date="2026-10-15T12:00:15Z">
    <w:p>
      <w:pPr>
        <w:pStyle w:val="CommentText"/>
      </w:pPr>
      <w:r>
        <w:rPr>
          <w:rStyle w:val="CommentReference"/>
        </w:rPr>
        <w:annotationRef/>
      </w:r>
      <w:r>
        <w:t>The covenants are supported by the Executive’s employment and her compensation package, including severance eligibility. Separate garden leave pay is not part of the Company’s program.</w:t>
      </w:r>
    </w:p>
  </w:comment>
  <w:comment w:id="56" w:author="Redmond, Pace &amp; Varela LLP" w:initials="RPV" w:date="2026-10-15T12:00:15Z">
    <w:p>
      <w:pPr>
        <w:pStyle w:val="CommentText"/>
      </w:pPr>
      <w:r>
        <w:rPr>
          <w:rStyle w:val="CommentReference"/>
        </w:rPr>
        <w:annotationRef/>
      </w:r>
      <w:r>
        <w:t>Added divisibility and procedural provisions to support enforcement of the covenants as written.</w:t>
      </w:r>
    </w:p>
  </w:comment>
  <w:comment w:id="57" w:author="Redmond, Pace &amp; Varela LLP" w:initials="RPV" w:date="2026-10-15T12:00:15Z">
    <w:p>
      <w:pPr>
        <w:pStyle w:val="CommentText"/>
      </w:pPr>
      <w:r>
        <w:rPr>
          <w:rStyle w:val="CommentReference"/>
        </w:rPr>
        <w:annotationRef/>
      </w:r>
      <w:r>
        <w:t>Conformed the carve-outs to the Company’s standard confidentiality provisions. The Executive’s general professional skills remain unrestricted to the extent they do not involve Confidential Information.</w:t>
      </w:r>
    </w:p>
  </w:comment>
  <w:comment w:id="58" w:author="Redmond, Pace &amp; Varela LLP" w:initials="RPV" w:date="2026-10-15T12:00:15Z">
    <w:p>
      <w:pPr>
        <w:pStyle w:val="CommentText"/>
      </w:pPr>
      <w:r>
        <w:rPr>
          <w:rStyle w:val="CommentReference"/>
        </w:rPr>
        <w:annotationRef/>
      </w:r>
      <w:r>
        <w:t>Added the Company’s standard inventions and work-product assignment, including the statutory carve-out for inventions developed entirely on the Executive’s own time.</w:t>
      </w:r>
    </w:p>
  </w:comment>
  <w:comment w:id="59" w:author="Redmond, Pace &amp; Varela LLP" w:initials="RPV" w:date="2026-10-15T12:00:15Z">
    <w:p>
      <w:pPr>
        <w:pStyle w:val="CommentText"/>
      </w:pPr>
      <w:r>
        <w:rPr>
          <w:rStyle w:val="CommentReference"/>
        </w:rPr>
        <w:annotationRef/>
      </w:r>
      <w:r>
        <w:t>Added a customary protected-activity provision consistent with SEC rules.</w:t>
      </w:r>
    </w:p>
  </w:comment>
  <w:comment w:id="60" w:author="Redmond, Pace &amp; Varela LLP" w:initials="RPV" w:date="2026-10-15T12:00:15Z">
    <w:p>
      <w:pPr>
        <w:pStyle w:val="CommentText"/>
      </w:pPr>
      <w:r>
        <w:rPr>
          <w:rStyle w:val="CommentReference"/>
        </w:rPr>
        <w:annotationRef/>
      </w:r>
      <w:r>
        <w:t>Disputes will be resolved by AAA arbitration in Charlotte, where the Executive will be employed, with a court carve-out for injunctive relief and the statutory exception for claims that cannot be subject to mandatory arbitration.</w:t>
      </w:r>
    </w:p>
  </w:comment>
  <w:comment w:id="61" w:author="Redmond, Pace &amp; Varela LLP" w:initials="RPV" w:date="2026-10-15T12:00:15Z">
    <w:p>
      <w:pPr>
        <w:pStyle w:val="CommentText"/>
      </w:pPr>
      <w:r>
        <w:rPr>
          <w:rStyle w:val="CommentReference"/>
        </w:rPr>
        <w:annotationRef/>
      </w:r>
      <w:r>
        <w:t>North Carolina law governs, since the Executive will live and work in North Carolina and the Company is headquartered there. Delaware law applies to corporate governance matters.</w:t>
      </w:r>
    </w:p>
  </w:comment>
  <w:comment w:id="62" w:author="Redmond, Pace &amp; Varela LLP" w:initials="RPV" w:date="2026-10-15T12:00:15Z">
    <w:p>
      <w:pPr>
        <w:pStyle w:val="CommentText"/>
      </w:pPr>
      <w:r>
        <w:rPr>
          <w:rStyle w:val="CommentReference"/>
        </w:rPr>
        <w:annotationRef/>
      </w:r>
      <w:r>
        <w:t>Each party bears its own fees, with arbitrator costs shared, which is the Company’s standard for all executive officers.</w:t>
      </w:r>
    </w:p>
  </w:comment>
  <w:comment w:id="63" w:author="Redmond, Pace &amp; Varela LLP" w:initials="RPV" w:date="2026-10-15T12:00:15Z">
    <w:p>
      <w:pPr>
        <w:pStyle w:val="CommentText"/>
      </w:pPr>
      <w:r>
        <w:rPr>
          <w:rStyle w:val="CommentReference"/>
        </w:rPr>
        <w:annotationRef/>
      </w:r>
      <w:r>
        <w:t>Indemnification will be provided under the Company’s standard Indemnification Agreement, on the same terms as for all other executive officers, subject to the clawback rules under federal securities law.</w:t>
      </w:r>
    </w:p>
  </w:comment>
  <w:comment w:id="64" w:author="Redmond, Pace &amp; Varela LLP" w:initials="RPV" w:date="2026-10-15T12:00:15Z">
    <w:p>
      <w:pPr>
        <w:pStyle w:val="CommentText"/>
      </w:pPr>
      <w:r>
        <w:rPr>
          <w:rStyle w:val="CommentReference"/>
        </w:rPr>
        <w:annotationRef/>
      </w:r>
      <w:r>
        <w:t>Conforming changes.</w:t>
      </w:r>
    </w:p>
  </w:comment>
  <w:comment w:id="65" w:author="Redmond, Pace &amp; Varela LLP" w:initials="RPV" w:date="2026-10-15T12:00:15Z">
    <w:p>
      <w:pPr>
        <w:pStyle w:val="CommentText"/>
      </w:pPr>
      <w:r>
        <w:rPr>
          <w:rStyle w:val="CommentReference"/>
        </w:rPr>
        <w:annotationRef/>
      </w:r>
      <w:r>
        <w:t>Deleted. The Agreement is executed on behalf of the Company by its Chief Executive Officer.</w:t>
      </w:r>
    </w:p>
  </w:comment>
  <w:comment w:id="66" w:author="Redmond, Pace &amp; Varela LLP" w:initials="RPV" w:date="2026-10-15T12:00:15Z">
    <w:p>
      <w:pPr>
        <w:pStyle w:val="CommentText"/>
      </w:pPr>
      <w:r>
        <w:rPr>
          <w:rStyle w:val="CommentReference"/>
        </w:rPr>
        <w:annotationRef/>
      </w:r>
      <w:r>
        <w:t>Conformed to Section 6 as revised.</w:t>
      </w:r>
    </w:p>
  </w:comment>
  <w:comment w:id="67" w:author="Redmond, Pace &amp; Varela LLP" w:initials="RPV" w:date="2026-10-15T12:00:15Z">
    <w:p>
      <w:pPr>
        <w:pStyle w:val="CommentText"/>
      </w:pPr>
      <w:r>
        <w:rPr>
          <w:rStyle w:val="CommentReference"/>
        </w:rPr>
        <w:annotationRef/>
      </w:r>
      <w:r>
        <w:t>Added a customary Section 409A compliance provision. As a publicly traded company, the Company is required to apply the six-month delay for specified employees to the extent Section 409A requires it.</w:t>
      </w:r>
    </w:p>
  </w:comment>
  <w:comment w:id="68" w:author="Redmond, Pace &amp; Varela LLP" w:initials="RPV" w:date="2026-10-15T12:00:15Z">
    <w:p>
      <w:pPr>
        <w:pStyle w:val="CommentText"/>
      </w:pPr>
      <w:r>
        <w:rPr>
          <w:rStyle w:val="CommentReference"/>
        </w:rPr>
        <w:annotationRef/>
      </w:r>
      <w:r>
        <w:t>The Company’s clawback policy, adopted under SEC Rule 10D-1 and NYSE listing standards, applies to all executive officers. The acknowledgment is required for every executive officer and reflects mandatory federal and exchange requirements.</w:t>
      </w:r>
    </w:p>
  </w:comment>
  <w:comment w:id="69" w:author="Redmond, Pace &amp; Varela LLP" w:initials="RPV" w:date="2026-10-15T12:00:15Z">
    <w:p>
      <w:pPr>
        <w:pStyle w:val="CommentText"/>
      </w:pPr>
      <w:r>
        <w:rPr>
          <w:rStyle w:val="CommentReference"/>
        </w:rPr>
        <w:annotationRef/>
      </w:r>
      <w:r>
        <w:t>Added a customary covenant to comply with Company policies applicable to executive officers.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Okafor-Chen Employment Agreement — Redline Markup Commentary  |  Page </w:t>
    </w:r>
    <w:r>
      <w:rPr>
        <w:sz w:val="16"/>
      </w:rPr>
      <w:fldChar w:fldCharType="begin"/>
    </w:r>
    <w:r>
      <w:rPr>
        <w:sz w:val="16"/>
      </w:rPr>
      <w:instrText xml:space="preserve">PAGE</w:instrText>
    </w:r>
    <w:r>
      <w:rPr>
        <w:sz w:val="16"/>
      </w:rPr>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br/>
      <w:t>Internal client work product — do not forward to the Executive or Hu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