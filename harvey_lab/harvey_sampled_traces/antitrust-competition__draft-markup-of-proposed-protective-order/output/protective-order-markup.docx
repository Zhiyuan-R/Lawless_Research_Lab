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OF AMERICA BEFORE THE FEDERAL TRADE COMMISSION</w:t>
      </w:r>
    </w:p>
    <w:p>
      <w:pPr>
        <w:spacing w:line="240" w:lineRule="auto" w:before="20" w:after="20"/>
        <w:jc w:val="center"/>
      </w:pPr>
      <w:r>
        <w:rPr>
          <w:rFonts w:ascii="Times New Roman" w:hAnsi="Times New Roman"/>
          <w:color w:val="000000"/>
          <w:sz w:val="22"/>
        </w:rPr>
        <w:t>OFFICE OF ADMINISTRATIVE LAW JUDGES BUREAU OF COMPETITION</w:t>
      </w:r>
    </w:p>
    <w:p>
      <w:pPr>
        <w:spacing w:line="276" w:lineRule="auto" w:before="0" w:after="120"/>
        <w:jc w:val="center"/>
      </w:pPr>
      <w:r>
        <w:rPr>
          <w:rFonts w:ascii="Times New Roman" w:hAnsi="Times New Roman"/>
          <w:color w:val="000000"/>
          <w:sz w:val="22"/>
        </w:rPr>
        <w:t>In the Matter of</w:t>
      </w:r>
    </w:p>
    <w:p>
      <w:pPr>
        <w:spacing w:line="276" w:lineRule="auto" w:before="0" w:after="120"/>
        <w:jc w:val="center"/>
      </w:pPr>
      <w:r>
        <w:rPr>
          <w:rFonts w:ascii="Times New Roman" w:hAnsi="Times New Roman"/>
          <w:b/>
          <w:color w:val="000000"/>
          <w:sz w:val="22"/>
        </w:rPr>
        <w:t>WHITMORE LOGISTICS HOLDINGS, INC.,</w:t>
      </w:r>
      <w:r>
        <w:rPr>
          <w:rFonts w:ascii="Times New Roman" w:hAnsi="Times New Roman"/>
          <w:color w:val="000000"/>
          <w:sz w:val="22"/>
        </w:rPr>
        <w:t xml:space="preserve"> a corporation organized and existing under the laws of the State of Delaware,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CASCADE REGIONAL FREIGHT, INC.,</w:t>
      </w:r>
      <w:r>
        <w:rPr>
          <w:rFonts w:ascii="Times New Roman" w:hAnsi="Times New Roman"/>
          <w:color w:val="000000"/>
          <w:sz w:val="22"/>
        </w:rPr>
        <w:t xml:space="preserve"> a corporation organized and existing under the laws of the State of Oregon.</w:t>
      </w:r>
    </w:p>
    <w:p>
      <w:pPr>
        <w:spacing w:line="276" w:lineRule="auto" w:before="0" w:after="120"/>
        <w:jc w:val="center"/>
      </w:pPr>
      <w:r>
        <w:rPr>
          <w:rFonts w:ascii="Times New Roman" w:hAnsi="Times New Roman"/>
          <w:color w:val="000000"/>
          <w:sz w:val="22"/>
        </w:rPr>
        <w:t>FTC File No. 241-0187 Bureau of Competition, Mergers IV Division</w:t>
      </w:r>
    </w:p>
    <w:p>
      <w:pPr>
        <w:spacing w:line="276" w:lineRule="auto" w:before="0" w:after="120"/>
        <w:jc w:val="center"/>
      </w:pPr>
      <w:r>
        <w:rPr>
          <w:rFonts w:ascii="Times New Roman" w:hAnsi="Times New Roman"/>
          <w:b/>
          <w:color w:val="000000"/>
          <w:sz w:val="22"/>
        </w:rPr>
        <w:t>PROPOSED PROTECTIVE ORDER GOVERNING CONFIDENTIAL DISCOVERY MATERIAL</w:t>
      </w:r>
    </w:p>
    <w:p>
      <w:pPr>
        <w:spacing w:line="276" w:lineRule="auto" w:before="0" w:after="120"/>
        <w:jc w:val="center"/>
      </w:pPr>
      <w:r>
        <w:rPr>
          <w:rFonts w:ascii="Times New Roman" w:hAnsi="Times New Roman"/>
          <w:color w:val="000000"/>
          <w:sz w:val="22"/>
        </w:rPr>
        <w:t>Circulated April 2, 2025</w:t>
      </w:r>
    </w:p>
    <w:p>
      <w:pPr>
        <w:spacing w:line="276" w:lineRule="auto" w:before="0" w:after="120"/>
        <w:jc w:val="center"/>
        <w:rPr>
          <w:ins w:id="1108" w:author="Hargrove, Stern &amp; Whitfield LLP" w:date="2025-04-14T09:00:00Z"/>
        </w:rPr>
      </w:pPr>
      <w:commentRangeStart w:id="21"/>
      <w:ins w:id="1109" w:author="Hargrove, Stern &amp; Whitfield LLP" w:date="2025-04-14T09:00:00Z">
        <w:r>
          <w:rPr>
            <w:rFonts w:ascii="Times New Roman" w:hAnsi="Times New Roman"/>
            <w:color w:val="000000"/>
            <w:sz w:val="22"/>
          </w:rPr>
          <w:t xml:space="preserve">HSW DRAFT MARKUP — April 14, 2025 — Proposed Revisions of Whitmore Logistics Holdings, Inc. — Subject to Review by Cascade Regional Freight, Inc. and Commission Staff — Bracketed Text Indicates Alternative or Open Provisions</w:t>
        </w:r>
      </w:ins>
      <w:commentRangeEnd w:id="21"/>
      <w:r>
        <w:rPr>
          <w:rStyle w:val="CommentReference"/>
        </w:rPr>
        <w:commentReference w:id="21"/>
      </w:r>
    </w:p>
    <w:p>
      <w:r>
        <w:br w:type="page"/>
      </w:r>
    </w:p>
    <w:p>
      <w:pPr>
        <w:keepNext/>
        <w:spacing w:line="276" w:lineRule="auto" w:before="120" w:after="240"/>
        <w:jc w:val="center"/>
      </w:pPr>
      <w:r>
        <w:rPr>
          <w:rFonts w:ascii="Times New Roman" w:hAnsi="Times New Roman"/>
          <w:b/>
          <w:color w:val="000000"/>
          <w:sz w:val="28"/>
          <w:u w:val="single"/>
        </w:rPr>
        <w:t>PROPOSED PROTECTIVE ORDER GOVERNING CONFIDENTIAL DISCOVERY MATERIAL</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Federal Trade Commission ("Commission") is conducting a non-public investigation pursuant to Section 7 of the Clayton Act, 15 U.S.C. § 18, and Section 5 of the Federal Trade Commission Act, 15 U.S.C. § 45, in connection with the proposed acquisition of Cascade Regional Freight, Inc. ("Cascade") by Whitmore Logistics Holdings, Inc. ("Whitmore")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18, 2025, the Commission issued Requests for Additional Information and Documentary Material ("Second Requests") to both Whitmore and Cascade pursuant to the Hart-Scott-Rodino Antitrust Improvements Act of 1976, as amended, 15 U.S.C. § 18a, and 16 C.F.R. § 803.20, requiring the production of documents and information relevant to the Commission's review of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anticipate producing substantial volumes of confidential business information in response to the Second Requests, including documents and data reflecting non-public financial, operational, and strategic information concerning their respective businesses and the businesses of third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certain of the information to be produced in the course of this investigation constitutes trade secrets, commercially sensitive data, or other confidential information the public disclosure of which could cause substantial competitive harm to the Producing Parties and to third parties whose information may be encompassed within the productions;</w:t>
      </w:r>
    </w:p>
    <w:p>
      <w:pPr>
        <w:spacing w:line="276" w:lineRule="auto" w:before="0" w:after="120"/>
        <w:jc w:val="both"/>
        <w:rPr>
          <w:ins w:id="1110" w:author="Hargrove, Stern &amp; Whitfield LLP" w:date="2025-04-14T09:00:00Z"/>
        </w:rPr>
      </w:pPr>
      <w:commentRangeStart w:id="22"/>
      <w:ins w:id="1111" w:author="Hargrove, Stern &amp; Whitfield LLP" w:date="2025-04-14T09:00:00Z">
        <w:r>
          <w:rPr>
            <w:rFonts w:ascii="Times New Roman" w:hAnsi="Times New Roman"/>
            <w:b/>
            <w:color w:val="000000"/>
            <w:sz w:val="22"/>
          </w:rPr>
          <w:t xml:space="preserve">WHEREAS</w:t>
        </w:r>
        <w:r>
          <w:rPr>
            <w:rFonts w:ascii="Times New Roman" w:hAnsi="Times New Roman"/>
            <w:color w:val="000000"/>
            <w:sz w:val="22"/>
          </w:rPr>
          <w:t xml:space="preserve">, the Parties are direct competitors in the provision of freight and last-mile delivery services in overlapping geographic areas, certain categories of information to be produced—including forward-looking strategic plans, customer-level profitability data, and pricing and cost information maintained as Structured Data—are of such competitive sensitivity that their disclosure beyond a narrowly limited group of persons could cause serious and irreparable competitive harm, and the productions may include proprietary materials originated by third parties, including equity holders of a Party, that warrant independent protection;</w:t>
        </w:r>
      </w:ins>
      <w:commentRangeEnd w:id="22"/>
      <w:r>
        <w:rPr>
          <w:rStyle w:val="CommentReference"/>
        </w:rPr>
        <w:commentReference w:id="22"/>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Protective Order is entered to facilitate the Parties' full and timely compliance with the Second Requests and any subsequent compulsory process issued in connection with this investigation, while ensuring that confidential business information is protected from unnecessary or unauthorized disclosure;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counsel for the Parties — Hargrove, Stern &amp; Whitfield LLP, counsel for Whitmore, and Pemberton &amp; Locke LLP, counsel for Cascade — and counsel for the Commission have conferred in good faith regarding the terms of this Protective Order and have agreed to submit this Proposed Protective Order for adoption by the Commission;</w:t>
      </w:r>
    </w:p>
    <w:p>
      <w:pPr>
        <w:spacing w:line="276" w:lineRule="auto" w:before="0" w:after="120"/>
        <w:jc w:val="both"/>
      </w:pPr>
      <w:r>
        <w:rPr>
          <w:rFonts w:ascii="Times New Roman" w:hAnsi="Times New Roman"/>
          <w:b/>
          <w:color w:val="000000"/>
          <w:sz w:val="22"/>
        </w:rPr>
        <w:t>NOW, THEREFORE, IT IS HEREBY ORDERED</w:t>
      </w:r>
      <w:r>
        <w:rPr>
          <w:rFonts w:ascii="Times New Roman" w:hAnsi="Times New Roman"/>
          <w:color w:val="000000"/>
          <w:sz w:val="22"/>
        </w:rPr>
        <w:t xml:space="preserve"> that the handling, use, disclosure, and safeguarding of Confidential Discovery Material produced, given, or disclosed in connection with FTC File No. 241-0187 shall be governed by the following terms and conditions:</w:t>
      </w:r>
    </w:p>
    <w:p>
      <w:r>
        <w:br w:type="page"/>
      </w:r>
    </w:p>
    <w:p>
      <w:pPr>
        <w:keepNext/>
        <w:spacing w:line="276" w:lineRule="auto" w:before="360" w:after="120"/>
        <w:jc w:val="left"/>
      </w:pPr>
      <w:r>
        <w:rPr>
          <w:rFonts w:ascii="Times New Roman" w:hAnsi="Times New Roman"/>
          <w:b/>
          <w:color w:val="000000"/>
          <w:sz w:val="22"/>
          <w:u w:val="single"/>
        </w:rPr>
        <w:t>SECTION I: DEFINITIONS</w:t>
      </w:r>
    </w:p>
    <w:p>
      <w:pPr>
        <w:spacing w:line="276" w:lineRule="auto" w:before="0" w:after="120"/>
        <w:jc w:val="both"/>
      </w:pPr>
      <w:commentRangeStart w:id="0"/>
      <w:r>
        <w:rPr>
          <w:rFonts w:ascii="Times New Roman" w:hAnsi="Times New Roman"/>
          <w:b/>
          <w:color w:val="000000"/>
          <w:sz w:val="22"/>
        </w:rPr>
        <w:t xml:space="preserve">1. Applicability.</w:t>
      </w:r>
      <w:r>
        <w:rPr>
          <w:rFonts w:ascii="Times New Roman" w:hAnsi="Times New Roman"/>
          <w:color w:val="000000"/>
          <w:sz w:val="22"/>
        </w:rPr>
        <w:t xml:space="preserve"> This Protective Order shall govern the handling of all Confidential Discovery Material, as defined herein, produced, given, or disclosed by any party or third party in connection with FTC File No. 241-0187 (the "Investigation"). This Protective Order applies to all </w:t>
      </w:r>
      <w:del w:id="1001" w:author="Hargrove, Stern &amp; Whitfield LLP" w:date="2025-04-14T09:00:00Z">
        <w:r>
          <w:rPr>
            <w:rFonts w:ascii="Times New Roman" w:hAnsi="Times New Roman"/>
            <w:color w:val="000000"/>
            <w:sz w:val="22"/>
          </w:rPr>
          <w:delText xml:space="preserve">documents</w:delText>
        </w:r>
      </w:del>
      <w:ins w:id="1002" w:author="Hargrove, Stern &amp; Whitfield LLP" w:date="2025-04-14T09:00:00Z">
        <w:r>
          <w:rPr>
            <w:rFonts w:ascii="Times New Roman" w:hAnsi="Times New Roman"/>
            <w:color w:val="000000"/>
            <w:sz w:val="22"/>
          </w:rPr>
          <w:t xml:space="preserve">Documents, Structured Data</w:t>
        </w:r>
      </w:ins>
      <w:r>
        <w:rPr>
          <w:rFonts w:ascii="Times New Roman" w:hAnsi="Times New Roman"/>
          <w:color w:val="000000"/>
          <w:sz w:val="22"/>
        </w:rPr>
        <w:t xml:space="preserve">, testimony</w:t>
      </w:r>
      <w:del w:id="1003" w:author="Hargrove, Stern &amp; Whitfield LLP" w:date="2025-04-14T09:00:00Z">
        <w:r>
          <w:rPr>
            <w:rFonts w:ascii="Times New Roman" w:hAnsi="Times New Roman"/>
            <w:color w:val="000000"/>
            <w:sz w:val="22"/>
          </w:rPr>
          <w:delText xml:space="preserve">, data</w:delText>
        </w:r>
      </w:del>
      <w:r>
        <w:rPr>
          <w:rFonts w:ascii="Times New Roman" w:hAnsi="Times New Roman"/>
          <w:color w:val="000000"/>
          <w:sz w:val="22"/>
        </w:rPr>
        <w:t xml:space="preserve">, and other information produced or disclosed in response to the Commission's Second Requests, civil investigative demands, subpoenas, voluntary access letters, or any other compulsory or voluntary process issued in the course of the Investigation</w:t>
      </w:r>
      <w:ins w:id="1004" w:author="Hargrove, Stern &amp; Whitfield LLP" w:date="2025-04-14T09:00:00Z">
        <w:r>
          <w:rPr>
            <w:rFonts w:ascii="Times New Roman" w:hAnsi="Times New Roman"/>
            <w:color w:val="000000"/>
            <w:sz w:val="22"/>
          </w:rPr>
          <w:t xml:space="preserve">, and shall continue to govern Confidential Discovery Material in any Subsequent Proceeding to the extent provided in Paragraph 23</w:t>
        </w:r>
      </w:ins>
      <w:r>
        <w:rPr>
          <w:rFonts w:ascii="Times New Roman" w:hAnsi="Times New Roman"/>
          <w:color w:val="000000"/>
          <w:sz w:val="22"/>
        </w:rPr>
        <w:t xml:space="preserve">.</w:t>
      </w:r>
      <w:commentRangeEnd w:id="0"/>
      <w:r>
        <w:rPr>
          <w:rStyle w:val="CommentReference"/>
        </w:rPr>
        <w:commentReference w:id="0"/>
      </w:r>
    </w:p>
    <w:p>
      <w:pPr>
        <w:spacing w:line="276" w:lineRule="auto" w:before="0" w:after="120"/>
        <w:jc w:val="both"/>
      </w:pPr>
      <w:r>
        <w:rPr>
          <w:rFonts w:ascii="Times New Roman" w:hAnsi="Times New Roman"/>
          <w:b/>
          <w:color w:val="000000"/>
          <w:sz w:val="22"/>
        </w:rPr>
        <w:t>2. Defined Terms.</w:t>
      </w:r>
      <w:r>
        <w:rPr>
          <w:rFonts w:ascii="Times New Roman" w:hAnsi="Times New Roman"/>
          <w:color w:val="000000"/>
          <w:sz w:val="22"/>
        </w:rPr>
        <w:t xml:space="preserve"> As used in this Protective Order, the following terms shall have the meanings set forth below:</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"Commission" means the Federal Trade Commission, including its Commissioners, employees, agents, and contractors acting in their official capacities.</w:t>
      </w:r>
    </w:p>
    <w:p>
      <w:pPr>
        <w:spacing w:line="276" w:lineRule="auto" w:before="0" w:after="120"/>
        <w:ind w:left="432"/>
        <w:jc w:val="both"/>
      </w:pPr>
      <w:commentRangeStart w:id="1"/>
      <w:r>
        <w:rPr>
          <w:rFonts w:ascii="Times New Roman" w:hAnsi="Times New Roman"/>
          <w:b/>
          <w:color w:val="000000"/>
          <w:sz w:val="22"/>
        </w:rPr>
        <w:t xml:space="preserve">(b)</w:t>
      </w:r>
      <w:r>
        <w:rPr>
          <w:rFonts w:ascii="Times New Roman" w:hAnsi="Times New Roman"/>
          <w:color w:val="000000"/>
          <w:sz w:val="22"/>
        </w:rPr>
        <w:t xml:space="preserve"> "Producing Party" means any person or entity that produces, gives, or discloses documents, information, or testimony in connection with the Investigation, including Whitmore Logistics Holdings, Inc. ("Whitmore"), Cascade Regional Freight, Inc. ("Cascade"), and any third party responding to a subpoena, civil investigative demand, or voluntary access letter issued in connection with the Investigation. Where a third party has produced information in connection with the Investigation, such third party shall be deemed a Producing Party with respect to the information it has produced, regardless of whether such third party is a signatory to this Protective Order.</w:t>
      </w:r>
      <w:ins w:id="1005" w:author="Hargrove, Stern &amp; Whitfield LLP" w:date="2025-04-14T09:00:00Z">
        <w:r>
          <w:rPr>
            <w:rFonts w:ascii="Times New Roman" w:hAnsi="Times New Roman"/>
            <w:color w:val="000000"/>
            <w:sz w:val="22"/>
          </w:rPr>
          <w:t xml:space="preserve"> Where a Producing Party produces materials originated by an Originating Third Party, such Originating Third Party shall have the designation, notice, and other rights set forth in Paragraph 25 with respect to such materials.</w:t>
        </w:r>
      </w:ins>
      <w:commentRangeEnd w:id="1"/>
      <w:r>
        <w:rPr>
          <w:rStyle w:val="CommentReference"/>
        </w:rPr>
        <w:commentReference w:id="1"/>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"Receiving Party" means any person or entity that receives Confidential Discovery Material produced by a Producing Party in connection with the Investigation, including the Parties, their respective counsel, and the Commission.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"Document" means any written, recorded, or graphic material of any kind, including but not limited to papers, correspondence, memoranda, notes, reports, analyses, presentations, charts, graphs, electronic records, emails, text messages, instant messages, voicemail recordings, audio recordings, video recordings, photographs, and any other form of recorded information, whether in paper or electronic form, and whether an original, copy, draft, or final version.</w:t>
      </w:r>
    </w:p>
    <w:p>
      <w:pPr>
        <w:spacing w:line="276" w:lineRule="auto" w:before="0" w:after="120"/>
        <w:ind w:left="432"/>
        <w:jc w:val="both"/>
      </w:pPr>
      <w:commentRangeStart w:id="2"/>
      <w:r>
        <w:rPr>
          <w:rFonts w:ascii="Times New Roman" w:hAnsi="Times New Roman"/>
          <w:b/>
          <w:color w:val="000000"/>
          <w:sz w:val="22"/>
        </w:rPr>
        <w:t xml:space="preserve">(e)</w:t>
      </w:r>
      <w:r>
        <w:rPr>
          <w:rFonts w:ascii="Times New Roman" w:hAnsi="Times New Roman"/>
          <w:color w:val="000000"/>
          <w:sz w:val="22"/>
        </w:rPr>
        <w:t xml:space="preserve"> "Outside Counsel" means attorneys of record and other attorneys at the law firms representing the Parties in the Investigation, including Hargrove, Stern &amp; Whitfield LLP (counsel for Whitmore) and Pemberton &amp; Locke LLP (counsel for Cascade), and their respective associates, of counsel, paralegals, legal assistants, and litigation support staff working under the direct supervision and control of such attorneys in connection with the Investigation.</w:t>
      </w:r>
      <w:ins w:id="1006" w:author="Hargrove, Stern &amp; Whitfield LLP" w:date="2025-04-14T09:00:00Z">
        <w:r>
          <w:rPr>
            <w:rFonts w:ascii="Times New Roman" w:hAnsi="Times New Roman"/>
            <w:color w:val="000000"/>
            <w:sz w:val="22"/>
          </w:rPr>
          <w:t xml:space="preserve"> Outside Counsel shall not include any attorney who is an officer, director, or employee of a Party or who is involved in Competitive Decision-Making on behalf of a Party.</w:t>
        </w:r>
      </w:ins>
      <w:commentRangeEnd w:id="2"/>
      <w:r>
        <w:rPr>
          <w:rStyle w:val="CommentReference"/>
        </w:rPr>
        <w:commentReference w:id="2"/>
      </w:r>
    </w:p>
    <w:p>
      <w:pPr>
        <w:spacing w:line="276" w:lineRule="auto" w:before="0" w:after="120"/>
        <w:ind w:left="432"/>
        <w:jc w:val="both"/>
      </w:pPr>
      <w:commentRangeStart w:id="3"/>
      <w:r>
        <w:rPr>
          <w:rFonts w:ascii="Times New Roman" w:hAnsi="Times New Roman"/>
          <w:b/>
          <w:color w:val="000000"/>
          <w:sz w:val="22"/>
        </w:rPr>
        <w:t xml:space="preserve">(f)</w:t>
      </w:r>
      <w:r>
        <w:rPr>
          <w:rFonts w:ascii="Times New Roman" w:hAnsi="Times New Roman"/>
          <w:color w:val="000000"/>
          <w:sz w:val="22"/>
        </w:rPr>
        <w:t xml:space="preserve"> "Commission Staff" means all employees and contractors of the Federal Trade Commission assigned to FTC File No. 241-0187, including but not limited to attorneys, economists, financial analysts, investigators, and support staff within the Bureau of Competition, the Bureau of Economics, and any other bureau or office of the Commission participating in the Investigation.</w:t>
      </w:r>
      <w:ins w:id="1007" w:author="Hargrove, Stern &amp; Whitfield LLP" w:date="2025-04-14T09:00:00Z">
        <w:r>
          <w:rPr>
            <w:rFonts w:ascii="Times New Roman" w:hAnsi="Times New Roman"/>
            <w:color w:val="000000"/>
            <w:sz w:val="22"/>
          </w:rPr>
          <w:t xml:space="preserve"> Commission Staff includes economists, experts, and consultants retained by the Commission under contract, provided that each such contractor is bound by written confidentiality obligations at least as protective as those set forth herein. [The obligations of this Protective Order shall continue to bind any individual who was a member of Commission Staff with respect to Confidential Discovery Material accessed during his or her assignment, notwithstanding the conclusion of that assignment or the individual's separation from the Commission.]</w:t>
        </w:r>
      </w:ins>
      <w:commentRangeEnd w:id="3"/>
      <w:r>
        <w:rPr>
          <w:rStyle w:val="CommentReference"/>
        </w:rPr>
        <w:commentReference w:id="3"/>
      </w:r>
    </w:p>
    <w:p>
      <w:pPr>
        <w:spacing w:line="276" w:lineRule="auto" w:before="0" w:after="120"/>
        <w:ind w:left="432"/>
        <w:jc w:val="both"/>
      </w:pPr>
      <w:r>
        <w:rPr>
          <w:rFonts w:ascii="Times New Roman" w:hAnsi="Times New Roman"/>
          <w:b/>
          <w:color w:val="000000"/>
          <w:sz w:val="22"/>
        </w:rPr>
        <w:t xml:space="preserve">(g)</w:t>
      </w:r>
      <w:r>
        <w:rPr>
          <w:rFonts w:ascii="Times New Roman" w:hAnsi="Times New Roman"/>
          <w:color w:val="000000"/>
          <w:sz w:val="22"/>
        </w:rPr>
        <w:t xml:space="preserve"> "Authorized Person" means any person authorized to receive Confidential Discovery Material under the terms of this Protective Order, as specified in Paragraphs 6 through </w:t>
      </w:r>
      <w:del w:id="1008" w:author="Hargrove, Stern &amp; Whitfield LLP" w:date="2025-04-14T09:00:00Z">
        <w:r>
          <w:rPr>
            <w:rFonts w:ascii="Times New Roman" w:hAnsi="Times New Roman"/>
            <w:color w:val="000000"/>
            <w:sz w:val="22"/>
          </w:rPr>
          <w:delText xml:space="preserve">9</w:delText>
        </w:r>
      </w:del>
      <w:ins w:id="1009" w:author="Hargrove, Stern &amp; Whitfield LLP" w:date="2025-04-14T09:00:00Z">
        <w:r>
          <w:rPr>
            <w:rFonts w:ascii="Times New Roman" w:hAnsi="Times New Roman"/>
            <w:color w:val="000000"/>
            <w:sz w:val="22"/>
          </w:rPr>
          <w:t xml:space="preserve">9A</w:t>
        </w:r>
      </w:ins>
      <w:r>
        <w:rPr>
          <w:rFonts w:ascii="Times New Roman" w:hAnsi="Times New Roman"/>
          <w:color w:val="000000"/>
          <w:sz w:val="22"/>
        </w:rPr>
        <w:t xml:space="preserve"> hereof</w:t>
      </w:r>
      <w:ins w:id="1010" w:author="Hargrove, Stern &amp; Whitfield LLP" w:date="2025-04-14T09:00:00Z">
        <w:r>
          <w:rPr>
            <w:rFonts w:ascii="Times New Roman" w:hAnsi="Times New Roman"/>
            <w:color w:val="000000"/>
            <w:sz w:val="22"/>
          </w:rPr>
          <w:t xml:space="preserve"> and Paragraph 25</w:t>
        </w:r>
      </w:ins>
      <w:r>
        <w:rPr>
          <w:rFonts w:ascii="Times New Roman" w:hAnsi="Times New Roman"/>
          <w:color w:val="000000"/>
          <w:sz w:val="22"/>
        </w:rPr>
        <w:t xml:space="preserve">.</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"Party" or "Parties" means Whitmore and Cascade, individually or collectively, as the context requires.</w:t>
      </w:r>
    </w:p>
    <w:p>
      <w:pPr>
        <w:spacing w:line="276" w:lineRule="auto" w:before="0" w:after="120"/>
        <w:ind w:left="432"/>
        <w:jc w:val="both"/>
        <w:rPr>
          <w:ins w:id="1112" w:author="Hargrove, Stern &amp; Whitfield LLP" w:date="2025-04-14T09:00:00Z"/>
        </w:rPr>
      </w:pPr>
      <w:commentRangeStart w:id="23"/>
      <w:ins w:id="1113" w:author="Hargrove, Stern &amp; Whitfield LLP" w:date="2025-04-14T09:00:00Z">
        <w:r>
          <w:rPr>
            <w:rFonts w:ascii="Times New Roman" w:hAnsi="Times New Roman"/>
            <w:b/>
            <w:color w:val="000000"/>
            <w:sz w:val="22"/>
          </w:rPr>
          <w:t xml:space="preserve">(i)</w:t>
        </w:r>
        <w:r>
          <w:rPr>
            <w:rFonts w:ascii="Times New Roman" w:hAnsi="Times New Roman"/>
            <w:color w:val="000000"/>
            <w:sz w:val="22"/>
          </w:rPr>
          <w:t xml:space="preserve"> "Confidential Discovery Material" means any Document, Structured Data, testimony, or other information designated under this Protective Order as Confidential Information, Highly Confidential Information — Outside Counsel Only, or Restricted Highly Confidential Information — Attorneys' Eyes Only, together with all copies, excerpts, summaries, and Derivative Materials (as defined in Paragraph 24) thereof.</w:t>
        </w:r>
      </w:ins>
      <w:commentRangeEnd w:id="23"/>
      <w:r>
        <w:rPr>
          <w:rStyle w:val="CommentReference"/>
        </w:rPr>
        <w:commentReference w:id="23"/>
      </w:r>
    </w:p>
    <w:p>
      <w:pPr>
        <w:spacing w:line="276" w:lineRule="auto" w:before="0" w:after="120"/>
        <w:ind w:left="432"/>
        <w:jc w:val="both"/>
        <w:rPr>
          <w:ins w:id="1114" w:author="Hargrove, Stern &amp; Whitfield LLP" w:date="2025-04-14T09:00:00Z"/>
        </w:rPr>
      </w:pPr>
      <w:commentRangeStart w:id="24"/>
      <w:ins w:id="1115" w:author="Hargrove, Stern &amp; Whitfield LLP" w:date="2025-04-14T09:00:00Z">
        <w:r>
          <w:rPr>
            <w:rFonts w:ascii="Times New Roman" w:hAnsi="Times New Roman"/>
            <w:b/>
            <w:color w:val="000000"/>
            <w:sz w:val="22"/>
          </w:rPr>
          <w:t xml:space="preserve">(j)</w:t>
        </w:r>
        <w:r>
          <w:rPr>
            <w:rFonts w:ascii="Times New Roman" w:hAnsi="Times New Roman"/>
            <w:color w:val="000000"/>
            <w:sz w:val="22"/>
          </w:rPr>
          <w:t xml:space="preserve"> "Conclusion of the Investigation" means the earliest of: (i) written notification by the Commission or Commission Staff to the Parties that the Investigation has been closed; (ii) the Commission's issuance of a final decision and order following acceptance of a consent agreement resolving the Investigation; or (iii) the abandonment of the Transaction, including by the Parties' written notification to the Commission that the Transaction has been abandoned, the termination of the definitive agreement governing the Transaction, or the expiration of the outside date under that agreement (currently October 31, 2025, or, if extended, January 29, 2026) without consummation; provided, however, that the withdrawal of a notification under the Hart-Scott-Rodino Act that is refiled within [sixty (60)] days shall not constitute the Conclusion of the Investigation; and provided further that, if a Subsequent Proceeding is initiated before any of the foregoing events, the Investigation shall not be deemed concluded until the final resolution of the Subsequent Proceeding, including any appeals, and Paragraph 23 shall govern in the interim.</w:t>
        </w:r>
      </w:ins>
      <w:commentRangeEnd w:id="24"/>
      <w:r>
        <w:rPr>
          <w:rStyle w:val="CommentReference"/>
        </w:rPr>
        <w:commentReference w:id="24"/>
      </w:r>
    </w:p>
    <w:p>
      <w:pPr>
        <w:spacing w:line="276" w:lineRule="auto" w:before="0" w:after="120"/>
        <w:ind w:left="432"/>
        <w:jc w:val="both"/>
        <w:rPr>
          <w:ins w:id="1116" w:author="Hargrove, Stern &amp; Whitfield LLP" w:date="2025-04-14T09:00:00Z"/>
        </w:rPr>
      </w:pPr>
      <w:commentRangeStart w:id="25"/>
      <w:ins w:id="1117" w:author="Hargrove, Stern &amp; Whitfield LLP" w:date="2025-04-14T09:00:00Z">
        <w:r>
          <w:rPr>
            <w:rFonts w:ascii="Times New Roman" w:hAnsi="Times New Roman"/>
            <w:b/>
            <w:color w:val="000000"/>
            <w:sz w:val="22"/>
          </w:rPr>
          <w:t xml:space="preserve">(k)</w:t>
        </w:r>
        <w:r>
          <w:rPr>
            <w:rFonts w:ascii="Times New Roman" w:hAnsi="Times New Roman"/>
            <w:color w:val="000000"/>
            <w:sz w:val="22"/>
          </w:rPr>
          <w:t xml:space="preserve"> "Competitive Decision-Making" means a person's participation in, or provision of advice concerning, decisions of a Party or its affiliates regarding pricing, bidding, discounting, customer contract terms, sales or marketing strategy, capacity, route, lane, or fleet planning, market entry or expansion, or the acquisition of competitors, in a manner that would permit the person to use another Producing Party's confidential information in making or recommending such decisions. The provision of legal advice concerning compliance with law, without participation in such business decisions, is not Competitive Decision-Making.</w:t>
        </w:r>
      </w:ins>
      <w:commentRangeEnd w:id="25"/>
      <w:r>
        <w:rPr>
          <w:rStyle w:val="CommentReference"/>
        </w:rPr>
        <w:commentReference w:id="25"/>
      </w:r>
    </w:p>
    <w:p>
      <w:pPr>
        <w:spacing w:line="276" w:lineRule="auto" w:before="0" w:after="120"/>
        <w:ind w:left="432"/>
        <w:jc w:val="both"/>
        <w:rPr>
          <w:ins w:id="1118" w:author="Hargrove, Stern &amp; Whitfield LLP" w:date="2025-04-14T09:00:00Z"/>
        </w:rPr>
      </w:pPr>
      <w:commentRangeStart w:id="26"/>
      <w:ins w:id="1119" w:author="Hargrove, Stern &amp; Whitfield LLP" w:date="2025-04-14T09:00:00Z">
        <w:r>
          <w:rPr>
            <w:rFonts w:ascii="Times New Roman" w:hAnsi="Times New Roman"/>
            <w:b/>
            <w:color w:val="000000"/>
            <w:sz w:val="22"/>
          </w:rPr>
          <w:t xml:space="preserve">(l)</w:t>
        </w:r>
        <w:r>
          <w:rPr>
            <w:rFonts w:ascii="Times New Roman" w:hAnsi="Times New Roman"/>
            <w:color w:val="000000"/>
            <w:sz w:val="22"/>
          </w:rPr>
          <w:t xml:space="preserve"> "Originating Third Party" means any person or entity, other than the Producing Party, that authored, originated, or furnished to a Producing Party materials that are produced by the Producing Party in the Investigation and in which such person or entity has a proprietary confidentiality interest, including any equity holder of a Party with respect to its fund-level financial information, communications with its investors, internal investment committee materials, valuation models, and board-level materials it furnished to the Party.</w:t>
        </w:r>
      </w:ins>
      <w:commentRangeEnd w:id="26"/>
      <w:r>
        <w:rPr>
          <w:rStyle w:val="CommentReference"/>
        </w:rPr>
        <w:commentReference w:id="26"/>
      </w:r>
    </w:p>
    <w:p>
      <w:pPr>
        <w:spacing w:line="276" w:lineRule="auto" w:before="0" w:after="120"/>
        <w:ind w:left="432"/>
        <w:jc w:val="both"/>
        <w:rPr>
          <w:ins w:id="1120" w:author="Hargrove, Stern &amp; Whitfield LLP" w:date="2025-04-14T09:00:00Z"/>
        </w:rPr>
      </w:pPr>
      <w:ins w:id="1121" w:author="Hargrove, Stern &amp; Whitfield LLP" w:date="2025-04-14T09:00:00Z">
        <w:r>
          <w:rPr>
            <w:rFonts w:ascii="Times New Roman" w:hAnsi="Times New Roman"/>
            <w:b/>
            <w:color w:val="000000"/>
            <w:sz w:val="22"/>
          </w:rPr>
          <w:t xml:space="preserve">(m)</w:t>
        </w:r>
        <w:r>
          <w:rPr>
            <w:rFonts w:ascii="Times New Roman" w:hAnsi="Times New Roman"/>
            <w:color w:val="000000"/>
            <w:sz w:val="22"/>
          </w:rPr>
          <w:t xml:space="preserve"> "Overlap Markets" means the Portland-Vancouver, Seattle-Tacoma, Boise, and Sacramento metropolitan statistical areas, and any other geographic area in which both Parties provide freight, logistics, or last-mile delivery services.</w:t>
        </w:r>
      </w:ins>
    </w:p>
    <w:p>
      <w:pPr>
        <w:spacing w:line="276" w:lineRule="auto" w:before="0" w:after="120"/>
        <w:ind w:left="432"/>
        <w:jc w:val="both"/>
        <w:rPr>
          <w:ins w:id="1122" w:author="Hargrove, Stern &amp; Whitfield LLP" w:date="2025-04-14T09:00:00Z"/>
        </w:rPr>
      </w:pPr>
      <w:commentRangeStart w:id="27"/>
      <w:ins w:id="1123" w:author="Hargrove, Stern &amp; Whitfield LLP" w:date="2025-04-14T09:00:00Z">
        <w:r>
          <w:rPr>
            <w:rFonts w:ascii="Times New Roman" w:hAnsi="Times New Roman"/>
            <w:b/>
            <w:color w:val="000000"/>
            <w:sz w:val="22"/>
          </w:rPr>
          <w:t xml:space="preserve">(n)</w:t>
        </w:r>
        <w:r>
          <w:rPr>
            <w:rFonts w:ascii="Times New Roman" w:hAnsi="Times New Roman"/>
            <w:color w:val="000000"/>
            <w:sz w:val="22"/>
          </w:rPr>
          <w:t xml:space="preserve"> "Structured Data" means data maintained in databases or other structured formats, and extracts, compilations, and outputs thereof, including pricing, bid, and transactional databases; shipment-, route-, and lane-level cost and revenue data; customer-level revenue, margin, and profitability data; financial and econometric models; and spreadsheets, in native or any other format.</w:t>
        </w:r>
      </w:ins>
      <w:commentRangeEnd w:id="27"/>
      <w:r>
        <w:rPr>
          <w:rStyle w:val="CommentReference"/>
        </w:rPr>
        <w:commentReference w:id="27"/>
      </w:r>
    </w:p>
    <w:p>
      <w:pPr>
        <w:spacing w:line="276" w:lineRule="auto" w:before="0" w:after="120"/>
        <w:ind w:left="432"/>
        <w:jc w:val="both"/>
        <w:rPr>
          <w:ins w:id="1124" w:author="Hargrove, Stern &amp; Whitfield LLP" w:date="2025-04-14T09:00:00Z"/>
        </w:rPr>
      </w:pPr>
      <w:ins w:id="1125" w:author="Hargrove, Stern &amp; Whitfield LLP" w:date="2025-04-14T09:00:00Z">
        <w:r>
          <w:rPr>
            <w:rFonts w:ascii="Times New Roman" w:hAnsi="Times New Roman"/>
            <w:b/>
            <w:color w:val="000000"/>
            <w:sz w:val="22"/>
          </w:rPr>
          <w:t xml:space="preserve">(o)</w:t>
        </w:r>
        <w:r>
          <w:rPr>
            <w:rFonts w:ascii="Times New Roman" w:hAnsi="Times New Roman"/>
            <w:color w:val="000000"/>
            <w:sz w:val="22"/>
          </w:rPr>
          <w:t xml:space="preserve"> "Subsequent Proceeding" means any administrative proceeding under Part 3 of the Commission's Rules of Practice, 16 C.F.R. Part 3, or any action in federal court under Section 13(b) of the Federal Trade Commission Act, 15 U.S.C. § 53(b), arising out of or relating to the Transaction or the Investigation.</w:t>
        </w:r>
      </w:ins>
    </w:p>
    <w:p>
      <w:pPr>
        <w:spacing w:line="276" w:lineRule="auto" w:before="0" w:after="120"/>
        <w:jc w:val="both"/>
      </w:pPr>
      <w:commentRangeStart w:id="4"/>
      <w:r>
        <w:rPr>
          <w:rFonts w:ascii="Times New Roman" w:hAnsi="Times New Roman"/>
          <w:b/>
          <w:color w:val="000000"/>
          <w:sz w:val="22"/>
        </w:rPr>
        <w:t xml:space="preserve">3. Confidentiality Tiers.</w:t>
      </w:r>
      <w:r>
        <w:rPr>
          <w:rFonts w:ascii="Times New Roman" w:hAnsi="Times New Roman"/>
          <w:color w:val="000000"/>
          <w:sz w:val="22"/>
        </w:rPr>
        <w:t xml:space="preserve"> This Protective Order establishes </w:t>
      </w:r>
      <w:del w:id="1011" w:author="Hargrove, Stern &amp; Whitfield LLP" w:date="2025-04-14T09:00:00Z">
        <w:r>
          <w:rPr>
            <w:rFonts w:ascii="Times New Roman" w:hAnsi="Times New Roman"/>
            <w:color w:val="000000"/>
            <w:sz w:val="22"/>
          </w:rPr>
          <w:delText xml:space="preserve">two</w:delText>
        </w:r>
      </w:del>
      <w:ins w:id="1012" w:author="Hargrove, Stern &amp; Whitfield LLP" w:date="2025-04-14T09:00:00Z">
        <w:r>
          <w:rPr>
            <w:rFonts w:ascii="Times New Roman" w:hAnsi="Times New Roman"/>
            <w:color w:val="000000"/>
            <w:sz w:val="22"/>
          </w:rPr>
          <w:t xml:space="preserve">three</w:t>
        </w:r>
      </w:ins>
      <w:r>
        <w:rPr>
          <w:rFonts w:ascii="Times New Roman" w:hAnsi="Times New Roman"/>
          <w:color w:val="000000"/>
          <w:sz w:val="22"/>
        </w:rPr>
        <w:t xml:space="preserve"> tiers of confidentiality protection:</w:t>
      </w:r>
      <w:commentRangeEnd w:id="4"/>
      <w:r>
        <w:rPr>
          <w:rStyle w:val="CommentReference"/>
        </w:rPr>
        <w:commentReference w:id="4"/>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"Confidential Information" means any document, testimony, or other information produced or provided in connection with the Investigation that is designated as "CONFIDENTIAL — FTC File No. 241-0187" by the Producing Party. A Producing Party may designate information as Confidential Information if it believes in good faith that the information constitutes non-public commercial, financial, or business information the disclosure of which could cause competitive injury to the Producing Party. The designation of material as Confidential Information is intended to encompass a broad range of non-public business information, including but not limited to internal correspondence, business records, financial statements, operational data, and other materials that the Producing Party maintains as confidential in the ordinary course of its business. The baseline designation of Confidential Information affords substantial protection while permitting access by appropriate categories of individuals as set forth in Paragraph 6 of this Protective Order.</w:t>
      </w:r>
    </w:p>
    <w:p>
      <w:pPr>
        <w:spacing w:line="276" w:lineRule="auto" w:before="0" w:after="120"/>
        <w:ind w:left="432"/>
        <w:jc w:val="both"/>
      </w:pPr>
      <w:commentRangeStart w:id="5"/>
      <w:r>
        <w:rPr>
          <w:rFonts w:ascii="Times New Roman" w:hAnsi="Times New Roman"/>
          <w:b/>
          <w:color w:val="000000"/>
          <w:sz w:val="22"/>
        </w:rPr>
        <w:t xml:space="preserve">(b)</w:t>
      </w:r>
      <w:r>
        <w:rPr>
          <w:rFonts w:ascii="Times New Roman" w:hAnsi="Times New Roman"/>
          <w:color w:val="000000"/>
          <w:sz w:val="22"/>
        </w:rPr>
        <w:t xml:space="preserve"> "Highly Confidential Information — Outside Counsel Only" means any document, testimony, or other information designated as "HIGHLY CONFIDENTIAL — OUTSIDE COUNSEL ONLY — FTC File No. 241-0187" by the Producing Party. A Producing Party may designate information as Highly Confidential Information — Outside Counsel Only if it constitutes competitively sensitive </w:t>
      </w:r>
      <w:del w:id="1013" w:author="Hargrove, Stern &amp; Whitfield LLP" w:date="2025-04-14T09:00:00Z">
        <w:r>
          <w:rPr>
            <w:rFonts w:ascii="Times New Roman" w:hAnsi="Times New Roman"/>
            <w:color w:val="000000"/>
            <w:sz w:val="22"/>
          </w:rPr>
          <w:delText xml:space="preserve">documents</w:delText>
        </w:r>
      </w:del>
      <w:ins w:id="1014" w:author="Hargrove, Stern &amp; Whitfield LLP" w:date="2025-04-14T09:00:00Z">
        <w:r>
          <w:rPr>
            <w:rFonts w:ascii="Times New Roman" w:hAnsi="Times New Roman"/>
            <w:color w:val="000000"/>
            <w:sz w:val="22"/>
          </w:rPr>
          <w:t xml:space="preserve">information, in any form or medium, including Documents and Structured Data,</w:t>
        </w:r>
      </w:ins>
      <w:r>
        <w:rPr>
          <w:rFonts w:ascii="Times New Roman" w:hAnsi="Times New Roman"/>
          <w:color w:val="000000"/>
          <w:sz w:val="22"/>
        </w:rPr>
        <w:t xml:space="preserve"> reflecting current or future pricing strategies</w:t>
      </w:r>
      <w:ins w:id="1015" w:author="Hargrove, Stern &amp; Whitfield LLP" w:date="2025-04-14T09:00:00Z">
        <w:r>
          <w:rPr>
            <w:rFonts w:ascii="Times New Roman" w:hAnsi="Times New Roman"/>
            <w:color w:val="000000"/>
            <w:sz w:val="22"/>
          </w:rPr>
          <w:t xml:space="preserve">; pricing</w:t>
        </w:r>
      </w:ins>
      <w:r>
        <w:rPr>
          <w:rFonts w:ascii="Times New Roman" w:hAnsi="Times New Roman"/>
          <w:color w:val="000000"/>
          <w:sz w:val="22"/>
        </w:rPr>
        <w:t xml:space="preserve">,</w:t>
      </w:r>
      <w:ins w:id="1016" w:author="Hargrove, Stern &amp; Whitfield LLP" w:date="2025-04-14T09:00:00Z">
        <w:r>
          <w:rPr>
            <w:rFonts w:ascii="Times New Roman" w:hAnsi="Times New Roman"/>
            <w:color w:val="000000"/>
            <w:sz w:val="22"/>
          </w:rPr>
          <w:t xml:space="preserve"> cost, or margin data;</w:t>
        </w:r>
      </w:ins>
      <w:r>
        <w:rPr>
          <w:rFonts w:ascii="Times New Roman" w:hAnsi="Times New Roman"/>
          <w:color w:val="000000"/>
          <w:sz w:val="22"/>
        </w:rPr>
        <w:t xml:space="preserve"> customer-specific contract terms</w:t>
      </w:r>
      <w:del w:id="1017" w:author="Hargrove, Stern &amp; Whitfield LLP" w:date="2025-04-14T09:00:00Z">
        <w:r>
          <w:rPr>
            <w:rFonts w:ascii="Times New Roman" w:hAnsi="Times New Roman"/>
            <w:color w:val="000000"/>
            <w:sz w:val="22"/>
          </w:rPr>
          <w:delText xml:space="preserve">,</w:delText>
        </w:r>
      </w:del>
      <w:ins w:id="1018" w:author="Hargrove, Stern &amp; Whitfield LLP" w:date="2025-04-14T09:00:00Z">
        <w:r>
          <w:rPr>
            <w:rFonts w:ascii="Times New Roman" w:hAnsi="Times New Roman"/>
            <w:color w:val="000000"/>
            <w:sz w:val="22"/>
          </w:rPr>
          <w:t xml:space="preserve">; customer-level revenue or profitability information;</w:t>
        </w:r>
      </w:ins>
      <w:r>
        <w:rPr>
          <w:rFonts w:ascii="Times New Roman" w:hAnsi="Times New Roman"/>
          <w:color w:val="000000"/>
          <w:sz w:val="22"/>
        </w:rPr>
        <w:t xml:space="preserve"> or non-public strategic plans</w:t>
      </w:r>
      <w:ins w:id="1019" w:author="Hargrove, Stern &amp; Whitfield LLP" w:date="2025-04-14T09:00:00Z">
        <w:r>
          <w:rPr>
            <w:rFonts w:ascii="Times New Roman" w:hAnsi="Times New Roman"/>
            <w:color w:val="000000"/>
            <w:sz w:val="22"/>
          </w:rPr>
          <w:t xml:space="preserve">. Without limiting the foregoing, pricing databases, route-level and lane-level cost data, customer-level profitability data, financial models, and spreadsheets containing such information may be designated at this tier</w:t>
        </w:r>
      </w:ins>
      <w:r>
        <w:rPr>
          <w:rFonts w:ascii="Times New Roman" w:hAnsi="Times New Roman"/>
          <w:color w:val="000000"/>
          <w:sz w:val="22"/>
        </w:rPr>
        <w:t xml:space="preserve">. This tier of protection is reserved for the most sensitive categories of business information and is intended to restrict access to those individuals who do not have competitive decision-making responsibilities that could be influenced by exposure to the opposing Party's or a third party's most sensitive confidential materials. Information designated at this tier is subject to the access restrictions set forth in Paragraph 9 of this Protective Order. A Producing Party should exercise reasonable judgment and restraint in designating materials at this tier and should not designate materials as Highly Confidential Information — Outside Counsel Only unless the heightened restrictions on access are genuinely necessary to protect competitively sensitive information.</w:t>
      </w:r>
      <w:commentRangeEnd w:id="5"/>
      <w:r>
        <w:rPr>
          <w:rStyle w:val="CommentReference"/>
        </w:rPr>
        <w:commentReference w:id="5"/>
      </w:r>
    </w:p>
    <w:p>
      <w:pPr>
        <w:spacing w:line="276" w:lineRule="auto" w:before="0" w:after="120"/>
        <w:ind w:left="432"/>
        <w:jc w:val="both"/>
        <w:rPr>
          <w:ins w:id="1126" w:author="Hargrove, Stern &amp; Whitfield LLP" w:date="2025-04-14T09:00:00Z"/>
        </w:rPr>
      </w:pPr>
      <w:commentRangeStart w:id="28"/>
      <w:ins w:id="1127" w:author="Hargrove, Stern &amp; Whitfield LLP" w:date="2025-04-14T09:00:00Z">
        <w:r>
          <w:rPr>
            <w:rFonts w:ascii="Times New Roman" w:hAnsi="Times New Roman"/>
            <w:b/>
            <w:color w:val="000000"/>
            <w:sz w:val="22"/>
          </w:rPr>
          <w:t xml:space="preserve">(c)</w:t>
        </w:r>
        <w:r>
          <w:rPr>
            <w:rFonts w:ascii="Times New Roman" w:hAnsi="Times New Roman"/>
            <w:color w:val="000000"/>
            <w:sz w:val="22"/>
          </w:rPr>
          <w:t xml:space="preserve"> "Restricted Highly Confidential Information — Attorneys' Eyes Only" means any Confidential Discovery Material designated as "RESTRICTED HIGHLY CONFIDENTIAL — ATTORNEYS' EYES ONLY — FTC File No. 241-0187" by the Producing Party or an Originating Third Party. A Producing Party may designate information at this tier only if it believes in good faith that the information is of such extraordinary competitive sensitivity that its disclosure to persons permitted access to Highly Confidential Information — Outside Counsel Only, including outside experts and consultants, would create a substantial risk of serious competitive harm that cannot be avoided by less restrictive means. Information that may qualify for this tier includes, by way of illustration: (i) board-level and senior-management strategic plans and analyses concerning competitive conditions, pricing, or expansion in the Overlap Markets[, including Whitmore's 2023 board presentation entitled "Project Atlas: Western Expansion Strategy" and materials prepared in connection with it]; (ii) customer-level profitability, margin, retention, and churn data and analyses; (iii) current or future pricing, bidding, or discount strategies and pending bid proposals; (iv) capacity expansion, fleet deployment, and route-planning models; (v) non-public acquisition pipeline documents and internal competitive assessments; and (vi) fund-level performance data, investor communications, investment committee memoranda, and valuation models of an Originating Third Party. Information designated at this tier is subject to the access restrictions set forth in Paragraph 9A and may be challenged under Paragraph 18.</w:t>
        </w:r>
      </w:ins>
      <w:commentRangeEnd w:id="28"/>
      <w:r>
        <w:rPr>
          <w:rStyle w:val="CommentReference"/>
        </w:rPr>
        <w:commentReference w:id="28"/>
      </w:r>
    </w:p>
    <w:p>
      <w:pPr>
        <w:spacing w:line="276" w:lineRule="auto" w:before="0" w:after="120"/>
        <w:ind w:left="432"/>
        <w:jc w:val="both"/>
        <w:rPr>
          <w:ins w:id="1128" w:author="Hargrove, Stern &amp; Whitfield LLP" w:date="2025-04-14T09:00:00Z"/>
        </w:rPr>
      </w:pPr>
      <w:commentRangeStart w:id="29"/>
      <w:ins w:id="1129" w:author="Hargrove, Stern &amp; Whitfield LLP" w:date="2025-04-14T09:00:00Z">
        <w:r>
          <w:rPr>
            <w:rFonts w:ascii="Times New Roman" w:hAnsi="Times New Roman"/>
            <w:b/>
            <w:color w:val="000000"/>
            <w:sz w:val="22"/>
          </w:rPr>
          <w:t xml:space="preserve">(d)</w:t>
        </w:r>
        <w:r>
          <w:rPr>
            <w:rFonts w:ascii="Times New Roman" w:hAnsi="Times New Roman"/>
            <w:color w:val="000000"/>
            <w:sz w:val="22"/>
          </w:rPr>
          <w:t xml:space="preserve"> Except where the context otherwise requires, references in this Protective Order to "Highly Confidential Information" include both Highly Confidential Information — Outside Counsel Only and Restricted Highly Confidential Information — Attorneys' Eyes Only. Restricted Highly Confidential Information — Attorneys' Eyes Only is entitled to every protection afforded to Highly Confidential Information — Outside Counsel Only, in addition to the further restrictions of Paragraph 9A.</w:t>
        </w:r>
      </w:ins>
      <w:commentRangeEnd w:id="29"/>
      <w:r>
        <w:rPr>
          <w:rStyle w:val="CommentReference"/>
        </w:rPr>
        <w:commentReference w:id="29"/>
      </w:r>
    </w:p>
    <w:p>
      <w:r>
        <w:br w:type="page"/>
      </w:r>
    </w:p>
    <w:p>
      <w:pPr>
        <w:keepNext/>
        <w:spacing w:line="276" w:lineRule="auto" w:before="360" w:after="120"/>
        <w:jc w:val="left"/>
      </w:pPr>
      <w:r>
        <w:rPr>
          <w:rFonts w:ascii="Times New Roman" w:hAnsi="Times New Roman"/>
          <w:b/>
          <w:color w:val="000000"/>
          <w:sz w:val="22"/>
          <w:u w:val="single"/>
        </w:rPr>
        <w:t>SECTION II: DESIGNATION OF CONFIDENTIAL MATERIAL</w:t>
      </w:r>
    </w:p>
    <w:p>
      <w:pPr>
        <w:spacing w:line="276" w:lineRule="auto" w:before="0" w:after="120"/>
        <w:jc w:val="both"/>
      </w:pPr>
      <w:r>
        <w:rPr>
          <w:rFonts w:ascii="Times New Roman" w:hAnsi="Times New Roman"/>
          <w:b/>
          <w:color w:val="000000"/>
          <w:sz w:val="22"/>
        </w:rPr>
        <w:t>4. Manner of Designation.</w:t>
      </w:r>
    </w:p>
    <w:p>
      <w:pPr>
        <w:spacing w:line="276" w:lineRule="auto" w:before="0" w:after="120"/>
        <w:ind w:left="432"/>
        <w:jc w:val="both"/>
      </w:pPr>
      <w:commentRangeStart w:id="6"/>
      <w:r>
        <w:rPr>
          <w:rFonts w:ascii="Times New Roman" w:hAnsi="Times New Roman"/>
          <w:b/>
          <w:color w:val="000000"/>
          <w:sz w:val="22"/>
        </w:rPr>
        <w:t xml:space="preserve">(a)</w:t>
      </w:r>
      <w:r>
        <w:rPr>
          <w:rFonts w:ascii="Times New Roman" w:hAnsi="Times New Roman"/>
          <w:color w:val="000000"/>
          <w:sz w:val="22"/>
        </w:rPr>
        <w:t xml:space="preserve"> A Producing Party shall designate documents as Confidential Information</w:t>
      </w:r>
      <w:del w:id="1020" w:author="Hargrove, Stern &amp; Whitfield LLP" w:date="2025-04-14T09:00:00Z">
        <w:r>
          <w:rPr>
            <w:rFonts w:ascii="Times New Roman" w:hAnsi="Times New Roman"/>
            <w:color w:val="000000"/>
            <w:sz w:val="22"/>
          </w:rPr>
          <w:delText xml:space="preserve"> or</w:delText>
        </w:r>
      </w:del>
      <w:ins w:id="1021" w:author="Hargrove, Stern &amp; Whitfield LLP" w:date="2025-04-14T09:00:00Z">
        <w:r>
          <w:rPr>
            <w:rFonts w:ascii="Times New Roman" w:hAnsi="Times New Roman"/>
            <w:color w:val="000000"/>
            <w:sz w:val="22"/>
          </w:rPr>
          <w:t xml:space="preserve">,</w:t>
        </w:r>
      </w:ins>
      <w:r>
        <w:rPr>
          <w:rFonts w:ascii="Times New Roman" w:hAnsi="Times New Roman"/>
          <w:color w:val="000000"/>
          <w:sz w:val="22"/>
        </w:rPr>
        <w:t xml:space="preserve"> Highly Confidential Information — Outside Counsel</w:t>
      </w:r>
      <w:ins w:id="1022" w:author="Hargrove, Stern &amp; Whitfield LLP" w:date="2025-04-14T09:00:00Z">
        <w:r>
          <w:rPr>
            <w:rFonts w:ascii="Times New Roman" w:hAnsi="Times New Roman"/>
            <w:color w:val="000000"/>
            <w:sz w:val="22"/>
          </w:rPr>
          <w:t xml:space="preserve"> Only, or Restricted Highly Confidential Information — Attorneys' Eyes</w:t>
        </w:r>
      </w:ins>
      <w:r>
        <w:rPr>
          <w:rFonts w:ascii="Times New Roman" w:hAnsi="Times New Roman"/>
          <w:color w:val="000000"/>
          <w:sz w:val="22"/>
        </w:rPr>
        <w:t xml:space="preserve"> Only by affixing the appropriate legend on each page of any document produced in hard copy. For documents produced in electronic format, the Producing Party shall designate confidentiality by including the appropriate designation in a field in the load file accompanying the production, or by stamping the image files with the appropriate legend, or both.</w:t>
      </w:r>
      <w:ins w:id="1023" w:author="Hargrove, Stern &amp; Whitfield LLP" w:date="2025-04-14T09:00:00Z">
        <w:r>
          <w:rPr>
            <w:rFonts w:ascii="Times New Roman" w:hAnsi="Times New Roman"/>
            <w:color w:val="000000"/>
            <w:sz w:val="22"/>
          </w:rPr>
          <w:t xml:space="preserve"> Structured Data and other materials produced in native format shall be designated by including the designation in the file name, in a load-file metadata field, or on a slip sheet or cover letter accompanying the production, and such designation shall apply to all extracts, outputs, and reproductions of such materials.</w:t>
        </w:r>
      </w:ins>
      <w:commentRangeEnd w:id="6"/>
      <w:r>
        <w:rPr>
          <w:rStyle w:val="CommentReference"/>
        </w:rPr>
        <w:commentReference w:id="6"/>
      </w:r>
    </w:p>
    <w:p>
      <w:pPr>
        <w:spacing w:line="276" w:lineRule="auto" w:before="0" w:after="120"/>
        <w:ind w:left="432"/>
        <w:jc w:val="both"/>
      </w:pPr>
      <w:commentRangeStart w:id="7"/>
      <w:r>
        <w:rPr>
          <w:rFonts w:ascii="Times New Roman" w:hAnsi="Times New Roman"/>
          <w:b/>
          <w:color w:val="000000"/>
          <w:sz w:val="22"/>
        </w:rPr>
        <w:t xml:space="preserve">(b)</w:t>
      </w:r>
      <w:r>
        <w:rPr>
          <w:rFonts w:ascii="Times New Roman" w:hAnsi="Times New Roman"/>
          <w:color w:val="000000"/>
          <w:sz w:val="22"/>
        </w:rPr>
        <w:t xml:space="preserve"> Testimony given in depositions, investigational hearings, or other proceedings in connection with the Investigation shall be designated by stating the designation on the record during the proceeding. Alternatively, the Producing Party or the witness may designate testimony as Confidential Information or Highly Confidential Information by providing written notice to all Parties and Commission Staff within fifteen (15) business days following receipt of the transcript. During the fifteen-business-day designation period, the entirety of the transcript shall be treated as </w:t>
      </w:r>
      <w:ins w:id="1024" w:author="Hargrove, Stern &amp; Whitfield LLP" w:date="2025-04-14T09:00:00Z">
        <w:r>
          <w:rPr>
            <w:rFonts w:ascii="Times New Roman" w:hAnsi="Times New Roman"/>
            <w:color w:val="000000"/>
            <w:sz w:val="22"/>
          </w:rPr>
          <w:t xml:space="preserve">Restricted </w:t>
        </w:r>
      </w:ins>
      <w:r>
        <w:rPr>
          <w:rFonts w:ascii="Times New Roman" w:hAnsi="Times New Roman"/>
          <w:color w:val="000000"/>
          <w:sz w:val="22"/>
        </w:rPr>
        <w:t xml:space="preserve">Highly Confidential Information — </w:t>
      </w:r>
      <w:del w:id="1025" w:author="Hargrove, Stern &amp; Whitfield LLP" w:date="2025-04-14T09:00:00Z">
        <w:r>
          <w:rPr>
            <w:rFonts w:ascii="Times New Roman" w:hAnsi="Times New Roman"/>
            <w:color w:val="000000"/>
            <w:sz w:val="22"/>
          </w:rPr>
          <w:delText xml:space="preserve">Outside</w:delText>
        </w:r>
      </w:del>
      <w:ins w:id="1026" w:author="Hargrove, Stern &amp; Whitfield LLP" w:date="2025-04-14T09:00:00Z">
        <w:r>
          <w:rPr>
            <w:rFonts w:ascii="Times New Roman" w:hAnsi="Times New Roman"/>
            <w:color w:val="000000"/>
            <w:sz w:val="22"/>
          </w:rPr>
          <w:t xml:space="preserve">Attorneys'</w:t>
        </w:r>
      </w:ins>
      <w:r>
        <w:rPr>
          <w:rFonts w:ascii="Times New Roman" w:hAnsi="Times New Roman"/>
          <w:color w:val="000000"/>
          <w:sz w:val="22"/>
        </w:rPr>
        <w:t xml:space="preserve"> </w:t>
      </w:r>
      <w:del w:id="1027" w:author="Hargrove, Stern &amp; Whitfield LLP" w:date="2025-04-14T09:00:00Z">
        <w:r>
          <w:rPr>
            <w:rFonts w:ascii="Times New Roman" w:hAnsi="Times New Roman"/>
            <w:color w:val="000000"/>
            <w:sz w:val="22"/>
          </w:rPr>
          <w:delText xml:space="preserve">Counsel</w:delText>
        </w:r>
      </w:del>
      <w:ins w:id="1028" w:author="Hargrove, Stern &amp; Whitfield LLP" w:date="2025-04-14T09:00:00Z">
        <w:r>
          <w:rPr>
            <w:rFonts w:ascii="Times New Roman" w:hAnsi="Times New Roman"/>
            <w:color w:val="000000"/>
            <w:sz w:val="22"/>
          </w:rPr>
          <w:t xml:space="preserve">Eyes</w:t>
        </w:r>
      </w:ins>
      <w:r>
        <w:rPr>
          <w:rFonts w:ascii="Times New Roman" w:hAnsi="Times New Roman"/>
          <w:color w:val="000000"/>
          <w:sz w:val="22"/>
        </w:rPr>
        <w:t xml:space="preserve"> Only.</w:t>
      </w:r>
      <w:commentRangeEnd w:id="7"/>
      <w:r>
        <w:rPr>
          <w:rStyle w:val="CommentReference"/>
        </w:rPr>
        <w:commentReference w:id="7"/>
      </w:r>
    </w:p>
    <w:p>
      <w:pPr>
        <w:spacing w:line="276" w:lineRule="auto" w:before="0" w:after="120"/>
        <w:ind w:left="432"/>
        <w:jc w:val="both"/>
      </w:pPr>
      <w:commentRangeStart w:id="8"/>
      <w:r>
        <w:rPr>
          <w:rFonts w:ascii="Times New Roman" w:hAnsi="Times New Roman"/>
          <w:b/>
          <w:color w:val="000000"/>
          <w:sz w:val="22"/>
        </w:rPr>
        <w:t xml:space="preserve">(c)</w:t>
      </w:r>
      <w:r>
        <w:rPr>
          <w:rFonts w:ascii="Times New Roman" w:hAnsi="Times New Roman"/>
          <w:color w:val="000000"/>
          <w:sz w:val="22"/>
        </w:rPr>
        <w:t xml:space="preserve"> A Producing Party may designate an entire production as Confidential Information at the time of production and thereafter upgrade specific documents to Highly Confidential Information — Outside Counsel Only </w:t>
      </w:r>
      <w:ins w:id="1029" w:author="Hargrove, Stern &amp; Whitfield LLP" w:date="2025-04-14T09:00:00Z">
        <w:r>
          <w:rPr>
            <w:rFonts w:ascii="Times New Roman" w:hAnsi="Times New Roman"/>
            <w:color w:val="000000"/>
            <w:sz w:val="22"/>
          </w:rPr>
          <w:t xml:space="preserve">or Restricted Highly Confidential Information — Attorneys' Eyes Only </w:t>
        </w:r>
      </w:ins>
      <w:r>
        <w:rPr>
          <w:rFonts w:ascii="Times New Roman" w:hAnsi="Times New Roman"/>
          <w:color w:val="000000"/>
          <w:sz w:val="22"/>
        </w:rPr>
        <w:t xml:space="preserve">within </w:t>
      </w:r>
      <w:del w:id="1030" w:author="Hargrove, Stern &amp; Whitfield LLP" w:date="2025-04-14T09:00:00Z">
        <w:r>
          <w:rPr>
            <w:rFonts w:ascii="Times New Roman" w:hAnsi="Times New Roman"/>
            <w:color w:val="000000"/>
            <w:sz w:val="22"/>
          </w:rPr>
          <w:delText xml:space="preserve">fifteen</w:delText>
        </w:r>
      </w:del>
      <w:ins w:id="1031" w:author="Hargrove, Stern &amp; Whitfield LLP" w:date="2025-04-14T09:00:00Z">
        <w:r>
          <w:rPr>
            <w:rFonts w:ascii="Times New Roman" w:hAnsi="Times New Roman"/>
            <w:color w:val="000000"/>
            <w:sz w:val="22"/>
          </w:rPr>
          <w:t xml:space="preserve">thirty</w:t>
        </w:r>
      </w:ins>
      <w:r>
        <w:rPr>
          <w:rFonts w:ascii="Times New Roman" w:hAnsi="Times New Roman"/>
          <w:color w:val="000000"/>
          <w:sz w:val="22"/>
        </w:rPr>
        <w:t xml:space="preserve"> (</w:t>
      </w:r>
      <w:del w:id="1032" w:author="Hargrove, Stern &amp; Whitfield LLP" w:date="2025-04-14T09:00:00Z">
        <w:r>
          <w:rPr>
            <w:rFonts w:ascii="Times New Roman" w:hAnsi="Times New Roman"/>
            <w:color w:val="000000"/>
            <w:sz w:val="22"/>
          </w:rPr>
          <w:delText xml:space="preserve">15</w:delText>
        </w:r>
      </w:del>
      <w:ins w:id="1033" w:author="Hargrove, Stern &amp; Whitfield LLP" w:date="2025-04-14T09:00:00Z">
        <w:r>
          <w:rPr>
            <w:rFonts w:ascii="Times New Roman" w:hAnsi="Times New Roman"/>
            <w:color w:val="000000"/>
            <w:sz w:val="22"/>
          </w:rPr>
          <w:t xml:space="preserve">30</w:t>
        </w:r>
      </w:ins>
      <w:r>
        <w:rPr>
          <w:rFonts w:ascii="Times New Roman" w:hAnsi="Times New Roman"/>
          <w:color w:val="000000"/>
          <w:sz w:val="22"/>
        </w:rPr>
        <w:t xml:space="preserve">) business days of the date of production. During the </w:t>
      </w:r>
      <w:del w:id="1034" w:author="Hargrove, Stern &amp; Whitfield LLP" w:date="2025-04-14T09:00:00Z">
        <w:r>
          <w:rPr>
            <w:rFonts w:ascii="Times New Roman" w:hAnsi="Times New Roman"/>
            <w:color w:val="000000"/>
            <w:sz w:val="22"/>
          </w:rPr>
          <w:delText xml:space="preserve">fifteen</w:delText>
        </w:r>
      </w:del>
      <w:ins w:id="1035" w:author="Hargrove, Stern &amp; Whitfield LLP" w:date="2025-04-14T09:00:00Z">
        <w:r>
          <w:rPr>
            <w:rFonts w:ascii="Times New Roman" w:hAnsi="Times New Roman"/>
            <w:color w:val="000000"/>
            <w:sz w:val="22"/>
          </w:rPr>
          <w:t xml:space="preserve">thirty</w:t>
        </w:r>
      </w:ins>
      <w:r>
        <w:rPr>
          <w:rFonts w:ascii="Times New Roman" w:hAnsi="Times New Roman"/>
          <w:color w:val="000000"/>
          <w:sz w:val="22"/>
        </w:rPr>
        <w:t xml:space="preserve">-business-day designation period, any document within the production that has not yet been individually classified </w:t>
      </w:r>
      <w:del w:id="1036" w:author="Hargrove, Stern &amp; Whitfield LLP" w:date="2025-04-14T09:00:00Z">
        <w:r>
          <w:rPr>
            <w:rFonts w:ascii="Times New Roman" w:hAnsi="Times New Roman"/>
            <w:color w:val="000000"/>
            <w:sz w:val="22"/>
          </w:rPr>
          <w:delText xml:space="preserve">may</w:delText>
        </w:r>
      </w:del>
      <w:ins w:id="1037" w:author="Hargrove, Stern &amp; Whitfield LLP" w:date="2025-04-14T09:00:00Z">
        <w:r>
          <w:rPr>
            <w:rFonts w:ascii="Times New Roman" w:hAnsi="Times New Roman"/>
            <w:color w:val="000000"/>
            <w:sz w:val="22"/>
          </w:rPr>
          <w:t xml:space="preserve">shall</w:t>
        </w:r>
      </w:ins>
      <w:r>
        <w:rPr>
          <w:rFonts w:ascii="Times New Roman" w:hAnsi="Times New Roman"/>
          <w:color w:val="000000"/>
          <w:sz w:val="22"/>
        </w:rPr>
        <w:t xml:space="preserve"> be treated as </w:t>
      </w:r>
      <w:ins w:id="1038" w:author="Hargrove, Stern &amp; Whitfield LLP" w:date="2025-04-14T09:00:00Z">
        <w:r>
          <w:rPr>
            <w:rFonts w:ascii="Times New Roman" w:hAnsi="Times New Roman"/>
            <w:color w:val="000000"/>
            <w:sz w:val="22"/>
          </w:rPr>
          <w:t xml:space="preserve">Highly </w:t>
        </w:r>
      </w:ins>
      <w:r>
        <w:rPr>
          <w:rFonts w:ascii="Times New Roman" w:hAnsi="Times New Roman"/>
          <w:color w:val="000000"/>
          <w:sz w:val="22"/>
        </w:rPr>
        <w:t xml:space="preserve">Confidential Information</w:t>
      </w:r>
      <w:ins w:id="1039" w:author="Hargrove, Stern &amp; Whitfield LLP" w:date="2025-04-14T09:00:00Z">
        <w:r>
          <w:rPr>
            <w:rFonts w:ascii="Times New Roman" w:hAnsi="Times New Roman"/>
            <w:color w:val="000000"/>
            <w:sz w:val="22"/>
          </w:rPr>
          <w:t xml:space="preserve"> — Outside Counsel Only</w:t>
        </w:r>
      </w:ins>
      <w:r>
        <w:rPr>
          <w:rFonts w:ascii="Times New Roman" w:hAnsi="Times New Roman"/>
          <w:color w:val="000000"/>
          <w:sz w:val="22"/>
        </w:rPr>
        <w:t xml:space="preserve">.</w:t>
      </w:r>
      <w:commentRangeEnd w:id="8"/>
      <w:r>
        <w:rPr>
          <w:rStyle w:val="CommentReference"/>
        </w:rPr>
        <w:commentReference w:id="8"/>
      </w:r>
    </w:p>
    <w:p>
      <w:pPr>
        <w:spacing w:line="276" w:lineRule="auto" w:before="0" w:after="120"/>
        <w:ind w:left="432"/>
        <w:jc w:val="both"/>
      </w:pPr>
      <w:commentRangeStart w:id="9"/>
      <w:r>
        <w:rPr>
          <w:rFonts w:ascii="Times New Roman" w:hAnsi="Times New Roman"/>
          <w:b/>
          <w:color w:val="000000"/>
          <w:sz w:val="22"/>
        </w:rPr>
        <w:t xml:space="preserve">(d)</w:t>
      </w:r>
      <w:r>
        <w:rPr>
          <w:rFonts w:ascii="Times New Roman" w:hAnsi="Times New Roman"/>
          <w:color w:val="000000"/>
          <w:sz w:val="22"/>
        </w:rPr>
        <w:t xml:space="preserve"> Bulk designation of an entire production as Highly Confidential Information — Outside Counsel Only is disfavored and should be used only when the nature and content of the production as a whole genuinely warrants such heightened protection. A Producing Party that bulk-designates an entire production at the Highly Confidential tier shall be prepared to justify such designation if challenged under Paragraph 18.</w:t>
      </w:r>
      <w:ins w:id="1040" w:author="Hargrove, Stern &amp; Whitfield LLP" w:date="2025-04-14T09:00:00Z">
        <w:r>
          <w:rPr>
            <w:rFonts w:ascii="Times New Roman" w:hAnsi="Times New Roman"/>
            <w:color w:val="000000"/>
            <w:sz w:val="22"/>
          </w:rPr>
          <w:t xml:space="preserve"> Bulk designation of an entire production as Restricted Highly Confidential Information — Attorneys' Eyes Only is not permitted; that tier shall be applied only on a document-by-document basis or to narrowly defined categories of documents or data identified with reasonable specificity.</w:t>
        </w:r>
      </w:ins>
      <w:commentRangeEnd w:id="9"/>
      <w:r>
        <w:rPr>
          <w:rStyle w:val="CommentReference"/>
        </w:rPr>
        <w:commentReference w:id="9"/>
      </w:r>
    </w:p>
    <w:p>
      <w:pPr>
        <w:spacing w:line="276" w:lineRule="auto" w:before="0" w:after="120"/>
        <w:ind w:left="432"/>
        <w:jc w:val="both"/>
        <w:rPr>
          <w:ins w:id="1130" w:author="Hargrove, Stern &amp; Whitfield LLP" w:date="2025-04-14T09:00:00Z"/>
        </w:rPr>
      </w:pPr>
      <w:commentRangeStart w:id="30"/>
      <w:ins w:id="1131" w:author="Hargrove, Stern &amp; Whitfield LLP" w:date="2025-04-14T09:00:00Z">
        <w:r>
          <w:rPr>
            <w:rFonts w:ascii="Times New Roman" w:hAnsi="Times New Roman"/>
            <w:b/>
            <w:color w:val="000000"/>
            <w:sz w:val="22"/>
          </w:rPr>
          <w:t xml:space="preserve">(e)</w:t>
        </w:r>
        <w:r>
          <w:rPr>
            <w:rStyle w:val="CommentReference"/>
          </w:rPr>
          <w:t xml:space="preserve"> Inadvertent Failure to Designate. The inadvertent failure to designate, or the under-designation of, any material shall not waive the right to designate it at the appropriate tier. A Producing Party (or an Originating Third Party under Paragraph 25) may correct a designation by written notice; upon receipt, each Receiving Party shall treat the material in accordance with the corrected designation, shall make reasonable efforts to retrieve the material and any Derivative Material from any person not authorized to receive it under the corrected designation, and shall confirm in writing that it has done so. Disclosure made in accordance with the prior designation before receipt of the notice shall not constitute a violation of this Protective Order.</w:t>
        </w:r>
      </w:ins>
      <w:commentRangeEnd w:id="30"/>
      <w:r>
        <w:rPr>
          <w:rStyle w:val="CommentReference"/>
        </w:rPr>
        <w:commentReference w:id="30"/>
      </w:r>
    </w:p>
    <w:p>
      <w:pPr>
        <w:spacing w:line="276" w:lineRule="auto" w:before="0" w:after="120"/>
        <w:ind w:left="432"/>
        <w:jc w:val="both"/>
        <w:rPr>
          <w:ins w:id="1132" w:author="Hargrove, Stern &amp; Whitfield LLP" w:date="2025-04-14T09:00:00Z"/>
        </w:rPr>
      </w:pPr>
      <w:ins w:id="1133" w:author="Hargrove, Stern &amp; Whitfield LLP" w:date="2025-04-14T09:00:00Z">
        <w:r>
          <w:rPr>
            <w:rFonts w:ascii="Times New Roman" w:hAnsi="Times New Roman"/>
            <w:b/>
            <w:color w:val="000000"/>
            <w:sz w:val="22"/>
          </w:rPr>
          <w:t xml:space="preserve">(f)</w:t>
        </w:r>
        <w:r>
          <w:rPr>
            <w:rStyle w:val="CommentReference"/>
          </w:rPr>
          <w:t xml:space="preserve"> Designation by Originating Third Parties. An Originating Third Party may designate its own materials in accordance with Paragraph 25.</w:t>
        </w:r>
      </w:ins>
    </w:p>
    <w:p>
      <w:pPr>
        <w:spacing w:line="276" w:lineRule="auto" w:before="0" w:after="120"/>
        <w:jc w:val="both"/>
      </w:pPr>
      <w:r>
        <w:rPr>
          <w:rFonts w:ascii="Times New Roman" w:hAnsi="Times New Roman"/>
          <w:b/>
          <w:color w:val="000000"/>
          <w:sz w:val="22"/>
        </w:rPr>
        <w:t>5. Good Faith Designation Obligation.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Each Producing Party shall exercise good faith in designating material as Confidential Information or Highly Confidential Information — Outside Counsel Only and shall not designate material at either tier unless it reasonably believes the designation is warranted based on the nature and content of the material.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Producing Party shall not designate information that is already in the public domain, that has been publicly filed with a government agency in a non-confidential manner, or that has been made publicly available by the Producing Party through press releases, public filings, marketing materials, or other public dissemination.</w:t>
      </w:r>
    </w:p>
    <w:p>
      <w:pPr>
        <w:spacing w:line="276" w:lineRule="auto" w:before="0" w:after="120"/>
        <w:ind w:left="432"/>
        <w:jc w:val="both"/>
      </w:pPr>
      <w:commentRangeStart w:id="10"/>
      <w:r>
        <w:rPr>
          <w:rFonts w:ascii="Times New Roman" w:hAnsi="Times New Roman"/>
          <w:b/>
          <w:color w:val="000000"/>
          <w:sz w:val="22"/>
        </w:rPr>
        <w:t xml:space="preserve">(c)</w:t>
      </w:r>
      <w:r>
        <w:rPr>
          <w:rFonts w:ascii="Times New Roman" w:hAnsi="Times New Roman"/>
          <w:color w:val="000000"/>
          <w:sz w:val="22"/>
        </w:rPr>
        <w:t xml:space="preserve"> The Producing Party</w:t>
      </w:r>
      <w:ins w:id="1041" w:author="Hargrove, Stern &amp; Whitfield LLP" w:date="2025-04-14T09:00:00Z">
        <w:r>
          <w:rPr>
            <w:rFonts w:ascii="Times New Roman" w:hAnsi="Times New Roman"/>
            <w:color w:val="000000"/>
            <w:sz w:val="22"/>
          </w:rPr>
          <w:t xml:space="preserve"> (or, as to a designation made under Paragraph 25, the Originating Third Party)</w:t>
        </w:r>
      </w:ins>
      <w:r>
        <w:rPr>
          <w:rFonts w:ascii="Times New Roman" w:hAnsi="Times New Roman"/>
          <w:color w:val="000000"/>
          <w:sz w:val="22"/>
        </w:rPr>
        <w:t xml:space="preserve"> bears the burden of justifying any confidentiality designation if challenged under Paragraph 18 of this Protective Order. A designation that is found to be unwarranted may be modified or removed by agreement of the Parties or by order of the Commission.</w:t>
      </w:r>
      <w:commentRangeEnd w:id="10"/>
      <w:r>
        <w:rPr>
          <w:rStyle w:val="CommentReference"/>
        </w:rPr>
        <w:commentReference w:id="10"/>
      </w:r>
    </w:p>
    <w:p>
      <w:r>
        <w:br w:type="page"/>
      </w:r>
    </w:p>
    <w:p>
      <w:pPr>
        <w:keepNext/>
        <w:spacing w:line="276" w:lineRule="auto" w:before="360" w:after="120"/>
        <w:jc w:val="left"/>
      </w:pPr>
      <w:r>
        <w:rPr>
          <w:rFonts w:ascii="Times New Roman" w:hAnsi="Times New Roman"/>
          <w:b/>
          <w:color w:val="000000"/>
          <w:sz w:val="22"/>
          <w:u w:val="single"/>
        </w:rPr>
        <w:t>SECTION III: PERSONS AUTHORIZED TO RECEIVE CONFIDENTIAL INFORMATION</w:t>
      </w:r>
    </w:p>
    <w:p>
      <w:pPr>
        <w:spacing w:line="276" w:lineRule="auto" w:before="0" w:after="120"/>
        <w:jc w:val="both"/>
      </w:pPr>
      <w:r>
        <w:rPr>
          <w:rFonts w:ascii="Times New Roman" w:hAnsi="Times New Roman"/>
          <w:b/>
          <w:color w:val="000000"/>
          <w:sz w:val="22"/>
        </w:rPr>
        <w:t>6. Access to Confidential Information.</w:t>
      </w:r>
      <w:r>
        <w:rPr>
          <w:rFonts w:ascii="Times New Roman" w:hAnsi="Times New Roman"/>
          <w:color w:val="000000"/>
          <w:sz w:val="22"/>
        </w:rPr>
        <w:t xml:space="preserve"> Confidential Information may be disclosed only to the following categories of Authorized Persons: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Outside Counsel for any Party, as defined in Paragraph 2(e) of this Protective Order;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In-house counsel for any Party, subject to the limitations set forth in Paragraph 7 of this Protective Order;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Outside experts and consultants retained by any Party for the purpose of assisting with the Investigation, subject to the limitations set forth in Paragraph 8 of this Protective Order;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Commission Staff, as defined in Paragraph 2(f) of this Protective Order;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Court reporters, interpreters, videographers, and other persons present at depositions, investigational hearings, or other proceedings conducted in connection with the Investigation, to the extent such persons are exposed to Confidential Information in the course of their duties;</w:t>
      </w:r>
    </w:p>
    <w:p>
      <w:pPr>
        <w:spacing w:line="276" w:lineRule="auto" w:before="0" w:after="120"/>
        <w:ind w:left="432"/>
        <w:jc w:val="both"/>
      </w:pPr>
      <w:commentRangeStart w:id="11"/>
      <w:r>
        <w:rPr>
          <w:rFonts w:ascii="Times New Roman" w:hAnsi="Times New Roman"/>
          <w:b/>
          <w:color w:val="000000"/>
          <w:sz w:val="22"/>
        </w:rPr>
        <w:t xml:space="preserve">(f)</w:t>
      </w:r>
      <w:r>
        <w:rPr>
          <w:rFonts w:ascii="Times New Roman" w:hAnsi="Times New Roman"/>
          <w:color w:val="000000"/>
          <w:sz w:val="22"/>
        </w:rPr>
        <w:t xml:space="preserve"> The author</w:t>
      </w:r>
      <w:ins w:id="1042" w:author="Hargrove, Stern &amp; Whitfield LLP" w:date="2025-04-14T09:00:00Z">
        <w:r>
          <w:rPr>
            <w:rFonts w:ascii="Times New Roman" w:hAnsi="Times New Roman"/>
            <w:color w:val="000000"/>
            <w:sz w:val="22"/>
          </w:rPr>
          <w:t xml:space="preserve">, addressee,</w:t>
        </w:r>
      </w:ins>
      <w:r>
        <w:rPr>
          <w:rFonts w:ascii="Times New Roman" w:hAnsi="Times New Roman"/>
          <w:color w:val="000000"/>
          <w:sz w:val="22"/>
        </w:rPr>
        <w:t xml:space="preserve"> or recipient of a document, or any </w:t>
      </w:r>
      <w:del w:id="1043" w:author="Hargrove, Stern &amp; Whitfield LLP" w:date="2025-04-14T09:00:00Z">
        <w:r>
          <w:rPr>
            <w:rFonts w:ascii="Times New Roman" w:hAnsi="Times New Roman"/>
            <w:color w:val="000000"/>
            <w:sz w:val="22"/>
          </w:rPr>
          <w:delText xml:space="preserve">individual</w:delText>
        </w:r>
      </w:del>
      <w:ins w:id="1044" w:author="Hargrove, Stern &amp; Whitfield LLP" w:date="2025-04-14T09:00:00Z">
        <w:r>
          <w:rPr>
            <w:rFonts w:ascii="Times New Roman" w:hAnsi="Times New Roman"/>
            <w:color w:val="000000"/>
            <w:sz w:val="22"/>
          </w:rPr>
          <w:t xml:space="preserve">person</w:t>
        </w:r>
      </w:ins>
      <w:r>
        <w:rPr>
          <w:rFonts w:ascii="Times New Roman" w:hAnsi="Times New Roman"/>
          <w:color w:val="000000"/>
          <w:sz w:val="22"/>
        </w:rPr>
        <w:t xml:space="preserve"> </w:t>
      </w:r>
      <w:del w:id="1045" w:author="Hargrove, Stern &amp; Whitfield LLP" w:date="2025-04-14T09:00:00Z">
        <w:r>
          <w:rPr>
            <w:rFonts w:ascii="Times New Roman" w:hAnsi="Times New Roman"/>
            <w:color w:val="000000"/>
            <w:sz w:val="22"/>
          </w:rPr>
          <w:delText xml:space="preserve">identified</w:delText>
        </w:r>
      </w:del>
      <w:ins w:id="1046" w:author="Hargrove, Stern &amp; Whitfield LLP" w:date="2025-04-14T09:00:00Z">
        <w:r>
          <w:rPr>
            <w:rFonts w:ascii="Times New Roman" w:hAnsi="Times New Roman"/>
            <w:color w:val="000000"/>
            <w:sz w:val="22"/>
          </w:rPr>
          <w:t xml:space="preserve">who</w:t>
        </w:r>
      </w:ins>
      <w:r>
        <w:rPr>
          <w:rFonts w:ascii="Times New Roman" w:hAnsi="Times New Roman"/>
          <w:color w:val="000000"/>
          <w:sz w:val="22"/>
        </w:rPr>
        <w:t xml:space="preserve"> </w:t>
      </w:r>
      <w:del w:id="1047" w:author="Hargrove, Stern &amp; Whitfield LLP" w:date="2025-04-14T09:00:00Z">
        <w:r>
          <w:rPr>
            <w:rFonts w:ascii="Times New Roman" w:hAnsi="Times New Roman"/>
            <w:color w:val="000000"/>
            <w:sz w:val="22"/>
          </w:rPr>
          <w:delText xml:space="preserve">on a</w:delText>
        </w:r>
      </w:del>
      <w:ins w:id="1048" w:author="Hargrove, Stern &amp; Whitfield LLP" w:date="2025-04-14T09:00:00Z">
        <w:r>
          <w:rPr>
            <w:rFonts w:ascii="Times New Roman" w:hAnsi="Times New Roman"/>
            <w:color w:val="000000"/>
            <w:sz w:val="22"/>
          </w:rPr>
          <w:t xml:space="preserve">the</w:t>
        </w:r>
      </w:ins>
      <w:r>
        <w:rPr>
          <w:rFonts w:ascii="Times New Roman" w:hAnsi="Times New Roman"/>
          <w:color w:val="000000"/>
          <w:sz w:val="22"/>
        </w:rPr>
        <w:t xml:space="preserve"> document</w:t>
      </w:r>
      <w:ins w:id="1049" w:author="Hargrove, Stern &amp; Whitfield LLP" w:date="2025-04-14T09:00:00Z">
        <w:r>
          <w:rPr>
            <w:rFonts w:ascii="Times New Roman" w:hAnsi="Times New Roman"/>
            <w:color w:val="000000"/>
            <w:sz w:val="22"/>
          </w:rPr>
          <w:t xml:space="preserve"> or other evidence shows previously had lawful access to the document or the information it contains in the ordinary course of business</w:t>
        </w:r>
      </w:ins>
      <w:r>
        <w:rPr>
          <w:rFonts w:ascii="Times New Roman" w:hAnsi="Times New Roman"/>
          <w:color w:val="000000"/>
          <w:sz w:val="22"/>
        </w:rPr>
        <w:t xml:space="preserve">, to the extent necessary for the preparation of testimony or for the purpose of assisting counsel in the Investigation; and</w:t>
      </w:r>
      <w:commentRangeEnd w:id="11"/>
      <w:r>
        <w:rPr>
          <w:rStyle w:val="CommentReference"/>
        </w:rPr>
        <w:commentReference w:id="11"/>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E-discovery vendors, litigation support personnel, and document review contractors retained by Outside Counsel or by the Commission to assist in the processing, hosting, review, and production of documents produced in the Investigation, provided that such vendors and personnel have entered into appropriate confidentiality agreements with the retaining party or are otherwise bound by professional obligations of confidentiality.</w:t>
      </w:r>
    </w:p>
    <w:p>
      <w:pPr>
        <w:spacing w:line="276" w:lineRule="auto" w:before="0" w:after="120"/>
        <w:jc w:val="both"/>
      </w:pPr>
      <w:r>
        <w:rPr>
          <w:rFonts w:ascii="Times New Roman" w:hAnsi="Times New Roman"/>
          <w:b/>
          <w:color w:val="000000"/>
          <w:sz w:val="22"/>
        </w:rPr>
        <w:t>7. In-House Counsel Access.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In-house counsel for a Party may receive access to Confidential Information designated by the opposing Party or any third party only to the extent such access is reasonably necessary for the Party's meaningful participation in the Investigation, including the preparation and review of submissions to the Commission, the identification and collection of documents responsive to the Second Requests, and the preparation of witnesses for investigational hearings or depositions.</w:t>
      </w:r>
    </w:p>
    <w:p>
      <w:pPr>
        <w:spacing w:line="276" w:lineRule="auto" w:before="0" w:after="120"/>
        <w:ind w:left="432"/>
        <w:jc w:val="both"/>
      </w:pPr>
      <w:commentRangeStart w:id="12"/>
      <w:r>
        <w:rPr>
          <w:rFonts w:ascii="Times New Roman" w:hAnsi="Times New Roman"/>
          <w:b/>
          <w:color w:val="000000"/>
          <w:sz w:val="22"/>
        </w:rPr>
        <w:t xml:space="preserve">(b)</w:t>
      </w:r>
      <w:r>
        <w:rPr>
          <w:rFonts w:ascii="Times New Roman" w:hAnsi="Times New Roman"/>
          <w:color w:val="000000"/>
          <w:sz w:val="22"/>
        </w:rPr>
        <w:t xml:space="preserve"> No more than three (3) in-house counsel for each Party</w:t>
      </w:r>
      <w:ins w:id="1050" w:author="Hargrove, Stern &amp; Whitfield LLP" w:date="2025-04-14T09:00:00Z">
        <w:r>
          <w:rPr>
            <w:rFonts w:ascii="Times New Roman" w:hAnsi="Times New Roman"/>
            <w:color w:val="000000"/>
            <w:sz w:val="22"/>
          </w:rPr>
          <w:t xml:space="preserve"> ("Designated In-House Counsel")</w:t>
        </w:r>
      </w:ins>
      <w:r>
        <w:rPr>
          <w:rFonts w:ascii="Times New Roman" w:hAnsi="Times New Roman"/>
          <w:color w:val="000000"/>
          <w:sz w:val="22"/>
        </w:rPr>
        <w:t xml:space="preserve"> shall have access to Confidential Information of the opposing Party or any third party at any time during the pendency of the Investigation</w:t>
      </w:r>
      <w:ins w:id="1051" w:author="Hargrove, Stern &amp; Whitfield LLP" w:date="2025-04-14T09:00:00Z">
        <w:r>
          <w:rPr>
            <w:rFonts w:ascii="Times New Roman" w:hAnsi="Times New Roman"/>
            <w:color w:val="000000"/>
            <w:sz w:val="22"/>
          </w:rPr>
          <w:t xml:space="preserve">. At least five (5) business days before any in-house counsel is given such access, the Party seeking access shall identify the proposed Designated In-House Counsel in writing to the Producing Party (and to any Originating Third Party whose materials are to be disclosed) by name, title, and a description of his or her current job responsibilities, and shall provide an executed Acknowledgment and Agreement in the form of Exhibit A, including the certification set forth in Paragraph 8 thereof</w:t>
        </w:r>
      </w:ins>
      <w:r>
        <w:rPr>
          <w:rFonts w:ascii="Times New Roman" w:hAnsi="Times New Roman"/>
          <w:color w:val="000000"/>
          <w:sz w:val="22"/>
        </w:rPr>
        <w:t xml:space="preserve">. Each Party shall maintain a record of the in-house counsel who have been provided access to such Confidential Information and shall make such record available to the Producing Party upon reasonable request.</w:t>
      </w:r>
      <w:commentRangeEnd w:id="12"/>
      <w:r>
        <w:rPr>
          <w:rStyle w:val="CommentReference"/>
        </w:rPr>
        <w:commentReference w:id="12"/>
      </w:r>
    </w:p>
    <w:p>
      <w:pPr>
        <w:spacing w:line="276" w:lineRule="auto" w:before="0" w:after="120"/>
        <w:ind w:left="432"/>
        <w:jc w:val="both"/>
      </w:pPr>
      <w:commentRangeStart w:id="13"/>
      <w:r>
        <w:rPr>
          <w:rFonts w:ascii="Times New Roman" w:hAnsi="Times New Roman"/>
          <w:b/>
          <w:color w:val="000000"/>
          <w:sz w:val="22"/>
        </w:rPr>
        <w:t xml:space="preserve">(c)</w:t>
      </w:r>
      <w:r>
        <w:rPr>
          <w:rFonts w:ascii="Times New Roman" w:hAnsi="Times New Roman"/>
          <w:color w:val="000000"/>
          <w:sz w:val="22"/>
        </w:rPr>
        <w:t xml:space="preserve"> In-house counsel for a Party may not receive access to Highly Confidential Information — Outside Counsel</w:t>
      </w:r>
      <w:ins w:id="1052" w:author="Hargrove, Stern &amp; Whitfield LLP" w:date="2025-04-14T09:00:00Z">
        <w:r>
          <w:rPr>
            <w:rFonts w:ascii="Times New Roman" w:hAnsi="Times New Roman"/>
            <w:color w:val="000000"/>
            <w:sz w:val="22"/>
          </w:rPr>
          <w:t xml:space="preserve"> Only or Restricted Highly Confidential Information — Attorneys' Eyes</w:t>
        </w:r>
      </w:ins>
      <w:r>
        <w:rPr>
          <w:rFonts w:ascii="Times New Roman" w:hAnsi="Times New Roman"/>
          <w:color w:val="000000"/>
          <w:sz w:val="22"/>
        </w:rPr>
        <w:t xml:space="preserve"> Only designated by the opposing Party or any third party, except as may otherwise be agreed by the Parties and Commission Staff or ordered by the Commission upon a showing of good cause.</w:t>
      </w:r>
      <w:commentRangeEnd w:id="13"/>
      <w:r>
        <w:rPr>
          <w:rStyle w:val="CommentReference"/>
        </w:rPr>
        <w:commentReference w:id="13"/>
      </w:r>
    </w:p>
    <w:p>
      <w:pPr>
        <w:spacing w:line="276" w:lineRule="auto" w:before="0" w:after="120"/>
        <w:ind w:left="432"/>
        <w:jc w:val="both"/>
        <w:rPr>
          <w:ins w:id="1134" w:author="Hargrove, Stern &amp; Whitfield LLP" w:date="2025-04-14T09:00:00Z"/>
        </w:rPr>
      </w:pPr>
      <w:commentRangeStart w:id="31"/>
      <w:ins w:id="1135" w:author="Hargrove, Stern &amp; Whitfield LLP" w:date="2025-04-14T09:00:00Z">
        <w:r>
          <w:rPr>
            <w:rFonts w:ascii="Times New Roman" w:hAnsi="Times New Roman"/>
            <w:b/>
            <w:color w:val="000000"/>
            <w:sz w:val="22"/>
          </w:rPr>
          <w:t xml:space="preserve">(d)</w:t>
        </w:r>
        <w:r>
          <w:rPr>
            <w:rFonts w:ascii="Times New Roman" w:hAnsi="Times New Roman"/>
            <w:color w:val="000000"/>
            <w:sz w:val="22"/>
          </w:rPr>
          <w:t xml:space="preserve"> Competitive Decision-Making Restriction. No in-house counsel who is involved in Competitive Decision-Making with respect to the Overlap Markets, who has direct pricing, sales, or operational responsibilities in any Overlap Market, or who directly supervises personnel with such responsibilities, may serve as Designated In-House Counsel. [If a Party is unable to identify at least one in-house counsel who satisfies this requirement, the Parties shall meet and confer in good faith regarding alternative arrangements.]</w:t>
        </w:r>
      </w:ins>
      <w:commentRangeEnd w:id="31"/>
      <w:r>
        <w:rPr>
          <w:rStyle w:val="CommentReference"/>
        </w:rPr>
        <w:commentReference w:id="31"/>
      </w:r>
    </w:p>
    <w:p>
      <w:pPr>
        <w:spacing w:line="276" w:lineRule="auto" w:before="0" w:after="120"/>
        <w:ind w:left="432"/>
        <w:jc w:val="both"/>
        <w:rPr>
          <w:ins w:id="1136" w:author="Hargrove, Stern &amp; Whitfield LLP" w:date="2025-04-14T09:00:00Z"/>
        </w:rPr>
      </w:pPr>
      <w:commentRangeStart w:id="32"/>
      <w:ins w:id="1137" w:author="Hargrove, Stern &amp; Whitfield LLP" w:date="2025-04-14T09:00:00Z">
        <w:r>
          <w:rPr>
            <w:rFonts w:ascii="Times New Roman" w:hAnsi="Times New Roman"/>
            <w:b/>
            <w:color w:val="000000"/>
            <w:sz w:val="22"/>
          </w:rPr>
          <w:t xml:space="preserve">(e)</w:t>
        </w:r>
        <w:r>
          <w:rPr>
            <w:rFonts w:ascii="Times New Roman" w:hAnsi="Times New Roman"/>
            <w:color w:val="000000"/>
            <w:sz w:val="22"/>
          </w:rPr>
          <w:t xml:space="preserve"> Objection. The Producing Party (or any Originating Third Party) may object to any proposed Designated In-House Counsel by written notice served within five (5) business days after receipt of the identification required by Paragraph 7(b), stating the basis for the objection. No Confidential Information of the objecting person shall be disclosed to the proposed Designated In-House Counsel while an objection is pending. The objecting person and the Party seeking access shall meet and confer within five (5) business days after service of the objection; if the objection is not resolved, either may present the dispute to the Commission for resolution under Paragraph 22(c), and the objecting person shall bear the burden of showing that the proposed access presents an unreasonable risk of competitive harm.</w:t>
        </w:r>
      </w:ins>
      <w:commentRangeEnd w:id="32"/>
      <w:r>
        <w:rPr>
          <w:rStyle w:val="CommentReference"/>
        </w:rPr>
        <w:commentReference w:id="32"/>
      </w:r>
    </w:p>
    <w:p>
      <w:pPr>
        <w:spacing w:line="276" w:lineRule="auto" w:before="0" w:after="120"/>
        <w:ind w:left="432"/>
        <w:jc w:val="both"/>
        <w:rPr>
          <w:ins w:id="1138" w:author="Hargrove, Stern &amp; Whitfield LLP" w:date="2025-04-14T09:00:00Z"/>
        </w:rPr>
      </w:pPr>
      <w:ins w:id="1139" w:author="Hargrove, Stern &amp; Whitfield LLP" w:date="2025-04-14T09:00:00Z">
        <w:r>
          <w:rPr>
            <w:rFonts w:ascii="Times New Roman" w:hAnsi="Times New Roman"/>
            <w:b/>
            <w:color w:val="000000"/>
            <w:sz w:val="22"/>
          </w:rPr>
          <w:t xml:space="preserve">(f)</w:t>
        </w:r>
        <w:r>
          <w:rPr>
            <w:rFonts w:ascii="Times New Roman" w:hAnsi="Times New Roman"/>
            <w:color w:val="000000"/>
            <w:sz w:val="22"/>
          </w:rPr>
          <w:t xml:space="preserve"> Substitution. A Party may substitute a Designated In-House Counsel upon written notice and subject to the procedures of Paragraphs 7(b) through 7(e). Any person who ceases to be Designated In-House Counsel shall remain bound by this Protective Order and shall return or destroy all Confidential Information of other Producing Parties in his or her possession.</w:t>
        </w:r>
      </w:ins>
    </w:p>
    <w:p>
      <w:pPr>
        <w:spacing w:line="276" w:lineRule="auto" w:before="0" w:after="120"/>
        <w:ind w:left="432"/>
        <w:jc w:val="both"/>
        <w:rPr>
          <w:ins w:id="1140" w:author="Hargrove, Stern &amp; Whitfield LLP" w:date="2025-04-14T09:00:00Z"/>
        </w:rPr>
      </w:pPr>
      <w:ins w:id="1141" w:author="Hargrove, Stern &amp; Whitfield LLP" w:date="2025-04-14T09:00:00Z">
        <w:r>
          <w:rPr>
            <w:rFonts w:ascii="Times New Roman" w:hAnsi="Times New Roman"/>
            <w:b/>
            <w:color w:val="000000"/>
            <w:sz w:val="22"/>
          </w:rPr>
          <w:t xml:space="preserve">(g)</w:t>
        </w:r>
        <w:r>
          <w:rPr>
            <w:rFonts w:ascii="Times New Roman" w:hAnsi="Times New Roman"/>
            <w:color w:val="000000"/>
            <w:sz w:val="22"/>
          </w:rPr>
          <w:t xml:space="preserve"> Handling. Designated In-House Counsel shall access Confidential Information of another Producing Party only through Outside Counsel or a secure review platform maintained by Outside Counsel or its vendor, shall not store such information on the Party's general business systems, and shall not disclose such information, or its substance, to any business personnel of the Party.</w:t>
        </w:r>
      </w:ins>
    </w:p>
    <w:p>
      <w:pPr>
        <w:spacing w:line="276" w:lineRule="auto" w:before="0" w:after="120"/>
        <w:jc w:val="both"/>
      </w:pPr>
      <w:r>
        <w:rPr>
          <w:rFonts w:ascii="Times New Roman" w:hAnsi="Times New Roman"/>
          <w:b/>
          <w:color w:val="000000"/>
          <w:sz w:val="22"/>
        </w:rPr>
        <w:t>8. Expert and Consultant Access.</w:t>
      </w:r>
    </w:p>
    <w:p>
      <w:pPr>
        <w:spacing w:line="276" w:lineRule="auto" w:before="0" w:after="120"/>
        <w:ind w:left="432"/>
        <w:jc w:val="both"/>
      </w:pPr>
      <w:r>
        <w:rPr>
          <w:rFonts w:ascii="Times New Roman" w:hAnsi="Times New Roman"/>
          <w:b/>
          <w:color w:val="000000"/>
          <w:sz w:val="22"/>
        </w:rPr>
        <w:t xml:space="preserve">(a)</w:t>
      </w:r>
      <w:r>
        <w:rPr>
          <w:rFonts w:ascii="Times New Roman" w:hAnsi="Times New Roman"/>
          <w:color w:val="000000"/>
          <w:sz w:val="22"/>
        </w:rPr>
        <w:t xml:space="preserve"> Outside experts, consultants, and their support staff retained by any Party for the purpose of assisting with the Investigation may receive access to Confidential Information and Highly Confidential Information — Outside Counsel Only upon </w:t>
      </w:r>
      <w:ins w:id="1053" w:author="Hargrove, Stern &amp; Whitfield LLP" w:date="2025-04-14T09:00:00Z">
        <w:r>
          <w:rPr>
            <w:rFonts w:ascii="Times New Roman" w:hAnsi="Times New Roman"/>
            <w:color w:val="000000"/>
            <w:sz w:val="22"/>
          </w:rPr>
          <w:t xml:space="preserve">satisfying the disclosure and objection procedures of Paragraphs 8(b), 8(d), and 8(e), </w:t>
        </w:r>
      </w:ins>
      <w:r>
        <w:rPr>
          <w:rFonts w:ascii="Times New Roman" w:hAnsi="Times New Roman"/>
          <w:color w:val="000000"/>
          <w:sz w:val="22"/>
        </w:rPr>
        <w:t xml:space="preserve">signing the Acknowledgment and Agreement form attached hereto as Exhibit A and agreeing to be bound by the terms of this Protective Order.</w:t>
      </w:r>
      <w:ins w:id="1054" w:author="Hargrove, Stern &amp; Whitfield LLP" w:date="2025-04-14T09:00:00Z">
        <w:r>
          <w:rPr>
            <w:rFonts w:ascii="Times New Roman" w:hAnsi="Times New Roman"/>
            <w:color w:val="000000"/>
            <w:sz w:val="22"/>
          </w:rPr>
          <w:t xml:space="preserve"> Outside experts and consultants may not receive access to Restricted Highly Confidential Information — Attorneys' Eyes Only except as provided in Paragraph 9A(b).</w:t>
        </w:r>
      </w:ins>
    </w:p>
    <w:p>
      <w:pPr>
        <w:spacing w:line="276" w:lineRule="auto" w:before="0" w:after="120"/>
        <w:ind w:left="432"/>
        <w:jc w:val="both"/>
      </w:pPr>
      <w:commentRangeStart w:id="14"/>
      <w:r>
        <w:rPr>
          <w:rFonts w:ascii="Times New Roman" w:hAnsi="Times New Roman"/>
          <w:b/>
          <w:color w:val="000000"/>
          <w:sz w:val="22"/>
        </w:rPr>
        <w:t xml:space="preserve">(b)</w:t>
      </w:r>
      <w:r>
        <w:rPr>
          <w:rFonts w:ascii="Times New Roman" w:hAnsi="Times New Roman"/>
          <w:color w:val="000000"/>
          <w:sz w:val="22"/>
        </w:rPr>
        <w:t xml:space="preserve"> Prior to providing any Confidential Information or Highly Confidential Information to an expert or consultant, the retaining Party shall provide the executed Acknowledgment and Agreement</w:t>
      </w:r>
      <w:ins w:id="1055" w:author="Hargrove, Stern &amp; Whitfield LLP" w:date="2025-04-14T09:00:00Z">
        <w:r>
          <w:rPr>
            <w:rFonts w:ascii="Times New Roman" w:hAnsi="Times New Roman"/>
            <w:color w:val="000000"/>
            <w:sz w:val="22"/>
          </w:rPr>
          <w:t xml:space="preserve">, together with the conflicts disclosure required by Paragraph 8(d),</w:t>
        </w:r>
      </w:ins>
      <w:r>
        <w:rPr>
          <w:rFonts w:ascii="Times New Roman" w:hAnsi="Times New Roman"/>
          <w:color w:val="000000"/>
          <w:sz w:val="22"/>
        </w:rPr>
        <w:t xml:space="preserve"> to</w:t>
      </w:r>
      <w:ins w:id="1056" w:author="Hargrove, Stern &amp; Whitfield LLP" w:date="2025-04-14T09:00:00Z">
        <w:r>
          <w:rPr>
            <w:rFonts w:ascii="Times New Roman" w:hAnsi="Times New Roman"/>
            <w:color w:val="000000"/>
            <w:sz w:val="22"/>
          </w:rPr>
          <w:t xml:space="preserve"> the Producing Party,</w:t>
        </w:r>
      </w:ins>
      <w:r>
        <w:rPr>
          <w:rFonts w:ascii="Times New Roman" w:hAnsi="Times New Roman"/>
          <w:color w:val="000000"/>
          <w:sz w:val="22"/>
        </w:rPr>
        <w:t xml:space="preserve"> all other Parties</w:t>
      </w:r>
      <w:ins w:id="1057" w:author="Hargrove, Stern &amp; Whitfield LLP" w:date="2025-04-14T09:00:00Z">
        <w:r>
          <w:rPr>
            <w:rFonts w:ascii="Times New Roman" w:hAnsi="Times New Roman"/>
            <w:color w:val="000000"/>
            <w:sz w:val="22"/>
          </w:rPr>
          <w:t xml:space="preserve">,</w:t>
        </w:r>
      </w:ins>
      <w:r>
        <w:rPr>
          <w:rFonts w:ascii="Times New Roman" w:hAnsi="Times New Roman"/>
          <w:color w:val="000000"/>
          <w:sz w:val="22"/>
        </w:rPr>
        <w:t xml:space="preserve"> and Commission Staff. The retaining Party shall identify the expert or consultant by name, firm affiliation, and general area of expertise.</w:t>
      </w:r>
      <w:ins w:id="1058" w:author="Hargrove, Stern &amp; Whitfield LLP" w:date="2025-04-14T09:00:00Z">
        <w:r>
          <w:rPr>
            <w:rFonts w:ascii="Times New Roman" w:hAnsi="Times New Roman"/>
            <w:color w:val="000000"/>
            <w:sz w:val="22"/>
          </w:rPr>
          <w:t xml:space="preserve"> This Paragraph 8(b) does not require the identification of any expert or consultant who receives only the retaining Party's own materials.</w:t>
        </w:r>
      </w:ins>
      <w:commentRangeEnd w:id="14"/>
      <w:r>
        <w:rPr>
          <w:rStyle w:val="CommentReference"/>
        </w:rPr>
        <w:commentReference w:id="14"/>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Experts and consultants shall use Confidential Information and Highly Confidential Information solely for the purpose of the Investigation and shall not disclose such information to any person not authorized under this Protective Order. Upon the conclusion of their engagement, experts and consultants shall return or destroy all Confidential Information and Highly Confidential Information in their possession and shall certify compliance with this obligation in writing to the retaining Party's Outside Counsel.</w:t>
      </w:r>
    </w:p>
    <w:p>
      <w:pPr>
        <w:spacing w:line="276" w:lineRule="auto" w:before="0" w:after="120"/>
        <w:ind w:left="432"/>
        <w:jc w:val="both"/>
        <w:rPr>
          <w:ins w:id="1142" w:author="Hargrove, Stern &amp; Whitfield LLP" w:date="2025-04-14T09:00:00Z"/>
        </w:rPr>
      </w:pPr>
      <w:commentRangeStart w:id="33"/>
      <w:ins w:id="1143" w:author="Hargrove, Stern &amp; Whitfield LLP" w:date="2025-04-14T09:00:00Z">
        <w:r>
          <w:rPr>
            <w:rFonts w:ascii="Times New Roman" w:hAnsi="Times New Roman"/>
            <w:b/>
            <w:color w:val="000000"/>
            <w:sz w:val="22"/>
          </w:rPr>
          <w:t xml:space="preserve">(d)</w:t>
        </w:r>
        <w:r>
          <w:rPr>
            <w:rFonts w:ascii="Times New Roman" w:hAnsi="Times New Roman"/>
            <w:color w:val="000000"/>
            <w:sz w:val="22"/>
          </w:rPr>
          <w:t xml:space="preserve"> Conflicts Disclosure. The disclosure required by Paragraph 8(b) shall include a written statement, signed by the expert or consultant, identifying (i) his or her current employer and firm affiliation, and (ii) each person or entity (other than the retaining Party) that provides freight, logistics, or last-mile delivery services in any Overlap Market and for which the expert or consultant has provided consulting, expert, or employment services within the twenty-four (24) months preceding the disclosure. Where a confidentiality obligation prevents identification of a client, the statement shall describe the engagement in sufficient detail to permit the Producing Party to evaluate any potential conflict.</w:t>
        </w:r>
      </w:ins>
      <w:commentRangeEnd w:id="33"/>
      <w:r>
        <w:rPr>
          <w:rStyle w:val="CommentReference"/>
        </w:rPr>
        <w:commentReference w:id="33"/>
      </w:r>
    </w:p>
    <w:p>
      <w:pPr>
        <w:spacing w:line="276" w:lineRule="auto" w:before="0" w:after="120"/>
        <w:ind w:left="432"/>
        <w:jc w:val="both"/>
        <w:rPr>
          <w:ins w:id="1144" w:author="Hargrove, Stern &amp; Whitfield LLP" w:date="2025-04-14T09:00:00Z"/>
        </w:rPr>
      </w:pPr>
      <w:ins w:id="1145" w:author="Hargrove, Stern &amp; Whitfield LLP" w:date="2025-04-14T09:00:00Z">
        <w:r>
          <w:rPr>
            <w:rFonts w:ascii="Times New Roman" w:hAnsi="Times New Roman"/>
            <w:b/>
            <w:color w:val="000000"/>
            <w:sz w:val="22"/>
          </w:rPr>
          <w:t xml:space="preserve">(e)</w:t>
        </w:r>
        <w:r>
          <w:rPr>
            <w:rFonts w:ascii="Times New Roman" w:hAnsi="Times New Roman"/>
            <w:color w:val="000000"/>
            <w:sz w:val="22"/>
          </w:rPr>
          <w:t xml:space="preserve"> Objection. A Producing Party may object to the disclosure of its Confidential Information or Highly Confidential Information to a disclosed expert or consultant, on the basis of a conflict or other good cause, by written notice served within five (5) business days after receipt of the disclosure. No such information of the objecting Producing Party shall be disclosed to the expert or consultant while an objection is pending. If the objection is not resolved by agreement within five (5) business days after service of the objection, either the objecting Producing Party or the retaining Party may raise the dispute with Commission Staff for informal resolution and, if it remains unresolved, with the Commission under Paragraph 22(c).</w:t>
        </w:r>
      </w:ins>
    </w:p>
    <w:p>
      <w:pPr>
        <w:spacing w:line="276" w:lineRule="auto" w:before="0" w:after="120"/>
        <w:ind w:left="432"/>
        <w:jc w:val="both"/>
        <w:rPr>
          <w:ins w:id="1146" w:author="Hargrove, Stern &amp; Whitfield LLP" w:date="2025-04-14T09:00:00Z"/>
        </w:rPr>
      </w:pPr>
      <w:commentRangeStart w:id="34"/>
      <w:ins w:id="1147" w:author="Hargrove, Stern &amp; Whitfield LLP" w:date="2025-04-14T09:00:00Z">
        <w:r>
          <w:rPr>
            <w:rFonts w:ascii="Times New Roman" w:hAnsi="Times New Roman"/>
            <w:b/>
            <w:color w:val="000000"/>
            <w:sz w:val="22"/>
          </w:rPr>
          <w:t xml:space="preserve">(f)</w:t>
        </w:r>
        <w:r>
          <w:rPr>
            <w:rFonts w:ascii="Times New Roman" w:hAnsi="Times New Roman"/>
            <w:color w:val="000000"/>
            <w:sz w:val="22"/>
          </w:rPr>
          <w:t xml:space="preserve"> Forward-Looking Restriction. During the pendency of the Investigation (including any Subsequent Proceeding) and for twelve (12) months after the Conclusion of the Investigation, no expert or consultant who has received another Producing Party's Highly Confidential Information shall provide consulting, expert, or employment services to any competitor of that Producing Party in freight, logistics, or last-mile delivery services in the Overlap Markets with respect to any matter in which the expert or consultant could use or benefit from such information.</w:t>
        </w:r>
      </w:ins>
      <w:commentRangeEnd w:id="34"/>
      <w:r>
        <w:rPr>
          <w:rStyle w:val="CommentReference"/>
        </w:rPr>
        <w:commentReference w:id="34"/>
      </w:r>
    </w:p>
    <w:p>
      <w:pPr>
        <w:spacing w:line="276" w:lineRule="auto" w:before="0" w:after="120"/>
        <w:ind w:left="432"/>
        <w:jc w:val="both"/>
        <w:rPr>
          <w:ins w:id="1148" w:author="Hargrove, Stern &amp; Whitfield LLP" w:date="2025-04-14T09:00:00Z"/>
        </w:rPr>
      </w:pPr>
      <w:commentRangeStart w:id="35"/>
      <w:ins w:id="1149" w:author="Hargrove, Stern &amp; Whitfield LLP" w:date="2025-04-14T09:00:00Z">
        <w:r>
          <w:rPr>
            <w:rFonts w:ascii="Times New Roman" w:hAnsi="Times New Roman"/>
            <w:b/>
            <w:color w:val="000000"/>
            <w:sz w:val="22"/>
          </w:rPr>
          <w:t xml:space="preserve">(g)</w:t>
        </w:r>
        <w:r>
          <w:rPr>
            <w:rFonts w:ascii="Times New Roman" w:hAnsi="Times New Roman"/>
            <w:color w:val="000000"/>
            <w:sz w:val="22"/>
          </w:rPr>
          <w:t xml:space="preserve"> Commission Experts. Paragraphs 8(b), 8(d), 8(e), and 8(f) do not apply to experts or consultants retained by the Commission, who are Commission Staff governed by Paragraph 2(f).</w:t>
        </w:r>
      </w:ins>
      <w:commentRangeEnd w:id="35"/>
      <w:r>
        <w:rPr>
          <w:rStyle w:val="CommentReference"/>
        </w:rPr>
        <w:commentReference w:id="35"/>
      </w:r>
    </w:p>
    <w:p>
      <w:pPr>
        <w:spacing w:line="276" w:lineRule="auto" w:before="0" w:after="120"/>
        <w:jc w:val="both"/>
      </w:pPr>
      <w:r>
        <w:rPr>
          <w:rFonts w:ascii="Times New Roman" w:hAnsi="Times New Roman"/>
          <w:b/>
          <w:color w:val="000000"/>
          <w:sz w:val="22"/>
        </w:rPr>
        <w:t>9. Access to Highly Confidential Information — Outside Counsel Only.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Highly Confidential Information — Outside Counsel Only may be disclosed only to the following categories of Authorized Persons:</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Outside Counsel for any Party, as defined in Paragraph 2(e) of this Protective Order;</w:t>
      </w:r>
    </w:p>
    <w:p>
      <w:pPr>
        <w:spacing w:line="276" w:lineRule="auto" w:before="0" w:after="120"/>
        <w:ind w:left="864"/>
        <w:jc w:val="both"/>
      </w:pPr>
      <w:r>
        <w:rPr>
          <w:rFonts w:ascii="Times New Roman" w:hAnsi="Times New Roman"/>
          <w:b/>
          <w:color w:val="000000"/>
          <w:sz w:val="22"/>
        </w:rPr>
        <w:t xml:space="preserve">(ii)</w:t>
      </w:r>
      <w:r>
        <w:rPr>
          <w:rFonts w:ascii="Times New Roman" w:hAnsi="Times New Roman"/>
          <w:color w:val="000000"/>
          <w:sz w:val="22"/>
        </w:rPr>
        <w:t xml:space="preserve"> Outside experts and consultants retained by any Party for the purpose of the Investigation who have executed the Acknowledgment and Agreement form attached hereto as Exhibit A</w:t>
      </w:r>
      <w:ins w:id="1059" w:author="Hargrove, Stern &amp; Whitfield LLP" w:date="2025-04-14T09:00:00Z">
        <w:r>
          <w:rPr>
            <w:rFonts w:ascii="Times New Roman" w:hAnsi="Times New Roman"/>
            <w:color w:val="000000"/>
            <w:sz w:val="22"/>
          </w:rPr>
          <w:t xml:space="preserve"> and as to whom the procedures of Paragraphs 8(b), 8(d), and 8(e) have been completed without unresolved objection</w:t>
        </w:r>
      </w:ins>
      <w:r>
        <w:rPr>
          <w:rFonts w:ascii="Times New Roman" w:hAnsi="Times New Roman"/>
          <w:color w:val="000000"/>
          <w:sz w:val="22"/>
        </w:rPr>
        <w:t xml:space="preserve">;</w:t>
      </w:r>
    </w:p>
    <w:p>
      <w:pPr>
        <w:spacing w:line="276" w:lineRule="auto" w:before="0" w:after="120"/>
        <w:ind w:left="864"/>
        <w:jc w:val="both"/>
      </w:pPr>
      <w:r>
        <w:rPr>
          <w:rFonts w:ascii="Times New Roman" w:hAnsi="Times New Roman"/>
          <w:b/>
          <w:color w:val="000000"/>
          <w:sz w:val="22"/>
        </w:rPr>
        <w:t>(iii)</w:t>
      </w:r>
      <w:r>
        <w:rPr>
          <w:rFonts w:ascii="Times New Roman" w:hAnsi="Times New Roman"/>
          <w:color w:val="000000"/>
          <w:sz w:val="22"/>
        </w:rPr>
        <w:t xml:space="preserve"> Commission Staff, as defined in Paragraph 2(f) of this Protective Order; and</w:t>
      </w:r>
    </w:p>
    <w:p>
      <w:pPr>
        <w:spacing w:line="276" w:lineRule="auto" w:before="0" w:after="120"/>
        <w:ind w:left="864"/>
        <w:jc w:val="both"/>
      </w:pPr>
      <w:r>
        <w:rPr>
          <w:rFonts w:ascii="Times New Roman" w:hAnsi="Times New Roman"/>
          <w:b/>
          <w:color w:val="000000"/>
          <w:sz w:val="22"/>
        </w:rPr>
        <w:t>(iv)</w:t>
      </w:r>
      <w:r>
        <w:rPr>
          <w:rFonts w:ascii="Times New Roman" w:hAnsi="Times New Roman"/>
          <w:color w:val="000000"/>
          <w:sz w:val="22"/>
        </w:rPr>
        <w:t xml:space="preserve"> E-discovery vendors, litigation support personnel, and document review contractors retained by Outside Counsel or by the Commission to assist in the processing, hosting, review, and production of documents, to the extent such access is necessary for the performance of their document processing, hosting, and review functions.</w:t>
      </w:r>
    </w:p>
    <w:p>
      <w:pPr>
        <w:spacing w:line="276" w:lineRule="auto" w:before="0" w:after="120"/>
        <w:ind w:left="432"/>
        <w:jc w:val="both"/>
      </w:pPr>
      <w:r>
        <w:rPr>
          <w:rFonts w:ascii="Times New Roman" w:hAnsi="Times New Roman"/>
          <w:b/>
          <w:color w:val="000000"/>
          <w:sz w:val="22"/>
        </w:rPr>
        <w:t xml:space="preserve">(b)</w:t>
      </w:r>
      <w:r>
        <w:rPr>
          <w:rFonts w:ascii="Times New Roman" w:hAnsi="Times New Roman"/>
          <w:color w:val="000000"/>
          <w:sz w:val="22"/>
        </w:rPr>
        <w:t xml:space="preserve"> Highly Confidential Information — Outside Counsel Only shall not be disclosed to any in-house counsel</w:t>
      </w:r>
      <w:ins w:id="1060" w:author="Hargrove, Stern &amp; Whitfield LLP" w:date="2025-04-14T09:00:00Z">
        <w:r>
          <w:rPr>
            <w:rFonts w:ascii="Times New Roman" w:hAnsi="Times New Roman"/>
            <w:color w:val="000000"/>
            <w:sz w:val="22"/>
          </w:rPr>
          <w:t xml:space="preserve">, officer, director, or employee</w:t>
        </w:r>
      </w:ins>
      <w:r>
        <w:rPr>
          <w:rFonts w:ascii="Times New Roman" w:hAnsi="Times New Roman"/>
          <w:color w:val="000000"/>
          <w:sz w:val="22"/>
        </w:rPr>
        <w:t xml:space="preserve"> of any Party</w:t>
      </w:r>
      <w:ins w:id="1061" w:author="Hargrove, Stern &amp; Whitfield LLP" w:date="2025-04-14T09:00:00Z">
        <w:r>
          <w:rPr>
            <w:rFonts w:ascii="Times New Roman" w:hAnsi="Times New Roman"/>
            <w:color w:val="000000"/>
            <w:sz w:val="22"/>
          </w:rPr>
          <w:t xml:space="preserve"> (other than the Producing Party's own personnel)</w:t>
        </w:r>
      </w:ins>
      <w:r>
        <w:rPr>
          <w:rFonts w:ascii="Times New Roman" w:hAnsi="Times New Roman"/>
          <w:color w:val="000000"/>
          <w:sz w:val="22"/>
        </w:rPr>
        <w:t xml:space="preserve">, except as may be otherwise agreed by the Parties and Commission Staff or ordered by the Commission upon a showing of good cause.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 person who receives Highly Confidential Information — Outside Counsel Only may disclose it to any person not authorized under this Paragraph 9. Each person who receives Highly Confidential Information shall take appropriate measures to safeguard such information from unauthorized access or disclosure.</w:t>
      </w:r>
    </w:p>
    <w:p>
      <w:pPr>
        <w:spacing w:line="276" w:lineRule="auto" w:before="0" w:after="120"/>
        <w:jc w:val="both"/>
        <w:rPr>
          <w:ins w:id="1150" w:author="Hargrove, Stern &amp; Whitfield LLP" w:date="2025-04-14T09:00:00Z"/>
        </w:rPr>
      </w:pPr>
      <w:ins w:id="1151" w:author="Hargrove, Stern &amp; Whitfield LLP" w:date="2025-04-14T09:00:00Z">
        <w:r>
          <w:rPr>
            <w:rFonts w:ascii="Times New Roman" w:hAnsi="Times New Roman"/>
            <w:b/>
            <w:color w:val="000000"/>
            <w:sz w:val="22"/>
          </w:rPr>
          <w:t xml:space="preserve">9A. Access to Restricted Highly Confidential Information — Attorneys' Eyes Only.</w:t>
        </w:r>
      </w:ins>
    </w:p>
    <w:p>
      <w:pPr>
        <w:spacing w:line="276" w:lineRule="auto" w:before="0" w:after="120"/>
        <w:ind w:left="432"/>
        <w:jc w:val="both"/>
        <w:rPr>
          <w:ins w:id="1152" w:author="Hargrove, Stern &amp; Whitfield LLP" w:date="2025-04-14T09:00:00Z"/>
        </w:rPr>
      </w:pPr>
      <w:ins w:id="1153" w:author="Hargrove, Stern &amp; Whitfield LLP" w:date="2025-04-14T09:00:00Z">
        <w:r>
          <w:rPr>
            <w:rFonts w:ascii="Times New Roman" w:hAnsi="Times New Roman"/>
            <w:b/>
            <w:color w:val="000000"/>
            <w:sz w:val="22"/>
          </w:rPr>
          <w:t xml:space="preserve">(a)</w:t>
        </w:r>
        <w:r>
          <w:rPr>
            <w:rFonts w:ascii="Times New Roman" w:hAnsi="Times New Roman"/>
            <w:color w:val="000000"/>
            <w:sz w:val="22"/>
          </w:rPr>
          <w:t xml:space="preserve"> Restricted Highly Confidential Information — Attorneys' Eyes Only may be disclosed only to the following Authorized Persons:</w:t>
        </w:r>
      </w:ins>
    </w:p>
    <w:p>
      <w:pPr>
        <w:spacing w:line="276" w:lineRule="auto" w:before="0" w:after="120"/>
        <w:ind w:left="864"/>
        <w:jc w:val="both"/>
        <w:rPr>
          <w:ins w:id="1154" w:author="Hargrove, Stern &amp; Whitfield LLP" w:date="2025-04-14T09:00:00Z"/>
        </w:rPr>
      </w:pPr>
      <w:commentRangeStart w:id="36"/>
      <w:ins w:id="1155" w:author="Hargrove, Stern &amp; Whitfield LLP" w:date="2025-04-14T09:00:00Z">
        <w:r>
          <w:rPr>
            <w:rFonts w:ascii="Times New Roman" w:hAnsi="Times New Roman"/>
            <w:b/>
            <w:color w:val="000000"/>
            <w:sz w:val="22"/>
          </w:rPr>
          <w:t xml:space="preserve">(i)</w:t>
        </w:r>
        <w:r>
          <w:rPr>
            <w:rFonts w:ascii="Times New Roman" w:hAnsi="Times New Roman"/>
            <w:color w:val="000000"/>
            <w:sz w:val="22"/>
          </w:rPr>
          <w:t xml:space="preserve"> no more than three (3) attorneys of Outside Counsel for each Party, identified by name in writing to the Producing Party and Commission Staff before receiving any such information ("Designated AEO Counsel"), together with paralegals and litigation support staff working under their direct supervision who have each executed the Acknowledgment and Agreement attached hereto as Exhibit A;</w:t>
        </w:r>
      </w:ins>
      <w:commentRangeEnd w:id="36"/>
      <w:r>
        <w:rPr>
          <w:rStyle w:val="CommentReference"/>
        </w:rPr>
        <w:commentReference w:id="36"/>
      </w:r>
    </w:p>
    <w:p>
      <w:pPr>
        <w:spacing w:line="276" w:lineRule="auto" w:before="0" w:after="120"/>
        <w:ind w:left="864"/>
        <w:jc w:val="both"/>
        <w:rPr>
          <w:ins w:id="1156" w:author="Hargrove, Stern &amp; Whitfield LLP" w:date="2025-04-14T09:00:00Z"/>
        </w:rPr>
      </w:pPr>
      <w:commentRangeStart w:id="37"/>
      <w:ins w:id="1157" w:author="Hargrove, Stern &amp; Whitfield LLP" w:date="2025-04-14T09:00:00Z">
        <w:r>
          <w:rPr>
            <w:rFonts w:ascii="Times New Roman" w:hAnsi="Times New Roman"/>
            <w:b/>
            <w:color w:val="000000"/>
            <w:sz w:val="22"/>
          </w:rPr>
          <w:t xml:space="preserve">(ii)</w:t>
        </w:r>
        <w:r>
          <w:rPr>
            <w:rFonts w:ascii="Times New Roman" w:hAnsi="Times New Roman"/>
            <w:color w:val="000000"/>
            <w:sz w:val="22"/>
          </w:rPr>
          <w:t xml:space="preserve"> Commission Staff, without limitation by this Paragraph 9A;</w:t>
        </w:r>
      </w:ins>
      <w:commentRangeEnd w:id="37"/>
      <w:r>
        <w:rPr>
          <w:rStyle w:val="CommentReference"/>
        </w:rPr>
        <w:commentReference w:id="37"/>
      </w:r>
    </w:p>
    <w:p>
      <w:pPr>
        <w:spacing w:line="276" w:lineRule="auto" w:before="0" w:after="120"/>
        <w:ind w:left="864"/>
        <w:jc w:val="both"/>
        <w:rPr>
          <w:ins w:id="1158" w:author="Hargrove, Stern &amp; Whitfield LLP" w:date="2025-04-14T09:00:00Z"/>
        </w:rPr>
      </w:pPr>
      <w:ins w:id="1159" w:author="Hargrove, Stern &amp; Whitfield LLP" w:date="2025-04-14T09:00:00Z">
        <w:r>
          <w:rPr>
            <w:rFonts w:ascii="Times New Roman" w:hAnsi="Times New Roman"/>
            <w:b/>
            <w:color w:val="000000"/>
            <w:sz w:val="22"/>
          </w:rPr>
          <w:t xml:space="preserve">(iii)</w:t>
        </w:r>
        <w:r>
          <w:rPr>
            <w:rFonts w:ascii="Times New Roman" w:hAnsi="Times New Roman"/>
            <w:color w:val="000000"/>
            <w:sz w:val="22"/>
          </w:rPr>
          <w:t xml:space="preserve"> e-discovery vendors and litigation support personnel described in Paragraph 9(a)(iv), solely to the extent necessary to host and process such materials;</w:t>
        </w:r>
      </w:ins>
    </w:p>
    <w:p>
      <w:pPr>
        <w:spacing w:line="276" w:lineRule="auto" w:before="0" w:after="120"/>
        <w:ind w:left="864"/>
        <w:jc w:val="both"/>
        <w:rPr>
          <w:ins w:id="1160" w:author="Hargrove, Stern &amp; Whitfield LLP" w:date="2025-04-14T09:00:00Z"/>
        </w:rPr>
      </w:pPr>
      <w:ins w:id="1161" w:author="Hargrove, Stern &amp; Whitfield LLP" w:date="2025-04-14T09:00:00Z">
        <w:r>
          <w:rPr>
            <w:rFonts w:ascii="Times New Roman" w:hAnsi="Times New Roman"/>
            <w:b/>
            <w:color w:val="000000"/>
            <w:sz w:val="22"/>
          </w:rPr>
          <w:t xml:space="preserve">(iv)</w:t>
        </w:r>
        <w:r>
          <w:rPr>
            <w:rFonts w:ascii="Times New Roman" w:hAnsi="Times New Roman"/>
            <w:color w:val="000000"/>
            <w:sz w:val="22"/>
          </w:rPr>
          <w:t xml:space="preserve"> court reporters, interpreters, and videographers described in Paragraph 6(e); and</w:t>
        </w:r>
      </w:ins>
    </w:p>
    <w:p>
      <w:pPr>
        <w:spacing w:line="276" w:lineRule="auto" w:before="0" w:after="120"/>
        <w:ind w:left="864"/>
        <w:jc w:val="both"/>
        <w:rPr>
          <w:ins w:id="1162" w:author="Hargrove, Stern &amp; Whitfield LLP" w:date="2025-04-14T09:00:00Z"/>
        </w:rPr>
      </w:pPr>
      <w:ins w:id="1163" w:author="Hargrove, Stern &amp; Whitfield LLP" w:date="2025-04-14T09:00:00Z">
        <w:r>
          <w:rPr>
            <w:rFonts w:ascii="Times New Roman" w:hAnsi="Times New Roman"/>
            <w:b/>
            <w:color w:val="000000"/>
            <w:sz w:val="22"/>
          </w:rPr>
          <w:t xml:space="preserve">(v)</w:t>
        </w:r>
        <w:r>
          <w:rPr>
            <w:rFonts w:ascii="Times New Roman" w:hAnsi="Times New Roman"/>
            <w:color w:val="000000"/>
            <w:sz w:val="22"/>
          </w:rPr>
          <w:t xml:space="preserve"> the author, addressee, or recipient of the document, and the Producing Party's own current officers, directors, and employees.</w:t>
        </w:r>
      </w:ins>
    </w:p>
    <w:p>
      <w:pPr>
        <w:spacing w:line="276" w:lineRule="auto" w:before="0" w:after="120"/>
        <w:ind w:left="432"/>
        <w:jc w:val="both"/>
        <w:rPr>
          <w:ins w:id="1164" w:author="Hargrove, Stern &amp; Whitfield LLP" w:date="2025-04-14T09:00:00Z"/>
        </w:rPr>
      </w:pPr>
      <w:commentRangeStart w:id="38"/>
      <w:ins w:id="1165" w:author="Hargrove, Stern &amp; Whitfield LLP" w:date="2025-04-14T09:00:00Z">
        <w:r>
          <w:rPr>
            <w:rFonts w:ascii="Times New Roman" w:hAnsi="Times New Roman"/>
            <w:b/>
            <w:color w:val="000000"/>
            <w:sz w:val="22"/>
          </w:rPr>
          <w:t xml:space="preserve">(b)</w:t>
        </w:r>
        <w:r>
          <w:rPr>
            <w:rFonts w:ascii="Times New Roman" w:hAnsi="Times New Roman"/>
            <w:color w:val="000000"/>
            <w:sz w:val="22"/>
          </w:rPr>
          <w:t xml:space="preserve"> No outside expert or consultant retained by any Party, whether testifying or non-testifying, shall have access to Restricted Highly Confidential Information — Attorneys' Eyes Only, except (i) with the prior written consent of the Producing Party, or (ii) upon order of the Commission upon a showing that such access is necessary for a specific, identified analytical purpose that cannot reasonably be accomplished using information designated at a lower tier or through aggregated, anonymized, or redacted versions of the information. Any such access shall be limited to the specific materials and named individuals identified in the consent or order, and such individuals shall be subject to Paragraphs 8(d) through 8(f). A Producing Party shall consider in good faith any request to provide aggregated, anonymized, or redacted versions of such information at a lower tier.</w:t>
        </w:r>
      </w:ins>
      <w:commentRangeEnd w:id="38"/>
      <w:r>
        <w:rPr>
          <w:rStyle w:val="CommentReference"/>
        </w:rPr>
        <w:commentReference w:id="38"/>
      </w:r>
    </w:p>
    <w:p>
      <w:pPr>
        <w:spacing w:line="276" w:lineRule="auto" w:before="0" w:after="120"/>
        <w:ind w:left="432"/>
        <w:jc w:val="both"/>
        <w:rPr>
          <w:ins w:id="1166" w:author="Hargrove, Stern &amp; Whitfield LLP" w:date="2025-04-14T09:00:00Z"/>
        </w:rPr>
      </w:pPr>
      <w:ins w:id="1167" w:author="Hargrove, Stern &amp; Whitfield LLP" w:date="2025-04-14T09:00:00Z">
        <w:r>
          <w:rPr>
            <w:rFonts w:ascii="Times New Roman" w:hAnsi="Times New Roman"/>
            <w:b/>
            <w:color w:val="000000"/>
            <w:sz w:val="22"/>
          </w:rPr>
          <w:t xml:space="preserve">(c)</w:t>
        </w:r>
        <w:r>
          <w:rPr>
            <w:rFonts w:ascii="Times New Roman" w:hAnsi="Times New Roman"/>
            <w:color w:val="000000"/>
            <w:sz w:val="22"/>
          </w:rPr>
          <w:t xml:space="preserve"> Restricted Highly Confidential Information — Attorneys' Eyes Only shall not be disclosed to any in-house counsel, officer, director, employee, or equity holder of any Party (other than the Producing Party's own personnel).</w:t>
        </w:r>
      </w:ins>
    </w:p>
    <w:p>
      <w:pPr>
        <w:spacing w:line="276" w:lineRule="auto" w:before="0" w:after="120"/>
        <w:ind w:left="432"/>
        <w:jc w:val="both"/>
        <w:rPr>
          <w:ins w:id="1168" w:author="Hargrove, Stern &amp; Whitfield LLP" w:date="2025-04-14T09:00:00Z"/>
        </w:rPr>
      </w:pPr>
      <w:ins w:id="1169" w:author="Hargrove, Stern &amp; Whitfield LLP" w:date="2025-04-14T09:00:00Z">
        <w:r>
          <w:rPr>
            <w:rFonts w:ascii="Times New Roman" w:hAnsi="Times New Roman"/>
            <w:b/>
            <w:color w:val="000000"/>
            <w:sz w:val="22"/>
          </w:rPr>
          <w:t xml:space="preserve">(d)</w:t>
        </w:r>
        <w:r>
          <w:rPr>
            <w:rFonts w:ascii="Times New Roman" w:hAnsi="Times New Roman"/>
            <w:color w:val="000000"/>
            <w:sz w:val="22"/>
          </w:rPr>
          <w:t xml:space="preserve"> Outside Counsel shall maintain Restricted Highly Confidential Information — Attorneys' Eyes Only on a segregated, access-restricted platform or in a secure physical location accessible only to persons authorized under this Paragraph 9A, and shall maintain a log of all persons who access such material.</w:t>
        </w:r>
      </w:ins>
    </w:p>
    <w:p>
      <w:pPr>
        <w:spacing w:line="276" w:lineRule="auto" w:before="0" w:after="120"/>
        <w:ind w:left="432"/>
        <w:jc w:val="both"/>
        <w:rPr>
          <w:ins w:id="1170" w:author="Hargrove, Stern &amp; Whitfield LLP" w:date="2025-04-14T09:00:00Z"/>
        </w:rPr>
      </w:pPr>
      <w:ins w:id="1171" w:author="Hargrove, Stern &amp; Whitfield LLP" w:date="2025-04-14T09:00:00Z">
        <w:r>
          <w:rPr>
            <w:rFonts w:ascii="Times New Roman" w:hAnsi="Times New Roman"/>
            <w:b/>
            <w:color w:val="000000"/>
            <w:sz w:val="22"/>
          </w:rPr>
          <w:t xml:space="preserve">(e)</w:t>
        </w:r>
        <w:r>
          <w:rPr>
            <w:rFonts w:ascii="Times New Roman" w:hAnsi="Times New Roman"/>
            <w:color w:val="000000"/>
            <w:sz w:val="22"/>
          </w:rPr>
          <w:t xml:space="preserve"> Nothing in this Paragraph 9A limits Commission Staff's access to or use of Restricted Highly Confidential Information — Attorneys' Eyes Only in the conduct of the Investigation; provided that any disclosure of such information under Paragraph 14 shall be subject to the receiving agency's written agreement to maintain the access restrictions of this Paragraph 9A.</w:t>
        </w:r>
      </w:ins>
    </w:p>
    <w:p>
      <w:r>
        <w:br w:type="page"/>
      </w:r>
    </w:p>
    <w:p>
      <w:pPr>
        <w:keepNext/>
        <w:spacing w:line="276" w:lineRule="auto" w:before="360" w:after="120"/>
        <w:jc w:val="left"/>
      </w:pPr>
      <w:r>
        <w:rPr>
          <w:rFonts w:ascii="Times New Roman" w:hAnsi="Times New Roman"/>
          <w:b/>
          <w:color w:val="000000"/>
          <w:sz w:val="22"/>
          <w:u w:val="single"/>
        </w:rPr>
        <w:t>SECTION IV: HANDLING AND SAFEGUARDING OF CONFIDENTIAL MATERIAL</w:t>
      </w:r>
    </w:p>
    <w:p>
      <w:pPr>
        <w:spacing w:line="276" w:lineRule="auto" w:before="0" w:after="120"/>
        <w:jc w:val="both"/>
      </w:pPr>
      <w:r>
        <w:rPr>
          <w:rFonts w:ascii="Times New Roman" w:hAnsi="Times New Roman"/>
          <w:b/>
          <w:color w:val="000000"/>
          <w:sz w:val="22"/>
        </w:rPr>
        <w:t>10. Use Restriction.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Confidential Information and Highly Confidential Information — Outside Counsel Only shall be used solely in connection with the Investigation and for no other purpose whatsoever. Without limiting the generality of the foregoing, no Authorized Person shall use or disclose Confidential Information or Highly Confidential Information for any business, competitive, commercial, personal, or litigation purpose unrelated to the Investigation.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Nothing in this Protective Order shall be construed as relieving any person of any independent obligations imposed by applicable law, including but not limited to obligations under the antitrust laws of the United States and any applicable state, or any other legal duties or restrictions applicable to the conduct of the Parties or their counsel.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Compliance with this Protective Order shall not relieve any person of any other obligation of confidentiality that may apply independently, including contractual obligations, statutory obligations, or professional ethical obligations.</w:t>
      </w:r>
    </w:p>
    <w:p>
      <w:pPr>
        <w:spacing w:line="276" w:lineRule="auto" w:before="0" w:after="120"/>
        <w:ind w:left="432"/>
        <w:jc w:val="both"/>
        <w:rPr>
          <w:ins w:id="1172" w:author="Hargrove, Stern &amp; Whitfield LLP" w:date="2025-04-14T09:00:00Z"/>
        </w:rPr>
      </w:pPr>
      <w:commentRangeStart w:id="39"/>
      <w:ins w:id="1173" w:author="Hargrove, Stern &amp; Whitfield LLP" w:date="2025-04-14T09:00:00Z">
        <w:r>
          <w:rPr>
            <w:rFonts w:ascii="Times New Roman" w:hAnsi="Times New Roman"/>
            <w:b/>
            <w:color w:val="000000"/>
            <w:sz w:val="22"/>
          </w:rPr>
          <w:t xml:space="preserve">(d)</w:t>
        </w:r>
        <w:r>
          <w:rPr>
            <w:rFonts w:ascii="Times New Roman" w:hAnsi="Times New Roman"/>
            <w:color w:val="000000"/>
            <w:sz w:val="22"/>
          </w:rPr>
          <w:t xml:space="preserve"> Nothing in this Protective Order restricts a Producing Party's (or an Originating Third Party's) use or disclosure of its own Confidential Discovery Material for any purpose, and such use or disclosure shall not waive the protections of this Protective Order unless the material is made public by the designating person.</w:t>
        </w:r>
      </w:ins>
      <w:commentRangeEnd w:id="39"/>
      <w:r>
        <w:rPr>
          <w:rStyle w:val="CommentReference"/>
        </w:rPr>
        <w:commentReference w:id="39"/>
      </w:r>
    </w:p>
    <w:p>
      <w:pPr>
        <w:spacing w:line="276" w:lineRule="auto" w:before="0" w:after="120"/>
        <w:ind w:left="432"/>
        <w:jc w:val="both"/>
        <w:rPr>
          <w:ins w:id="1174" w:author="Hargrove, Stern &amp; Whitfield LLP" w:date="2025-04-14T09:00:00Z"/>
        </w:rPr>
      </w:pPr>
      <w:commentRangeStart w:id="40"/>
      <w:ins w:id="1175" w:author="Hargrove, Stern &amp; Whitfield LLP" w:date="2025-04-14T09:00:00Z">
        <w:r>
          <w:rPr>
            <w:rFonts w:ascii="Times New Roman" w:hAnsi="Times New Roman"/>
            <w:b/>
            <w:color w:val="000000"/>
            <w:sz w:val="22"/>
          </w:rPr>
          <w:t xml:space="preserve">(e)</w:t>
        </w:r>
        <w:r>
          <w:rPr>
            <w:rFonts w:ascii="Times New Roman" w:hAnsi="Times New Roman"/>
            <w:color w:val="000000"/>
            <w:sz w:val="22"/>
          </w:rPr>
          <w:t xml:space="preserve"> No Party shall use Confidential Discovery Material of another Producing Party for any business purpose, including pricing, bidding, customer solicitation, or pre-consummation integration planning. Nothing in this Protective Order authorizes any exchange of competitively sensitive information between the Parties' business personnel, and any such exchange in connection with the Transaction shall remain subject to the antitrust laws and any separate agreements between the Parties governing such exchanges.</w:t>
        </w:r>
      </w:ins>
      <w:commentRangeEnd w:id="40"/>
      <w:r>
        <w:rPr>
          <w:rStyle w:val="CommentReference"/>
        </w:rPr>
        <w:commentReference w:id="40"/>
      </w:r>
    </w:p>
    <w:p>
      <w:pPr>
        <w:spacing w:line="276" w:lineRule="auto" w:before="0" w:after="120"/>
        <w:jc w:val="both"/>
      </w:pPr>
      <w:r>
        <w:rPr>
          <w:rFonts w:ascii="Times New Roman" w:hAnsi="Times New Roman"/>
          <w:b/>
          <w:color w:val="000000"/>
          <w:sz w:val="22"/>
        </w:rPr>
        <w:t>11. Safeguarding Obligations.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Each person who receives Confidential Information or Highly Confidential Information — Outside Counsel Only shall take reasonable precautions to prevent the unauthorized or inadvertent disclosure of such information to any person not authorized to receive it under this Protective Order.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Confidential Information and Highly Confidential Information shall be stored securely, whether in physical or electronic form. Physical copies shall be maintained in locked or restricted-access areas. Electronic copies shall be maintained on secure servers or platforms with access controls limiting access to Authorized Persons. Access credentials shall not be shared with unauthorized individuals.</w:t>
      </w:r>
    </w:p>
    <w:p>
      <w:pPr>
        <w:spacing w:line="276" w:lineRule="auto" w:before="0" w:after="120"/>
        <w:ind w:left="432"/>
        <w:jc w:val="both"/>
      </w:pPr>
      <w:r>
        <w:rPr>
          <w:rFonts w:ascii="Times New Roman" w:hAnsi="Times New Roman"/>
          <w:b/>
          <w:color w:val="000000"/>
          <w:sz w:val="22"/>
        </w:rPr>
        <w:t xml:space="preserve">(c)</w:t>
      </w:r>
      <w:r>
        <w:rPr>
          <w:rFonts w:ascii="Times New Roman" w:hAnsi="Times New Roman"/>
          <w:color w:val="000000"/>
          <w:sz w:val="22"/>
        </w:rPr>
        <w:t xml:space="preserve"> Outside Counsel shall maintain a log of all Authorized Persons who have been provided access to Highly Confidential Information — Outside Counsel</w:t>
      </w:r>
      <w:ins w:id="1062" w:author="Hargrove, Stern &amp; Whitfield LLP" w:date="2025-04-14T09:00:00Z">
        <w:r>
          <w:rPr>
            <w:rFonts w:ascii="Times New Roman" w:hAnsi="Times New Roman"/>
            <w:color w:val="000000"/>
            <w:sz w:val="22"/>
          </w:rPr>
          <w:t xml:space="preserve"> Only or Restricted Highly Confidential Information — Attorneys' Eyes</w:t>
        </w:r>
      </w:ins>
      <w:r>
        <w:rPr>
          <w:rFonts w:ascii="Times New Roman" w:hAnsi="Times New Roman"/>
          <w:color w:val="000000"/>
          <w:sz w:val="22"/>
        </w:rPr>
        <w:t xml:space="preserve"> Only. Such log shall be updated as access is granted and shall be made available to the Producing Party or Commission Staff upon reasonable request.</w:t>
      </w:r>
    </w:p>
    <w:p>
      <w:pPr>
        <w:spacing w:line="276" w:lineRule="auto" w:before="0" w:after="120"/>
        <w:jc w:val="both"/>
      </w:pPr>
      <w:r>
        <w:rPr>
          <w:rFonts w:ascii="Times New Roman" w:hAnsi="Times New Roman"/>
          <w:b/>
          <w:color w:val="000000"/>
          <w:sz w:val="22"/>
        </w:rPr>
        <w:t>12. Acknowledgment and Agreement.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Before any person (other than Outside Counsel and Commission Staff) is given access to Confidential Information or Highly Confidential Information — Outside Counsel Only, such person shall sign the Acknowledgment and Agreement attached hereto as Exhibit A, agreeing to be bound by the terms of this Protective Order.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retaining or employing Party shall maintain the original of each executed Acknowledgment and Agreement and shall provide copies to all other Parties and Commission Staff upon request. Copies of all executed Acknowledgments and Agreements shall be maintained for a period of not less than three (3) years following the conclusion of the Investigation.</w:t>
      </w:r>
    </w:p>
    <w:p>
      <w:pPr>
        <w:spacing w:line="276" w:lineRule="auto" w:before="0" w:after="120"/>
        <w:ind w:left="432"/>
        <w:jc w:val="both"/>
        <w:rPr>
          <w:ins w:id="1176" w:author="Hargrove, Stern &amp; Whitfield LLP" w:date="2025-04-14T09:00:00Z"/>
        </w:rPr>
      </w:pPr>
      <w:commentRangeStart w:id="41"/>
      <w:ins w:id="1177" w:author="Hargrove, Stern &amp; Whitfield LLP" w:date="2025-04-14T09:00:00Z">
        <w:r>
          <w:rPr>
            <w:rFonts w:ascii="Times New Roman" w:hAnsi="Times New Roman"/>
            <w:b/>
            <w:color w:val="000000"/>
            <w:sz w:val="22"/>
          </w:rPr>
          <w:t xml:space="preserve">(c)</w:t>
        </w:r>
        <w:r>
          <w:rPr>
            <w:rFonts w:ascii="Times New Roman" w:hAnsi="Times New Roman"/>
            <w:color w:val="000000"/>
            <w:sz w:val="22"/>
          </w:rPr>
          <w:t xml:space="preserve"> [Commission Staff Certification. Each member of Commission Staff who is granted access to Highly Confidential Information shall, before such access, execute an individual written certification, in a form acceptable to Commission Staff, acknowledging the restrictions of this Protective Order and the confidentiality obligations imposed by applicable law, including 15 U.S.C. §§ 18a(h), 46(f), and 57b-2, 18 U.S.C. § 1905, and 5 C.F.R. § 2635.703, and acknowledging that the restrictions of this Protective Order continue to apply following the individual's separation from the Commission. Commission Staff shall maintain such certifications and a record of the Commission Staff members who have accessed Highly Confidential Information.]</w:t>
        </w:r>
      </w:ins>
      <w:commentRangeEnd w:id="41"/>
      <w:r>
        <w:rPr>
          <w:rStyle w:val="CommentReference"/>
        </w:rPr>
        <w:commentReference w:id="41"/>
      </w:r>
    </w:p>
    <w:p>
      <w:pPr>
        <w:spacing w:line="276" w:lineRule="auto" w:before="0" w:after="120"/>
        <w:ind w:left="432"/>
        <w:jc w:val="both"/>
        <w:rPr>
          <w:ins w:id="1178" w:author="Hargrove, Stern &amp; Whitfield LLP" w:date="2025-04-14T09:00:00Z"/>
        </w:rPr>
      </w:pPr>
      <w:commentRangeStart w:id="42"/>
      <w:ins w:id="1179" w:author="Hargrove, Stern &amp; Whitfield LLP" w:date="2025-04-14T09:00:00Z">
        <w:r>
          <w:rPr>
            <w:rFonts w:ascii="Times New Roman" w:hAnsi="Times New Roman"/>
            <w:b/>
            <w:color w:val="000000"/>
            <w:sz w:val="22"/>
          </w:rPr>
          <w:t xml:space="preserve">(d)</w:t>
        </w:r>
        <w:r>
          <w:rPr>
            <w:rFonts w:ascii="Times New Roman" w:hAnsi="Times New Roman"/>
            <w:color w:val="000000"/>
            <w:sz w:val="22"/>
          </w:rPr>
          <w:t xml:space="preserve"> [Departure Notification. If any member of Commission Staff who has accessed a Producing Party's Highly Confidential Information separates from the Commission within twelve (12) months after such access, Commission Staff shall notify the Producing Party in writing within ten (10) business days after the separation, identifying the individual, and shall confirm that the individual has returned or destroyed all such information in accordance with Commission policy.]</w:t>
        </w:r>
      </w:ins>
      <w:commentRangeEnd w:id="42"/>
      <w:r>
        <w:rPr>
          <w:rStyle w:val="CommentReference"/>
        </w:rPr>
        <w:commentReference w:id="42"/>
      </w:r>
    </w:p>
    <w:p>
      <w:pPr>
        <w:spacing w:line="276" w:lineRule="auto" w:before="0" w:after="120"/>
        <w:jc w:val="both"/>
      </w:pPr>
      <w:r>
        <w:rPr>
          <w:rFonts w:ascii="Times New Roman" w:hAnsi="Times New Roman"/>
          <w:b/>
          <w:color w:val="000000"/>
          <w:sz w:val="22"/>
        </w:rPr>
        <w:t>13. No Waiver of Rights.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production or disclosure of information subject to this Protective Order shall not constitute a waiver of any objection to the production or disclosure of such information, including but not limited to objections based on relevance, privilege, work product protection, or any other applicable protection or immunity from disclosure.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inadvertent or unintentional production of privileged or work product material shall not be deemed a waiver of the privilege or protection with respect to such material, subject to the specific provisions set forth in Paragraph 16 of this Protective Order governing the procedures applicable to inadvertent productions.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Nothing in this Protective Order shall prevent a Producing Party from seeking additional protections for specific documents or categories of documents beyond those provided herein, including but not limited to seeking an order of the Commission restricting access to particular materials to a more limited category of Authorized Persons.</w:t>
      </w:r>
    </w:p>
    <w:p>
      <w:r>
        <w:br w:type="page"/>
      </w:r>
    </w:p>
    <w:p>
      <w:pPr>
        <w:keepNext/>
        <w:spacing w:line="276" w:lineRule="auto" w:before="360" w:after="120"/>
        <w:jc w:val="left"/>
      </w:pPr>
      <w:r>
        <w:rPr>
          <w:rFonts w:ascii="Times New Roman" w:hAnsi="Times New Roman"/>
          <w:b/>
          <w:color w:val="000000"/>
          <w:sz w:val="22"/>
          <w:u w:val="single"/>
        </w:rPr>
        <w:t>SECTION V: DISCLOSURE TO GOVERNMENT AGENCIES</w:t>
      </w:r>
    </w:p>
    <w:p>
      <w:pPr>
        <w:spacing w:line="276" w:lineRule="auto" w:before="0" w:after="120"/>
        <w:jc w:val="both"/>
      </w:pPr>
      <w:r>
        <w:rPr>
          <w:rFonts w:ascii="Times New Roman" w:hAnsi="Times New Roman"/>
          <w:b/>
          <w:color w:val="000000"/>
          <w:sz w:val="22"/>
        </w:rPr>
        <w:t>14. Sharing with Other Government Agencies.</w:t>
      </w:r>
    </w:p>
    <w:p>
      <w:pPr>
        <w:spacing w:line="276" w:lineRule="auto" w:before="0" w:after="120"/>
        <w:ind w:left="432"/>
        <w:jc w:val="both"/>
      </w:pPr>
      <w:commentRangeStart w:id="15"/>
      <w:r>
        <w:rPr>
          <w:rFonts w:ascii="Times New Roman" w:hAnsi="Times New Roman"/>
          <w:b/>
          <w:color w:val="000000"/>
          <w:sz w:val="22"/>
        </w:rPr>
        <w:t xml:space="preserve">(a)</w:t>
      </w:r>
      <w:r>
        <w:rPr>
          <w:rFonts w:ascii="Times New Roman" w:hAnsi="Times New Roman"/>
          <w:color w:val="000000"/>
          <w:sz w:val="22"/>
        </w:rPr>
        <w:t xml:space="preserve"> </w:t>
      </w:r>
      <w:del w:id="1063" w:author="Hargrove, Stern &amp; Whitfield LLP" w:date="2025-04-14T09:00:00Z">
        <w:r>
          <w:rPr>
            <w:rFonts w:ascii="Times New Roman" w:hAnsi="Times New Roman"/>
            <w:color w:val="000000"/>
            <w:sz w:val="22"/>
          </w:rPr>
          <w:delText xml:space="preserve">The</w:delText>
        </w:r>
      </w:del>
      <w:ins w:id="1064" w:author="Hargrove, Stern &amp; Whitfield LLP" w:date="2025-04-14T09:00:00Z">
        <w:r>
          <w:rPr>
            <w:rFonts w:ascii="Times New Roman" w:hAnsi="Times New Roman"/>
            <w:color w:val="000000"/>
            <w:sz w:val="22"/>
          </w:rPr>
          <w:t xml:space="preserve">Subject to Paragraphs 14(b) and 14(d) and to applicable law, including 15 U.S.C. § 18a(h) and 15 U.S.C. § 57b-2, the</w:t>
        </w:r>
      </w:ins>
      <w:r>
        <w:rPr>
          <w:rFonts w:ascii="Times New Roman" w:hAnsi="Times New Roman"/>
          <w:color w:val="000000"/>
          <w:sz w:val="22"/>
        </w:rPr>
        <w:t xml:space="preserve"> Commission may, as the Commission deems appropriate and in the exercise of its discretion, disclose Confidential Information and Highly Confidential Information — Outside Counsel Only to the United States Department of Justice, Antitrust Division, and to the offices of the Attorneys General of any State of the United States, in connection with any investigation or proceeding related to the proposed acquisition of Cascade by Whitmore or in connection with any matter within the Commission's jurisdiction that is related to the subject matter of the Investigation.</w:t>
      </w:r>
      <w:ins w:id="1065" w:author="Hargrove, Stern &amp; Whitfield LLP" w:date="2025-04-14T09:00:00Z">
        <w:r>
          <w:rPr>
            <w:rFonts w:ascii="Times New Roman" w:hAnsi="Times New Roman"/>
            <w:color w:val="000000"/>
            <w:sz w:val="22"/>
          </w:rPr>
          <w:t xml:space="preserve"> Disclosure to the office of any State Attorney General of information or documentary material submitted pursuant to the Hart-Scott-Rodino Act shall be made only upon the written consent of the Producing Party or as otherwise expressly permitted by law.</w:t>
        </w:r>
      </w:ins>
      <w:commentRangeEnd w:id="15"/>
      <w:r>
        <w:rPr>
          <w:rStyle w:val="CommentReference"/>
        </w:rPr>
        <w:commentReference w:id="15"/>
      </w:r>
    </w:p>
    <w:p>
      <w:pPr>
        <w:spacing w:line="276" w:lineRule="auto" w:before="0" w:after="120"/>
        <w:ind w:left="432"/>
        <w:jc w:val="both"/>
      </w:pPr>
      <w:commentRangeStart w:id="16"/>
      <w:r>
        <w:rPr>
          <w:rFonts w:ascii="Times New Roman" w:hAnsi="Times New Roman"/>
          <w:b/>
          <w:color w:val="000000"/>
          <w:sz w:val="22"/>
        </w:rPr>
        <w:t xml:space="preserve">(b)</w:t>
      </w:r>
      <w:r>
        <w:rPr>
          <w:rFonts w:ascii="Times New Roman" w:hAnsi="Times New Roman"/>
          <w:color w:val="000000"/>
          <w:sz w:val="22"/>
        </w:rPr>
        <w:t xml:space="preserve"> </w:t>
      </w:r>
      <w:del w:id="1066" w:author="Hargrove, Stern &amp; Whitfield LLP" w:date="2025-04-14T09:00:00Z">
        <w:r>
          <w:rPr>
            <w:rFonts w:ascii="Times New Roman" w:hAnsi="Times New Roman"/>
            <w:color w:val="000000"/>
            <w:sz w:val="22"/>
          </w:rPr>
          <w:delText xml:space="preserve">The</w:delText>
        </w:r>
      </w:del>
      <w:ins w:id="1067" w:author="Hargrove, Stern &amp; Whitfield LLP" w:date="2025-04-14T09:00:00Z">
        <w:r>
          <w:rPr>
            <w:rFonts w:ascii="Times New Roman" w:hAnsi="Times New Roman"/>
            <w:color w:val="000000"/>
            <w:sz w:val="22"/>
          </w:rPr>
          <w:t xml:space="preserve">Before</w:t>
        </w:r>
      </w:ins>
      <w:r>
        <w:rPr>
          <w:rFonts w:ascii="Times New Roman" w:hAnsi="Times New Roman"/>
          <w:color w:val="000000"/>
          <w:sz w:val="22"/>
        </w:rPr>
        <w:t xml:space="preserve"> </w:t>
      </w:r>
      <w:del w:id="1068" w:author="Hargrove, Stern &amp; Whitfield LLP" w:date="2025-04-14T09:00:00Z">
        <w:r>
          <w:rPr>
            <w:rFonts w:ascii="Times New Roman" w:hAnsi="Times New Roman"/>
            <w:color w:val="000000"/>
            <w:sz w:val="22"/>
          </w:rPr>
          <w:delText xml:space="preserve">Commission shall make reasonable efforts to ensure that any governmental agency to which</w:delText>
        </w:r>
      </w:del>
      <w:ins w:id="1069" w:author="Hargrove, Stern &amp; Whitfield LLP" w:date="2025-04-14T09:00:00Z">
        <w:r>
          <w:rPr>
            <w:rFonts w:ascii="Times New Roman" w:hAnsi="Times New Roman"/>
            <w:color w:val="000000"/>
            <w:sz w:val="22"/>
          </w:rPr>
          <w:t xml:space="preserve">disclosing</w:t>
        </w:r>
      </w:ins>
      <w:r>
        <w:rPr>
          <w:rFonts w:ascii="Times New Roman" w:hAnsi="Times New Roman"/>
          <w:color w:val="000000"/>
          <w:sz w:val="22"/>
        </w:rPr>
        <w:t xml:space="preserve"> Confidential Information or Highly Confidential Information </w:t>
      </w:r>
      <w:del w:id="1070" w:author="Hargrove, Stern &amp; Whitfield LLP" w:date="2025-04-14T09:00:00Z">
        <w:r>
          <w:rPr>
            <w:rFonts w:ascii="Times New Roman" w:hAnsi="Times New Roman"/>
            <w:color w:val="000000"/>
            <w:sz w:val="22"/>
          </w:rPr>
          <w:delText xml:space="preserve">is</w:delText>
        </w:r>
      </w:del>
      <w:ins w:id="1071" w:author="Hargrove, Stern &amp; Whitfield LLP" w:date="2025-04-14T09:00:00Z">
        <w:r>
          <w:rPr>
            <w:rFonts w:ascii="Times New Roman" w:hAnsi="Times New Roman"/>
            <w:color w:val="000000"/>
            <w:sz w:val="22"/>
          </w:rPr>
          <w:t xml:space="preserve">to</w:t>
        </w:r>
      </w:ins>
      <w:r>
        <w:rPr>
          <w:rFonts w:ascii="Times New Roman" w:hAnsi="Times New Roman"/>
          <w:color w:val="000000"/>
          <w:sz w:val="22"/>
        </w:rPr>
        <w:t xml:space="preserve"> </w:t>
      </w:r>
      <w:del w:id="1072" w:author="Hargrove, Stern &amp; Whitfield LLP" w:date="2025-04-14T09:00:00Z">
        <w:r>
          <w:rPr>
            <w:rFonts w:ascii="Times New Roman" w:hAnsi="Times New Roman"/>
            <w:color w:val="000000"/>
            <w:sz w:val="22"/>
          </w:rPr>
          <w:delText xml:space="preserve">disclosed</w:delText>
        </w:r>
      </w:del>
      <w:ins w:id="1073" w:author="Hargrove, Stern &amp; Whitfield LLP" w:date="2025-04-14T09:00:00Z">
        <w:r>
          <w:rPr>
            <w:rFonts w:ascii="Times New Roman" w:hAnsi="Times New Roman"/>
            <w:color w:val="000000"/>
            <w:sz w:val="22"/>
          </w:rPr>
          <w:t xml:space="preserve">any</w:t>
        </w:r>
      </w:ins>
      <w:r>
        <w:rPr>
          <w:rFonts w:ascii="Times New Roman" w:hAnsi="Times New Roman"/>
          <w:color w:val="000000"/>
          <w:sz w:val="22"/>
        </w:rPr>
        <w:t xml:space="preserve"> </w:t>
      </w:r>
      <w:del w:id="1074" w:author="Hargrove, Stern &amp; Whitfield LLP" w:date="2025-04-14T09:00:00Z">
        <w:r>
          <w:rPr>
            <w:rFonts w:ascii="Times New Roman" w:hAnsi="Times New Roman"/>
            <w:color w:val="000000"/>
            <w:sz w:val="22"/>
          </w:rPr>
          <w:delText xml:space="preserve">maintains</w:delText>
        </w:r>
      </w:del>
      <w:ins w:id="1075" w:author="Hargrove, Stern &amp; Whitfield LLP" w:date="2025-04-14T09:00:00Z">
        <w:r>
          <w:rPr>
            <w:rFonts w:ascii="Times New Roman" w:hAnsi="Times New Roman"/>
            <w:color w:val="000000"/>
            <w:sz w:val="22"/>
          </w:rPr>
          <w:t xml:space="preserve">governmental agency, the Commission shall obtain the written agreement of the receiving agency to maintain</w:t>
        </w:r>
      </w:ins>
      <w:r>
        <w:rPr>
          <w:rFonts w:ascii="Times New Roman" w:hAnsi="Times New Roman"/>
          <w:color w:val="000000"/>
          <w:sz w:val="22"/>
        </w:rPr>
        <w:t xml:space="preserve"> the confidentiality of the information disclosed in a manner consistent with the confidentiality protections afforded to such information under </w:t>
      </w:r>
      <w:ins w:id="1076" w:author="Hargrove, Stern &amp; Whitfield LLP" w:date="2025-04-14T09:00:00Z">
        <w:r>
          <w:rPr>
            <w:rFonts w:ascii="Times New Roman" w:hAnsi="Times New Roman"/>
            <w:color w:val="000000"/>
            <w:sz w:val="22"/>
          </w:rPr>
          <w:t xml:space="preserve">this Protective Order (including the access restrictions applicable to each tier of designation), </w:t>
        </w:r>
      </w:ins>
      <w:r>
        <w:rPr>
          <w:rFonts w:ascii="Times New Roman" w:hAnsi="Times New Roman"/>
          <w:color w:val="000000"/>
          <w:sz w:val="22"/>
        </w:rPr>
        <w:t xml:space="preserve">applicable law</w:t>
      </w:r>
      <w:ins w:id="1077" w:author="Hargrove, Stern &amp; Whitfield LLP" w:date="2025-04-14T09:00:00Z">
        <w:r>
          <w:rPr>
            <w:rFonts w:ascii="Times New Roman" w:hAnsi="Times New Roman"/>
            <w:color w:val="000000"/>
            <w:sz w:val="22"/>
          </w:rPr>
          <w:t xml:space="preserve">,</w:t>
        </w:r>
      </w:ins>
      <w:r>
        <w:rPr>
          <w:rFonts w:ascii="Times New Roman" w:hAnsi="Times New Roman"/>
          <w:color w:val="000000"/>
          <w:sz w:val="22"/>
        </w:rPr>
        <w:t xml:space="preserve"> and the policies and procedures of the receiving agency. However, the Commission shall not be liable for any unauthorized disclosure of Confidential Information or Highly Confidential Information by a receiving governmental agency, and the Parties acknowledge that the Commission does not control the internal procedures or policies of other governmental agencies.</w:t>
      </w:r>
      <w:commentRangeEnd w:id="16"/>
      <w:r>
        <w:rPr>
          <w:rStyle w:val="CommentReference"/>
        </w:rPr>
        <w:commentReference w:id="16"/>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Nothing in this Protective Order shall be construed to limit the authority of the Commission to share information with other governmental agencies as permitted by law, including but not limited to disclosures authorized under 15 U.S.C. § 46(f) and 15 U.S.C. § 57b-2.</w:t>
      </w:r>
    </w:p>
    <w:p>
      <w:pPr>
        <w:spacing w:line="276" w:lineRule="auto" w:before="0" w:after="120"/>
        <w:ind w:left="432"/>
        <w:jc w:val="both"/>
        <w:rPr>
          <w:ins w:id="1180" w:author="Hargrove, Stern &amp; Whitfield LLP" w:date="2025-04-14T09:00:00Z"/>
        </w:rPr>
      </w:pPr>
      <w:commentRangeStart w:id="43"/>
      <w:ins w:id="1181" w:author="Hargrove, Stern &amp; Whitfield LLP" w:date="2025-04-14T09:00:00Z">
        <w:r>
          <w:rPr>
            <w:rFonts w:ascii="Times New Roman" w:hAnsi="Times New Roman"/>
            <w:b/>
            <w:color w:val="000000"/>
            <w:sz w:val="22"/>
          </w:rPr>
          <w:t xml:space="preserve">(d)</w:t>
        </w:r>
        <w:r>
          <w:rPr>
            <w:rFonts w:ascii="Times New Roman" w:hAnsi="Times New Roman"/>
            <w:color w:val="000000"/>
            <w:sz w:val="22"/>
          </w:rPr>
          <w:t xml:space="preserve"> [ALTERNATIVE A: Commission Staff shall use reasonable best efforts to provide the Producing Party (and any Originating Third Party whose materials are to be disclosed) with written notice before any disclosure under Paragraph 14(a).] [ALTERNATIVE B: Commission Staff shall notify the Producing Party (and any Originating Third Party whose materials were disclosed) in writing within five (5) business days after any disclosure under Paragraph 14(a), identifying the receiving agency and describing the categories of materials disclosed.]</w:t>
        </w:r>
      </w:ins>
      <w:commentRangeEnd w:id="43"/>
      <w:r>
        <w:rPr>
          <w:rStyle w:val="CommentReference"/>
        </w:rPr>
        <w:commentReference w:id="43"/>
      </w:r>
    </w:p>
    <w:p>
      <w:pPr>
        <w:keepNext/>
        <w:spacing w:line="276" w:lineRule="auto" w:before="360" w:after="120"/>
        <w:jc w:val="left"/>
      </w:pPr>
      <w:r>
        <w:rPr>
          <w:rFonts w:ascii="Times New Roman" w:hAnsi="Times New Roman"/>
          <w:b/>
          <w:color w:val="000000"/>
          <w:sz w:val="22"/>
          <w:u w:val="single"/>
        </w:rPr>
        <w:t>SECTION VI: USE IN PROCEEDINGS AND SUBMISSIONS</w:t>
      </w:r>
    </w:p>
    <w:p>
      <w:pPr>
        <w:spacing w:line="276" w:lineRule="auto" w:before="0" w:after="120"/>
        <w:jc w:val="both"/>
      </w:pPr>
      <w:r>
        <w:rPr>
          <w:rFonts w:ascii="Times New Roman" w:hAnsi="Times New Roman"/>
          <w:b/>
          <w:color w:val="000000"/>
          <w:sz w:val="22"/>
        </w:rPr>
        <w:t>15. Use in Submissions to the Commission.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Party or Commission Staff may include or reference Confidential Information or Highly Confidential Information — Outside Counsel Only in submissions to the Commission, including but not limited to memoranda, presentations, white papers, economic analyses, correspondence, and other written materials, provided that such submissions are clearly marked with the appropriate confidentiality designation and are distributed only to Authorized Persons entitled to receive information at the applicable tier.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submission to the Commission that contains Confidential Information or Highly Confidential Information — Outside Counsel Only shall be filed under seal or submitted in a non-public manner consistent with the Commission's Rules of Practice, 16 C.F.R. Part 4, and any applicable standing orders or directives of the Commission regarding the handling of confidential materials. The submitting Party shall ensure that the cover page or first page of any such submission bears the appropriate confidentiality legend.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To the extent that a submission to the Commission references or discusses Confidential Information or Highly Confidential Information, the submitting Party shall take reasonable care to limit the inclusion of confidential material to that which is necessary and relevant to the submission. If a submission can be prepared in both a public and a non-public version, the submitting Party shall prepare a public version that omits or redacts Confidential Information and Highly Confidential Information, to be used in the event that any portion of the submission is made publicly available by the Commission.</w:t>
      </w:r>
    </w:p>
    <w:p>
      <w:pPr>
        <w:spacing w:line="276" w:lineRule="auto" w:before="0" w:after="120"/>
        <w:ind w:left="432"/>
        <w:jc w:val="both"/>
        <w:rPr>
          <w:ins w:id="1182" w:author="Hargrove, Stern &amp; Whitfield LLP" w:date="2025-04-14T09:00:00Z"/>
        </w:rPr>
      </w:pPr>
      <w:commentRangeStart w:id="44"/>
      <w:ins w:id="1183" w:author="Hargrove, Stern &amp; Whitfield LLP" w:date="2025-04-14T09:00:00Z">
        <w:r>
          <w:rPr>
            <w:rFonts w:ascii="Times New Roman" w:hAnsi="Times New Roman"/>
            <w:b/>
            <w:color w:val="000000"/>
            <w:sz w:val="22"/>
          </w:rPr>
          <w:t xml:space="preserve">(d)</w:t>
        </w:r>
        <w:r>
          <w:rPr>
            <w:rFonts w:ascii="Times New Roman" w:hAnsi="Times New Roman"/>
            <w:color w:val="000000"/>
            <w:sz w:val="22"/>
          </w:rPr>
          <w:t xml:space="preserve"> Before the Commission makes public any submission, or any portion thereof, that contains Confidential Discovery Material, Commission Staff shall provide the Producing Party (and any affected Originating Third Party) with reasonable advance written notice, consistent with 15 U.S.C. § 57b-2 and 16 C.F.R. Part 4, and an opportunity to propose redactions.</w:t>
        </w:r>
      </w:ins>
      <w:commentRangeEnd w:id="44"/>
      <w:r>
        <w:rPr>
          <w:rStyle w:val="CommentReference"/>
        </w:rPr>
        <w:commentReference w:id="44"/>
      </w:r>
    </w:p>
    <w:p>
      <w:r>
        <w:br w:type="page"/>
      </w:r>
    </w:p>
    <w:p>
      <w:pPr>
        <w:keepNext/>
        <w:spacing w:line="276" w:lineRule="auto" w:before="360" w:after="120"/>
        <w:jc w:val="left"/>
      </w:pPr>
      <w:r>
        <w:rPr>
          <w:rFonts w:ascii="Times New Roman" w:hAnsi="Times New Roman"/>
          <w:b/>
          <w:color w:val="000000"/>
          <w:sz w:val="22"/>
          <w:u w:val="single"/>
        </w:rPr>
        <w:t>SECTION VII: INADVERTENT PRODUCTION AND CLAWBACK</w:t>
      </w:r>
    </w:p>
    <w:p>
      <w:pPr>
        <w:spacing w:line="276" w:lineRule="auto" w:before="0" w:after="120"/>
        <w:jc w:val="both"/>
      </w:pPr>
      <w:r>
        <w:rPr>
          <w:rFonts w:ascii="Times New Roman" w:hAnsi="Times New Roman"/>
          <w:b/>
          <w:color w:val="000000"/>
          <w:sz w:val="22"/>
        </w:rPr>
        <w:t>16. Inadvertent Production of Privileged or Protected Material.</w:t>
      </w:r>
    </w:p>
    <w:p>
      <w:pPr>
        <w:spacing w:line="276" w:lineRule="auto" w:before="0" w:after="120"/>
        <w:ind w:left="432"/>
        <w:jc w:val="both"/>
      </w:pPr>
      <w:commentRangeStart w:id="17"/>
      <w:r>
        <w:rPr>
          <w:rFonts w:ascii="Times New Roman" w:hAnsi="Times New Roman"/>
          <w:b/>
          <w:color w:val="000000"/>
          <w:sz w:val="22"/>
        </w:rPr>
        <w:t xml:space="preserve">(a)</w:t>
      </w:r>
      <w:r>
        <w:rPr>
          <w:rFonts w:ascii="Times New Roman" w:hAnsi="Times New Roman"/>
          <w:color w:val="000000"/>
          <w:sz w:val="22"/>
        </w:rPr>
        <w:t xml:space="preserve"> The </w:t>
      </w:r>
      <w:ins w:id="1078" w:author="Hargrove, Stern &amp; Whitfield LLP" w:date="2025-04-14T09:00:00Z">
        <w:r>
          <w:rPr>
            <w:rFonts w:ascii="Times New Roman" w:hAnsi="Times New Roman"/>
            <w:color w:val="000000"/>
            <w:sz w:val="22"/>
          </w:rPr>
          <w:t xml:space="preserve">production or disclosure, whether </w:t>
        </w:r>
      </w:ins>
      <w:r>
        <w:rPr>
          <w:rFonts w:ascii="Times New Roman" w:hAnsi="Times New Roman"/>
          <w:color w:val="000000"/>
          <w:sz w:val="22"/>
        </w:rPr>
        <w:t xml:space="preserve">inadvertent </w:t>
      </w:r>
      <w:del w:id="1079" w:author="Hargrove, Stern &amp; Whitfield LLP" w:date="2025-04-14T09:00:00Z">
        <w:r>
          <w:rPr>
            <w:rFonts w:ascii="Times New Roman" w:hAnsi="Times New Roman"/>
            <w:color w:val="000000"/>
            <w:sz w:val="22"/>
          </w:rPr>
          <w:delText xml:space="preserve">production</w:delText>
        </w:r>
      </w:del>
      <w:ins w:id="1080" w:author="Hargrove, Stern &amp; Whitfield LLP" w:date="2025-04-14T09:00:00Z">
        <w:r>
          <w:rPr>
            <w:rFonts w:ascii="Times New Roman" w:hAnsi="Times New Roman"/>
            <w:color w:val="000000"/>
            <w:sz w:val="22"/>
          </w:rPr>
          <w:t xml:space="preserve">or otherwise,</w:t>
        </w:r>
      </w:ins>
      <w:r>
        <w:rPr>
          <w:rFonts w:ascii="Times New Roman" w:hAnsi="Times New Roman"/>
          <w:color w:val="000000"/>
          <w:sz w:val="22"/>
        </w:rPr>
        <w:t xml:space="preserve"> of any document or information protected by the attorney-client privilege, the work product doctrine, or any other applicable privilege or protection</w:t>
      </w:r>
      <w:ins w:id="1081" w:author="Hargrove, Stern &amp; Whitfield LLP" w:date="2025-04-14T09:00:00Z">
        <w:r>
          <w:rPr>
            <w:rFonts w:ascii="Times New Roman" w:hAnsi="Times New Roman"/>
            <w:color w:val="000000"/>
            <w:sz w:val="22"/>
          </w:rPr>
          <w:t xml:space="preserve"> (including any privilege or protection held by a predecessor entity acquired by a Producing Party)</w:t>
        </w:r>
      </w:ins>
      <w:r>
        <w:rPr>
          <w:rFonts w:ascii="Times New Roman" w:hAnsi="Times New Roman"/>
          <w:color w:val="000000"/>
          <w:sz w:val="22"/>
        </w:rPr>
        <w:t xml:space="preserve"> shall not constitute a waiver of such privilege or protection with respect to the inadvertently produced material or with respect to the subject matter of such material, </w:t>
      </w:r>
      <w:del w:id="1082" w:author="Hargrove, Stern &amp; Whitfield LLP" w:date="2025-04-14T09:00:00Z">
        <w:r>
          <w:rPr>
            <w:rFonts w:ascii="Times New Roman" w:hAnsi="Times New Roman"/>
            <w:color w:val="000000"/>
            <w:sz w:val="22"/>
          </w:rPr>
          <w:delText xml:space="preserve">provided</w:delText>
        </w:r>
      </w:del>
      <w:ins w:id="1083" w:author="Hargrove, Stern &amp; Whitfield LLP" w:date="2025-04-14T09:00:00Z">
        <w:r>
          <w:rPr>
            <w:rFonts w:ascii="Times New Roman" w:hAnsi="Times New Roman"/>
            <w:color w:val="000000"/>
            <w:sz w:val="22"/>
          </w:rPr>
          <w:t xml:space="preserve">in</w:t>
        </w:r>
      </w:ins>
      <w:r>
        <w:rPr>
          <w:rFonts w:ascii="Times New Roman" w:hAnsi="Times New Roman"/>
          <w:color w:val="000000"/>
          <w:sz w:val="22"/>
        </w:rPr>
        <w:t xml:space="preserve"> </w:t>
      </w:r>
      <w:del w:id="1084" w:author="Hargrove, Stern &amp; Whitfield LLP" w:date="2025-04-14T09:00:00Z">
        <w:r>
          <w:rPr>
            <w:rFonts w:ascii="Times New Roman" w:hAnsi="Times New Roman"/>
            <w:color w:val="000000"/>
            <w:sz w:val="22"/>
          </w:rPr>
          <w:delText xml:space="preserve">that</w:delText>
        </w:r>
      </w:del>
      <w:ins w:id="1085" w:author="Hargrove, Stern &amp; Whitfield LLP" w:date="2025-04-14T09:00:00Z">
        <w:r>
          <w:rPr>
            <w:rFonts w:ascii="Times New Roman" w:hAnsi="Times New Roman"/>
            <w:color w:val="000000"/>
            <w:sz w:val="22"/>
          </w:rPr>
          <w:t xml:space="preserve">the Investigation or in any other federal or state proceeding, regardless of the care taken by</w:t>
        </w:r>
      </w:ins>
      <w:r>
        <w:rPr>
          <w:rFonts w:ascii="Times New Roman" w:hAnsi="Times New Roman"/>
          <w:color w:val="000000"/>
          <w:sz w:val="22"/>
        </w:rPr>
        <w:t xml:space="preserve"> the Producing Party </w:t>
      </w:r>
      <w:del w:id="1086" w:author="Hargrove, Stern &amp; Whitfield LLP" w:date="2025-04-14T09:00:00Z">
        <w:r>
          <w:rPr>
            <w:rFonts w:ascii="Times New Roman" w:hAnsi="Times New Roman"/>
            <w:color w:val="000000"/>
            <w:sz w:val="22"/>
          </w:rPr>
          <w:delText xml:space="preserve">notifies</w:delText>
        </w:r>
      </w:del>
      <w:ins w:id="1087" w:author="Hargrove, Stern &amp; Whitfield LLP" w:date="2025-04-14T09:00:00Z">
        <w:r>
          <w:rPr>
            <w:rFonts w:ascii="Times New Roman" w:hAnsi="Times New Roman"/>
            <w:color w:val="000000"/>
            <w:sz w:val="22"/>
          </w:rPr>
          <w:t xml:space="preserve">to prevent such production and without the need to satisfy the requirements of Federal Rule of Evidence 502(b). The Producing Party shall notify</w:t>
        </w:r>
      </w:ins>
      <w:r>
        <w:rPr>
          <w:rFonts w:ascii="Times New Roman" w:hAnsi="Times New Roman"/>
          <w:color w:val="000000"/>
          <w:sz w:val="22"/>
        </w:rPr>
        <w:t xml:space="preserve"> the Receiving Party in writing </w:t>
      </w:r>
      <w:del w:id="1088" w:author="Hargrove, Stern &amp; Whitfield LLP" w:date="2025-04-14T09:00:00Z">
        <w:r>
          <w:rPr>
            <w:rFonts w:ascii="Times New Roman" w:hAnsi="Times New Roman"/>
            <w:color w:val="000000"/>
            <w:sz w:val="22"/>
          </w:rPr>
          <w:delText xml:space="preserve">of the inadvertent production within a reasonable time</w:delText>
        </w:r>
      </w:del>
      <w:ins w:id="1089" w:author="Hargrove, Stern &amp; Whitfield LLP" w:date="2025-04-14T09:00:00Z">
        <w:r>
          <w:rPr>
            <w:rFonts w:ascii="Times New Roman" w:hAnsi="Times New Roman"/>
            <w:color w:val="000000"/>
            <w:sz w:val="22"/>
          </w:rPr>
          <w:t xml:space="preserve">promptly</w:t>
        </w:r>
      </w:ins>
      <w:r>
        <w:rPr>
          <w:rFonts w:ascii="Times New Roman" w:hAnsi="Times New Roman"/>
          <w:color w:val="000000"/>
          <w:sz w:val="22"/>
        </w:rPr>
        <w:t xml:space="preserve"> after discovering the </w:t>
      </w:r>
      <w:del w:id="1090" w:author="Hargrove, Stern &amp; Whitfield LLP" w:date="2025-04-14T09:00:00Z">
        <w:r>
          <w:rPr>
            <w:rFonts w:ascii="Times New Roman" w:hAnsi="Times New Roman"/>
            <w:color w:val="000000"/>
            <w:sz w:val="22"/>
          </w:rPr>
          <w:delText xml:space="preserve">inadvertence</w:delText>
        </w:r>
      </w:del>
      <w:ins w:id="1091" w:author="Hargrove, Stern &amp; Whitfield LLP" w:date="2025-04-14T09:00:00Z">
        <w:r>
          <w:rPr>
            <w:rFonts w:ascii="Times New Roman" w:hAnsi="Times New Roman"/>
            <w:color w:val="000000"/>
            <w:sz w:val="22"/>
          </w:rPr>
          <w:t xml:space="preserve">production</w:t>
        </w:r>
      </w:ins>
      <w:r>
        <w:rPr>
          <w:rFonts w:ascii="Times New Roman" w:hAnsi="Times New Roman"/>
          <w:color w:val="000000"/>
          <w:sz w:val="22"/>
        </w:rPr>
        <w:t xml:space="preserve">. Such notice shall identify the inadvertently produced material with reasonable specificity and shall state the basis for the claimed privilege or protection.</w:t>
      </w:r>
      <w:commentRangeEnd w:id="17"/>
      <w:r>
        <w:rPr>
          <w:rStyle w:val="CommentReference"/>
        </w:rPr>
        <w:commentReference w:id="17"/>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Upon receipt of written notice of an inadvertent production, the Receiving Party shall, within five (5) business days of receipt of such notice:</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return to the Producing Party or destroy all copies of the inadvertently produced material, including any notes, summaries, excerpts, abstracts, or other documents or records that reflect, reference, or incorporate the contents of the inadvertently produced material; and</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certify in writing to the Producing Party that it has complied with the requirements of subparagraph (i) above and that no copies of the inadvertently produced material have been retained.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the Receiving Party disputes the Producing Party's claim of privilege or protection with respect to inadvertently produced material, the Receiving Party may raise the dispute pursuant to the procedures set forth in Paragraph 18 of this Protective Order. Pending resolution of such a dispute, the Receiving Party shall sequester all copies of the inadvertently produced material and shall not review, use, or disclose the material to any person, except as may be necessary to present the dispute to the Commission for resolution. No Party or Authorized Person shall use or reference the contents of the inadvertently produced material in any submission, proceeding, or communication during the pendency of the dispute.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Nothing in this Paragraph shall be construed to alter any Party's obligations under Federal Rule of Civil Procedure 26(b)(5)(B) to the extent such obligations are applicable to the production of documents and information in the Investigation. The protections afforded by this Paragraph are intended to supplement, and not to diminish, any protections available under applicable rules and law governing the inadvertent disclosure of privileged or protected materials.</w:t>
      </w:r>
    </w:p>
    <w:p>
      <w:pPr>
        <w:spacing w:line="276" w:lineRule="auto" w:before="0" w:after="120"/>
        <w:ind w:left="432"/>
        <w:jc w:val="both"/>
        <w:rPr>
          <w:ins w:id="1184" w:author="Hargrove, Stern &amp; Whitfield LLP" w:date="2025-04-14T09:00:00Z"/>
        </w:rPr>
      </w:pPr>
      <w:commentRangeStart w:id="45"/>
      <w:ins w:id="1185" w:author="Hargrove, Stern &amp; Whitfield LLP" w:date="2025-04-14T09:00:00Z">
        <w:r>
          <w:rPr>
            <w:rFonts w:ascii="Times New Roman" w:hAnsi="Times New Roman"/>
            <w:b/>
            <w:color w:val="000000"/>
            <w:sz w:val="22"/>
          </w:rPr>
          <w:t xml:space="preserve">(e)</w:t>
        </w:r>
        <w:r>
          <w:rPr>
            <w:rStyle w:val="CommentReference"/>
          </w:rPr>
          <w:t xml:space="preserve"> Federal Rule of Evidence 502. The Parties and Commission Staff intend that this Paragraph 16 afford the maximum protection against waiver permitted by Federal Rule of Evidence 502. Because the Commission is not a "federal court" within the meaning of Federal Rule of Evidence 502(d), the Parties and Commission Staff (or Complaint Counsel) agree that, upon initiation of any Subsequent Proceeding, they shall jointly move (i) in any action under Section 13(b) of the Federal Trade Commission Act, for entry by the court of an order under Federal Rule of Evidence 502(d) incorporating the protections of this Paragraph 16, and (ii) in any proceeding under Part 3 of the Commission's Rules of Practice, for entry by the Administrative Law Judge of an order incorporating the protections of this Paragraph 16, consistent with 16 C.F.R. § 3.31(g).</w:t>
        </w:r>
      </w:ins>
      <w:commentRangeEnd w:id="45"/>
      <w:r>
        <w:rPr>
          <w:rStyle w:val="CommentReference"/>
        </w:rPr>
        <w:commentReference w:id="45"/>
      </w:r>
    </w:p>
    <w:p>
      <w:pPr>
        <w:spacing w:line="276" w:lineRule="auto" w:before="0" w:after="120"/>
        <w:ind w:left="432"/>
        <w:jc w:val="both"/>
        <w:rPr>
          <w:ins w:id="1186" w:author="Hargrove, Stern &amp; Whitfield LLP" w:date="2025-04-14T09:00:00Z"/>
        </w:rPr>
      </w:pPr>
      <w:commentRangeStart w:id="46"/>
      <w:ins w:id="1187" w:author="Hargrove, Stern &amp; Whitfield LLP" w:date="2025-04-14T09:00:00Z">
        <w:r>
          <w:rPr>
            <w:rFonts w:ascii="Times New Roman" w:hAnsi="Times New Roman"/>
            <w:b/>
            <w:color w:val="000000"/>
            <w:sz w:val="22"/>
          </w:rPr>
          <w:t xml:space="preserve">(f)</w:t>
        </w:r>
        <w:r>
          <w:rPr>
            <w:rStyle w:val="CommentReference"/>
          </w:rPr>
          <w:t xml:space="preserve"> Nothing in this Paragraph 16 alters Commission Staff's substantive rights under this Protective Order or limits Commission Staff's ability to challenge a claim of privilege or protection under Paragraph 16(c).</w:t>
        </w:r>
      </w:ins>
      <w:commentRangeEnd w:id="46"/>
      <w:r>
        <w:rPr>
          <w:rStyle w:val="CommentReference"/>
        </w:rPr>
        <w:commentReference w:id="46"/>
      </w:r>
    </w:p>
    <w:p>
      <w:pPr>
        <w:keepNext/>
        <w:spacing w:line="276" w:lineRule="auto" w:before="360" w:after="120"/>
        <w:jc w:val="left"/>
      </w:pPr>
      <w:r>
        <w:rPr>
          <w:rFonts w:ascii="Times New Roman" w:hAnsi="Times New Roman"/>
          <w:b/>
          <w:color w:val="000000"/>
          <w:sz w:val="22"/>
          <w:u w:val="single"/>
        </w:rPr>
        <w:t>SECTION VIII: SUBPOENAS AND REQUESTS BY THIRD PARTIES</w:t>
      </w:r>
    </w:p>
    <w:p>
      <w:pPr>
        <w:spacing w:line="276" w:lineRule="auto" w:before="0" w:after="120"/>
        <w:jc w:val="both"/>
      </w:pPr>
      <w:r>
        <w:rPr>
          <w:rFonts w:ascii="Times New Roman" w:hAnsi="Times New Roman"/>
          <w:b/>
          <w:color w:val="000000"/>
          <w:sz w:val="22"/>
        </w:rPr>
        <w:t>17. Third-Party Requests for Confidential Material.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If any Party, Authorized Person, or any other person bound by this Protective Order receives a subpoena, discovery request, Freedom of Information Act request, or other legal process seeking the production or disclosure of any Confidential Information or Highly Confidential Information — Outside Counsel Only, the recipient shall:</w:t>
      </w:r>
    </w:p>
    <w:p>
      <w:pPr>
        <w:spacing w:line="276" w:lineRule="auto" w:before="0" w:after="120"/>
        <w:ind w:left="864"/>
        <w:jc w:val="both"/>
      </w:pPr>
      <w:r>
        <w:rPr>
          <w:rFonts w:ascii="Times New Roman" w:hAnsi="Times New Roman"/>
          <w:b/>
          <w:color w:val="000000"/>
          <w:sz w:val="22"/>
        </w:rPr>
        <w:t xml:space="preserve">(i)</w:t>
      </w:r>
      <w:r>
        <w:rPr>
          <w:rFonts w:ascii="Times New Roman" w:hAnsi="Times New Roman"/>
          <w:color w:val="000000"/>
          <w:sz w:val="22"/>
        </w:rPr>
        <w:t xml:space="preserve"> promptly notify the Producing Party</w:t>
      </w:r>
      <w:ins w:id="1092" w:author="Hargrove, Stern &amp; Whitfield LLP" w:date="2025-04-14T09:00:00Z">
        <w:r>
          <w:rPr>
            <w:rFonts w:ascii="Times New Roman" w:hAnsi="Times New Roman"/>
            <w:color w:val="000000"/>
            <w:sz w:val="22"/>
          </w:rPr>
          <w:t xml:space="preserve"> (and any Originating Third Party whose materials are sought)</w:t>
        </w:r>
      </w:ins>
      <w:r>
        <w:rPr>
          <w:rFonts w:ascii="Times New Roman" w:hAnsi="Times New Roman"/>
          <w:color w:val="000000"/>
          <w:sz w:val="22"/>
        </w:rPr>
        <w:t xml:space="preserve"> in writing of the existence, terms, and scope of such request, including a copy of the subpoena, request, or other legal process, no later than five (5) business days after receipt;</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afford the Producing Party a reasonable opportunity, in no event less than ten (10) business days from the date of the notification required by subparagraph (i), to seek a protective order, motion to quash, or other appropriate relief from the court, tribunal, or agency before which such request is pending; and</w:t>
      </w:r>
    </w:p>
    <w:p>
      <w:pPr>
        <w:spacing w:line="276" w:lineRule="auto" w:before="0" w:after="120"/>
        <w:ind w:left="864"/>
        <w:jc w:val="both"/>
      </w:pPr>
      <w:r>
        <w:rPr>
          <w:rFonts w:ascii="Times New Roman" w:hAnsi="Times New Roman"/>
          <w:b/>
          <w:color w:val="000000"/>
          <w:sz w:val="22"/>
        </w:rPr>
        <w:t>(iii)</w:t>
      </w:r>
      <w:r>
        <w:rPr>
          <w:rFonts w:ascii="Times New Roman" w:hAnsi="Times New Roman"/>
          <w:color w:val="000000"/>
          <w:sz w:val="22"/>
        </w:rPr>
        <w:t xml:space="preserve"> cooperate with the Producing Party's reasonable efforts to oppose or limit such disclosure, including by not producing or disclosing the Confidential Information or Highly Confidential Information until the Producing Party has had a full and fair opportunity to seek and obtain appropriate relief.</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 Authorized Person or other person bound by this Protective Order shall produce or disclose Confidential Information or Highly Confidential Information — Outside Counsel Only in response to a third-party subpoena, discovery request, or other legal process without the prior written consent of the Producing Party or a final order of a court or tribunal of competent jurisdiction. In the event of a final order compelling disclosure, the recipient shall provide the Producing Party with at least five (5) business days' notice before making any disclosure, to the extent permitted by law.</w:t>
      </w:r>
    </w:p>
    <w:p>
      <w:r>
        <w:br w:type="page"/>
      </w:r>
    </w:p>
    <w:p>
      <w:pPr>
        <w:keepNext/>
        <w:spacing w:line="276" w:lineRule="auto" w:before="360" w:after="120"/>
        <w:jc w:val="left"/>
      </w:pPr>
      <w:r>
        <w:rPr>
          <w:rFonts w:ascii="Times New Roman" w:hAnsi="Times New Roman"/>
          <w:b/>
          <w:color w:val="000000"/>
          <w:sz w:val="22"/>
          <w:u w:val="single"/>
        </w:rPr>
        <w:t>SECTION IX: CHALLENGE TO CONFIDENTIALITY DESIGNATIONS</w:t>
      </w:r>
    </w:p>
    <w:p>
      <w:pPr>
        <w:spacing w:line="276" w:lineRule="auto" w:before="0" w:after="120"/>
        <w:jc w:val="both"/>
      </w:pPr>
      <w:r>
        <w:rPr>
          <w:rFonts w:ascii="Times New Roman" w:hAnsi="Times New Roman"/>
          <w:b/>
          <w:color w:val="000000"/>
          <w:sz w:val="22"/>
        </w:rPr>
        <w:t>18. Challenging a Confidentiality Designation.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Party or Commission Staff may challenge the designation of any document or information as Confidential Information or Highly Confidential Information — Outside Counsel Only at any time during the pendency of the Investigation.</w:t>
      </w:r>
    </w:p>
    <w:p>
      <w:pPr>
        <w:spacing w:line="276" w:lineRule="auto" w:before="0" w:after="120"/>
        <w:ind w:left="432"/>
        <w:jc w:val="both"/>
      </w:pPr>
      <w:commentRangeStart w:id="18"/>
      <w:r>
        <w:rPr>
          <w:rFonts w:ascii="Times New Roman" w:hAnsi="Times New Roman"/>
          <w:b/>
          <w:color w:val="000000"/>
          <w:sz w:val="22"/>
        </w:rPr>
        <w:t xml:space="preserve">(b)</w:t>
      </w:r>
      <w:r>
        <w:rPr>
          <w:rFonts w:ascii="Times New Roman" w:hAnsi="Times New Roman"/>
          <w:color w:val="000000"/>
          <w:sz w:val="22"/>
        </w:rPr>
        <w:t xml:space="preserve"> The challenging party shall first notify the designating party in writing of the specific designation(s) challenged and the basis for the challenge. The notice shall identify the challenged documents or categories of documents with reasonable specificity. Within five (5) business days of receipt of such notice, the parties shall meet and confer in good faith to attempt to resolve the designation dispute, including by considering whether a revised designation or partial de-designation would be appropriate.</w:t>
      </w:r>
      <w:ins w:id="1093" w:author="Hargrove, Stern &amp; Whitfield LLP" w:date="2025-04-14T09:00:00Z">
        <w:r>
          <w:rPr>
            <w:rFonts w:ascii="Times New Roman" w:hAnsi="Times New Roman"/>
            <w:color w:val="000000"/>
            <w:sz w:val="22"/>
          </w:rPr>
          <w:t xml:space="preserve"> If a challenged designation applies to material of an Originating Third Party, the challenging party shall serve the notice concurrently on the Originating Third Party, which shall be entitled to participate in the meet-and-confer process, and the meet-and-confer periods under this subparagraph and subparagraph (c) shall be ten (10) business days.</w:t>
        </w:r>
      </w:ins>
      <w:commentRangeEnd w:id="18"/>
      <w:r>
        <w:rPr>
          <w:rStyle w:val="CommentReference"/>
        </w:rPr>
        <w:commentReference w:id="18"/>
      </w:r>
    </w:p>
    <w:p>
      <w:pPr>
        <w:spacing w:line="276" w:lineRule="auto" w:before="0" w:after="120"/>
        <w:ind w:left="432"/>
        <w:jc w:val="both"/>
      </w:pPr>
      <w:commentRangeStart w:id="19"/>
      <w:r>
        <w:rPr>
          <w:rFonts w:ascii="Times New Roman" w:hAnsi="Times New Roman"/>
          <w:b/>
          <w:color w:val="000000"/>
          <w:sz w:val="22"/>
        </w:rPr>
        <w:t xml:space="preserve">(c)</w:t>
      </w:r>
      <w:r>
        <w:rPr>
          <w:rFonts w:ascii="Times New Roman" w:hAnsi="Times New Roman"/>
          <w:color w:val="000000"/>
          <w:sz w:val="22"/>
        </w:rPr>
        <w:t xml:space="preserve"> If the parties are unable to resolve the dispute within five (5) business days of the initial written notice required by subparagraph (b), the challenging party may file a motion with the Commission to modify or remove the designation. Such motion shall be filed within </w:t>
      </w:r>
      <w:del w:id="1094" w:author="Hargrove, Stern &amp; Whitfield LLP" w:date="2025-04-14T09:00:00Z">
        <w:r>
          <w:rPr>
            <w:rFonts w:ascii="Times New Roman" w:hAnsi="Times New Roman"/>
            <w:color w:val="000000"/>
            <w:sz w:val="22"/>
          </w:rPr>
          <w:delText xml:space="preserve">ten</w:delText>
        </w:r>
      </w:del>
      <w:ins w:id="1095" w:author="Hargrove, Stern &amp; Whitfield LLP" w:date="2025-04-14T09:00:00Z">
        <w:r>
          <w:rPr>
            <w:rFonts w:ascii="Times New Roman" w:hAnsi="Times New Roman"/>
            <w:color w:val="000000"/>
            <w:sz w:val="22"/>
          </w:rPr>
          <w:t xml:space="preserve">twenty</w:t>
        </w:r>
      </w:ins>
      <w:r>
        <w:rPr>
          <w:rFonts w:ascii="Times New Roman" w:hAnsi="Times New Roman"/>
          <w:color w:val="000000"/>
          <w:sz w:val="22"/>
        </w:rPr>
        <w:t xml:space="preserve"> (</w:t>
      </w:r>
      <w:del w:id="1096" w:author="Hargrove, Stern &amp; Whitfield LLP" w:date="2025-04-14T09:00:00Z">
        <w:r>
          <w:rPr>
            <w:rFonts w:ascii="Times New Roman" w:hAnsi="Times New Roman"/>
            <w:color w:val="000000"/>
            <w:sz w:val="22"/>
          </w:rPr>
          <w:delText xml:space="preserve">10</w:delText>
        </w:r>
      </w:del>
      <w:ins w:id="1097" w:author="Hargrove, Stern &amp; Whitfield LLP" w:date="2025-04-14T09:00:00Z">
        <w:r>
          <w:rPr>
            <w:rFonts w:ascii="Times New Roman" w:hAnsi="Times New Roman"/>
            <w:color w:val="000000"/>
            <w:sz w:val="22"/>
          </w:rPr>
          <w:t xml:space="preserve">20</w:t>
        </w:r>
      </w:ins>
      <w:r>
        <w:rPr>
          <w:rFonts w:ascii="Times New Roman" w:hAnsi="Times New Roman"/>
          <w:color w:val="000000"/>
          <w:sz w:val="22"/>
        </w:rPr>
        <w:t xml:space="preserve">) business days after the conclusion of the meet-and-confer period and shall set forth with specificity the documents or categories of documents at issue, the current designation, the proposed modification, and the grounds therefor.</w:t>
      </w:r>
      <w:ins w:id="1098" w:author="Hargrove, Stern &amp; Whitfield LLP" w:date="2025-04-14T09:00:00Z">
        <w:r>
          <w:rPr>
            <w:rFonts w:ascii="Times New Roman" w:hAnsi="Times New Roman"/>
            <w:color w:val="000000"/>
            <w:sz w:val="22"/>
          </w:rPr>
          <w:t xml:space="preserve"> The designating party, and any affected Originating Third Party, shall have twenty (20) business days after service of the motion to file a response. Upon a showing of good cause, the Commission may extend either period.</w:t>
        </w:r>
      </w:ins>
      <w:commentRangeEnd w:id="19"/>
      <w:r>
        <w:rPr>
          <w:rStyle w:val="CommentReference"/>
        </w:rPr>
        <w:commentReference w:id="19"/>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designating party shall bear the burden of establishing that the challenged designation is appropriate. In evaluating any such challenge, the Commission shall consider, among other factors, the nature and content of the information, the potential for competitive harm if the information were disclosed beyond its current designation level, and whether the current designation imposes unnecessary restrictions on access by persons who have a legitimate need for the information in connection with the Investigation.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Commission may, in its discretion, modify or remove any confidentiality designation, or may impose alternative protections it deems appropriate to balance the interests of the parties and the efficient conduct of the Investigation.</w:t>
      </w:r>
    </w:p>
    <w:p>
      <w:pPr>
        <w:spacing w:line="276" w:lineRule="auto" w:before="0" w:after="120"/>
        <w:ind w:left="432"/>
        <w:jc w:val="both"/>
        <w:rPr>
          <w:ins w:id="1188" w:author="Hargrove, Stern &amp; Whitfield LLP" w:date="2025-04-14T09:00:00Z"/>
        </w:rPr>
      </w:pPr>
      <w:commentRangeStart w:id="47"/>
      <w:ins w:id="1189" w:author="Hargrove, Stern &amp; Whitfield LLP" w:date="2025-04-14T09:00:00Z">
        <w:r>
          <w:rPr>
            <w:rFonts w:ascii="Times New Roman" w:hAnsi="Times New Roman"/>
            <w:b/>
            <w:color w:val="000000"/>
            <w:sz w:val="22"/>
          </w:rPr>
          <w:t xml:space="preserve">(f)</w:t>
        </w:r>
        <w:r>
          <w:rPr>
            <w:rFonts w:ascii="Times New Roman" w:hAnsi="Times New Roman"/>
            <w:color w:val="000000"/>
            <w:sz w:val="22"/>
          </w:rPr>
          <w:t xml:space="preserve"> All designations shall remain in full force and effect, and challenged material shall continue to be treated in accordance with its designation, unless and until the designation is withdrawn by the designating party or modified by agreement or by final order of the Commission.</w:t>
        </w:r>
      </w:ins>
      <w:commentRangeEnd w:id="47"/>
      <w:r>
        <w:rPr>
          <w:rStyle w:val="CommentReference"/>
        </w:rPr>
        <w:commentReference w:id="47"/>
      </w:r>
    </w:p>
    <w:p>
      <w:pPr>
        <w:spacing w:line="276" w:lineRule="auto" w:before="0" w:after="120"/>
        <w:ind w:left="432"/>
        <w:jc w:val="both"/>
        <w:rPr>
          <w:ins w:id="1190" w:author="Hargrove, Stern &amp; Whitfield LLP" w:date="2025-04-14T09:00:00Z"/>
        </w:rPr>
      </w:pPr>
      <w:commentRangeStart w:id="48"/>
      <w:ins w:id="1191" w:author="Hargrove, Stern &amp; Whitfield LLP" w:date="2025-04-14T09:00:00Z">
        <w:r>
          <w:rPr>
            <w:rFonts w:ascii="Times New Roman" w:hAnsi="Times New Roman"/>
            <w:b/>
            <w:color w:val="000000"/>
            <w:sz w:val="22"/>
          </w:rPr>
          <w:t xml:space="preserve">(g)</w:t>
        </w:r>
        <w:r>
          <w:rPr>
            <w:rFonts w:ascii="Times New Roman" w:hAnsi="Times New Roman"/>
            <w:color w:val="000000"/>
            <w:sz w:val="22"/>
          </w:rPr>
          <w:t xml:space="preserve"> An Originating Third Party whose materials are the subject of a challenge shall have standing to oppose the challenge, to submit materials to the Commission, and to be heard in any proceeding to resolve the challenge.</w:t>
        </w:r>
      </w:ins>
      <w:commentRangeEnd w:id="48"/>
      <w:r>
        <w:rPr>
          <w:rStyle w:val="CommentReference"/>
        </w:rPr>
        <w:commentReference w:id="48"/>
      </w:r>
    </w:p>
    <w:p>
      <w:pPr>
        <w:keepNext/>
        <w:spacing w:line="276" w:lineRule="auto" w:before="360" w:after="120"/>
        <w:jc w:val="left"/>
      </w:pPr>
      <w:r>
        <w:rPr>
          <w:rFonts w:ascii="Times New Roman" w:hAnsi="Times New Roman"/>
          <w:b/>
          <w:color w:val="000000"/>
          <w:sz w:val="22"/>
          <w:u w:val="single"/>
        </w:rPr>
        <w:t>SECTION X: RETURN OR DESTRUCTION OF CONFIDENTIAL MATERIAL</w:t>
      </w:r>
    </w:p>
    <w:p>
      <w:pPr>
        <w:spacing w:line="276" w:lineRule="auto" w:before="0" w:after="120"/>
        <w:jc w:val="both"/>
      </w:pPr>
      <w:r>
        <w:rPr>
          <w:rFonts w:ascii="Times New Roman" w:hAnsi="Times New Roman"/>
          <w:b/>
          <w:color w:val="000000"/>
          <w:sz w:val="22"/>
        </w:rPr>
        <w:t>19. Return or Destruction.</w:t>
      </w:r>
    </w:p>
    <w:p>
      <w:pPr>
        <w:spacing w:line="276" w:lineRule="auto" w:before="0" w:after="120"/>
        <w:ind w:left="432"/>
        <w:jc w:val="both"/>
      </w:pPr>
      <w:r>
        <w:rPr>
          <w:rFonts w:ascii="Times New Roman" w:hAnsi="Times New Roman"/>
          <w:b/>
          <w:color w:val="000000"/>
          <w:sz w:val="22"/>
        </w:rPr>
        <w:t xml:space="preserve">(a)</w:t>
      </w:r>
      <w:r>
        <w:rPr>
          <w:rFonts w:ascii="Times New Roman" w:hAnsi="Times New Roman"/>
          <w:color w:val="000000"/>
          <w:sz w:val="22"/>
        </w:rPr>
        <w:t xml:space="preserve"> Within sixty (60) days of the </w:t>
      </w:r>
      <w:del w:id="1099" w:author="Hargrove, Stern &amp; Whitfield LLP" w:date="2025-04-14T09:00:00Z">
        <w:r>
          <w:rPr>
            <w:rFonts w:ascii="Times New Roman" w:hAnsi="Times New Roman"/>
            <w:color w:val="000000"/>
            <w:sz w:val="22"/>
          </w:rPr>
          <w:delText xml:space="preserve">conclusion</w:delText>
        </w:r>
      </w:del>
      <w:ins w:id="1100" w:author="Hargrove, Stern &amp; Whitfield LLP" w:date="2025-04-14T09:00:00Z">
        <w:r>
          <w:rPr>
            <w:rFonts w:ascii="Times New Roman" w:hAnsi="Times New Roman"/>
            <w:color w:val="000000"/>
            <w:sz w:val="22"/>
          </w:rPr>
          <w:t xml:space="preserve">Conclusion</w:t>
        </w:r>
      </w:ins>
      <w:r>
        <w:rPr>
          <w:rFonts w:ascii="Times New Roman" w:hAnsi="Times New Roman"/>
          <w:color w:val="000000"/>
          <w:sz w:val="22"/>
        </w:rPr>
        <w:t xml:space="preserve"> of the Investigation</w:t>
      </w:r>
      <w:ins w:id="1101" w:author="Hargrove, Stern &amp; Whitfield LLP" w:date="2025-04-14T09:00:00Z">
        <w:r>
          <w:rPr>
            <w:rFonts w:ascii="Times New Roman" w:hAnsi="Times New Roman"/>
            <w:color w:val="000000"/>
            <w:sz w:val="22"/>
          </w:rPr>
          <w:t xml:space="preserve"> (as defined in Paragraph 2(j))</w:t>
        </w:r>
      </w:ins>
      <w:r>
        <w:rPr>
          <w:rFonts w:ascii="Times New Roman" w:hAnsi="Times New Roman"/>
          <w:color w:val="000000"/>
          <w:sz w:val="22"/>
        </w:rPr>
        <w:t xml:space="preserve">, each Receiving Party shall, at the election of the Producing Party (which election shall be communicated in writing within thirty (30) days of the </w:t>
      </w:r>
      <w:del w:id="1102" w:author="Hargrove, Stern &amp; Whitfield LLP" w:date="2025-04-14T09:00:00Z">
        <w:r>
          <w:rPr>
            <w:rFonts w:ascii="Times New Roman" w:hAnsi="Times New Roman"/>
            <w:color w:val="000000"/>
            <w:sz w:val="22"/>
          </w:rPr>
          <w:delText xml:space="preserve">conclusion</w:delText>
        </w:r>
      </w:del>
      <w:ins w:id="1103" w:author="Hargrove, Stern &amp; Whitfield LLP" w:date="2025-04-14T09:00:00Z">
        <w:r>
          <w:rPr>
            <w:rFonts w:ascii="Times New Roman" w:hAnsi="Times New Roman"/>
            <w:color w:val="000000"/>
            <w:sz w:val="22"/>
          </w:rPr>
          <w:t xml:space="preserve">Conclusion</w:t>
        </w:r>
      </w:ins>
      <w:r>
        <w:rPr>
          <w:rFonts w:ascii="Times New Roman" w:hAnsi="Times New Roman"/>
          <w:color w:val="000000"/>
          <w:sz w:val="22"/>
        </w:rPr>
        <w:t xml:space="preserve"> of the Investigation), either:</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return to the Producing Party all Confidential Information and Highly Confidential Information — Outside Counsel Only received from the Producing Party, including all copies, excerpts, summaries, and reproductions thereof, in whatever form maintained; or</w:t>
      </w:r>
    </w:p>
    <w:p>
      <w:pPr>
        <w:spacing w:line="276" w:lineRule="auto" w:before="0" w:after="120"/>
        <w:ind w:left="864"/>
        <w:jc w:val="both"/>
      </w:pPr>
      <w:commentRangeStart w:id="20"/>
      <w:r>
        <w:rPr>
          <w:rFonts w:ascii="Times New Roman" w:hAnsi="Times New Roman"/>
          <w:b/>
          <w:color w:val="000000"/>
          <w:sz w:val="22"/>
        </w:rPr>
        <w:t xml:space="preserve">(ii)</w:t>
      </w:r>
      <w:r>
        <w:rPr>
          <w:rFonts w:ascii="Times New Roman" w:hAnsi="Times New Roman"/>
          <w:color w:val="000000"/>
          <w:sz w:val="22"/>
        </w:rPr>
        <w:t xml:space="preserve"> destroy all such materials and certify in writing to the Producing Party</w:t>
      </w:r>
      <w:ins w:id="1104" w:author="Hargrove, Stern &amp; Whitfield LLP" w:date="2025-04-14T09:00:00Z">
        <w:r>
          <w:rPr>
            <w:rFonts w:ascii="Times New Roman" w:hAnsi="Times New Roman"/>
            <w:color w:val="000000"/>
            <w:sz w:val="22"/>
          </w:rPr>
          <w:t xml:space="preserve"> (and, with respect to materials of an Originating Third Party, directly to such Originating Third Party)</w:t>
        </w:r>
      </w:ins>
      <w:r>
        <w:rPr>
          <w:rFonts w:ascii="Times New Roman" w:hAnsi="Times New Roman"/>
          <w:color w:val="000000"/>
          <w:sz w:val="22"/>
        </w:rPr>
        <w:t xml:space="preserve">, under the signature of a responsible attorney, that all such materials have been destroyed and that no copies have been retained, except as provided in subparagraph (b) below.</w:t>
      </w:r>
      <w:commentRangeEnd w:id="20"/>
      <w:r>
        <w:rPr>
          <w:rStyle w:val="CommentReference"/>
        </w:rPr>
        <w:commentReference w:id="20"/>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Notwithstanding the foregoing, Outside Counsel for any Party may retain one (1) archival copy of all pleadings, correspondence, memoranda, briefs, expert reports, and other work product prepared by or for Outside Counsel in connection with the Investigation, even if such work product contains or references Confidential Information or Highly Confidential Information, provided that:</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such archival copy is maintained in a secure location with access restricted to attorneys and authorized personnel at the relevant law firm;</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such archival copy remains subject to all confidentiality obligations imposed by this Protective Order; and</w:t>
      </w:r>
    </w:p>
    <w:p>
      <w:pPr>
        <w:spacing w:line="276" w:lineRule="auto" w:before="0" w:after="120"/>
        <w:ind w:left="864"/>
        <w:jc w:val="both"/>
      </w:pPr>
      <w:r>
        <w:rPr>
          <w:rFonts w:ascii="Times New Roman" w:hAnsi="Times New Roman"/>
          <w:b/>
          <w:color w:val="000000"/>
          <w:sz w:val="22"/>
        </w:rPr>
        <w:t>(iii)</w:t>
      </w:r>
      <w:r>
        <w:rPr>
          <w:rFonts w:ascii="Times New Roman" w:hAnsi="Times New Roman"/>
          <w:color w:val="000000"/>
          <w:sz w:val="22"/>
        </w:rPr>
        <w:t xml:space="preserve"> such archival copy is used solely for purposes of professional responsibility compliance, legal malpractice defense, or as otherwise required by law.</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obligations imposed by this Protective Order, including but not limited to the obligations of confidentiality, non-disclosure, and restricted use, shall survive the return or destruction of Confidential Information and Highly Confidential Information — Outside Counsel Only and shall remain in full force and effect unless and until the Producing Party provides written notice releasing the Receiving Party from such obligations with respect to specific information.</w:t>
      </w:r>
    </w:p>
    <w:p>
      <w:pPr>
        <w:spacing w:line="276" w:lineRule="auto" w:before="0" w:after="120"/>
        <w:ind w:left="432"/>
        <w:jc w:val="both"/>
        <w:rPr>
          <w:ins w:id="1192" w:author="Hargrove, Stern &amp; Whitfield LLP" w:date="2025-04-14T09:00:00Z"/>
        </w:rPr>
      </w:pPr>
      <w:commentRangeStart w:id="49"/>
      <w:ins w:id="1193" w:author="Hargrove, Stern &amp; Whitfield LLP" w:date="2025-04-14T09:00:00Z">
        <w:r>
          <w:rPr>
            <w:rFonts w:ascii="Times New Roman" w:hAnsi="Times New Roman"/>
            <w:b/>
            <w:color w:val="000000"/>
            <w:sz w:val="22"/>
          </w:rPr>
          <w:t xml:space="preserve">(d)</w:t>
        </w:r>
        <w:r>
          <w:rPr>
            <w:rFonts w:ascii="Times New Roman" w:hAnsi="Times New Roman"/>
            <w:color w:val="000000"/>
            <w:sz w:val="22"/>
          </w:rPr>
          <w:t xml:space="preserve"> Paragraph 19(a) shall not apply to Confidential Discovery Material during the pendency of any Subsequent Proceeding. Such material may be retained and used in the Subsequent Proceeding as provided in Paragraph 23, and the sixty (60) day period in Paragraph 19(a) shall commence upon the final resolution of the Subsequent Proceeding, including any appeals.</w:t>
        </w:r>
      </w:ins>
      <w:commentRangeEnd w:id="49"/>
      <w:r>
        <w:rPr>
          <w:rStyle w:val="CommentReference"/>
        </w:rPr>
        <w:commentReference w:id="49"/>
      </w:r>
    </w:p>
    <w:p>
      <w:r>
        <w:br w:type="page"/>
      </w:r>
    </w:p>
    <w:p>
      <w:pPr>
        <w:keepNext/>
        <w:spacing w:line="276" w:lineRule="auto" w:before="360" w:after="120"/>
        <w:jc w:val="left"/>
      </w:pPr>
      <w:r>
        <w:rPr>
          <w:rFonts w:ascii="Times New Roman" w:hAnsi="Times New Roman"/>
          <w:b/>
          <w:color w:val="000000"/>
          <w:sz w:val="22"/>
          <w:u w:val="single"/>
        </w:rPr>
        <w:t>SECTION XI: MISCELLANEOUS PROVISIONS</w:t>
      </w:r>
    </w:p>
    <w:p>
      <w:pPr>
        <w:spacing w:line="276" w:lineRule="auto" w:before="0" w:after="120"/>
        <w:jc w:val="both"/>
      </w:pPr>
      <w:r>
        <w:rPr>
          <w:rFonts w:ascii="Times New Roman" w:hAnsi="Times New Roman"/>
          <w:b/>
          <w:color w:val="000000"/>
          <w:sz w:val="22"/>
        </w:rPr>
        <w:t>20. Modification.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This Protective Order may be modified at any time by written agreement of the Parties and Commission Staff, or by order of the Commission.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Party may apply to the Commission for modification of this Protective Order upon a showing of good cause. Such application shall be made in writing and served upon all Parties and Commission Staff, with an opportunity for response before the Commission takes action on the request.</w:t>
      </w:r>
    </w:p>
    <w:p>
      <w:pPr>
        <w:spacing w:line="276" w:lineRule="auto" w:before="0" w:after="120"/>
        <w:jc w:val="both"/>
      </w:pPr>
      <w:r>
        <w:rPr>
          <w:rFonts w:ascii="Times New Roman" w:hAnsi="Times New Roman"/>
          <w:b/>
          <w:color w:val="000000"/>
          <w:sz w:val="22"/>
        </w:rPr>
        <w:t>21. Enforcement.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violation of this Protective Order may subject the violating Party or person to sanctions, including but not limited to contempt proceedings, monetary penalties, adverse inferences, restrictions on further access to Confidential Information, and such other relief as the Commission deems just and appropriate under the circumstances.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person who is bound by this Protective Order and who becomes aware of a breach or potential breach of this Protective Order shall promptly notify all Parties and Commission Staff in writing of the nature and scope of the breach or potential breach. The notification shall include a description of the information that was or may have been improperly disclosed, the identity of any unauthorized recipients, and the steps taken or proposed to mitigate the effects of the breach.</w:t>
      </w:r>
    </w:p>
    <w:p>
      <w:pPr>
        <w:spacing w:line="276" w:lineRule="auto" w:before="0" w:after="120"/>
        <w:jc w:val="both"/>
      </w:pPr>
      <w:r>
        <w:rPr>
          <w:rFonts w:ascii="Times New Roman" w:hAnsi="Times New Roman"/>
          <w:b/>
          <w:color w:val="000000"/>
          <w:sz w:val="22"/>
        </w:rPr>
        <w:t>22. Governing Law and Jurisdiction.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This Protective Order shall be governed by and construed in accordance with applicable federal law, including the Federal Trade Commission Act, the Hart-Scott-Rodino Act, and the Commission's Rules of Practice.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Commission retains jurisdiction to enforce the terms of this Protective Order and to resolve any disputes arising hereunder.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disputes arising under this Protective Order that are not resolved by agreement of the Parties and Commission Staff may be submitted to the Commission for resolution. The Commission's determination of any such dispute shall be final and binding on the Parties, subject to any applicable rights of judicial review.</w:t>
      </w:r>
    </w:p>
    <w:p>
      <w:pPr>
        <w:keepNext/>
        <w:spacing w:line="276" w:lineRule="auto" w:before="360" w:after="120"/>
        <w:jc w:val="left"/>
        <w:rPr>
          <w:ins w:id="1194" w:author="Hargrove, Stern &amp; Whitfield LLP" w:date="2025-04-14T09:00:00Z"/>
        </w:rPr>
      </w:pPr>
      <w:ins w:id="1195" w:author="Hargrove, Stern &amp; Whitfield LLP" w:date="2025-04-14T09:00:00Z">
        <w:r>
          <w:rPr>
            <w:rFonts w:ascii="Times New Roman" w:hAnsi="Times New Roman"/>
            <w:b/>
            <w:color w:val="000000"/>
            <w:sz w:val="22"/>
            <w:u w:val="single"/>
          </w:rPr>
          <w:t xml:space="preserve">SECTION XII: SUBSEQUENT PROCEEDINGS, DERIVATIVE MATERIALS, AND THIRD-PARTY-ORIGINATED MATERIALS</w:t>
        </w:r>
      </w:ins>
    </w:p>
    <w:p>
      <w:pPr>
        <w:spacing w:line="276" w:lineRule="auto" w:before="0" w:after="120"/>
        <w:jc w:val="both"/>
        <w:rPr>
          <w:ins w:id="1196" w:author="Hargrove, Stern &amp; Whitfield LLP" w:date="2025-04-14T09:00:00Z"/>
        </w:rPr>
      </w:pPr>
      <w:commentRangeStart w:id="50"/>
      <w:ins w:id="1197" w:author="Hargrove, Stern &amp; Whitfield LLP" w:date="2025-04-14T09:00:00Z">
        <w:r>
          <w:rPr>
            <w:rFonts w:ascii="Times New Roman" w:hAnsi="Times New Roman"/>
            <w:b/>
            <w:color w:val="000000"/>
            <w:sz w:val="22"/>
          </w:rPr>
          <w:t xml:space="preserve">23. Subsequent Proceedings.</w:t>
        </w:r>
        <w:r>
          <w:rPr>
            <w:rStyle w:val="CommentReference"/>
          </w:rPr>
          <w:t xml:space="preserve"> The following provisions shall apply in the event of any Subsequent Proceeding:</w:t>
        </w:r>
      </w:ins>
      <w:commentRangeEnd w:id="50"/>
      <w:r>
        <w:rPr>
          <w:rStyle w:val="CommentReference"/>
        </w:rPr>
        <w:commentReference w:id="50"/>
      </w:r>
    </w:p>
    <w:p>
      <w:pPr>
        <w:spacing w:line="276" w:lineRule="auto" w:before="0" w:after="120"/>
        <w:ind w:left="432"/>
        <w:jc w:val="both"/>
        <w:rPr>
          <w:ins w:id="1198" w:author="Hargrove, Stern &amp; Whitfield LLP" w:date="2025-04-14T09:00:00Z"/>
        </w:rPr>
      </w:pPr>
      <w:ins w:id="1199" w:author="Hargrove, Stern &amp; Whitfield LLP" w:date="2025-04-14T09:00:00Z">
        <w:r>
          <w:rPr>
            <w:rFonts w:ascii="Times New Roman" w:hAnsi="Times New Roman"/>
            <w:b/>
            <w:color w:val="000000"/>
            <w:sz w:val="22"/>
          </w:rPr>
          <w:t xml:space="preserve">(a)</w:t>
        </w:r>
        <w:r>
          <w:rPr>
            <w:rFonts w:ascii="Times New Roman" w:hAnsi="Times New Roman"/>
            <w:color w:val="000000"/>
            <w:sz w:val="22"/>
          </w:rPr>
          <w:t xml:space="preserve"> The issuance of an administrative complaint, or the filing of any action under Section 13(b) of the Federal Trade Commission Act, relating to the Transaction shall not terminate this Protective Order. All designations made under this Protective Order shall survive the initiation of any Subsequent Proceeding and remain in full force and effect.</w:t>
        </w:r>
      </w:ins>
    </w:p>
    <w:p>
      <w:pPr>
        <w:spacing w:line="276" w:lineRule="auto" w:before="0" w:after="120"/>
        <w:ind w:left="432"/>
        <w:jc w:val="both"/>
        <w:rPr>
          <w:ins w:id="1200" w:author="Hargrove, Stern &amp; Whitfield LLP" w:date="2025-04-14T09:00:00Z"/>
        </w:rPr>
      </w:pPr>
      <w:ins w:id="1201" w:author="Hargrove, Stern &amp; Whitfield LLP" w:date="2025-04-14T09:00:00Z">
        <w:r>
          <w:rPr>
            <w:rFonts w:ascii="Times New Roman" w:hAnsi="Times New Roman"/>
            <w:b/>
            <w:color w:val="000000"/>
            <w:sz w:val="22"/>
          </w:rPr>
          <w:t xml:space="preserve">(b)</w:t>
        </w:r>
        <w:r>
          <w:rPr>
            <w:rFonts w:ascii="Times New Roman" w:hAnsi="Times New Roman"/>
            <w:color w:val="000000"/>
            <w:sz w:val="22"/>
          </w:rPr>
          <w:t xml:space="preserve"> Within fourteen (14) calendar days after the initiation of any Subsequent Proceeding, the Parties and Commission Staff (or Complaint Counsel) shall meet and confer in good faith regarding, and shall jointly submit to the presiding tribunal, a proposed supplemental protective order that preserves, to the maximum extent permitted by the tribunal, the tiers of designation and access restrictions established by this Protective Order, including the restrictions applicable to Restricted Highly Confidential Information — Attorneys' Eyes Only. In any proceeding under Part 3 of the Commission's Rules of Practice, the Parties and Complaint Counsel shall jointly request that the Administrative Law Judge supplement the protective order issued pursuant to 16 C.F.R. § 3.31(d) with provisions consistent with this Paragraph 23.</w:t>
        </w:r>
      </w:ins>
    </w:p>
    <w:p>
      <w:pPr>
        <w:spacing w:line="276" w:lineRule="auto" w:before="0" w:after="120"/>
        <w:ind w:left="432"/>
        <w:jc w:val="both"/>
        <w:rPr>
          <w:ins w:id="1202" w:author="Hargrove, Stern &amp; Whitfield LLP" w:date="2025-04-14T09:00:00Z"/>
        </w:rPr>
      </w:pPr>
      <w:ins w:id="1203" w:author="Hargrove, Stern &amp; Whitfield LLP" w:date="2025-04-14T09:00:00Z">
        <w:r>
          <w:rPr>
            <w:rFonts w:ascii="Times New Roman" w:hAnsi="Times New Roman"/>
            <w:b/>
            <w:color w:val="000000"/>
            <w:sz w:val="22"/>
          </w:rPr>
          <w:t xml:space="preserve">(c)</w:t>
        </w:r>
        <w:r>
          <w:rPr>
            <w:rFonts w:ascii="Times New Roman" w:hAnsi="Times New Roman"/>
            <w:color w:val="000000"/>
            <w:sz w:val="22"/>
          </w:rPr>
          <w:t xml:space="preserve"> Pending entry of a supplemental protective order, the terms of this Protective Order shall continue to govern the handling, use, and disclosure of all Confidential Discovery Material produced in the Investigation, and such material may be retained and used in the Subsequent Proceeding in accordance with such terms.</w:t>
        </w:r>
      </w:ins>
    </w:p>
    <w:p>
      <w:pPr>
        <w:spacing w:line="276" w:lineRule="auto" w:before="0" w:after="120"/>
        <w:ind w:left="432"/>
        <w:jc w:val="both"/>
        <w:rPr>
          <w:ins w:id="1204" w:author="Hargrove, Stern &amp; Whitfield LLP" w:date="2025-04-14T09:00:00Z"/>
        </w:rPr>
      </w:pPr>
      <w:commentRangeStart w:id="51"/>
      <w:ins w:id="1205" w:author="Hargrove, Stern &amp; Whitfield LLP" w:date="2025-04-14T09:00:00Z">
        <w:r>
          <w:rPr>
            <w:rFonts w:ascii="Times New Roman" w:hAnsi="Times New Roman"/>
            <w:b/>
            <w:color w:val="000000"/>
            <w:sz w:val="22"/>
          </w:rPr>
          <w:t xml:space="preserve">(d)</w:t>
        </w:r>
        <w:r>
          <w:rPr>
            <w:rFonts w:ascii="Times New Roman" w:hAnsi="Times New Roman"/>
            <w:color w:val="000000"/>
            <w:sz w:val="22"/>
          </w:rPr>
          <w:t xml:space="preserve"> Any Party, Commission Staff, or Complaint Counsel that intends to file on the public record, offer into evidence at a public hearing, or otherwise publicly disclose in a Subsequent Proceeding any Confidential Discovery Material designated by another Producing Party or by an Originating Third Party shall provide the designating person with at least seven (7) business days' prior written notice identifying the material, so that the designating person may seek in camera treatment under 16 C.F.R. § 3.45, a sealing order, or other appropriate relief. Pending a ruling on any such timely request, the material shall not be publicly disclosed.</w:t>
        </w:r>
      </w:ins>
      <w:commentRangeEnd w:id="51"/>
      <w:r>
        <w:rPr>
          <w:rStyle w:val="CommentReference"/>
        </w:rPr>
        <w:commentReference w:id="51"/>
      </w:r>
    </w:p>
    <w:p>
      <w:pPr>
        <w:spacing w:line="276" w:lineRule="auto" w:before="0" w:after="120"/>
        <w:ind w:left="432"/>
        <w:jc w:val="both"/>
        <w:rPr>
          <w:ins w:id="1206" w:author="Hargrove, Stern &amp; Whitfield LLP" w:date="2025-04-14T09:00:00Z"/>
        </w:rPr>
      </w:pPr>
      <w:commentRangeStart w:id="52"/>
      <w:ins w:id="1207" w:author="Hargrove, Stern &amp; Whitfield LLP" w:date="2025-04-14T09:00:00Z">
        <w:r>
          <w:rPr>
            <w:rFonts w:ascii="Times New Roman" w:hAnsi="Times New Roman"/>
            <w:b/>
            <w:color w:val="000000"/>
            <w:sz w:val="22"/>
          </w:rPr>
          <w:t xml:space="preserve">(e)</w:t>
        </w:r>
        <w:r>
          <w:rPr>
            <w:rFonts w:ascii="Times New Roman" w:hAnsi="Times New Roman"/>
            <w:color w:val="000000"/>
            <w:sz w:val="22"/>
          </w:rPr>
          <w:t xml:space="preserve"> Nothing in this Paragraph 23 limits the authority of the presiding tribunal to govern the use of evidence in a Subsequent Proceeding.</w:t>
        </w:r>
      </w:ins>
      <w:commentRangeEnd w:id="52"/>
      <w:r>
        <w:rPr>
          <w:rStyle w:val="CommentReference"/>
        </w:rPr>
        <w:commentReference w:id="52"/>
      </w:r>
    </w:p>
    <w:p>
      <w:pPr>
        <w:spacing w:line="276" w:lineRule="auto" w:before="0" w:after="120"/>
        <w:jc w:val="both"/>
        <w:rPr>
          <w:ins w:id="1208" w:author="Hargrove, Stern &amp; Whitfield LLP" w:date="2025-04-14T09:00:00Z"/>
        </w:rPr>
      </w:pPr>
      <w:commentRangeStart w:id="53"/>
      <w:ins w:id="1209" w:author="Hargrove, Stern &amp; Whitfield LLP" w:date="2025-04-14T09:00:00Z">
        <w:r>
          <w:rPr>
            <w:rFonts w:ascii="Times New Roman" w:hAnsi="Times New Roman"/>
            <w:b/>
            <w:color w:val="000000"/>
            <w:sz w:val="22"/>
          </w:rPr>
          <w:t xml:space="preserve">24. Derivative Materials.</w:t>
        </w:r>
        <w:r>
          <w:rPr>
            <w:rStyle w:val="CommentReference"/>
          </w:rPr>
          <w:t xml:space="preserve"/>
        </w:r>
      </w:ins>
      <w:commentRangeEnd w:id="53"/>
      <w:r>
        <w:rPr>
          <w:rStyle w:val="CommentReference"/>
        </w:rPr>
        <w:commentReference w:id="53"/>
      </w:r>
    </w:p>
    <w:p>
      <w:pPr>
        <w:spacing w:line="276" w:lineRule="auto" w:before="0" w:after="120"/>
        <w:ind w:left="432"/>
        <w:jc w:val="both"/>
        <w:rPr>
          <w:ins w:id="1210" w:author="Hargrove, Stern &amp; Whitfield LLP" w:date="2025-04-14T09:00:00Z"/>
        </w:rPr>
      </w:pPr>
      <w:ins w:id="1211" w:author="Hargrove, Stern &amp; Whitfield LLP" w:date="2025-04-14T09:00:00Z">
        <w:r>
          <w:rPr>
            <w:rFonts w:ascii="Times New Roman" w:hAnsi="Times New Roman"/>
            <w:b/>
            <w:color w:val="000000"/>
            <w:sz w:val="22"/>
          </w:rPr>
          <w:t xml:space="preserve">(a)</w:t>
        </w:r>
        <w:r>
          <w:rPr>
            <w:rFonts w:ascii="Times New Roman" w:hAnsi="Times New Roman"/>
            <w:color w:val="000000"/>
            <w:sz w:val="22"/>
          </w:rPr>
          <w:t xml:space="preserve"> Any document, analysis, report, memorandum, declaration, white paper, presentation, economic or econometric model, database, or other material, in any form, that quotes, summarizes, incorporates, reflects, is derived from, or is based upon Confidential Discovery Material ("Derivative Material") shall be designated and treated at the highest tier of designation applicable to any Confidential Discovery Material quoted, summarized, incorporated, reflected, or used in its preparation. Derivative Material that incorporates Restricted Highly Confidential Information — Attorneys' Eyes Only shall be treated as Restricted Highly Confidential Information — Attorneys' Eyes Only.</w:t>
        </w:r>
      </w:ins>
    </w:p>
    <w:p>
      <w:pPr>
        <w:spacing w:line="276" w:lineRule="auto" w:before="0" w:after="120"/>
        <w:ind w:left="432"/>
        <w:jc w:val="both"/>
        <w:rPr>
          <w:ins w:id="1212" w:author="Hargrove, Stern &amp; Whitfield LLP" w:date="2025-04-14T09:00:00Z"/>
        </w:rPr>
      </w:pPr>
      <w:ins w:id="1213" w:author="Hargrove, Stern &amp; Whitfield LLP" w:date="2025-04-14T09:00:00Z">
        <w:r>
          <w:rPr>
            <w:rFonts w:ascii="Times New Roman" w:hAnsi="Times New Roman"/>
            <w:b/>
            <w:color w:val="000000"/>
            <w:sz w:val="22"/>
          </w:rPr>
          <w:t xml:space="preserve">(b)</w:t>
        </w:r>
        <w:r>
          <w:rPr>
            <w:rFonts w:ascii="Times New Roman" w:hAnsi="Times New Roman"/>
            <w:color w:val="000000"/>
            <w:sz w:val="22"/>
          </w:rPr>
          <w:t xml:space="preserve"> The author of Derivative Material shall mark it with the appropriate designation legend. Derivative Material shall be subject to the same access restrictions, handling requirements, and return or destruction obligations as the source material, except as provided in Paragraph 19(b).</w:t>
        </w:r>
      </w:ins>
    </w:p>
    <w:p>
      <w:pPr>
        <w:spacing w:line="276" w:lineRule="auto" w:before="0" w:after="120"/>
        <w:ind w:left="432"/>
        <w:jc w:val="both"/>
        <w:rPr>
          <w:ins w:id="1214" w:author="Hargrove, Stern &amp; Whitfield LLP" w:date="2025-04-14T09:00:00Z"/>
        </w:rPr>
      </w:pPr>
      <w:commentRangeStart w:id="54"/>
      <w:ins w:id="1215" w:author="Hargrove, Stern &amp; Whitfield LLP" w:date="2025-04-14T09:00:00Z">
        <w:r>
          <w:rPr>
            <w:rFonts w:ascii="Times New Roman" w:hAnsi="Times New Roman"/>
            <w:b/>
            <w:color w:val="000000"/>
            <w:sz w:val="22"/>
          </w:rPr>
          <w:t xml:space="preserve">(c)</w:t>
        </w:r>
        <w:r>
          <w:rPr>
            <w:rFonts w:ascii="Times New Roman" w:hAnsi="Times New Roman"/>
            <w:color w:val="000000"/>
            <w:sz w:val="22"/>
          </w:rPr>
          <w:t xml:space="preserve"> Derivative Material that presents Confidential Discovery Material only in aggregated or anonymized form, such that the information of an individual Producing Party, customer, or Originating Third Party cannot reasonably be identified or derived, may be designated at a lower tier by agreement of the Producing Party, which shall not be unreasonably withheld, or by order of the Commission.</w:t>
        </w:r>
      </w:ins>
      <w:commentRangeEnd w:id="54"/>
      <w:r>
        <w:rPr>
          <w:rStyle w:val="CommentReference"/>
        </w:rPr>
        <w:commentReference w:id="54"/>
      </w:r>
    </w:p>
    <w:p>
      <w:pPr>
        <w:spacing w:line="276" w:lineRule="auto" w:before="0" w:after="120"/>
        <w:ind w:left="432"/>
        <w:jc w:val="both"/>
        <w:rPr>
          <w:ins w:id="1216" w:author="Hargrove, Stern &amp; Whitfield LLP" w:date="2025-04-14T09:00:00Z"/>
        </w:rPr>
      </w:pPr>
      <w:ins w:id="1217" w:author="Hargrove, Stern &amp; Whitfield LLP" w:date="2025-04-14T09:00:00Z">
        <w:r>
          <w:rPr>
            <w:rFonts w:ascii="Times New Roman" w:hAnsi="Times New Roman"/>
            <w:b/>
            <w:color w:val="000000"/>
            <w:sz w:val="22"/>
          </w:rPr>
          <w:t xml:space="preserve">(d)</w:t>
        </w:r>
        <w:r>
          <w:rPr>
            <w:rFonts w:ascii="Times New Roman" w:hAnsi="Times New Roman"/>
            <w:color w:val="000000"/>
            <w:sz w:val="22"/>
          </w:rPr>
          <w:t xml:space="preserve"> Nothing in this Paragraph 24 restricts Commission Staff's internal use of Derivative Material in the conduct of the Investigation.</w:t>
        </w:r>
      </w:ins>
    </w:p>
    <w:p>
      <w:pPr>
        <w:spacing w:line="276" w:lineRule="auto" w:before="0" w:after="120"/>
        <w:jc w:val="both"/>
        <w:rPr>
          <w:ins w:id="1218" w:author="Hargrove, Stern &amp; Whitfield LLP" w:date="2025-04-14T09:00:00Z"/>
        </w:rPr>
      </w:pPr>
      <w:commentRangeStart w:id="55"/>
      <w:ins w:id="1219" w:author="Hargrove, Stern &amp; Whitfield LLP" w:date="2025-04-14T09:00:00Z">
        <w:r>
          <w:rPr>
            <w:rFonts w:ascii="Times New Roman" w:hAnsi="Times New Roman"/>
            <w:b/>
            <w:color w:val="000000"/>
            <w:sz w:val="22"/>
          </w:rPr>
          <w:t xml:space="preserve">25. Third-Party-Originated Materials.</w:t>
        </w:r>
        <w:r>
          <w:rPr>
            <w:rStyle w:val="CommentReference"/>
          </w:rPr>
          <w:t xml:space="preserve"/>
        </w:r>
      </w:ins>
      <w:commentRangeEnd w:id="55"/>
      <w:r>
        <w:rPr>
          <w:rStyle w:val="CommentReference"/>
        </w:rPr>
        <w:commentReference w:id="55"/>
      </w:r>
    </w:p>
    <w:p>
      <w:pPr>
        <w:spacing w:line="276" w:lineRule="auto" w:before="0" w:after="120"/>
        <w:ind w:left="432"/>
        <w:jc w:val="both"/>
        <w:rPr>
          <w:ins w:id="1220" w:author="Hargrove, Stern &amp; Whitfield LLP" w:date="2025-04-14T09:00:00Z"/>
        </w:rPr>
      </w:pPr>
      <w:commentRangeStart w:id="56"/>
      <w:ins w:id="1221" w:author="Hargrove, Stern &amp; Whitfield LLP" w:date="2025-04-14T09:00:00Z">
        <w:r>
          <w:rPr>
            <w:rFonts w:ascii="Times New Roman" w:hAnsi="Times New Roman"/>
            <w:b/>
            <w:color w:val="000000"/>
            <w:sz w:val="22"/>
          </w:rPr>
          <w:t xml:space="preserve">(a)</w:t>
        </w:r>
        <w:r>
          <w:rPr>
            <w:rFonts w:ascii="Times New Roman" w:hAnsi="Times New Roman"/>
            <w:color w:val="000000"/>
            <w:sz w:val="22"/>
          </w:rPr>
          <w:t xml:space="preserve"> An Originating Third Party may designate, or increase the designation of, its own materials contained in a Producing Party's production at any tier provided in Paragraph 3 by serving written notice identifying such materials (by Bates number or other reasonably specific description) on the Producing Party, all other Parties, and Commission Staff. A Producing Party that produces materials it reasonably understands to have been originated by an Originating Third Party that has requested notice in writing shall, within ten (10) business days after production, notify such Originating Third Party of the production, identify the materials by Bates number, and make them available for review by its counsel. The Originating Third Party may serve its designations within twenty (20) business days after receipt of such notice, and thereafter in accordance with Paragraph 4(e).</w:t>
        </w:r>
      </w:ins>
      <w:commentRangeEnd w:id="56"/>
      <w:r>
        <w:rPr>
          <w:rStyle w:val="CommentReference"/>
        </w:rPr>
        <w:commentReference w:id="56"/>
      </w:r>
    </w:p>
    <w:p>
      <w:pPr>
        <w:spacing w:line="276" w:lineRule="auto" w:before="0" w:after="120"/>
        <w:ind w:left="432"/>
        <w:jc w:val="both"/>
        <w:rPr>
          <w:ins w:id="1222" w:author="Hargrove, Stern &amp; Whitfield LLP" w:date="2025-04-14T09:00:00Z"/>
        </w:rPr>
      </w:pPr>
      <w:ins w:id="1223" w:author="Hargrove, Stern &amp; Whitfield LLP" w:date="2025-04-14T09:00:00Z">
        <w:r>
          <w:rPr>
            <w:rFonts w:ascii="Times New Roman" w:hAnsi="Times New Roman"/>
            <w:b/>
            <w:color w:val="000000"/>
            <w:sz w:val="22"/>
          </w:rPr>
          <w:t xml:space="preserve">(b)</w:t>
        </w:r>
        <w:r>
          <w:rPr>
            <w:rFonts w:ascii="Times New Roman" w:hAnsi="Times New Roman"/>
            <w:color w:val="000000"/>
            <w:sz w:val="22"/>
          </w:rPr>
          <w:t xml:space="preserve"> Where the designation of an Originating Third Party differs from that of the Producing Party, the higher designation shall control unless and until the designation is modified by agreement or by order of the Commission under Paragraph 18.</w:t>
        </w:r>
      </w:ins>
    </w:p>
    <w:p>
      <w:pPr>
        <w:spacing w:line="276" w:lineRule="auto" w:before="0" w:after="120"/>
        <w:ind w:left="432"/>
        <w:jc w:val="both"/>
        <w:rPr>
          <w:ins w:id="1224" w:author="Hargrove, Stern &amp; Whitfield LLP" w:date="2025-04-14T09:00:00Z"/>
        </w:rPr>
      </w:pPr>
      <w:ins w:id="1225" w:author="Hargrove, Stern &amp; Whitfield LLP" w:date="2025-04-14T09:00:00Z">
        <w:r>
          <w:rPr>
            <w:rFonts w:ascii="Times New Roman" w:hAnsi="Times New Roman"/>
            <w:b/>
            <w:color w:val="000000"/>
            <w:sz w:val="22"/>
          </w:rPr>
          <w:t xml:space="preserve">(c)</w:t>
        </w:r>
        <w:r>
          <w:rPr>
            <w:rFonts w:ascii="Times New Roman" w:hAnsi="Times New Roman"/>
            <w:color w:val="000000"/>
            <w:sz w:val="22"/>
          </w:rPr>
          <w:t xml:space="preserve"> An Originating Third Party shall be entitled to: (i) notice of, and participation in, any challenge to the designation of its materials, as provided in Paragraphs 18(b), 18(c), and 18(g); (ii) notice of any subpoena or other request for its materials, as provided in Paragraph 17; (iii) notice of any disclosure of its materials to another governmental agency to the same extent, if any, as a Producing Party under Paragraph 14(d); (iv) notice of any public disclosure of its materials, as provided in Paragraphs 15(d) and 23(d); and (v) written certification of return or destruction of its materials directly from each Receiving Party under Paragraph 19.</w:t>
        </w:r>
      </w:ins>
    </w:p>
    <w:p>
      <w:pPr>
        <w:spacing w:line="276" w:lineRule="auto" w:before="0" w:after="120"/>
        <w:ind w:left="432"/>
        <w:jc w:val="both"/>
        <w:rPr>
          <w:ins w:id="1226" w:author="Hargrove, Stern &amp; Whitfield LLP" w:date="2025-04-14T09:00:00Z"/>
        </w:rPr>
      </w:pPr>
      <w:ins w:id="1227" w:author="Hargrove, Stern &amp; Whitfield LLP" w:date="2025-04-14T09:00:00Z">
        <w:r>
          <w:rPr>
            <w:rFonts w:ascii="Times New Roman" w:hAnsi="Times New Roman"/>
            <w:b/>
            <w:color w:val="000000"/>
            <w:sz w:val="22"/>
          </w:rPr>
          <w:t xml:space="preserve">(d)</w:t>
        </w:r>
        <w:r>
          <w:rPr>
            <w:rFonts w:ascii="Times New Roman" w:hAnsi="Times New Roman"/>
            <w:color w:val="000000"/>
            <w:sz w:val="22"/>
          </w:rPr>
          <w:t xml:space="preserve"> To receive notices under this Paragraph 25, an Originating Third Party shall designate counsel in writing to the Parties and Commission Staff, and such counsel shall execute the Acknowledgment and Agreement attached hereto as Exhibit A.</w:t>
        </w:r>
      </w:ins>
    </w:p>
    <w:p>
      <w:pPr>
        <w:spacing w:line="276" w:lineRule="auto" w:before="0" w:after="120"/>
        <w:ind w:left="432"/>
        <w:jc w:val="both"/>
        <w:rPr>
          <w:ins w:id="1228" w:author="Hargrove, Stern &amp; Whitfield LLP" w:date="2025-04-14T09:00:00Z"/>
        </w:rPr>
      </w:pPr>
      <w:commentRangeStart w:id="57"/>
      <w:ins w:id="1229" w:author="Hargrove, Stern &amp; Whitfield LLP" w:date="2025-04-14T09:00:00Z">
        <w:r>
          <w:rPr>
            <w:rFonts w:ascii="Times New Roman" w:hAnsi="Times New Roman"/>
            <w:b/>
            <w:color w:val="000000"/>
            <w:sz w:val="22"/>
          </w:rPr>
          <w:t xml:space="preserve">(e)</w:t>
        </w:r>
        <w:r>
          <w:rPr>
            <w:rFonts w:ascii="Times New Roman" w:hAnsi="Times New Roman"/>
            <w:color w:val="000000"/>
            <w:sz w:val="22"/>
          </w:rPr>
          <w:t xml:space="preserve"> Nothing in this Paragraph 25 (i) makes an Originating Third Party a party to the Investigation; (ii) entitles an Originating Third Party to receive any Confidential Discovery Material other than its own materials; (iii) relieves a Producing Party of its obligation to designate in good faith the materials in its production; or (iv) delays or conditions any Producing Party's compliance with the Second Requests or any other compulsory process, or Commission Staff's access to or use of produced materials in the Investigation.</w:t>
        </w:r>
      </w:ins>
      <w:commentRangeEnd w:id="57"/>
      <w:r>
        <w:rPr>
          <w:rStyle w:val="CommentReference"/>
        </w:rPr>
        <w:commentReference w:id="57"/>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The undersigned counsel, being duly authorized by their respective clients and by Commission Staff, hereby submit this Proposed Protective Order for adoption by the Commission.</w:t>
      </w:r>
    </w:p>
    <w:p>
      <w:pPr>
        <w:spacing w:line="276" w:lineRule="auto" w:before="0" w:after="120"/>
        <w:jc w:val="both"/>
      </w:pPr>
      <w:r>
        <w:rPr>
          <w:rFonts w:ascii="Times New Roman" w:hAnsi="Times New Roman"/>
          <w:b/>
          <w:color w:val="000000"/>
          <w:sz w:val="22"/>
        </w:rPr>
        <w:t>FOR WHITMORE LOGISTICS HOLDINGS, INC.:</w:t>
      </w:r>
    </w:p>
    <w:p>
      <w:pPr>
        <w:spacing w:line="240" w:lineRule="auto" w:before="20" w:after="20"/>
        <w:jc w:val="both"/>
      </w:pPr>
      <w:r>
        <w:rPr>
          <w:rFonts w:ascii="Times New Roman" w:hAnsi="Times New Roman"/>
          <w:color w:val="000000"/>
          <w:sz w:val="22"/>
        </w:rPr>
        <w:t>HARGROVE, STERN &amp; WHITFIELD LLP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"Kate" Ashford</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Hargrove, Stern &amp; Whitfield LLP 1700 K Street NW, Suite 1200 Washington, DC 20006 Counsel for Whitmore Logistics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CASCADE REGIONAL FREIGHT, INC.:</w:t>
      </w:r>
    </w:p>
    <w:p>
      <w:pPr>
        <w:spacing w:line="240" w:lineRule="auto" w:before="20" w:after="20"/>
        <w:jc w:val="both"/>
      </w:pPr>
      <w:r>
        <w:rPr>
          <w:rFonts w:ascii="Times New Roman" w:hAnsi="Times New Roman"/>
          <w:color w:val="000000"/>
          <w:sz w:val="22"/>
        </w:rPr>
        <w:t>PEMBERTON &amp; LOCKE LLP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 Hsiao</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Pemberton &amp; Locke LLP 560 California Street, Suite 3400 San Francisco, CA 94104 Counsel for Cascade Regional Freight,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THE FEDERAL TRADE COMMISSION:</w:t>
      </w:r>
    </w:p>
    <w:p>
      <w:pPr>
        <w:spacing w:line="240" w:lineRule="auto" w:before="20" w:after="20"/>
        <w:jc w:val="both"/>
      </w:pPr>
      <w:r>
        <w:rPr>
          <w:rFonts w:ascii="Times New Roman" w:hAnsi="Times New Roman"/>
          <w:color w:val="000000"/>
          <w:sz w:val="22"/>
        </w:rPr>
        <w:t>BUREAU OF COMPETITION MERGERS IV DIVISION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Heller</w:t>
      </w:r>
    </w:p>
    <w:p>
      <w:pPr>
        <w:spacing w:line="240" w:lineRule="auto" w:before="20" w:after="20"/>
        <w:jc w:val="left"/>
      </w:pPr>
      <w:r>
        <w:rPr>
          <w:rFonts w:ascii="Times New Roman" w:hAnsi="Times New Roman"/>
          <w:color w:val="000000"/>
          <w:sz w:val="22"/>
        </w:rPr>
        <w:t>Title: Staff Attorney</w:t>
      </w:r>
    </w:p>
    <w:p>
      <w:pPr>
        <w:spacing w:line="240" w:lineRule="auto" w:before="20" w:after="20"/>
        <w:jc w:val="both"/>
      </w:pPr>
      <w:r>
        <w:rPr>
          <w:rFonts w:ascii="Times New Roman" w:hAnsi="Times New Roman"/>
          <w:color w:val="000000"/>
          <w:sz w:val="22"/>
        </w:rPr>
        <w:t>Bureau of Competition, Mergers IV Division Federal Trade Commission 600 Pennsylvania Avenue NW Washington, DC 20580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Muñoz</w:t>
      </w:r>
    </w:p>
    <w:p>
      <w:pPr>
        <w:spacing w:line="240" w:lineRule="auto" w:before="20" w:after="20"/>
        <w:jc w:val="left"/>
      </w:pPr>
      <w:r>
        <w:rPr>
          <w:rFonts w:ascii="Times New Roman" w:hAnsi="Times New Roman"/>
          <w:color w:val="000000"/>
          <w:sz w:val="22"/>
        </w:rPr>
        <w:t>Title: Assistant Director, Mergers IV Division</w:t>
      </w:r>
    </w:p>
    <w:p>
      <w:pPr>
        <w:spacing w:line="240" w:lineRule="auto" w:before="20" w:after="20"/>
        <w:jc w:val="both"/>
      </w:pPr>
      <w:r>
        <w:rPr>
          <w:rFonts w:ascii="Times New Roman" w:hAnsi="Times New Roman"/>
          <w:color w:val="000000"/>
          <w:sz w:val="22"/>
        </w:rPr>
        <w:t>Bureau of Competition Federal Trade Commission Washington, DC 20580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ACKNOWLEDGMENT AND AGREEMENT TO BE BOUND BY PROTECTIVE ORDER</w:t>
      </w:r>
    </w:p>
    <w:p>
      <w:pPr>
        <w:spacing w:line="276" w:lineRule="auto" w:before="0" w:after="120"/>
        <w:jc w:val="center"/>
      </w:pPr>
      <w:r>
        <w:rPr>
          <w:rFonts w:ascii="Times New Roman" w:hAnsi="Times New Roman"/>
          <w:color w:val="000000"/>
          <w:sz w:val="22"/>
        </w:rPr>
        <w:t>FTC File No. 241-0187</w:t>
      </w:r>
    </w:p>
    <w:p>
      <w:pPr>
        <w:spacing w:line="276" w:lineRule="auto" w:before="0" w:after="120"/>
        <w:jc w:val="center"/>
      </w:pPr>
      <w:r>
        <w:rPr>
          <w:rFonts w:ascii="Times New Roman" w:hAnsi="Times New Roman"/>
          <w:color w:val="000000"/>
          <w:sz w:val="22"/>
        </w:rPr>
        <w:t>In the Matter of Whitmore Logistics Holdings, Inc. and Cascade Regional Freight, Inc.</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[Print Full Name], holding the position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[Title/Position], employed by or retained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[Company/Firm Name], hereby acknowledge and agree as follows:</w:t>
      </w:r>
    </w:p>
    <w:p>
      <w:pPr>
        <w:spacing w:line="276" w:lineRule="auto" w:before="20" w:after="20"/>
        <w:ind w:left="432" w:hanging="432"/>
        <w:jc w:val="both"/>
      </w:pPr>
      <w:r>
        <w:rPr>
          <w:rFonts w:ascii="Times New Roman" w:hAnsi="Times New Roman"/>
          <w:color w:val="000000"/>
          <w:sz w:val="22"/>
        </w:rPr>
        <w:t>1.  I have read and understand the Protective Order Governing Confidential Discovery Material entered in connection with FTC File No. 241-0187 (the "Protective Order"). I have had the opportunity to ask questions regarding the Protective Order and my obligations thereunder, and any such questions have been answered to my satisfaction.</w:t>
      </w:r>
    </w:p>
    <w:p>
      <w:pPr>
        <w:spacing w:line="276" w:lineRule="auto" w:before="20" w:after="20"/>
        <w:ind w:left="432" w:hanging="432"/>
        <w:jc w:val="both"/>
      </w:pPr>
      <w:r>
        <w:rPr>
          <w:rFonts w:ascii="Times New Roman" w:hAnsi="Times New Roman"/>
          <w:color w:val="000000"/>
          <w:sz w:val="22"/>
        </w:rPr>
        <w:t xml:space="preserve">2.  I agree to be bound by all of the terms, conditions, and obligations set forth in the Protective Order, including without limitation all obligations regarding the use, handling, safeguarding, and return or destruction of Confidential Information</w:t>
      </w:r>
      <w:del w:id="1105" w:author="Hargrove, Stern &amp; Whitfield LLP" w:date="2025-04-14T09:00:00Z">
        <w:r>
          <w:rPr>
            <w:rFonts w:ascii="Times New Roman" w:hAnsi="Times New Roman"/>
            <w:color w:val="000000"/>
            <w:sz w:val="22"/>
          </w:rPr>
          <w:delText xml:space="preserve"> and</w:delText>
        </w:r>
      </w:del>
      <w:ins w:id="1106" w:author="Hargrove, Stern &amp; Whitfield LLP" w:date="2025-04-14T09:00:00Z">
        <w:r>
          <w:rPr>
            <w:rFonts w:ascii="Times New Roman" w:hAnsi="Times New Roman"/>
            <w:color w:val="000000"/>
            <w:sz w:val="22"/>
          </w:rPr>
          <w:t xml:space="preserve">,</w:t>
        </w:r>
      </w:ins>
      <w:r>
        <w:rPr>
          <w:rFonts w:ascii="Times New Roman" w:hAnsi="Times New Roman"/>
          <w:color w:val="000000"/>
          <w:sz w:val="22"/>
        </w:rPr>
        <w:t xml:space="preserve"> Highly Confidential Information — Outside Counsel</w:t>
      </w:r>
      <w:ins w:id="1107" w:author="Hargrove, Stern &amp; Whitfield LLP" w:date="2025-04-14T09:00:00Z">
        <w:r>
          <w:rPr>
            <w:rFonts w:ascii="Times New Roman" w:hAnsi="Times New Roman"/>
            <w:color w:val="000000"/>
            <w:sz w:val="22"/>
          </w:rPr>
          <w:t xml:space="preserve"> Only, and Restricted Highly Confidential Information — Attorneys' Eyes</w:t>
        </w:r>
      </w:ins>
      <w:r>
        <w:rPr>
          <w:rFonts w:ascii="Times New Roman" w:hAnsi="Times New Roman"/>
          <w:color w:val="000000"/>
          <w:sz w:val="22"/>
        </w:rPr>
        <w:t xml:space="preserve"> Only, as those terms are defined in the Protective Order.</w:t>
      </w:r>
    </w:p>
    <w:p>
      <w:pPr>
        <w:spacing w:line="276" w:lineRule="auto" w:before="20" w:after="20"/>
        <w:ind w:left="432" w:hanging="432"/>
        <w:jc w:val="both"/>
      </w:pPr>
      <w:r>
        <w:rPr>
          <w:rFonts w:ascii="Times New Roman" w:hAnsi="Times New Roman"/>
          <w:color w:val="000000"/>
          <w:sz w:val="22"/>
        </w:rPr>
        <w:t>3.  I understand that Confidential Information and Highly Confidential Information — Outside Counsel Only are being provided to me solely for the purpose of the Investigation referenced in the Protective Order and that I may not use or disclose such information for any other purpose, including any business, competitive, commercial, or personal purpose.</w:t>
      </w:r>
    </w:p>
    <w:p>
      <w:pPr>
        <w:spacing w:line="276" w:lineRule="auto" w:before="20" w:after="20"/>
        <w:ind w:left="432" w:hanging="432"/>
        <w:jc w:val="both"/>
      </w:pPr>
      <w:r>
        <w:rPr>
          <w:rFonts w:ascii="Times New Roman" w:hAnsi="Times New Roman"/>
          <w:color w:val="000000"/>
          <w:sz w:val="22"/>
        </w:rPr>
        <w:t>4.  I agree that I will not disclose any Confidential Information or Highly Confidential Information — Outside Counsel Only to any person who is not an Authorized Person under the terms of the Protective Order. I will take reasonable precautions to prevent the unauthorized disclosure of such information.</w:t>
      </w:r>
    </w:p>
    <w:p>
      <w:pPr>
        <w:spacing w:line="276" w:lineRule="auto" w:before="20" w:after="20"/>
        <w:ind w:left="432" w:hanging="432"/>
        <w:jc w:val="both"/>
      </w:pPr>
      <w:r>
        <w:rPr>
          <w:rFonts w:ascii="Times New Roman" w:hAnsi="Times New Roman"/>
          <w:color w:val="000000"/>
          <w:sz w:val="22"/>
        </w:rPr>
        <w:t>5.  I understand that any violation of the Protective Order may subject me to sanctions, including but not limited to contempt proceedings, monetary penalties, and such other relief as the Federal Trade Commission deems appropriate.</w:t>
      </w:r>
    </w:p>
    <w:p>
      <w:pPr>
        <w:spacing w:line="276" w:lineRule="auto" w:before="20" w:after="20"/>
        <w:ind w:left="432" w:hanging="432"/>
        <w:jc w:val="both"/>
      </w:pPr>
      <w:r>
        <w:rPr>
          <w:rFonts w:ascii="Times New Roman" w:hAnsi="Times New Roman"/>
          <w:color w:val="000000"/>
          <w:sz w:val="22"/>
        </w:rPr>
        <w:t>6.  Upon the conclusion of my engagement or upon the request of the Party or counsel who retained me, I shall return or destroy all Confidential Information and Highly Confidential Information — Outside Counsel Only in my possession, custody, or control, and shall certify in writing that I have done so.</w:t>
      </w:r>
    </w:p>
    <w:p>
      <w:pPr>
        <w:spacing w:line="276" w:lineRule="auto" w:before="20" w:after="20"/>
        <w:ind w:left="432" w:hanging="432"/>
        <w:jc w:val="both"/>
      </w:pPr>
      <w:r>
        <w:rPr>
          <w:rFonts w:ascii="Times New Roman" w:hAnsi="Times New Roman"/>
          <w:color w:val="000000"/>
          <w:sz w:val="22"/>
        </w:rPr>
        <w:t>7.  I submit to the jurisdiction of the Federal Trade Commission for the purpose of enforcement of the Protective Order and this Acknowledgment and Agreement.</w:t>
      </w:r>
    </w:p>
    <w:p>
      <w:pPr>
        <w:spacing w:line="276" w:lineRule="auto" w:before="20" w:after="20"/>
        <w:ind w:left="432" w:hanging="432"/>
        <w:jc w:val="both"/>
        <w:rPr>
          <w:ins w:id="1230" w:author="Hargrove, Stern &amp; Whitfield LLP" w:date="2025-04-14T09:00:00Z"/>
        </w:rPr>
      </w:pPr>
      <w:commentRangeStart w:id="58"/>
      <w:ins w:id="1231" w:author="Hargrove, Stern &amp; Whitfield LLP" w:date="2025-04-14T09:00:00Z">
        <w:r>
          <w:rPr>
            <w:rFonts w:ascii="Times New Roman" w:hAnsi="Times New Roman"/>
            <w:color w:val="000000"/>
            <w:sz w:val="22"/>
          </w:rPr>
          <w:t xml:space="preserve">8.  [For Designated In-House Counsel only] I certify that I am not involved in Competitive Decision-Making (as defined in Paragraph 2(k) of the Protective Order) with respect to the Overlap Markets, that I do not have direct pricing, sales, or operational responsibilities in any Overlap Market, and that I do not directly supervise personnel with such responsibilities. My current title and job responsibilities are: ________________. I will promptly notify the Outside Counsel for my employer if my responsibilities change.</w:t>
        </w:r>
      </w:ins>
      <w:commentRangeEnd w:id="58"/>
      <w:r>
        <w:rPr>
          <w:rStyle w:val="CommentReference"/>
        </w:rPr>
        <w:commentReference w:id="58"/>
      </w:r>
    </w:p>
    <w:p>
      <w:pPr>
        <w:spacing w:line="276" w:lineRule="auto" w:before="20" w:after="20"/>
        <w:ind w:left="432" w:hanging="432"/>
        <w:jc w:val="both"/>
        <w:rPr>
          <w:ins w:id="1232" w:author="Hargrove, Stern &amp; Whitfield LLP" w:date="2025-04-14T09:00:00Z"/>
        </w:rPr>
      </w:pPr>
      <w:ins w:id="1233" w:author="Hargrove, Stern &amp; Whitfield LLP" w:date="2025-04-14T09:00:00Z">
        <w:r>
          <w:rPr>
            <w:rFonts w:ascii="Times New Roman" w:hAnsi="Times New Roman"/>
            <w:color w:val="000000"/>
            <w:sz w:val="22"/>
          </w:rPr>
          <w:t xml:space="preserve">9.  [For outside experts and consultants only] I have disclosed in writing all engagements required to be disclosed under Paragraph 8(d) of the Protective Order, and I agree to comply with the restrictions set forth in Paragraph 8(f) of the Protective Order.</w:t>
        </w:r>
      </w:ins>
    </w:p>
    <w:p>
      <w:pPr>
        <w:spacing w:line="276" w:lineRule="auto" w:before="20" w:after="20"/>
        <w:ind w:left="432" w:hanging="432"/>
        <w:jc w:val="both"/>
        <w:rPr>
          <w:ins w:id="1234" w:author="Hargrove, Stern &amp; Whitfield LLP" w:date="2025-04-14T09:00:00Z"/>
        </w:rPr>
      </w:pPr>
      <w:ins w:id="1235" w:author="Hargrove, Stern &amp; Whitfield LLP" w:date="2025-04-14T09:00:00Z">
        <w:r>
          <w:rPr>
            <w:rFonts w:ascii="Times New Roman" w:hAnsi="Times New Roman"/>
            <w:color w:val="000000"/>
            <w:sz w:val="22"/>
          </w:rPr>
          <w:t xml:space="preserve">10.  I understand that Restricted Highly Confidential Information — Attorneys' Eyes Only may be disclosed to me only if I am expressly authorized to receive it under Paragraph 9A of the Protective Order.</w:t>
        </w:r>
      </w:ins>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Employer/Firm: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Acknowledgment and Agreement shall be maintained by the retaining or employing Party's Outside Counsel and shall be made available to all other Parties and Commission Staff upon request, in accordance with Paragraph 12 of the Protective Order.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0" w:author="HSW Internal Note" w:initials="HSW" w:date="2025-04-14T09:00:00Z">
    <w:p>
      <w:r>
        <w:rPr>
          <w:rStyle w:val="CommentReference"/>
        </w:rPr>
        <w:annotationRef/>
      </w:r>
      <w:r>
        <w:t xml:space="preserve">Ties applicability to the new bridge provision (Para. 23) and expressly reaches Structured Data. Note: the FTC draft uses "Confidential Discovery Material, as defined herein" but never defines the term — fixed by new Para. 2(i).</w:t>
      </w:r>
    </w:p>
  </w:comment>
  <w:comment w:id="1" w:author="HSW Internal Note" w:initials="HSW" w:date="2025-04-14T09:00:00Z">
    <w:p>
      <w:r>
        <w:rPr>
          <w:rStyle w:val="CommentReference"/>
        </w:rPr>
        <w:annotationRef/>
      </w:r>
      <w:r>
        <w:t xml:space="preserve">Ridgeline's letter says Producing Party is "implicitly" limited to Whitmore/Cascade. That is not accurate — Para. 2(b) already treats any third party that itself produces (subpoena/CID/voluntary access) as a Producing Party. The real gap is narrower: Ridgeline-originated materials produced FROM CASCADE'S FILES. That gap is addressed through the Originating Third Party concept (Paras. 2(l), 25).</w:t>
      </w:r>
    </w:p>
  </w:comment>
  <w:comment w:id="2" w:author="HSW Internal Note" w:initials="HSW" w:date="2025-04-14T09:00:00Z">
    <w:p>
      <w:r>
        <w:rPr>
          <w:rStyle w:val="CommentReference"/>
        </w:rPr>
        <w:annotationRef/>
      </w:r>
      <w:r>
        <w:t xml:space="preserve">Conforming change so the competitive-decision-maker screen cannot be avoided through outside counsel who also advise on commercial matters. Low-cost; Staff should be indifferent.</w:t>
      </w:r>
    </w:p>
  </w:comment>
  <w:comment w:id="3" w:author="HSW Internal Note" w:initials="HSW" w:date="2025-04-14T09:00:00Z">
    <w:p>
      <w:r>
        <w:rPr>
          <w:rStyle w:val="CommentReference"/>
        </w:rPr>
        <w:annotationRef/>
      </w:r>
      <w:r>
        <w:t xml:space="preserve">Client priority #3 (economist rotation). Note: D. Pratt's email refers to "FTC Staff" in 2(f); the defined term is "Commission Staff." First sentence (contractor confidentiality) should be acceptable — Staff typically binds its outside economists by contract. Bracketed second sentence is the post-separation use restriction; we expect Staff to reject it (Heller: must be "elevated internally"; Munoz: existing ethics rules suffice). Fallback = Paras. 12(c)-(d) notification/certification.</w:t>
      </w:r>
    </w:p>
  </w:comment>
  <w:comment w:id="4" w:author="HSW Internal Note" w:initials="HSW" w:date="2025-04-14T09:00:00Z">
    <w:p>
      <w:r>
        <w:rPr>
          <w:rStyle w:val="CommentReference"/>
        </w:rPr>
        <w:annotationRef/>
      </w:r>
      <w:r>
        <w:t xml:space="preserve">Client priority #1 (third tier). Precedent: Crestline/Durango (Mergers IV, "Docket No. 9435") — "Attorneys' Eyes Only," three named outside attorneys per side, carried into Part 3; Thornfield/Beckett (Mergers II, No. 9412) — four named attorneys. VERIFY: pull TPO-9435-C and TPO-9412-A before citing; the "Docket No." designations look like Part 3 adjudicative numbers rather than investigation file numbers, and investigation-stage orders may themselves be non-public — confirm we may reference them to Staff.</w:t>
      </w:r>
    </w:p>
  </w:comment>
  <w:comment w:id="5" w:author="HSW Internal Note" w:initials="HSW" w:date="2025-04-14T09:00:00Z">
    <w:p>
      <w:r>
        <w:rPr>
          <w:rStyle w:val="CommentReference"/>
        </w:rPr>
        <w:annotationRef/>
      </w:r>
      <w:r>
        <w:t xml:space="preserve">Replaces the "documents"-only formulation, which arguably leaves structured data outside the HC tier. Drafted neutrally so Cascade's customer-level profitability data is equally covered — helps secure P&amp;L's support.</w:t>
      </w:r>
    </w:p>
  </w:comment>
  <w:comment w:id="6" w:author="HSW Internal Note" w:initials="HSW" w:date="2025-04-14T09:00:00Z">
    <w:p>
      <w:r>
        <w:rPr>
          <w:rStyle w:val="CommentReference"/>
        </w:rPr>
        <w:annotationRef/>
      </w:r>
      <w:r>
        <w:t xml:space="preserve">Native/structured data cannot be page-stamped; this closes the mechanical gap for databases and models.</w:t>
      </w:r>
    </w:p>
  </w:comment>
  <w:comment w:id="7" w:author="HSW Internal Note" w:initials="HSW" w:date="2025-04-14T09:00:00Z">
    <w:p>
      <w:r>
        <w:rPr>
          <w:rStyle w:val="CommentReference"/>
        </w:rPr>
        <w:annotationRef/>
      </w:r>
      <w:r>
        <w:t xml:space="preserve">Investigational hearing testimony of Whitmore executives is likely to discuss Project Atlas; default interim treatment should be the highest tier. Commission Staff access is unaffected.</w:t>
      </w:r>
    </w:p>
  </w:comment>
  <w:comment w:id="8" w:author="HSW Internal Note" w:initials="HSW" w:date="2025-04-14T09:00:00Z">
    <w:p>
      <w:r>
        <w:rPr>
          <w:rStyle w:val="CommentReference"/>
        </w:rPr>
        <w:annotationRef/>
      </w:r>
      <w:r>
        <w:t xml:space="preserve">Important catch: as drafted, a bulk-Confidential production is treated as merely Confidential during the upgrade window — so Cascade's in-house counsel (Para. 7) could see Project Atlas or pricing data before Whitmore upgrades it. Interim treatment changed to HC; window extended to 30 business days given approx. 1.2M Whitmore documents. No impact on Staff access.</w:t>
      </w:r>
    </w:p>
  </w:comment>
  <w:comment w:id="9" w:author="HSW Internal Note" w:initials="HSW" w:date="2025-04-14T09:00:00Z">
    <w:p>
      <w:r>
        <w:rPr>
          <w:rStyle w:val="CommentReference"/>
        </w:rPr>
        <w:annotationRef/>
      </w:r>
      <w:r>
        <w:t xml:space="preserve">Self-limiting feature drawn from Crestline (document-by-document or category designation). Signals to Staff that the third tier will be used narrowly.</w:t>
      </w:r>
    </w:p>
  </w:comment>
  <w:comment w:id="10" w:author="HSW Internal Note" w:initials="HSW" w:date="2025-04-14T09:00:00Z">
    <w:p>
      <w:r>
        <w:rPr>
          <w:rStyle w:val="CommentReference"/>
        </w:rPr>
        <w:annotationRef/>
      </w:r>
      <w:r>
        <w:t xml:space="preserve">NOTE: the Apr. 11 precedent memo states the FTC draft does not expressly allocate the burden of proof. It does — Paras. 5(c) and 18(d) already place the burden on the designating party. No need to spend negotiating capital here; conforming change only.</w:t>
      </w:r>
    </w:p>
  </w:comment>
  <w:comment w:id="11" w:author="HSW Internal Note" w:initials="HSW" w:date="2025-04-14T09:00:00Z">
    <w:p>
      <w:r>
        <w:rPr>
          <w:rStyle w:val="CommentReference"/>
        </w:rPr>
        <w:annotationRef/>
      </w:r>
      <w:r>
        <w:t xml:space="preserve">As drafted, "any individual identified on a document" would permit showing a Whitmore strategy document to any Cascade employee merely mentioned in it. Narrowed to persons who already had lawful access.</w:t>
      </w:r>
    </w:p>
  </w:comment>
  <w:comment w:id="12" w:author="HSW Internal Note" w:initials="HSW" w:date="2025-04-14T09:00:00Z">
    <w:p>
      <w:r>
        <w:rPr>
          <w:rStyle w:val="CommentReference"/>
        </w:rPr>
        <w:annotationRef/>
      </w:r>
      <w:r>
        <w:t xml:space="preserve">Client priority #2(a): named designation by name and title. Heller (Apr. 8): "if the parties want to add a notice-and-objection mechanism, that's between the parties" — Staff neutral. Must be agreed with P&amp;L first (Hsiao raised in-house screening on the call, so Cascade should be receptive).</w:t>
      </w:r>
    </w:p>
  </w:comment>
  <w:comment w:id="13" w:author="HSW Internal Note" w:initials="HSW" w:date="2025-04-14T09:00:00Z">
    <w:p>
      <w:r>
        <w:rPr>
          <w:rStyle w:val="CommentReference"/>
        </w:rPr>
        <w:annotationRef/>
      </w:r>
      <w:r>
        <w:t xml:space="preserve">Note for client: in-house counsel ALREADY cannot see HC material (Paras. 7(c), 9(b)). Properly designated pricing data is therefore already walled off from Karen Solberg. The screen in 7(d) matters for the CONFIDENTIAL tier — which is why the interim-treatment fix in 4(c) is important.</w:t>
      </w:r>
    </w:p>
  </w:comment>
  <w:comment w:id="14" w:author="HSW Internal Note" w:initials="HSW" w:date="2025-04-14T09:00:00Z">
    <w:p>
      <w:r>
        <w:rPr>
          <w:rStyle w:val="CommentReference"/>
        </w:rPr>
        <w:annotationRef/>
      </w:r>
      <w:r>
        <w:t xml:space="preserve">Protects work product: as drafted, Whitmore would have to identify every consulting expert (e.g., Northbridge Economics Group sub-teams) even if they only see Whitmore's own data. Disclosure now required only where the expert receives another Producing Party's material.</w:t>
      </w:r>
    </w:p>
  </w:comment>
  <w:comment w:id="15" w:author="HSW Internal Note" w:initials="HSW" w:date="2025-04-14T09:00:00Z">
    <w:p>
      <w:r>
        <w:rPr>
          <w:rStyle w:val="CommentReference"/>
        </w:rPr>
        <w:annotationRef/>
      </w:r>
      <w:r>
        <w:t xml:space="preserve">Heller: Para. 14 is "non-negotiable" as to prior notice; Munoz has "never agreed" to prior notice. We therefore DO NOT re-propose the 10-business-day prior notice Kate raised (or Ridgeline's parallel request). Instead we tie sharing to existing law — HSR Sec. 7A(h), 15 U.S.C. 18a(h), restricts disclosure of HSR/Second Request materials, and federal-state merger coordination practice generally requires the parties' waiver before such materials go to state AGs. This addresses Hsiao's Oregon/Washington AG concern without a notice "veto." VERIFY current Commission practice/protocol before circulating.</w:t>
      </w:r>
    </w:p>
  </w:comment>
  <w:comment w:id="16" w:author="HSW Internal Note" w:initials="HSW" w:date="2025-04-14T09:00:00Z">
    <w:p>
      <w:r>
        <w:rPr>
          <w:rStyle w:val="CommentReference"/>
        </w:rPr>
        <w:annotationRef/>
      </w:r>
      <w:r>
        <w:t xml:space="preserve">Formalizes what Heller described as existing practice ("we typically request that receiving agencies agree to treat materials consistently with the protective order"). Most achievable Para. 14 ask; we leave the Commission's no-liability sentence untouched as a concession.</w:t>
      </w:r>
    </w:p>
  </w:comment>
  <w:comment w:id="17" w:author="HSW Internal Note" w:initials="HSW" w:date="2025-04-14T09:00:00Z">
    <w:p>
      <w:r>
        <w:rPr>
          <w:rStyle w:val="CommentReference"/>
        </w:rPr>
        <w:annotationRef/>
      </w:r>
      <w:r>
        <w:t xml:space="preserve">Removes the "reasonable time" condition and the Rule 502(b) reasonableness inquiry — the main value of a 502(d)-style order. Predecessor-entity language addresses privileged material inherited through Whitmore's 2022-2024 Pacific Northwest tuck-in acquisitions (not yet fully catalogued).</w:t>
      </w:r>
    </w:p>
  </w:comment>
  <w:comment w:id="18" w:author="HSW Internal Note" w:initials="HSW" w:date="2025-04-14T09:00:00Z">
    <w:p>
      <w:r>
        <w:rPr>
          <w:rStyle w:val="CommentReference"/>
        </w:rPr>
        <w:annotationRef/>
      </w:r>
      <w:r>
        <w:t xml:space="preserve">Ridgeline asked for 10 business days' notice BEFORE any challenge is initiated. Counter-proposal: concurrent notice plus participation and a longer (10-day) meet-and-confer — the same practical protection without a pre-challenge layer Staff is likely to resist.</w:t>
      </w:r>
    </w:p>
  </w:comment>
  <w:comment w:id="19" w:author="HSW Internal Note" w:initials="HSW" w:date="2025-04-14T09:00:00Z">
    <w:p>
      <w:r>
        <w:rPr>
          <w:rStyle w:val="CommentReference"/>
        </w:rPr>
        <w:annotationRef/>
      </w:r>
      <w:r>
        <w:t xml:space="preserve">Heller (Apr. 8): "could probably work with 15 or 20 business days" if designations remain in effect pending a challenge (new 18(f)). Note the extension principally benefits a CHALLENGER (including Staff and Cascade challenging our designations); the more valuable protections for Whitmore as a producer are 18(f) and the new response period — the FTC draft sets no deadline at all for the designating party's response. D. Pratt's "10-business-day challenge deadline" is actually the motion-filing deadline after a 5-day meet-and-confer.</w:t>
      </w:r>
    </w:p>
  </w:comment>
  <w:comment w:id="20" w:author="HSW Internal Note" w:initials="HSW" w:date="2025-04-14T09:00:00Z">
    <w:p>
      <w:r>
        <w:rPr>
          <w:rStyle w:val="CommentReference"/>
        </w:rPr>
        <w:annotationRef/>
      </w:r>
      <w:r>
        <w:t xml:space="preserve">Ridgeline request #5 (direct certification). Low cost; accept.</w:t>
      </w:r>
    </w:p>
  </w:comment>
  <w:comment w:id="21" w:author="HSW Internal Note" w:initials="HSW" w:date="2025-04-14T09:00:00Z">
    <w:p>
      <w:r>
        <w:rPr>
          <w:rStyle w:val="CommentReference"/>
        </w:rPr>
        <w:annotationRef/>
      </w:r>
      <w:r>
        <w:t xml:space="preserve">INTERNAL — STRIP ALL HSW INTERNAL NOTES (COMMENTS) BEFORE ANY EXTERNAL CIRCULATION. Tracked changes reflect HSW proposed revisions to the April 2 FTC draft. New paragraphs are numbered 9A and 23–25 (rather than renumbering) so Staff's cross-references and the 22-paragraph structure remain intact. Sources: D. Pratt email (Apr. 9), April 8 call notes, B. Torres precedent memo (Apr. 11), R. Tanaka/Grayson Mills letter (Apr. 10). Target: to Kate by Apr. 14; to A. Hsiao (P&amp;L) for Cascade input; to Staff by approx. Apr. 18; joint submission Apr. 25.</w:t>
      </w:r>
    </w:p>
  </w:comment>
  <w:comment w:id="22" w:author="HSW Internal Note" w:initials="HSW" w:date="2025-04-14T09:00:00Z">
    <w:p>
      <w:r>
        <w:rPr>
          <w:rStyle w:val="CommentReference"/>
        </w:rPr>
        <w:annotationRef/>
      </w:r>
      <w:r>
        <w:t xml:space="preserve">New recital lays the factual predicate for the third tier (Para. 3(c)/9A) and the Originating Third Party provisions (Para. 25). Keeps the justification on the face of the order: direct competitors in four overlap MSAs; combined shares approx. 34% (Sacramento) to approx. 52% (Portland-Vancouver).</w:t>
      </w:r>
    </w:p>
  </w:comment>
  <w:comment w:id="23" w:author="HSW Internal Note" w:initials="HSW" w:date="2025-04-14T09:00:00Z">
    <w:p>
      <w:r>
        <w:rPr>
          <w:rStyle w:val="CommentReference"/>
        </w:rPr>
        <w:annotationRef/>
      </w:r>
      <w:r>
        <w:t xml:space="preserve">Fills a drafting gap: Paras. 1 and 2(g) and the preamble use "Confidential Discovery Material" but the FTC draft never defines it.</w:t>
      </w:r>
    </w:p>
  </w:comment>
  <w:comment w:id="24" w:author="HSW Internal Note" w:initials="HSW" w:date="2025-04-14T09:00:00Z">
    <w:p>
      <w:r>
        <w:rPr>
          <w:rStyle w:val="CommentReference"/>
        </w:rPr>
        <w:annotationRef/>
      </w:r>
      <w:r>
        <w:t xml:space="preserve">April 8 call: Heller called this a "fair point" and offered a three-part definition (closing letter / consent order / abandonment). We adopt his structure, add Hsiao's outside-date trigger (Oct. 31, 2025; extended Jan. 29, 2026), and add two protections: (1) an HSR pull-and-refile must NOT start the 60-day destruction clock — Hsiao's suggestion that HSR withdrawal should trigger it would be harmful if the parties pull-and-refile; and (2) Munoz's "carve-out" for administrative/13(b) litigation. Expected: easy win.</w:t>
      </w:r>
    </w:p>
  </w:comment>
  <w:comment w:id="25" w:author="HSW Internal Note" w:initials="HSW" w:date="2025-04-14T09:00:00Z">
    <w:p>
      <w:r>
        <w:rPr>
          <w:rStyle w:val="CommentReference"/>
        </w:rPr>
        <w:annotationRef/>
      </w:r>
      <w:r>
        <w:t xml:space="preserve">Standard derives from U.S. Steel Corp. v. United States, 730 F.2d 1465 (Fed. Cir. 1984) and Brown Bag Software v. Symantec Corp., 960 F.2d 1465 (9th Cir. 1992) (access turns on actual competitive decision-making, not title). A functional test is more defensible than "operational responsibilities" alone and less likely to sweep in GCs who give only legal advice. Confirm cites before external use.</w:t>
      </w:r>
    </w:p>
  </w:comment>
  <w:comment w:id="26" w:author="HSW Internal Note" w:initials="HSW" w:date="2025-04-14T09:00:00Z">
    <w:p>
      <w:r>
        <w:rPr>
          <w:rStyle w:val="CommentReference"/>
        </w:rPr>
        <w:annotationRef/>
      </w:r>
      <w:r>
        <w:t xml:space="preserve">Generic definition captures Ridgeline Capital Partners (approx. 38% MINORITY holder of Cascade per Tanaka letter and Pratt email) without naming it in the order. CAUTION: the April 8 call notes describe Ridgeline as "Whitmore's majority equity sponsor" and the Apr. 11 precedent memo calls it "Cascade's majority shareholder" — both are wrong and must be corrected before anything is shared.</w:t>
      </w:r>
    </w:p>
  </w:comment>
  <w:comment w:id="27" w:author="HSW Internal Note" w:initials="HSW" w:date="2025-04-14T09:00:00Z">
    <w:p>
      <w:r>
        <w:rPr>
          <w:rStyle w:val="CommentReference"/>
        </w:rPr>
        <w:annotationRef/>
      </w:r>
      <w:r>
        <w:t xml:space="preserve">Client priority #4. Heller (Apr. 8): HC definition "intended to be read broadly" and he would "not oppose clarifying language." Benefits both sides (Whitmore pricing databases/route-level cost models; Cascade customer-level profitability data). Easy win.</w:t>
      </w:r>
    </w:p>
  </w:comment>
  <w:comment w:id="28" w:author="HSW Internal Note" w:initials="HSW" w:date="2025-04-14T09:00:00Z">
    <w:p>
      <w:r>
        <w:rPr>
          <w:rStyle w:val="CommentReference"/>
        </w:rPr>
        <w:annotationRef/>
      </w:r>
      <w:r>
        <w:t xml:space="preserve">CLIENT DECISION: D. Pratt asked that Project Atlas be specifically referenced. Naming the title in the order discloses its existence and subject to Cascade's counsel and anyone who later sees the order (including in a Subsequent Proceeding). Bracketed; generic clause (i) already covers it. Recommend generic text in the version sent to Staff unless David confirms. The heightened good-faith standard and illustrative list (Crestline/Thornfield model) make the tier credible to Staff and guard against over-designation challenges.</w:t>
      </w:r>
    </w:p>
  </w:comment>
  <w:comment w:id="29" w:author="HSW Internal Note" w:initials="HSW" w:date="2025-04-14T09:00:00Z">
    <w:p>
      <w:r>
        <w:rPr>
          <w:rStyle w:val="CommentReference"/>
        </w:rPr>
        <w:annotationRef/>
      </w:r>
      <w:r>
        <w:t xml:space="preserve">Interpretive rule avoids having to amend every reference to the HC tier throughout the order (Paras. 10-19, Exhibit A).</w:t>
      </w:r>
    </w:p>
  </w:comment>
  <w:comment w:id="30" w:author="HSW Internal Note" w:initials="HSW" w:date="2025-04-14T09:00:00Z">
    <w:p>
      <w:r>
        <w:rPr>
          <w:rStyle w:val="CommentReference"/>
        </w:rPr>
        <w:annotationRef/>
      </w:r>
      <w:r>
        <w:t xml:space="preserve">Gap in FTC draft: Para. 16 covers inadvertent production of PRIVILEGED material only; nothing addresses inadvertent under-designation of confidential material. Essential at this production volume (76 custodians).</w:t>
      </w:r>
    </w:p>
  </w:comment>
  <w:comment w:id="31" w:author="HSW Internal Note" w:initials="HSW" w:date="2025-04-14T09:00:00Z">
    <w:p>
      <w:r>
        <w:rPr>
          <w:rStyle w:val="CommentReference"/>
        </w:rPr>
        <w:annotationRef/>
      </w:r>
      <w:r>
        <w:t xml:space="preserve">Client priority #2(c) ("competitive wall"). Reciprocal: D. Pratt acknowledged it may apply to him. CONFIRM with David which three Whitmore lawyers would qualify before we propose it. Bracketed fallback avoids leaving either side with no eligible in-house counsel. Also supports gun-jumping hygiene (Sherman Act Sec. 1 / HSR Act Sec. 7A) — pre-closing, Whitmore and Cascade remain independent competitors.</w:t>
      </w:r>
    </w:p>
  </w:comment>
  <w:comment w:id="32" w:author="HSW Internal Note" w:initials="HSW" w:date="2025-04-14T09:00:00Z">
    <w:p>
      <w:r>
        <w:rPr>
          <w:rStyle w:val="CommentReference"/>
        </w:rPr>
        <w:annotationRef/>
      </w:r>
      <w:r>
        <w:t xml:space="preserve">Client priority #2(b): five-business-day objection right. Burden placed on the objector to keep the mechanism balanced and acceptable to Cascade/Staff.</w:t>
      </w:r>
    </w:p>
  </w:comment>
  <w:comment w:id="33" w:author="HSW Internal Note" w:initials="HSW" w:date="2025-04-14T09:00:00Z">
    <w:p>
      <w:r>
        <w:rPr>
          <w:rStyle w:val="CommentReference"/>
        </w:rPr>
        <w:annotationRef/>
      </w:r>
      <w:r>
        <w:t xml:space="preserve">Precedent: Galveston/Meridian (Matter B) — 24-month lookback, 5-business-day objection, informal Staff resolution. Thornfield's 3-day window proved unworkable. Heller (Apr. 8): "no strong view" so long as it does not impede Staff's ability to engage its own experts — hence the carve-out in 8(g).</w:t>
      </w:r>
    </w:p>
  </w:comment>
  <w:comment w:id="34" w:author="HSW Internal Note" w:initials="HSW" w:date="2025-04-14T09:00:00Z">
    <w:p>
      <w:r>
        <w:rPr>
          <w:rStyle w:val="CommentReference"/>
        </w:rPr>
        <w:annotationRef/>
      </w:r>
      <w:r>
        <w:t xml:space="preserve">Reciprocal — this will bind Northbridge Economics Group with respect to Cascade's data. CONFIRM with Northbridge before circulation that it can accept a 12-month tail; otherwise we risk having to re-staff our own economic team.</w:t>
      </w:r>
    </w:p>
  </w:comment>
  <w:comment w:id="35" w:author="HSW Internal Note" w:initials="HSW" w:date="2025-04-14T09:00:00Z">
    <w:p>
      <w:r>
        <w:rPr>
          <w:rStyle w:val="CommentReference"/>
        </w:rPr>
        <w:annotationRef/>
      </w:r>
      <w:r>
        <w:t xml:space="preserve">Carve-out tracks Heller's condition (must not impede Staff's experts). Client's rotation concern about FTC economists is addressed separately in Paras. 2(f) and 12(c)-(d).</w:t>
      </w:r>
    </w:p>
  </w:comment>
  <w:comment w:id="36" w:author="HSW Internal Note" w:initials="HSW" w:date="2025-04-14T09:00:00Z">
    <w:p>
      <w:r>
        <w:rPr>
          <w:rStyle w:val="CommentReference"/>
        </w:rPr>
        <w:annotationRef/>
      </w:r>
      <w:r>
        <w:t xml:space="preserve">Three named attorneys per side follows Crestline (Mergers IV). Consider whether three is enough for HSW's own team — named attorneys are the only HSW lawyers who will see Cascade's AEO material. Thornfield allowed four; four is a reasonable ask if P&amp;L agrees.</w:t>
      </w:r>
    </w:p>
  </w:comment>
  <w:comment w:id="37" w:author="HSW Internal Note" w:initials="HSW" w:date="2025-04-14T09:00:00Z">
    <w:p>
      <w:r>
        <w:rPr>
          <w:rStyle w:val="CommentReference"/>
        </w:rPr>
        <w:annotationRef/>
      </w:r>
      <w:r>
        <w:t xml:space="preserve">Staff access to all tiers is unrestricted — the key selling point to Heller/Munoz: the third tier governs only inter-party access and does not impede the Bureau's review.</w:t>
      </w:r>
    </w:p>
  </w:comment>
  <w:comment w:id="38" w:author="HSW Internal Note" w:initials="HSW" w:date="2025-04-14T09:00:00Z">
    <w:p>
      <w:r>
        <w:rPr>
          <w:rStyle w:val="CommentReference"/>
        </w:rPr>
        <w:annotationRef/>
      </w:r>
      <w:r>
        <w:t xml:space="preserve">Implements D. Pratt's instruction that no economist — even on our side — see Project Atlas "unless absolutely necessary for a specific analytical purpose." TRADE-OFF FOR CLIENT: the rule is reciprocal. Cascade will designate its customer-level profitability data AEO, so Northbridge will not see it without Cascade's consent or a Commission order — which could hamper our own economic advocacy (market definition, efficiencies). The consent/necessity exception and the aggregated-data mechanism are designed to mitigate this.</w:t>
      </w:r>
    </w:p>
  </w:comment>
  <w:comment w:id="39" w:author="HSW Internal Note" w:initials="HSW" w:date="2025-04-14T09:00:00Z">
    <w:p>
      <w:r>
        <w:rPr>
          <w:rStyle w:val="CommentReference"/>
        </w:rPr>
        <w:annotationRef/>
      </w:r>
      <w:r>
        <w:t xml:space="preserve">Standard "own materials" carve-out missing from the FTC draft. Without it, the AEO and in-house restrictions could be read to limit Whitmore's use of its own Project Atlas materials.</w:t>
      </w:r>
    </w:p>
  </w:comment>
  <w:comment w:id="40" w:author="HSW Internal Note" w:initials="HSW" w:date="2025-04-14T09:00:00Z">
    <w:p>
      <w:r>
        <w:rPr>
          <w:rStyle w:val="CommentReference"/>
        </w:rPr>
        <w:annotationRef/>
      </w:r>
      <w:r>
        <w:t xml:space="preserve">Gun-jumping hygiene. Reinforces that cross-party access under this order is not a channel for pre-closing coordination (Sherman Act Sec. 1; HSR Act Sec. 7A). Coordinate wording with P&amp;L and any existing clean-team agreement.</w:t>
      </w:r>
    </w:p>
  </w:comment>
  <w:comment w:id="41" w:author="HSW Internal Note" w:initials="HSW" w:date="2025-04-14T09:00:00Z">
    <w:p>
      <w:r>
        <w:rPr>
          <w:rStyle w:val="CommentReference"/>
        </w:rPr>
        <w:annotationRef/>
      </w:r>
      <w:r>
        <w:t xml:space="preserve">Client priority #3(i). Heller: "not in a position" to agree to party-drafted acknowledgment forms for Staff. To lower resistance, the certification is in a form "acceptable to Commission Staff" (not Exhibit A) and simply acknowledges existing law. Munoz cited 18 U.S.C. 1905 and OGE rules; our response: 5 C.F.R. 2635.703 governs current employees, and the post-employment rules (e.g., 18 U.S.C. 207) address representation, not a former economist's later use of a private party's commercial data in private consulting. Expect pushback; tradeable.</w:t>
      </w:r>
    </w:p>
  </w:comment>
  <w:comment w:id="42" w:author="HSW Internal Note" w:initials="HSW" w:date="2025-04-14T09:00:00Z">
    <w:p>
      <w:r>
        <w:rPr>
          <w:rStyle w:val="CommentReference"/>
        </w:rPr>
        <w:annotationRef/>
      </w:r>
      <w:r>
        <w:t xml:space="preserve">Client priority #3(ii) — the provision to push hardest on (Torres assessment: medium difficulty — harder than Para. 19, easier than Para. 14). Fallback: drop the identity requirement and accept a written confirmation, upon request at the Conclusion of the Investigation, that departing Staff returned/destroyed materials per Commission policy.</w:t>
      </w:r>
    </w:p>
  </w:comment>
  <w:comment w:id="43" w:author="HSW Internal Note" w:initials="HSW" w:date="2025-04-14T09:00:00Z">
    <w:p>
      <w:r>
        <w:rPr>
          <w:rStyle w:val="CommentReference"/>
        </w:rPr>
        <w:annotationRef/>
      </w:r>
      <w:r>
        <w:t xml:space="preserve">Spectrum of options per Torres's April 8 note. Lead with Alternative A (reasonable best efforts, no veto); Alternative B (after-the-fact notice within 5 business days) is the realistic fallback. Be prepared to drop 14(d) entirely in exchange for the 14(b) written acknowledgment, the bridge provision and the third tier. Ridgeline's request for prior notice to originating third parties is accommodated only "to the same extent" as the parties.</w:t>
      </w:r>
    </w:p>
  </w:comment>
  <w:comment w:id="44" w:author="HSW Internal Note" w:initials="HSW" w:date="2025-04-14T09:00:00Z">
    <w:p>
      <w:r>
        <w:rPr>
          <w:rStyle w:val="CommentReference"/>
        </w:rPr>
        <w:annotationRef/>
      </w:r>
      <w:r>
        <w:t xml:space="preserve">15(c) contemplates public versions "in the event that any portion of the submission is made publicly available by the Commission" but gives the producing party no notice. Framed as consistent with existing statutory notice protections to minimize resistance.</w:t>
      </w:r>
    </w:p>
  </w:comment>
  <w:comment w:id="45" w:author="HSW Internal Note" w:initials="HSW" w:date="2025-04-14T09:00:00Z">
    <w:p>
      <w:r>
        <w:rPr>
          <w:rStyle w:val="CommentReference"/>
        </w:rPr>
        <w:annotationRef/>
      </w:r>
      <w:r>
        <w:t xml:space="preserve">Responds to D. Pratt's 502(d) question. Candid assessment: a true 502(d) order can only be entered by a federal court; the Commission cannot issue one, so the order cannot by itself bind non-parties in later litigation. The "belt-and-suspenders" structure from Crestline (Mergers IV) — intent language now plus a joint-motion commitment in any 13(b) action or Part 3 proceeding — is the best available protection. Verify the 16 C.F.R. 3.31(g) cite (Part 3 waiver rule) before circulation.</w:t>
      </w:r>
    </w:p>
  </w:comment>
  <w:comment w:id="46" w:author="HSW Internal Note" w:initials="HSW" w:date="2025-04-14T09:00:00Z">
    <w:p>
      <w:r>
        <w:rPr>
          <w:rStyle w:val="CommentReference"/>
        </w:rPr>
        <w:annotationRef/>
      </w:r>
      <w:r>
        <w:t xml:space="preserve">The assurance that secured Mergers II acceptance in Thornfield; include proactively.</w:t>
      </w:r>
    </w:p>
  </w:comment>
  <w:comment w:id="47" w:author="HSW Internal Note" w:initials="HSW" w:date="2025-04-14T09:00:00Z">
    <w:p>
      <w:r>
        <w:rPr>
          <w:rStyle w:val="CommentReference"/>
        </w:rPr>
        <w:annotationRef/>
      </w:r>
      <w:r>
        <w:t xml:space="preserve">Heller's stated condition for the extension; also in Thornfield and Galveston. Essentially agreed on the call.</w:t>
      </w:r>
    </w:p>
  </w:comment>
  <w:comment w:id="48" w:author="HSW Internal Note" w:initials="HSW" w:date="2025-04-14T09:00:00Z">
    <w:p>
      <w:r>
        <w:rPr>
          <w:rStyle w:val="CommentReference"/>
        </w:rPr>
        <w:annotationRef/>
      </w:r>
      <w:r>
        <w:t xml:space="preserve">Ridgeline request #2 (standing to be heard). Acceptable; no burden on Whitmore.</w:t>
      </w:r>
    </w:p>
  </w:comment>
  <w:comment w:id="49" w:author="HSW Internal Note" w:initials="HSW" w:date="2025-04-14T09:00:00Z">
    <w:p>
      <w:r>
        <w:rPr>
          <w:rStyle w:val="CommentReference"/>
        </w:rPr>
        <w:annotationRef/>
      </w:r>
      <w:r>
        <w:t xml:space="preserve">Implements Munoz's "carve-out" comment and Kate's concern that a destruction obligation triggered by the end of the pre-complaint investigation is unworkable if litigation follows. Note: the Commission's own return of materials is also governed by 15 U.S.C. 57b-2 and 16 C.F.R. 4.12 — calendar a written return request at the Conclusion of the Investigation.</w:t>
      </w:r>
    </w:p>
  </w:comment>
  <w:comment w:id="50" w:author="HSW Internal Note" w:initials="HSW" w:date="2025-04-14T09:00:00Z">
    <w:p>
      <w:r>
        <w:rPr>
          <w:rStyle w:val="CommentReference"/>
        </w:rPr>
        <w:annotationRef/>
      </w:r>
      <w:r>
        <w:t xml:space="preserve">HIGH PRIORITY bridge provision (memo Sec. V; client "additional observation"). Modeled on Crestline Para. 21 (Mergers IV accepted it as procedurally efficient) plus Galveston's 7-business-day public-filing notice. Staff showed openness on April 8 to the "transition" issue. Note: in Part 3 the ALJ enters the Commission's standard protective order under 16 C.F.R. 3.31(d), which has no third tier; 23(b) therefore commits the parties and Complaint Counsel to seek supplementation rather than purporting to bind the ALJ.</w:t>
      </w:r>
    </w:p>
  </w:comment>
  <w:comment w:id="51" w:author="HSW Internal Note" w:initials="HSW" w:date="2025-04-14T09:00:00Z">
    <w:p>
      <w:r>
        <w:rPr>
          <w:rStyle w:val="CommentReference"/>
        </w:rPr>
        <w:annotationRef/>
      </w:r>
      <w:r>
        <w:t xml:space="preserve">Galveston/Meridian public-filing notice. The most important protection for Project Atlas and Cascade's customer-level data if the matter is litigated.</w:t>
      </w:r>
    </w:p>
  </w:comment>
  <w:comment w:id="52" w:author="HSW Internal Note" w:initials="HSW" w:date="2025-04-14T09:00:00Z">
    <w:p>
      <w:r>
        <w:rPr>
          <w:rStyle w:val="CommentReference"/>
        </w:rPr>
        <w:annotationRef/>
      </w:r>
      <w:r>
        <w:t xml:space="preserve">Comfort language for Staff — the bridge does not purport to bind the ALJ or the court.</w:t>
      </w:r>
    </w:p>
  </w:comment>
  <w:comment w:id="53" w:author="HSW Internal Note" w:initials="HSW" w:date="2025-04-14T09:00:00Z">
    <w:p>
      <w:r>
        <w:rPr>
          <w:rStyle w:val="CommentReference"/>
        </w:rPr>
        <w:annotationRef/>
      </w:r>
      <w:r>
        <w:t xml:space="preserve">Medium priority (memo Sec. VIII); Galveston Para. 13 accepted "without material negotiation." Essential to the integrity of the third tier: otherwise an expert white paper synthesizing AEO data could circulate at a lower tier.</w:t>
      </w:r>
    </w:p>
  </w:comment>
  <w:comment w:id="54" w:author="HSW Internal Note" w:initials="HSW" w:date="2025-04-14T09:00:00Z">
    <w:p>
      <w:r>
        <w:rPr>
          <w:rStyle w:val="CommentReference"/>
        </w:rPr>
        <w:annotationRef/>
      </w:r>
      <w:r>
        <w:t xml:space="preserve">Safety valve so our own economic white papers (Northbridge) can be shared with Whitmore in-house counsel in aggregated form; also answers the predictable Staff/Cascade objection that automatic up-designation is over-inclusive.</w:t>
      </w:r>
    </w:p>
  </w:comment>
  <w:comment w:id="55" w:author="HSW Internal Note" w:initials="HSW" w:date="2025-04-14T09:00:00Z">
    <w:p>
      <w:r>
        <w:rPr>
          <w:rStyle w:val="CommentReference"/>
        </w:rPr>
        <w:annotationRef/>
      </w:r>
      <w:r>
        <w:t xml:space="preserve">Responds to Ridgeline (Tanaka letter, Apr. 10) and D. Pratt priority #5. Accepted: independent designation rights; higher designation controls; notice and standing on challenges; notice of subpoenas; direct return/destruction certification. Modified: notice of agency sharing only to the same extent as the parties under 14(d). Declined: a special acknowledgment imposing highest-tier restrictions on ALL third-party-originated material (inconsistent with good-faith designation; Staff will not sign party forms). Heller: "no objection in principle" but the order governs materials produced to the FTC, not party-investor relations — 25(e) addresses that. HSW represents Whitmore, not Ridgeline: route Ridgeline drafting through P&amp;L (Cascade's counsel) and do not share privileged drafts or these notes with Grayson Mills absent a common-interest agreement.</w:t>
      </w:r>
    </w:p>
  </w:comment>
  <w:comment w:id="56" w:author="HSW Internal Note" w:initials="HSW" w:date="2025-04-14T09:00:00Z">
    <w:p>
      <w:r>
        <w:rPr>
          <w:rStyle w:val="CommentReference"/>
        </w:rPr>
        <w:annotationRef/>
      </w:r>
      <w:r>
        <w:t xml:space="preserve">Puts the identification burden on Cascade (the producing party with custody), not Whitmore. Confirm P&amp;L will accept this burden; Cascade's approx. 680,000 documents may make Bates-level identification significant work.</w:t>
      </w:r>
    </w:p>
  </w:comment>
  <w:comment w:id="57" w:author="HSW Internal Note" w:initials="HSW" w:date="2025-04-14T09:00:00Z">
    <w:p>
      <w:r>
        <w:rPr>
          <w:rStyle w:val="CommentReference"/>
        </w:rPr>
        <w:annotationRef/>
      </w:r>
      <w:r>
        <w:t xml:space="preserve">Critical for Whitmore: nothing in the Ridgeline provisions may slow Cascade's Second Request compliance and thus the HSR timing (outside date Oct. 31, 2025).</w:t>
      </w:r>
    </w:p>
  </w:comment>
  <w:comment w:id="58" w:author="HSW Internal Note" w:initials="HSW" w:date="2025-04-14T09:00:00Z">
    <w:p>
      <w:r>
        <w:rPr>
          <w:rStyle w:val="CommentReference"/>
        </w:rPr>
        <w:annotationRef/>
      </w:r>
      <w:r>
        <w:t xml:space="preserve">Certification supporting Paras. 7(b) and 7(d).</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Circulated April 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PROPOSED PROTECTIVE ORDER — FTC File No. 241-0187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HSWComments"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