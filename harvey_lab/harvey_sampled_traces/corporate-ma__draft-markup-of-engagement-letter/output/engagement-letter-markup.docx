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THORNGATE PARTNERS LLC</w:t>
      </w:r>
      <w:r>
        <w:rPr>
          <w:rFonts w:ascii="Times New Roman" w:hAnsi="Times New Roman"/>
          <w:color w:val="000000"/>
          <w:sz w:val="22"/>
        </w:rPr>
        <w:t xml:space="preserve"> 1700 K Street NW, Suite 820 Washington, DC 20006 Tel: (202) 555-0187 | pcastellan@thorngatepartners.com</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Board of Directors Voss Dynamics Inc. 4200 Ridgeline Boulevard, Suite 300 Troy, Michigan 48084</w:t>
      </w:r>
    </w:p>
    <w:p>
      <w:pPr>
        <w:spacing w:line="276" w:lineRule="auto" w:before="0" w:after="120"/>
        <w:jc w:val="both"/>
      </w:pPr>
      <w:r>
        <w:rPr>
          <w:rFonts w:ascii="Times New Roman" w:hAnsi="Times New Roman"/>
          <w:b/>
          <w:color w:val="000000"/>
          <w:sz w:val="22"/>
        </w:rPr>
        <w:t>Re: Engagement of Thorngate Partners LLC as Exclusive Financial Advisor</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commentRangeStart w:id="0"/>
      <w:r>
        <w:rPr>
          <w:rFonts w:ascii="Times New Roman" w:hAnsi="Times New Roman"/>
          <w:color w:val="000000"/>
          <w:sz w:val="22"/>
        </w:rP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w:t>
      </w:r>
      <w:ins w:id="1001" w:author="Ledgerwood &amp; Pratt LLP" w:date="2025-03-14T00:00:00Z">
        <w:r>
          <w:rPr>
            <w:rFonts w:ascii="Times New Roman" w:hAnsi="Times New Roman"/>
            <w:color w:val="000000"/>
            <w:sz w:val="22"/>
          </w:rPr>
          <w:t xml:space="preserve">(such committee, the "Transaction Committee") </w:t>
        </w:r>
      </w:ins>
      <w:r>
        <w:rPr>
          <w:rFonts w:ascii="Times New Roman" w:hAnsi="Times New Roman"/>
          <w:color w:val="000000"/>
          <w:sz w:val="22"/>
        </w:rPr>
        <w:t xml:space="preserve">regarding the Company's desire to explore and evaluate </w:t>
      </w:r>
      <w:del w:id="1002" w:author="Ledgerwood &amp; Pratt LLP" w:date="2025-03-14T00:00:00Z">
        <w:r>
          <w:rPr>
            <w:rFonts w:ascii="Times New Roman" w:hAnsi="Times New Roman"/>
            <w:color w:val="000000"/>
            <w:sz w:val="22"/>
          </w:rPr>
          <w:delText xml:space="preserve">strategic alternatives.</w:delText>
        </w:r>
      </w:del>
      <w:ins w:id="1003" w:author="Ledgerwood &amp; Pratt LLP" w:date="2025-03-14T00:00:00Z">
        <w:r>
          <w:rPr>
            <w:rFonts w:ascii="Times New Roman" w:hAnsi="Times New Roman"/>
            <w:color w:val="000000"/>
            <w:sz w:val="22"/>
          </w:rPr>
          <w:t xml:space="preserve">a potential sale of the Company.</w:t>
        </w:r>
      </w:ins>
      <w:r>
        <w:rPr>
          <w:rFonts w:ascii="Times New Roman" w:hAnsi="Times New Roman"/>
          <w:color w:val="000000"/>
          <w:sz w:val="22"/>
        </w:rPr>
        <w:t xml:space="preserve"> The Company has advised Thorngate that the Board has authorized the exploration of </w:t>
      </w:r>
      <w:del w:id="1004" w:author="Ledgerwood &amp; Pratt LLP" w:date="2025-03-14T00:00:00Z">
        <w:r>
          <w:rPr>
            <w:rFonts w:ascii="Times New Roman" w:hAnsi="Times New Roman"/>
            <w:color w:val="000000"/>
            <w:sz w:val="22"/>
          </w:rPr>
          <w:delText xml:space="preserve">strategic alternatives for the Company, which may include, among other things, </w:delText>
        </w:r>
      </w:del>
      <w:r>
        <w:rPr>
          <w:rFonts w:ascii="Times New Roman" w:hAnsi="Times New Roman"/>
          <w:color w:val="000000"/>
          <w:sz w:val="22"/>
        </w:rPr>
        <w:t xml:space="preserve">a potential sale of the </w:t>
      </w:r>
      <w:del w:id="1005" w:author="Ledgerwood &amp; Pratt LLP" w:date="2025-03-14T00:00:00Z">
        <w:r>
          <w:rPr>
            <w:rFonts w:ascii="Times New Roman" w:hAnsi="Times New Roman"/>
            <w:color w:val="000000"/>
            <w:sz w:val="22"/>
          </w:rPr>
          <w:delText xml:space="preserve">Company or one or more other transactions described herein.</w:delText>
        </w:r>
      </w:del>
      <w:ins w:id="1006" w:author="Ledgerwood &amp; Pratt LLP" w:date="2025-03-14T00:00:00Z">
        <w:r>
          <w:rPr>
            <w:rFonts w:ascii="Times New Roman" w:hAnsi="Times New Roman"/>
            <w:color w:val="000000"/>
            <w:sz w:val="22"/>
          </w:rPr>
          <w:t xml:space="preserve">Company, and the Company is engaging Thorngate solely in connection with a potential Transaction (as defined in Section 2).</w:t>
        </w:r>
      </w:ins>
      <w:commentRangeEnd w:id="0"/>
      <w:r>
        <w:rPr>
          <w:sz w:val="16"/>
        </w:rPr>
        <w:commentReference w:id="0"/>
      </w:r>
    </w:p>
    <w:p>
      <w:pPr>
        <w:spacing w:line="276" w:lineRule="auto" w:before="0" w:after="120"/>
        <w:jc w:val="both"/>
      </w:pPr>
      <w:commentRangeStart w:id="1"/>
      <w:r>
        <w:rPr>
          <w:rFonts w:ascii="Times New Roman" w:hAnsi="Times New Roman"/>
          <w:color w:val="000000"/>
          <w:sz w:val="22"/>
        </w:rPr>
        <w:t xml:space="preserve">This Agreement, together with the Indemnification Agreement attached hereto as </w:t>
      </w:r>
      <w:r>
        <w:rPr>
          <w:rFonts w:ascii="Times New Roman" w:hAnsi="Times New Roman"/>
          <w:b/>
          <w:color w:val="000000"/>
          <w:sz w:val="22"/>
        </w:rPr>
        <w:t xml:space="preserve">Exhibit A</w:t>
      </w:r>
      <w:r>
        <w:rPr>
          <w:rFonts w:ascii="Times New Roman" w:hAnsi="Times New Roman"/>
          <w:color w:val="000000"/>
          <w:sz w:val="22"/>
        </w:rPr>
        <w:t xml:space="preserve">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ins w:id="1007" w:author="Ledgerwood &amp; Pratt LLP" w:date="2025-03-14T00:00:00Z">
        <w:r>
          <w:rPr>
            <w:rFonts w:ascii="Times New Roman" w:hAnsi="Times New Roman"/>
            <w:color w:val="000000"/>
            <w:sz w:val="22"/>
          </w:rPr>
          <w:t xml:space="preserve"> Mr. Castellan will remain actively involved in, and have primary day-to-day responsibility for, the engagement throughout the Engagement Period, and Thorngate will consult with the Company before making any change to the senior members of the advisory team.</w:t>
        </w:r>
      </w:ins>
      <w:commentRangeEnd w:id="1"/>
      <w:r>
        <w:rPr>
          <w:sz w:val="16"/>
        </w:rPr>
        <w:commentReference w:id="1"/>
      </w:r>
    </w:p>
    <w:p>
      <w:pPr>
        <w:keepNext/>
        <w:spacing w:line="276" w:lineRule="auto" w:before="360" w:after="120"/>
        <w:jc w:val="left"/>
      </w:pPr>
      <w:r>
        <w:rPr>
          <w:rFonts w:ascii="Times New Roman" w:hAnsi="Times New Roman"/>
          <w:b/>
          <w:color w:val="000000"/>
          <w:sz w:val="22"/>
          <w:u w:val="single"/>
        </w:rPr>
        <w:t>2. Scope of Services; Definition of "Transaction"</w:t>
      </w:r>
    </w:p>
    <w:p>
      <w:pPr>
        <w:spacing w:line="276" w:lineRule="auto" w:before="0" w:after="120"/>
        <w:jc w:val="both"/>
      </w:pPr>
      <w:r>
        <w:rPr>
          <w:rFonts w:ascii="Times New Roman" w:hAnsi="Times New Roman"/>
          <w:color w:val="000000"/>
          <w:sz w:val="22"/>
        </w:rPr>
        <w:t>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pPr>
        <w:spacing w:line="276" w:lineRule="auto" w:before="0" w:after="120"/>
        <w:ind w:left="432"/>
        <w:jc w:val="both"/>
      </w:pPr>
      <w:r>
        <w:rPr>
          <w:rFonts w:ascii="Times New Roman" w:hAnsi="Times New Roman"/>
          <w:color w:val="000000"/>
          <w:sz w:val="22"/>
        </w:rPr>
        <w:t>(a) reviewing and analyzing the Company's business, operations, financial condition, and prospects;</w:t>
      </w:r>
    </w:p>
    <w:p>
      <w:pPr>
        <w:spacing w:line="276" w:lineRule="auto" w:before="0" w:after="120"/>
        <w:ind w:left="432"/>
        <w:jc w:val="both"/>
      </w:pPr>
      <w:r>
        <w:rPr>
          <w:rFonts w:ascii="Times New Roman" w:hAnsi="Times New Roman"/>
          <w:color w:val="000000"/>
          <w:sz w:val="22"/>
        </w:rPr>
        <w:t>(b) assisting the Company in preparing a confidential information memorandum, management presentation, and related marketing materials for distribution to potential counterparties;</w:t>
      </w:r>
    </w:p>
    <w:p>
      <w:pPr>
        <w:spacing w:line="276" w:lineRule="auto" w:before="0" w:after="120"/>
        <w:ind w:left="432"/>
        <w:jc w:val="both"/>
      </w:pPr>
      <w:commentRangeStart w:id="2"/>
      <w:r>
        <w:rPr>
          <w:rFonts w:ascii="Times New Roman" w:hAnsi="Times New Roman"/>
          <w:color w:val="000000"/>
          <w:sz w:val="22"/>
        </w:rPr>
        <w:t xml:space="preserve">(c) identifying, evaluating, and contacting, on a confidential basis, potential </w:t>
      </w:r>
      <w:del w:id="1008" w:author="Ledgerwood &amp; Pratt LLP" w:date="2025-03-14T00:00:00Z">
        <w:r>
          <w:rPr>
            <w:rFonts w:ascii="Times New Roman" w:hAnsi="Times New Roman"/>
            <w:color w:val="000000"/>
            <w:sz w:val="22"/>
          </w:rPr>
          <w:delText xml:space="preserve">acquirors, investors, strategic partners, or other counterparties</w:delText>
        </w:r>
      </w:del>
      <w:ins w:id="1009" w:author="Ledgerwood &amp; Pratt LLP" w:date="2025-03-14T00:00:00Z">
        <w:r>
          <w:rPr>
            <w:rFonts w:ascii="Times New Roman" w:hAnsi="Times New Roman"/>
            <w:color w:val="000000"/>
            <w:sz w:val="22"/>
          </w:rPr>
          <w:t xml:space="preserve">acquirors of the Company</w:t>
        </w:r>
      </w:ins>
      <w:r>
        <w:rPr>
          <w:rFonts w:ascii="Times New Roman" w:hAnsi="Times New Roman"/>
          <w:color w:val="000000"/>
          <w:sz w:val="22"/>
        </w:rPr>
        <w:t xml:space="preserve"> that Thorngate, in its professional judgment, considers </w:t>
      </w:r>
      <w:del w:id="1010" w:author="Ledgerwood &amp; Pratt LLP" w:date="2025-03-14T00:00:00Z">
        <w:r>
          <w:rPr>
            <w:rFonts w:ascii="Times New Roman" w:hAnsi="Times New Roman"/>
            <w:color w:val="000000"/>
            <w:sz w:val="22"/>
          </w:rPr>
          <w:delText xml:space="preserve">appropriate;</w:delText>
        </w:r>
      </w:del>
      <w:ins w:id="1011" w:author="Ledgerwood &amp; Pratt LLP" w:date="2025-03-14T00:00:00Z">
        <w:r>
          <w:rPr>
            <w:rFonts w:ascii="Times New Roman" w:hAnsi="Times New Roman"/>
            <w:color w:val="000000"/>
            <w:sz w:val="22"/>
          </w:rPr>
          <w:t xml:space="preserve">appropriate and that have been approved in advance by the Company (it being understood that Thorngate will not contact any person regarding a potential Transaction without the Company's prior approval);</w:t>
        </w:r>
      </w:ins>
      <w:commentRangeEnd w:id="2"/>
      <w:r>
        <w:rPr>
          <w:sz w:val="16"/>
        </w:rPr>
        <w:commentReference w:id="2"/>
      </w:r>
    </w:p>
    <w:p>
      <w:pPr>
        <w:spacing w:line="276" w:lineRule="auto" w:before="0" w:after="120"/>
        <w:ind w:left="432"/>
        <w:jc w:val="both"/>
      </w:pPr>
      <w:r>
        <w:rPr>
          <w:rFonts w:ascii="Times New Roman" w:hAnsi="Times New Roman"/>
          <w:color w:val="000000"/>
          <w:sz w:val="22"/>
        </w:rPr>
        <w:t>(d) coordinating and facilitating due diligence investigations by prospective counterparties, including management of virtual and physical data room processes;</w:t>
      </w:r>
    </w:p>
    <w:p>
      <w:pPr>
        <w:spacing w:line="276" w:lineRule="auto" w:before="0" w:after="120"/>
        <w:ind w:left="432"/>
        <w:jc w:val="both"/>
      </w:pPr>
      <w:r>
        <w:rPr>
          <w:rFonts w:ascii="Times New Roman" w:hAnsi="Times New Roman"/>
          <w:color w:val="000000"/>
          <w:sz w:val="22"/>
        </w:rPr>
        <w:t>(e) advising the Company and the Board on transaction structure, negotiation strategy, valuation methodologies, pricing, and the terms and conditions of any proposed Transaction;</w:t>
      </w:r>
    </w:p>
    <w:p>
      <w:pPr>
        <w:spacing w:line="276" w:lineRule="auto" w:before="0" w:after="120"/>
        <w:ind w:left="432"/>
        <w:jc w:val="both"/>
      </w:pPr>
      <w:r>
        <w:rPr>
          <w:rFonts w:ascii="Times New Roman" w:hAnsi="Times New Roman"/>
          <w:color w:val="000000"/>
          <w:sz w:val="22"/>
        </w:rPr>
        <w:t>(f) assisting the Company and its legal counsel in connection with negotiations with potential counterparties and their respective advisors; and</w:t>
      </w:r>
    </w:p>
    <w:p>
      <w:pPr>
        <w:spacing w:line="276" w:lineRule="auto" w:before="0" w:after="120"/>
        <w:ind w:left="432"/>
        <w:jc w:val="both"/>
      </w:pPr>
      <w:r>
        <w:rPr>
          <w:rFonts w:ascii="Times New Roman" w:hAnsi="Times New Roman"/>
          <w:color w:val="000000"/>
          <w:sz w:val="22"/>
        </w:rPr>
        <w:t>(g) rendering such other financial advisory services as may be mutually agreed upon by the parties from time to time in connection with a Transaction.</w:t>
      </w:r>
    </w:p>
    <w:p>
      <w:pPr>
        <w:spacing w:line="276" w:lineRule="auto" w:before="0" w:after="120"/>
        <w:jc w:val="both"/>
      </w:pPr>
      <w:commentRangeStart w:id="3"/>
      <w:r>
        <w:rPr>
          <w:rFonts w:ascii="Times New Roman" w:hAnsi="Times New Roman"/>
          <w:color w:val="000000"/>
          <w:sz w:val="22"/>
        </w:rPr>
        <w:t xml:space="preserve">For purposes of this Agreement, a </w:t>
      </w:r>
      <w:r>
        <w:rPr>
          <w:rFonts w:ascii="Times New Roman" w:hAnsi="Times New Roman"/>
          <w:b/>
          <w:color w:val="000000"/>
          <w:sz w:val="22"/>
        </w:rPr>
        <w:t xml:space="preserve">"Transaction"</w:t>
      </w:r>
      <w:r>
        <w:rPr>
          <w:rFonts w:ascii="Times New Roman" w:hAnsi="Times New Roman"/>
          <w:color w:val="000000"/>
          <w:sz w:val="22"/>
        </w:rPr>
        <w:t xml:space="preserve"> means any </w:t>
      </w:r>
      <w:del w:id="1012" w:author="Ledgerwood &amp; Pratt LLP" w:date="2025-03-14T00:00:00Z">
        <w:r>
          <w:rPr>
            <w:rFonts w:ascii="Times New Roman" w:hAnsi="Times New Roman"/>
            <w:color w:val="000000"/>
            <w:sz w:val="22"/>
          </w:rPr>
          <w:delText xml:space="preserve">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w:delText>
        </w:r>
      </w:del>
      <w:r>
        <w:rPr>
          <w:rFonts w:ascii="Times New Roman" w:hAnsi="Times New Roman"/>
          <w:color w:val="000000"/>
          <w:sz w:val="22"/>
        </w:rPr>
        <w:t xml:space="preserve">transaction or series of related transactions, </w:t>
      </w:r>
      <w:del w:id="1013" w:author="Ledgerwood &amp; Pratt LLP" w:date="2025-03-14T00:00:00Z">
        <w:r>
          <w:rPr>
            <w:rFonts w:ascii="Times New Roman" w:hAnsi="Times New Roman"/>
            <w:color w:val="000000"/>
            <w:sz w:val="22"/>
          </w:rPr>
          <w:delText xml:space="preserve">in each case involving the Company or any of its direct or indirect subsidiaries, divisions, or business units, whether effected in a single step or a series of steps, and regardless of the form of consideration paid or received.</w:delText>
        </w:r>
      </w:del>
      <w:ins w:id="1014" w:author="Ledgerwood &amp; Pratt LLP" w:date="2025-03-14T00:00:00Z">
        <w:r>
          <w:rPr>
            <w:rFonts w:ascii="Times New Roman" w:hAnsi="Times New Roman"/>
            <w:color w:val="000000"/>
            <w:sz w:val="22"/>
          </w:rPr>
          <w:t xml:space="preserve">whether effected by merger, consolidation, sale or exchange of equity securities, tender offer, exchange offer, sale of assets, or otherwise, pursuant to which (i) any person or group of persons (other than the Company's existing equityholders, acting together) acquires, directly or indirectly, fifty percent (50%) or more of the outstanding equity securities or voting power of the Company; (ii) the Company sells, transfers, or otherwise disposes of all or substantially all of the consolidated assets of the Company and its subsidiaries, taken as a whole; or (iii) the Company merges or consolidates with or into any other person in a transaction in which the holders of the Company's equity securities immediately prior to such transaction do not hold a majority of the outstanding equity securities or voting power of the surviving or resulting entity (or its parent) immediately following such transaction (each of (i) through (iii), a "Change of Control").</w:t>
        </w:r>
      </w:ins>
      <w:commentRangeEnd w:id="3"/>
      <w:r>
        <w:rPr>
          <w:sz w:val="16"/>
        </w:rPr>
        <w:commentReference w:id="3"/>
      </w:r>
    </w:p>
    <w:p>
      <w:pPr>
        <w:spacing w:line="276" w:lineRule="auto" w:before="0" w:after="120"/>
        <w:jc w:val="both"/>
        <w:rPr>
          <w:ins w:id="1229" w:author="Ledgerwood &amp; Pratt LLP" w:date="2025-03-14T00:00:00Z"/>
        </w:rPr>
      </w:pPr>
      <w:commentRangeStart w:id="4"/>
      <w:ins w:id="1230" w:author="Ledgerwood &amp; Pratt LLP" w:date="2025-03-14T00:00:00Z">
        <w:r>
          <w:rPr>
            <w:rFonts w:ascii="Times New Roman" w:hAnsi="Times New Roman"/>
            <w:color w:val="000000"/>
            <w:sz w:val="22"/>
          </w:rPr>
          <w:t xml:space="preserve">Notwithstanding the foregoing, the term "Transaction" shall not include, and no fee shall be payable under this Agreement in respect of: (A) any joint venture, strategic alliance, collaboration, licensing, commercial, or similar arrangement (including, for the avoidance of doubt, the joint venture currently under discussion between the Company and a third-party robotics company, which has been identified to Thorngate); (B) any minority investment by or in the Company or any of its subsidiaries; (C) any debt financing, refinancing, recapitalization, restructuring, or reorganization; (D) any acquisition by the Company or any of its subsidiaries; (E) any sale or other disposition of any subsidiary, division, business unit, or assets that does not constitute a Change of Control; or (F) any other transaction that does not constitute a Change of Control; provided, however, that the exclusions in clauses (A) through (C) shall not apply to any such transaction or arrangement with a person that Thorngate contacted on the Company's behalf during the Engagement Period as a potential acquiror if such transaction or arrangement is entered into as part of, or in contemplation of, a Change of Control involving such person.</w:t>
        </w:r>
      </w:ins>
      <w:commentRangeEnd w:id="4"/>
      <w:r>
        <w:rPr>
          <w:sz w:val="16"/>
        </w:rPr>
        <w:commentReference w:id="4"/>
      </w:r>
    </w:p>
    <w:p>
      <w:pPr>
        <w:spacing w:line="276" w:lineRule="auto" w:before="0" w:after="120"/>
        <w:jc w:val="both"/>
      </w:pPr>
      <w:r>
        <w:rPr>
          <w:rFonts w:ascii="Times New Roman" w:hAnsi="Times New Roman"/>
          <w:color w:val="000000"/>
          <w:sz w:val="22"/>
        </w:rPr>
        <w:t>The engagement contemplated by this Agreement shall be for a period of twelve (12) months commencing on the date of the Company's countersignature of this Agreement (the "Engagement Period"), subject to earlier termination as provided in Section 7.</w:t>
      </w:r>
    </w:p>
    <w:p>
      <w:pPr>
        <w:keepNext/>
        <w:spacing w:line="276" w:lineRule="auto" w:before="360" w:after="120"/>
        <w:jc w:val="left"/>
      </w:pPr>
      <w:r>
        <w:rPr>
          <w:rFonts w:ascii="Times New Roman" w:hAnsi="Times New Roman"/>
          <w:b/>
          <w:color w:val="000000"/>
          <w:sz w:val="22"/>
          <w:u w:val="single"/>
        </w:rPr>
        <w:t>3. Exclusivity</w:t>
      </w:r>
    </w:p>
    <w:p>
      <w:pPr>
        <w:spacing w:line="276" w:lineRule="auto" w:before="0" w:after="120"/>
        <w:jc w:val="both"/>
      </w:pPr>
      <w:commentRangeStart w:id="5"/>
      <w:r>
        <w:rPr>
          <w:rFonts w:ascii="Times New Roman" w:hAnsi="Times New Roman"/>
          <w:color w:val="000000"/>
          <w:sz w:val="22"/>
        </w:rPr>
        <w:t xml:space="preserve">During the Engagement Period, the Company agrees that Thorngate shall act as the Company's sole and exclusive financial advisor in connection with any Transaction. The Company shall not, directly or indirectly, </w:t>
      </w:r>
      <w:del w:id="1015" w:author="Ledgerwood &amp; Pratt LLP" w:date="2025-03-14T00:00:00Z">
        <w:r>
          <w:rPr>
            <w:rFonts w:ascii="Times New Roman" w:hAnsi="Times New Roman"/>
            <w:color w:val="000000"/>
            <w:sz w:val="22"/>
          </w:rPr>
          <w:delText xml:space="preserve">retain, engage, solicit, or enter into any agreement with</w:delText>
        </w:r>
      </w:del>
      <w:ins w:id="1016" w:author="Ledgerwood &amp; Pratt LLP" w:date="2025-03-14T00:00:00Z">
        <w:r>
          <w:rPr>
            <w:rFonts w:ascii="Times New Roman" w:hAnsi="Times New Roman"/>
            <w:color w:val="000000"/>
            <w:sz w:val="22"/>
          </w:rPr>
          <w:t xml:space="preserve">retain or engage</w:t>
        </w:r>
      </w:ins>
      <w:r>
        <w:rPr>
          <w:rFonts w:ascii="Times New Roman" w:hAnsi="Times New Roman"/>
          <w:color w:val="000000"/>
          <w:sz w:val="22"/>
        </w:rPr>
        <w:t xml:space="preserve"> any other investment bank, broker-dealer, financial advisor, or finder </w:t>
      </w:r>
      <w:ins w:id="1017" w:author="Ledgerwood &amp; Pratt LLP" w:date="2025-03-14T00:00:00Z">
        <w:r>
          <w:rPr>
            <w:rFonts w:ascii="Times New Roman" w:hAnsi="Times New Roman"/>
            <w:color w:val="000000"/>
            <w:sz w:val="22"/>
          </w:rPr>
          <w:t xml:space="preserve">to act as financial advisor to the Company </w:t>
        </w:r>
      </w:ins>
      <w:r>
        <w:rPr>
          <w:rFonts w:ascii="Times New Roman" w:hAnsi="Times New Roman"/>
          <w:color w:val="000000"/>
          <w:sz w:val="22"/>
        </w:rPr>
        <w:t xml:space="preserve">in connection with </w:t>
      </w:r>
      <w:del w:id="1018" w:author="Ledgerwood &amp; Pratt LLP" w:date="2025-03-14T00:00:00Z">
        <w:r>
          <w:rPr>
            <w:rFonts w:ascii="Times New Roman" w:hAnsi="Times New Roman"/>
            <w:color w:val="000000"/>
            <w:sz w:val="22"/>
          </w:rPr>
          <w:delText xml:space="preserve">any</w:delText>
        </w:r>
      </w:del>
      <w:ins w:id="1019" w:author="Ledgerwood &amp; Pratt LLP" w:date="2025-03-14T00:00:00Z">
        <w:r>
          <w:rPr>
            <w:rFonts w:ascii="Times New Roman" w:hAnsi="Times New Roman"/>
            <w:color w:val="000000"/>
            <w:sz w:val="22"/>
          </w:rPr>
          <w:t xml:space="preserve">a</w:t>
        </w:r>
      </w:ins>
      <w:r>
        <w:rPr>
          <w:rFonts w:ascii="Times New Roman" w:hAnsi="Times New Roman"/>
          <w:color w:val="000000"/>
          <w:sz w:val="22"/>
        </w:rPr>
        <w:t xml:space="preserve"> Transaction without the prior written consent of Thorngate. </w:t>
      </w:r>
      <w:ins w:id="1020" w:author="Ledgerwood &amp; Pratt LLP" w:date="2025-03-14T00:00:00Z">
        <w:r>
          <w:rPr>
            <w:rFonts w:ascii="Times New Roman" w:hAnsi="Times New Roman"/>
            <w:color w:val="000000"/>
            <w:sz w:val="22"/>
          </w:rPr>
          <w:t xml:space="preserve">Notwithstanding the foregoing, nothing in this Agreement shall restrict the Company, the Board, or any committee thereof from (i) retaining any financial advisor to render a fairness opinion or other independent financial advice to the Board or any committee thereof (including as contemplated by Section 10); (ii) retaining legal counsel, accountants, valuation consultants, or other professional advisors; or (iii) retaining any advisor in connection with any matter that does not constitute a Transaction (including any financing, refinancing, joint venture, or other transaction excluded from the definition of Transaction). </w:t>
        </w:r>
      </w:ins>
      <w:r>
        <w:rPr>
          <w:rFonts w:ascii="Times New Roman" w:hAnsi="Times New Roman"/>
          <w:color w:val="000000"/>
          <w:sz w:val="22"/>
        </w:rPr>
        <w:t xml:space="preserve">The Company agrees to </w:t>
      </w:r>
      <w:del w:id="1021" w:author="Ledgerwood &amp; Pratt LLP" w:date="2025-03-14T00:00:00Z">
        <w:r>
          <w:rPr>
            <w:rFonts w:ascii="Times New Roman" w:hAnsi="Times New Roman"/>
            <w:color w:val="000000"/>
            <w:sz w:val="22"/>
          </w:rPr>
          <w:delText xml:space="preserve">promptly refer to Thorngate all inquiries, indications of interest, proposals, and communications</w:delText>
        </w:r>
      </w:del>
      <w:ins w:id="1022" w:author="Ledgerwood &amp; Pratt LLP" w:date="2025-03-14T00:00:00Z">
        <w:r>
          <w:rPr>
            <w:rFonts w:ascii="Times New Roman" w:hAnsi="Times New Roman"/>
            <w:color w:val="000000"/>
            <w:sz w:val="22"/>
          </w:rPr>
          <w:t xml:space="preserve">inform Thorngate promptly of any bona fide inquiry, indication of interest, or proposal regarding a potential Transaction</w:t>
        </w:r>
      </w:ins>
      <w:r>
        <w:rPr>
          <w:rFonts w:ascii="Times New Roman" w:hAnsi="Times New Roman"/>
          <w:color w:val="000000"/>
          <w:sz w:val="22"/>
        </w:rPr>
        <w:t xml:space="preserve"> received by the </w:t>
      </w:r>
      <w:del w:id="1023" w:author="Ledgerwood &amp; Pratt LLP" w:date="2025-03-14T00:00:00Z">
        <w:r>
          <w:rPr>
            <w:rFonts w:ascii="Times New Roman" w:hAnsi="Times New Roman"/>
            <w:color w:val="000000"/>
            <w:sz w:val="22"/>
          </w:rPr>
          <w:delText xml:space="preserve">Company or any of its directors, officers, employees, agents, or representatives</w:delText>
        </w:r>
      </w:del>
      <w:ins w:id="1024" w:author="Ledgerwood &amp; Pratt LLP" w:date="2025-03-14T00:00:00Z">
        <w:r>
          <w:rPr>
            <w:rFonts w:ascii="Times New Roman" w:hAnsi="Times New Roman"/>
            <w:color w:val="000000"/>
            <w:sz w:val="22"/>
          </w:rPr>
          <w:t xml:space="preserve">Company's executive officers or directors</w:t>
        </w:r>
      </w:ins>
      <w:r>
        <w:rPr>
          <w:rFonts w:ascii="Times New Roman" w:hAnsi="Times New Roman"/>
          <w:color w:val="000000"/>
          <w:sz w:val="22"/>
        </w:rPr>
        <w:t xml:space="preserve"> from any third party </w:t>
      </w:r>
      <w:del w:id="1025" w:author="Ledgerwood &amp; Pratt LLP" w:date="2025-03-14T00:00:00Z">
        <w:r>
          <w:rPr>
            <w:rFonts w:ascii="Times New Roman" w:hAnsi="Times New Roman"/>
            <w:color w:val="000000"/>
            <w:sz w:val="22"/>
          </w:rPr>
          <w:delText xml:space="preserve">relating to or in connection with a potential Transaction.</w:delText>
        </w:r>
      </w:del>
      <w:ins w:id="1026" w:author="Ledgerwood &amp; Pratt LLP" w:date="2025-03-14T00:00:00Z">
        <w:r>
          <w:rPr>
            <w:rFonts w:ascii="Times New Roman" w:hAnsi="Times New Roman"/>
            <w:color w:val="000000"/>
            <w:sz w:val="22"/>
          </w:rPr>
          <w:t xml:space="preserve">during the Engagement Period, subject to any confidentiality obligations binding on the Company.</w:t>
        </w:r>
      </w:ins>
      <w:commentRangeEnd w:id="5"/>
      <w:r>
        <w:rPr>
          <w:sz w:val="16"/>
        </w:rPr>
        <w:commentReference w:id="5"/>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(a) Monthly Retainer</w:t>
      </w:r>
    </w:p>
    <w:p>
      <w:pPr>
        <w:spacing w:line="276" w:lineRule="auto" w:before="0" w:after="120"/>
        <w:jc w:val="both"/>
      </w:pPr>
      <w:commentRangeStart w:id="6"/>
      <w:r>
        <w:rPr>
          <w:rFonts w:ascii="Times New Roman" w:hAnsi="Times New Roman"/>
          <w:color w:val="000000"/>
          <w:sz w:val="22"/>
        </w:rP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w:t>
      </w:r>
      <w:del w:id="1027" w:author="Ledgerwood &amp; Pratt LLP" w:date="2025-03-14T00:00:00Z">
        <w:r>
          <w:rPr>
            <w:rFonts w:ascii="Times New Roman" w:hAnsi="Times New Roman"/>
            <w:color w:val="000000"/>
            <w:sz w:val="22"/>
          </w:rPr>
          <w:delText xml:space="preserve">execution of this Agreement.</w:delText>
        </w:r>
      </w:del>
      <w:ins w:id="1028" w:author="Ledgerwood &amp; Pratt LLP" w:date="2025-03-14T00:00:00Z">
        <w:r>
          <w:rPr>
            <w:rFonts w:ascii="Times New Roman" w:hAnsi="Times New Roman"/>
            <w:color w:val="000000"/>
            <w:sz w:val="22"/>
          </w:rPr>
          <w:t xml:space="preserve">the Company's countersignature of this Agreement and ending upon the expiration or earlier termination of the Engagement Period (with the Monthly Retainer for any partial month prorated on a daily basis).</w:t>
        </w:r>
      </w:ins>
      <w:r>
        <w:rPr>
          <w:rFonts w:ascii="Times New Roman" w:hAnsi="Times New Roman"/>
          <w:color w:val="000000"/>
          <w:sz w:val="22"/>
        </w:rPr>
        <w:t xml:space="preserve"> Each Monthly Retainer payment shall be deemed fully earned upon receipt and shall be </w:t>
      </w:r>
      <w:del w:id="1029" w:author="Ledgerwood &amp; Pratt LLP" w:date="2025-03-14T00:00:00Z">
        <w:r>
          <w:rPr>
            <w:rFonts w:ascii="Times New Roman" w:hAnsi="Times New Roman"/>
            <w:color w:val="000000"/>
            <w:sz w:val="22"/>
          </w:rPr>
          <w:delText xml:space="preserve">non-refundable under all circumstances,</w:delText>
        </w:r>
      </w:del>
      <w:ins w:id="1030" w:author="Ledgerwood &amp; Pratt LLP" w:date="2025-03-14T00:00:00Z">
        <w:r>
          <w:rPr>
            <w:rFonts w:ascii="Times New Roman" w:hAnsi="Times New Roman"/>
            <w:color w:val="000000"/>
            <w:sz w:val="22"/>
          </w:rPr>
          <w:t xml:space="preserve">non-refundable,</w:t>
        </w:r>
      </w:ins>
      <w:r>
        <w:rPr>
          <w:rFonts w:ascii="Times New Roman" w:hAnsi="Times New Roman"/>
          <w:color w:val="000000"/>
          <w:sz w:val="22"/>
        </w:rPr>
        <w:t xml:space="preserve"> regardless of whether a Transaction is </w:t>
      </w:r>
      <w:del w:id="1031" w:author="Ledgerwood &amp; Pratt LLP" w:date="2025-03-14T00:00:00Z">
        <w:r>
          <w:rPr>
            <w:rFonts w:ascii="Times New Roman" w:hAnsi="Times New Roman"/>
            <w:color w:val="000000"/>
            <w:sz w:val="22"/>
          </w:rPr>
          <w:delText xml:space="preserve">consummated.</w:delText>
        </w:r>
      </w:del>
      <w:ins w:id="1032" w:author="Ledgerwood &amp; Pratt LLP" w:date="2025-03-14T00:00:00Z">
        <w:r>
          <w:rPr>
            <w:rFonts w:ascii="Times New Roman" w:hAnsi="Times New Roman"/>
            <w:color w:val="000000"/>
            <w:sz w:val="22"/>
          </w:rPr>
          <w:t xml:space="preserve">consummated, but shall be credited against the Transaction Fee as provided in Section 4(c). No Monthly Retainer shall accrue or be payable in respect of any period following the effective date of termination or expiration of the Engagement Period.</w:t>
        </w:r>
      </w:ins>
      <w:commentRangeEnd w:id="6"/>
      <w:r>
        <w:rPr>
          <w:sz w:val="16"/>
        </w:rPr>
        <w:commentReference w:id="6"/>
      </w:r>
    </w:p>
    <w:p>
      <w:pPr>
        <w:keepNext/>
        <w:spacing w:line="276" w:lineRule="auto" w:before="200" w:after="80"/>
        <w:ind w:left="0"/>
      </w:pPr>
      <w:r>
        <w:rPr>
          <w:rFonts w:ascii="Times New Roman" w:hAnsi="Times New Roman"/>
          <w:b/>
          <w:color w:val="000000"/>
          <w:sz w:val="22"/>
        </w:rPr>
        <w:t>(b) Transaction Fee</w:t>
      </w:r>
    </w:p>
    <w:p>
      <w:pPr>
        <w:spacing w:line="276" w:lineRule="auto" w:before="0" w:after="120"/>
        <w:jc w:val="both"/>
      </w:pPr>
      <w:commentRangeStart w:id="7"/>
      <w:r>
        <w:rPr>
          <w:rFonts w:ascii="Times New Roman" w:hAnsi="Times New Roman"/>
          <w:color w:val="000000"/>
          <w:sz w:val="22"/>
        </w:rPr>
        <w:t xml:space="preserve">Upon the closing of a Transaction, the Company shall pay Thorngate a transaction fee (the "Transaction Fee") equal to </w:t>
      </w:r>
      <w:del w:id="1033" w:author="Ledgerwood &amp; Pratt LLP" w:date="2025-03-14T00:00:00Z">
        <w:r>
          <w:rPr>
            <w:rFonts w:ascii="Times New Roman" w:hAnsi="Times New Roman"/>
            <w:b/>
            <w:color w:val="000000"/>
            <w:sz w:val="22"/>
          </w:rPr>
          <w:delText xml:space="preserve">one and three-quarters percent (1.75%)</w:delText>
        </w:r>
      </w:del>
      <w:ins w:id="1034" w:author="Ledgerwood &amp; Pratt LLP" w:date="2025-03-14T00:00:00Z">
        <w:r>
          <w:rPr>
            <w:rFonts w:ascii="Times New Roman" w:hAnsi="Times New Roman"/>
            <w:color w:val="000000"/>
            <w:sz w:val="22"/>
          </w:rPr>
          <w:t xml:space="preserve">the sum of (i) </w:t>
        </w:r>
        <w:r>
          <w:rPr>
            <w:rFonts w:ascii="Times New Roman" w:hAnsi="Times New Roman"/>
            <w:b/>
            <w:color w:val="000000"/>
            <w:sz w:val="22"/>
          </w:rPr>
          <w:t xml:space="preserve">one and one-half percent (1.50%)</w:t>
        </w:r>
      </w:ins>
      <w:r>
        <w:rPr>
          <w:rFonts w:ascii="Times New Roman" w:hAnsi="Times New Roman"/>
          <w:color w:val="000000"/>
          <w:sz w:val="22"/>
        </w:rPr>
        <w:t xml:space="preserve"> of the Aggregate Consideration in respect of such </w:t>
      </w:r>
      <w:del w:id="1035" w:author="Ledgerwood &amp; Pratt LLP" w:date="2025-03-14T00:00:00Z">
        <w:r>
          <w:rPr>
            <w:rFonts w:ascii="Times New Roman" w:hAnsi="Times New Roman"/>
            <w:color w:val="000000"/>
            <w:sz w:val="22"/>
          </w:rPr>
          <w:delText xml:space="preserve">Transaction, payable in full</w:delText>
        </w:r>
      </w:del>
      <w:ins w:id="1036" w:author="Ledgerwood &amp; Pratt LLP" w:date="2025-03-14T00:00:00Z">
        <w:r>
          <w:rPr>
            <w:rFonts w:ascii="Times New Roman" w:hAnsi="Times New Roman"/>
            <w:color w:val="000000"/>
            <w:sz w:val="22"/>
          </w:rPr>
          <w:t xml:space="preserve">Transaction up to and including Two Hundred Million Dollars ($200,000,000), plus (ii) </w:t>
        </w:r>
        <w:r>
          <w:rPr>
            <w:rFonts w:ascii="Times New Roman" w:hAnsi="Times New Roman"/>
            <w:b/>
            <w:color w:val="000000"/>
            <w:sz w:val="22"/>
          </w:rPr>
          <w:t xml:space="preserve">one and one-quarter percent (1.25%)</w:t>
        </w:r>
        <w:r>
          <w:rPr>
            <w:rFonts w:ascii="Times New Roman" w:hAnsi="Times New Roman"/>
            <w:color w:val="000000"/>
            <w:sz w:val="22"/>
          </w:rPr>
          <w:t xml:space="preserve"> of the portion of such Aggregate Consideration, if any, in excess of $200,000,000, payable</w:t>
        </w:r>
      </w:ins>
      <w:r>
        <w:rPr>
          <w:rFonts w:ascii="Times New Roman" w:hAnsi="Times New Roman"/>
          <w:color w:val="000000"/>
          <w:sz w:val="22"/>
        </w:rPr>
        <w:t xml:space="preserve"> in cash by wire transfer of immediately available funds at </w:t>
      </w:r>
      <w:del w:id="1037" w:author="Ledgerwood &amp; Pratt LLP" w:date="2025-03-14T00:00:00Z">
        <w:r>
          <w:rPr>
            <w:rFonts w:ascii="Times New Roman" w:hAnsi="Times New Roman"/>
            <w:color w:val="000000"/>
            <w:sz w:val="22"/>
          </w:rPr>
          <w:delText xml:space="preserve">or prior to </w:delText>
        </w:r>
      </w:del>
      <w:r>
        <w:rPr>
          <w:rFonts w:ascii="Times New Roman" w:hAnsi="Times New Roman"/>
          <w:color w:val="000000"/>
          <w:sz w:val="22"/>
        </w:rPr>
        <w:t xml:space="preserve">the closing of the </w:t>
      </w:r>
      <w:del w:id="1038" w:author="Ledgerwood &amp; Pratt LLP" w:date="2025-03-14T00:00:00Z">
        <w:r>
          <w:rPr>
            <w:rFonts w:ascii="Times New Roman" w:hAnsi="Times New Roman"/>
            <w:color w:val="000000"/>
            <w:sz w:val="22"/>
          </w:rPr>
          <w:delText xml:space="preserve">Transaction.</w:delText>
        </w:r>
      </w:del>
      <w:ins w:id="1039" w:author="Ledgerwood &amp; Pratt LLP" w:date="2025-03-14T00:00:00Z">
        <w:r>
          <w:rPr>
            <w:rFonts w:ascii="Times New Roman" w:hAnsi="Times New Roman"/>
            <w:color w:val="000000"/>
            <w:sz w:val="22"/>
          </w:rPr>
          <w:t xml:space="preserve">Transaction (subject to clauses (iv) and (v) of the definition of Aggregate Consideration with respect to Contingent Consideration and escrowed or held-back amounts).</w:t>
        </w:r>
      </w:ins>
      <w:commentRangeEnd w:id="7"/>
      <w:r>
        <w:rPr>
          <w:sz w:val="16"/>
        </w:rPr>
        <w:commentReference w:id="7"/>
      </w:r>
    </w:p>
    <w:p>
      <w:pPr>
        <w:spacing w:line="276" w:lineRule="auto" w:before="0" w:after="120"/>
        <w:jc w:val="both"/>
      </w:pPr>
      <w:commentRangeStart w:id="8"/>
      <w:r>
        <w:rPr>
          <w:rFonts w:ascii="Times New Roman" w:hAnsi="Times New Roman"/>
          <w:color w:val="000000"/>
          <w:sz w:val="22"/>
        </w:rPr>
        <w:t xml:space="preserve">For purposes of this Agreement, </w:t>
      </w:r>
      <w:r>
        <w:rPr>
          <w:rFonts w:ascii="Times New Roman" w:hAnsi="Times New Roman"/>
          <w:b/>
          <w:color w:val="000000"/>
          <w:sz w:val="22"/>
        </w:rPr>
        <w:t xml:space="preserve">"Aggregate Consideration"</w:t>
      </w:r>
      <w:r>
        <w:rPr>
          <w:rFonts w:ascii="Times New Roman" w:hAnsi="Times New Roman"/>
          <w:color w:val="000000"/>
          <w:sz w:val="22"/>
        </w:rPr>
        <w:t xml:space="preserve"> means the total value of all consideration </w:t>
      </w:r>
      <w:del w:id="1040" w:author="Ledgerwood &amp; Pratt LLP" w:date="2025-03-14T00:00:00Z">
        <w:r>
          <w:rPr>
            <w:rFonts w:ascii="Times New Roman" w:hAnsi="Times New Roman"/>
            <w:color w:val="000000"/>
            <w:sz w:val="22"/>
          </w:rPr>
          <w:delText xml:space="preserve">paid, delivered, or payable, directly or indirectly,</w:delText>
        </w:r>
      </w:del>
      <w:ins w:id="1041" w:author="Ledgerwood &amp; Pratt LLP" w:date="2025-03-14T00:00:00Z">
        <w:r>
          <w:rPr>
            <w:rFonts w:ascii="Times New Roman" w:hAnsi="Times New Roman"/>
            <w:color w:val="000000"/>
            <w:sz w:val="22"/>
          </w:rPr>
          <w:t xml:space="preserve">paid or payable to the Company or its equityholders</w:t>
        </w:r>
      </w:ins>
      <w:r>
        <w:rPr>
          <w:rFonts w:ascii="Times New Roman" w:hAnsi="Times New Roman"/>
          <w:color w:val="000000"/>
          <w:sz w:val="22"/>
        </w:rPr>
        <w:t xml:space="preserve"> in connection with the Transaction, </w:t>
      </w:r>
      <w:del w:id="1042" w:author="Ledgerwood &amp; Pratt LLP" w:date="2025-03-14T00:00:00Z">
        <w:r>
          <w:rPr>
            <w:rFonts w:ascii="Times New Roman" w:hAnsi="Times New Roman"/>
            <w:color w:val="000000"/>
            <w:sz w:val="22"/>
          </w:rPr>
          <w:delText xml:space="preserve">including without limitation:</w:delText>
        </w:r>
      </w:del>
      <w:ins w:id="1043" w:author="Ledgerwood &amp; Pratt LLP" w:date="2025-03-14T00:00:00Z">
        <w:r>
          <w:rPr>
            <w:rFonts w:ascii="Times New Roman" w:hAnsi="Times New Roman"/>
            <w:color w:val="000000"/>
            <w:sz w:val="22"/>
          </w:rPr>
          <w:t xml:space="preserve">including:</w:t>
        </w:r>
      </w:ins>
      <w:r>
        <w:rPr>
          <w:rFonts w:ascii="Times New Roman" w:hAnsi="Times New Roman"/>
          <w:color w:val="000000"/>
          <w:sz w:val="22"/>
        </w:rPr>
        <w:t xml:space="preserve"> (i) all cash consideration; (ii) the fair market value (determined as of the closing date) of all securities, whether debt or equity; (iii) the principal amount of all indebtedness </w:t>
      </w:r>
      <w:ins w:id="1044" w:author="Ledgerwood &amp; Pratt LLP" w:date="2025-03-14T00:00:00Z">
        <w:r>
          <w:rPr>
            <w:rFonts w:ascii="Times New Roman" w:hAnsi="Times New Roman"/>
            <w:color w:val="000000"/>
            <w:sz w:val="22"/>
          </w:rPr>
          <w:t xml:space="preserve">for borrowed money </w:t>
        </w:r>
      </w:ins>
      <w:r>
        <w:rPr>
          <w:rFonts w:ascii="Times New Roman" w:hAnsi="Times New Roman"/>
          <w:color w:val="000000"/>
          <w:sz w:val="22"/>
        </w:rPr>
        <w:t xml:space="preserve">of the Company or any of its subsidiaries that is refinanced, repaid, retired, defeased, or assumed in connection with the Transaction; (iv) </w:t>
      </w:r>
      <w:del w:id="1045" w:author="Ledgerwood &amp; Pratt LLP" w:date="2025-03-14T00:00:00Z">
        <w:r>
          <w:rPr>
            <w:rFonts w:ascii="Times New Roman" w:hAnsi="Times New Roman"/>
            <w:color w:val="000000"/>
            <w:sz w:val="22"/>
          </w:rPr>
          <w:delText xml:space="preserve">the </w:delText>
        </w:r>
        <w:r>
          <w:rPr>
            <w:rFonts w:ascii="Times New Roman" w:hAnsi="Times New Roman"/>
            <w:b/>
            <w:color w:val="000000"/>
            <w:sz w:val="22"/>
          </w:rPr>
          <w:delText xml:space="preserve">maximum</w:delText>
        </w:r>
        <w:r>
          <w:rPr>
            <w:rFonts w:ascii="Times New Roman" w:hAnsi="Times New Roman"/>
            <w:color w:val="000000"/>
            <w:sz w:val="22"/>
          </w:rPr>
          <w:delText xml:space="preserve"> aggregate amount payable under all</w:delText>
        </w:r>
      </w:del>
      <w:ins w:id="1046" w:author="Ledgerwood &amp; Pratt LLP" w:date="2025-03-14T00:00:00Z">
        <w:r>
          <w:rPr>
            <w:rFonts w:ascii="Times New Roman" w:hAnsi="Times New Roman"/>
            <w:color w:val="000000"/>
            <w:sz w:val="22"/>
          </w:rPr>
          <w:t xml:space="preserve">amounts payable under any</w:t>
        </w:r>
      </w:ins>
      <w:r>
        <w:rPr>
          <w:rFonts w:ascii="Times New Roman" w:hAnsi="Times New Roman"/>
          <w:color w:val="000000"/>
          <w:sz w:val="22"/>
        </w:rPr>
        <w:t xml:space="preserve"> earnout, contingent consideration, milestone, or performance-based payment </w:t>
      </w:r>
      <w:del w:id="1047" w:author="Ledgerwood &amp; Pratt LLP" w:date="2025-03-14T00:00:00Z">
        <w:r>
          <w:rPr>
            <w:rFonts w:ascii="Times New Roman" w:hAnsi="Times New Roman"/>
            <w:color w:val="000000"/>
            <w:sz w:val="22"/>
          </w:rPr>
          <w:delText xml:space="preserve">arrangements; (v) all</w:delText>
        </w:r>
      </w:del>
      <w:ins w:id="1048" w:author="Ledgerwood &amp; Pratt LLP" w:date="2025-03-14T00:00:00Z">
        <w:r>
          <w:rPr>
            <w:rFonts w:ascii="Times New Roman" w:hAnsi="Times New Roman"/>
            <w:color w:val="000000"/>
            <w:sz w:val="22"/>
          </w:rPr>
          <w:t xml:space="preserve">arrangement ("Contingent Consideration"), provided that the portion of the Transaction Fee attributable to any Contingent Consideration shall be calculated and paid only if, as, and when, and to the extent that, such Contingent Consideration is actually paid to the Company or its equityholders; (v)</w:t>
        </w:r>
      </w:ins>
      <w:r>
        <w:rPr>
          <w:rFonts w:ascii="Times New Roman" w:hAnsi="Times New Roman"/>
          <w:color w:val="000000"/>
          <w:sz w:val="22"/>
        </w:rPr>
        <w:t xml:space="preserve"> amounts deposited into escrow or holdback </w:t>
      </w:r>
      <w:del w:id="1049" w:author="Ledgerwood &amp; Pratt LLP" w:date="2025-03-14T00:00:00Z">
        <w:r>
          <w:rPr>
            <w:rFonts w:ascii="Times New Roman" w:hAnsi="Times New Roman"/>
            <w:color w:val="000000"/>
            <w:sz w:val="22"/>
          </w:rPr>
          <w:delText xml:space="preserve">accounts;</w:delText>
        </w:r>
      </w:del>
      <w:ins w:id="1050" w:author="Ledgerwood &amp; Pratt LLP" w:date="2025-03-14T00:00:00Z">
        <w:r>
          <w:rPr>
            <w:rFonts w:ascii="Times New Roman" w:hAnsi="Times New Roman"/>
            <w:color w:val="000000"/>
            <w:sz w:val="22"/>
          </w:rPr>
          <w:t xml:space="preserve">accounts, provided that the portion of the Transaction Fee attributable to such amounts shall be calculated and paid only if, as, and when, and to the extent that, such amounts are released to the Company or its equityholders; and</w:t>
        </w:r>
      </w:ins>
      <w:r>
        <w:rPr>
          <w:rFonts w:ascii="Times New Roman" w:hAnsi="Times New Roman"/>
          <w:color w:val="000000"/>
          <w:sz w:val="22"/>
        </w:rPr>
        <w:t xml:space="preserve"> (vi) the principal amount of any seller notes or deferred purchase price </w:t>
      </w:r>
      <w:del w:id="1051" w:author="Ledgerwood &amp; Pratt LLP" w:date="2025-03-14T00:00:00Z">
        <w:r>
          <w:rPr>
            <w:rFonts w:ascii="Times New Roman" w:hAnsi="Times New Roman"/>
            <w:color w:val="000000"/>
            <w:sz w:val="22"/>
          </w:rPr>
          <w:delText xml:space="preserve">obligations; (vii) the aggregate value of all payments</w:delText>
        </w:r>
      </w:del>
      <w:ins w:id="1052" w:author="Ledgerwood &amp; Pratt LLP" w:date="2025-03-14T00:00:00Z">
        <w:r>
          <w:rPr>
            <w:rFonts w:ascii="Times New Roman" w:hAnsi="Times New Roman"/>
            <w:color w:val="000000"/>
            <w:sz w:val="22"/>
          </w:rPr>
          <w:t xml:space="preserve">obligations. Aggregate Consideration shall not include any amounts paid or</w:t>
        </w:r>
      </w:ins>
      <w:r>
        <w:rPr>
          <w:rFonts w:ascii="Times New Roman" w:hAnsi="Times New Roman"/>
          <w:color w:val="000000"/>
          <w:sz w:val="22"/>
        </w:rPr>
        <w:t xml:space="preserve"> payable to or for the benefit of any equityholder, director, officer, or employee of the Company under any non-competition, non-solicitation, consulting, employment, retention, change-in-control, </w:t>
      </w:r>
      <w:ins w:id="1053" w:author="Ledgerwood &amp; Pratt LLP" w:date="2025-03-14T00:00:00Z">
        <w:r>
          <w:rPr>
            <w:rFonts w:ascii="Times New Roman" w:hAnsi="Times New Roman"/>
            <w:color w:val="000000"/>
            <w:sz w:val="22"/>
          </w:rPr>
          <w:t xml:space="preserve">transition services, </w:t>
        </w:r>
      </w:ins>
      <w:r>
        <w:rPr>
          <w:rFonts w:ascii="Times New Roman" w:hAnsi="Times New Roman"/>
          <w:color w:val="000000"/>
          <w:sz w:val="22"/>
        </w:rPr>
        <w:t xml:space="preserve">or similar agreement</w:t>
      </w:r>
      <w:ins w:id="1054" w:author="Ledgerwood &amp; Pratt LLP" w:date="2025-03-14T00:00:00Z">
        <w:r>
          <w:rPr>
            <w:rFonts w:ascii="Times New Roman" w:hAnsi="Times New Roman"/>
            <w:color w:val="000000"/>
            <w:sz w:val="22"/>
          </w:rPr>
          <w:t xml:space="preserve"> or arrangement, whether or not</w:t>
        </w:r>
      </w:ins>
      <w:r>
        <w:rPr>
          <w:rFonts w:ascii="Times New Roman" w:hAnsi="Times New Roman"/>
          <w:color w:val="000000"/>
          <w:sz w:val="22"/>
        </w:rPr>
        <w:t xml:space="preserve"> entered into in connection with or in anticipation of the </w:t>
      </w:r>
      <w:del w:id="1055" w:author="Ledgerwood &amp; Pratt LLP" w:date="2025-03-14T00:00:00Z">
        <w:r>
          <w:rPr>
            <w:rFonts w:ascii="Times New Roman" w:hAnsi="Times New Roman"/>
            <w:color w:val="000000"/>
            <w:sz w:val="22"/>
          </w:rPr>
          <w:delText xml:space="preserve">Transaction; and (viii) any other form of consideration or economic benefit paid, delivered, or payable, directly or indirectly, to or for the benefit of the Company, its equityholders, or their respective affiliates in connection with the Transaction, whether paid at closing or deferred, and regardless of the form thereof.</w:delText>
        </w:r>
      </w:del>
      <w:ins w:id="1056" w:author="Ledgerwood &amp; Pratt LLP" w:date="2025-03-14T00:00:00Z">
        <w:r>
          <w:rPr>
            <w:rFonts w:ascii="Times New Roman" w:hAnsi="Times New Roman"/>
            <w:color w:val="000000"/>
            <w:sz w:val="22"/>
          </w:rPr>
          <w:t xml:space="preserve">Transaction.</w:t>
        </w:r>
      </w:ins>
      <w:commentRangeEnd w:id="8"/>
      <w:r>
        <w:rPr>
          <w:sz w:val="16"/>
        </w:rPr>
        <w:commentReference w:id="8"/>
      </w:r>
    </w:p>
    <w:p>
      <w:pPr>
        <w:spacing w:line="276" w:lineRule="auto" w:before="0" w:after="120"/>
        <w:jc w:val="both"/>
      </w:pPr>
      <w:commentRangeStart w:id="9"/>
      <w:r>
        <w:rPr>
          <w:rFonts w:ascii="Times New Roman" w:hAnsi="Times New Roman"/>
          <w:color w:val="000000"/>
          <w:sz w:val="22"/>
        </w:rPr>
        <w:t xml:space="preserve">In no event shall the Transaction Fee be less than Two Million </w:t>
      </w:r>
      <w:del w:id="1057" w:author="Ledgerwood &amp; Pratt LLP" w:date="2025-03-14T00:00:00Z">
        <w:r>
          <w:rPr>
            <w:rFonts w:ascii="Times New Roman" w:hAnsi="Times New Roman"/>
            <w:color w:val="000000"/>
            <w:sz w:val="22"/>
          </w:rPr>
          <w:delText xml:space="preserve">Five Hundred Thousand Dollars ($2,500,000)</w:delText>
        </w:r>
      </w:del>
      <w:ins w:id="1058" w:author="Ledgerwood &amp; Pratt LLP" w:date="2025-03-14T00:00:00Z">
        <w:r>
          <w:rPr>
            <w:rFonts w:ascii="Times New Roman" w:hAnsi="Times New Roman"/>
            <w:color w:val="000000"/>
            <w:sz w:val="22"/>
          </w:rPr>
          <w:t xml:space="preserve">Dollars ($2,000,000)</w:t>
        </w:r>
      </w:ins>
      <w:r>
        <w:rPr>
          <w:rFonts w:ascii="Times New Roman" w:hAnsi="Times New Roman"/>
          <w:color w:val="000000"/>
          <w:sz w:val="22"/>
        </w:rPr>
        <w:t xml:space="preserve"> (the "Minimum Fee").</w:t>
      </w:r>
      <w:commentRangeEnd w:id="9"/>
      <w:r>
        <w:rPr>
          <w:sz w:val="16"/>
        </w:rPr>
        <w:commentReference w:id="9"/>
      </w:r>
    </w:p>
    <w:p>
      <w:pPr>
        <w:keepNext/>
        <w:spacing w:line="276" w:lineRule="auto" w:before="200" w:after="80"/>
        <w:ind w:left="0"/>
      </w:pPr>
      <w:r>
        <w:rPr>
          <w:rFonts w:ascii="Times New Roman" w:hAnsi="Times New Roman"/>
          <w:b/>
          <w:color w:val="000000"/>
          <w:sz w:val="22"/>
        </w:rPr>
        <w:t>(c) Retainer Credit</w:t>
      </w:r>
    </w:p>
    <w:p>
      <w:pPr>
        <w:spacing w:line="276" w:lineRule="auto" w:before="0" w:after="120"/>
        <w:jc w:val="both"/>
      </w:pPr>
      <w:commentRangeStart w:id="10"/>
      <w:del w:id="1059" w:author="Ledgerwood &amp; Pratt LLP" w:date="2025-03-14T00:00:00Z">
        <w:r>
          <w:rPr>
            <w:rFonts w:ascii="Times New Roman" w:hAnsi="Times New Roman"/>
            <w:color w:val="000000"/>
            <w:sz w:val="22"/>
          </w:rPr>
          <w:delText xml:space="preserve">Fifty percent (50%)</w:delText>
        </w:r>
      </w:del>
      <w:ins w:id="1060" w:author="Ledgerwood &amp; Pratt LLP" w:date="2025-03-14T00:00:00Z">
        <w:r>
          <w:rPr>
            <w:rFonts w:ascii="Times New Roman" w:hAnsi="Times New Roman"/>
            <w:color w:val="000000"/>
            <w:sz w:val="22"/>
          </w:rPr>
          <w:t xml:space="preserve">One hundred percent (100%)</w:t>
        </w:r>
      </w:ins>
      <w:r>
        <w:rPr>
          <w:rFonts w:ascii="Times New Roman" w:hAnsi="Times New Roman"/>
          <w:color w:val="000000"/>
          <w:sz w:val="22"/>
        </w:rPr>
        <w:t xml:space="preserve"> of the aggregate Monthly Retainer payments actually paid by the Company to Thorngate </w:t>
      </w:r>
      <w:del w:id="1061" w:author="Ledgerwood &amp; Pratt LLP" w:date="2025-03-14T00:00:00Z">
        <w:r>
          <w:rPr>
            <w:rFonts w:ascii="Times New Roman" w:hAnsi="Times New Roman"/>
            <w:color w:val="000000"/>
            <w:sz w:val="22"/>
          </w:rPr>
          <w:delText xml:space="preserve">during the Engagement Period </w:delText>
        </w:r>
      </w:del>
      <w:r>
        <w:rPr>
          <w:rFonts w:ascii="Times New Roman" w:hAnsi="Times New Roman"/>
          <w:color w:val="000000"/>
          <w:sz w:val="22"/>
        </w:rPr>
        <w:t xml:space="preserve">shall be credited against the Transaction Fee </w:t>
      </w:r>
      <w:del w:id="1062" w:author="Ledgerwood &amp; Pratt LLP" w:date="2025-03-14T00:00:00Z">
        <w:r>
          <w:rPr>
            <w:rFonts w:ascii="Times New Roman" w:hAnsi="Times New Roman"/>
            <w:color w:val="000000"/>
            <w:sz w:val="22"/>
          </w:rPr>
          <w:delText xml:space="preserve">payable at closing (the "Retainer Credit"). The remaining fifty percent (50%) of all Monthly Retainer payments shall be retained by Thorngate as compensation for advisory services rendered</w:delText>
        </w:r>
      </w:del>
      <w:ins w:id="1063" w:author="Ledgerwood &amp; Pratt LLP" w:date="2025-03-14T00:00:00Z">
        <w:r>
          <w:rPr>
            <w:rFonts w:ascii="Times New Roman" w:hAnsi="Times New Roman"/>
            <w:color w:val="000000"/>
            <w:sz w:val="22"/>
          </w:rPr>
          <w:t xml:space="preserve">(including any Minimum Fee) payable hereunder, whether such Transaction Fee becomes payable</w:t>
        </w:r>
      </w:ins>
      <w:r>
        <w:rPr>
          <w:rFonts w:ascii="Times New Roman" w:hAnsi="Times New Roman"/>
          <w:color w:val="000000"/>
          <w:sz w:val="22"/>
        </w:rPr>
        <w:t xml:space="preserve"> during the Engagement Period </w:t>
      </w:r>
      <w:del w:id="1064" w:author="Ledgerwood &amp; Pratt LLP" w:date="2025-03-14T00:00:00Z">
        <w:r>
          <w:rPr>
            <w:rFonts w:ascii="Times New Roman" w:hAnsi="Times New Roman"/>
            <w:color w:val="000000"/>
            <w:sz w:val="22"/>
          </w:rPr>
          <w:delText xml:space="preserve">and shall not be creditable against the Transaction Fee or any other amounts payable under this Agreement.</w:delText>
        </w:r>
      </w:del>
      <w:ins w:id="1065" w:author="Ledgerwood &amp; Pratt LLP" w:date="2025-03-14T00:00:00Z">
        <w:r>
          <w:rPr>
            <w:rFonts w:ascii="Times New Roman" w:hAnsi="Times New Roman"/>
            <w:color w:val="000000"/>
            <w:sz w:val="22"/>
          </w:rPr>
          <w:t xml:space="preserve">or the Tail Period (the "Retainer Credit"); provided that in no event shall the Retainer Credit exceed the Transaction Fee.</w:t>
        </w:r>
      </w:ins>
      <w:r>
        <w:rPr>
          <w:rFonts w:ascii="Times New Roman" w:hAnsi="Times New Roman"/>
          <w:color w:val="000000"/>
          <w:sz w:val="22"/>
        </w:rPr>
        <w:t xml:space="preserve"> By way of illustration, if the Engagement Period is twelve (12) months and a Transaction closes with Aggregate Consideration of </w:t>
      </w:r>
      <w:del w:id="1066" w:author="Ledgerwood &amp; Pratt LLP" w:date="2025-03-14T00:00:00Z">
        <w:r>
          <w:rPr>
            <w:rFonts w:ascii="Times New Roman" w:hAnsi="Times New Roman"/>
            <w:color w:val="000000"/>
            <w:sz w:val="22"/>
          </w:rPr>
          <w:delText xml:space="preserve">$220,000,000,</w:delText>
        </w:r>
      </w:del>
      <w:ins w:id="1067" w:author="Ledgerwood &amp; Pratt LLP" w:date="2025-03-14T00:00:00Z">
        <w:r>
          <w:rPr>
            <w:rFonts w:ascii="Times New Roman" w:hAnsi="Times New Roman"/>
            <w:color w:val="000000"/>
            <w:sz w:val="22"/>
          </w:rPr>
          <w:t xml:space="preserve">$220,000,000 (with no Contingent Consideration or escrowed amounts),</w:t>
        </w:r>
      </w:ins>
      <w:r>
        <w:rPr>
          <w:rFonts w:ascii="Times New Roman" w:hAnsi="Times New Roman"/>
          <w:color w:val="000000"/>
          <w:sz w:val="22"/>
        </w:rPr>
        <w:t xml:space="preserve"> the Transaction Fee would equal </w:t>
      </w:r>
      <w:del w:id="1068" w:author="Ledgerwood &amp; Pratt LLP" w:date="2025-03-14T00:00:00Z">
        <w:r>
          <w:rPr>
            <w:rFonts w:ascii="Times New Roman" w:hAnsi="Times New Roman"/>
            <w:color w:val="000000"/>
            <w:sz w:val="22"/>
          </w:rPr>
          <w:delText xml:space="preserve">$3,850,000,</w:delText>
        </w:r>
      </w:del>
      <w:ins w:id="1069" w:author="Ledgerwood &amp; Pratt LLP" w:date="2025-03-14T00:00:00Z">
        <w:r>
          <w:rPr>
            <w:rFonts w:ascii="Times New Roman" w:hAnsi="Times New Roman"/>
            <w:color w:val="000000"/>
            <w:sz w:val="22"/>
          </w:rPr>
          <w:t xml:space="preserve">$3,250,000 (i.e., 1.50% of $200,000,000 plus 1.25% of $20,000,000),</w:t>
        </w:r>
      </w:ins>
      <w:r>
        <w:rPr>
          <w:rFonts w:ascii="Times New Roman" w:hAnsi="Times New Roman"/>
          <w:color w:val="000000"/>
          <w:sz w:val="22"/>
        </w:rPr>
        <w:t xml:space="preserve"> the Retainer Credit would equal </w:t>
      </w:r>
      <w:del w:id="1070" w:author="Ledgerwood &amp; Pratt LLP" w:date="2025-03-14T00:00:00Z">
        <w:r>
          <w:rPr>
            <w:rFonts w:ascii="Times New Roman" w:hAnsi="Times New Roman"/>
            <w:color w:val="000000"/>
            <w:sz w:val="22"/>
          </w:rPr>
          <w:delText xml:space="preserve">$450,000</w:delText>
        </w:r>
      </w:del>
      <w:ins w:id="1071" w:author="Ledgerwood &amp; Pratt LLP" w:date="2025-03-14T00:00:00Z">
        <w:r>
          <w:rPr>
            <w:rFonts w:ascii="Times New Roman" w:hAnsi="Times New Roman"/>
            <w:color w:val="000000"/>
            <w:sz w:val="22"/>
          </w:rPr>
          <w:t xml:space="preserve">$900,000</w:t>
        </w:r>
      </w:ins>
      <w:r>
        <w:rPr>
          <w:rFonts w:ascii="Times New Roman" w:hAnsi="Times New Roman"/>
          <w:color w:val="000000"/>
          <w:sz w:val="22"/>
        </w:rPr>
        <w:t xml:space="preserve"> (i.e., $900,000 in aggregate retainer payments × </w:t>
      </w:r>
      <w:del w:id="1072" w:author="Ledgerwood &amp; Pratt LLP" w:date="2025-03-14T00:00:00Z">
        <w:r>
          <w:rPr>
            <w:rFonts w:ascii="Times New Roman" w:hAnsi="Times New Roman"/>
            <w:color w:val="000000"/>
            <w:sz w:val="22"/>
          </w:rPr>
          <w:delText xml:space="preserve">50%),</w:delText>
        </w:r>
      </w:del>
      <w:ins w:id="1073" w:author="Ledgerwood &amp; Pratt LLP" w:date="2025-03-14T00:00:00Z">
        <w:r>
          <w:rPr>
            <w:rFonts w:ascii="Times New Roman" w:hAnsi="Times New Roman"/>
            <w:color w:val="000000"/>
            <w:sz w:val="22"/>
          </w:rPr>
          <w:t xml:space="preserve">100%),</w:t>
        </w:r>
      </w:ins>
      <w:r>
        <w:rPr>
          <w:rFonts w:ascii="Times New Roman" w:hAnsi="Times New Roman"/>
          <w:color w:val="000000"/>
          <w:sz w:val="22"/>
        </w:rPr>
        <w:t xml:space="preserve"> and the net Transaction Fee payable at closing would be </w:t>
      </w:r>
      <w:del w:id="1074" w:author="Ledgerwood &amp; Pratt LLP" w:date="2025-03-14T00:00:00Z">
        <w:r>
          <w:rPr>
            <w:rFonts w:ascii="Times New Roman" w:hAnsi="Times New Roman"/>
            <w:color w:val="000000"/>
            <w:sz w:val="22"/>
          </w:rPr>
          <w:delText xml:space="preserve">$3,400,000.</w:delText>
        </w:r>
      </w:del>
      <w:ins w:id="1075" w:author="Ledgerwood &amp; Pratt LLP" w:date="2025-03-14T00:00:00Z">
        <w:r>
          <w:rPr>
            <w:rFonts w:ascii="Times New Roman" w:hAnsi="Times New Roman"/>
            <w:color w:val="000000"/>
            <w:sz w:val="22"/>
          </w:rPr>
          <w:t xml:space="preserve">$2,350,000.</w:t>
        </w:r>
      </w:ins>
      <w:commentRangeEnd w:id="10"/>
      <w:r>
        <w:rPr>
          <w:sz w:val="16"/>
        </w:rPr>
        <w:commentReference w:id="10"/>
      </w:r>
    </w:p>
    <w:p>
      <w:pPr>
        <w:keepNext/>
        <w:spacing w:line="276" w:lineRule="auto" w:before="200" w:after="80"/>
        <w:ind w:left="0"/>
      </w:pPr>
      <w:commentRangeStart w:id="11"/>
      <w:r>
        <w:rPr>
          <w:rFonts w:ascii="Times New Roman" w:hAnsi="Times New Roman"/>
          <w:b/>
          <w:color w:val="000000"/>
          <w:sz w:val="22"/>
        </w:rPr>
        <w:t xml:space="preserve">(d)</w:t>
      </w:r>
      <w:ins w:id="1076" w:author="Ledgerwood &amp; Pratt LLP" w:date="2025-03-14T00:00:00Z">
        <w:r>
          <w:rPr>
            <w:rFonts w:ascii="Times New Roman" w:hAnsi="Times New Roman"/>
            <w:b/>
            <w:color w:val="000000"/>
            <w:sz w:val="22"/>
          </w:rPr>
          <w:t xml:space="preserve"> No</w:t>
        </w:r>
      </w:ins>
      <w:r>
        <w:rPr>
          <w:rFonts w:ascii="Times New Roman" w:hAnsi="Times New Roman"/>
          <w:b/>
          <w:color w:val="000000"/>
          <w:sz w:val="22"/>
        </w:rPr>
        <w:t xml:space="preserve"> Financing Fee</w:t>
      </w:r>
      <w:commentRangeEnd w:id="11"/>
      <w:r>
        <w:rPr>
          <w:sz w:val="16"/>
        </w:rPr>
        <w:commentReference w:id="11"/>
      </w:r>
    </w:p>
    <w:p>
      <w:pPr>
        <w:spacing w:line="276" w:lineRule="auto" w:before="0" w:after="120"/>
        <w:jc w:val="both"/>
      </w:pPr>
      <w:del w:id="1077" w:author="Ledgerwood &amp; Pratt LLP" w:date="2025-03-14T00:00:00Z">
        <w:r>
          <w:rPr>
            <w:rFonts w:ascii="Times New Roman" w:hAnsi="Times New Roman"/>
            <w:color w:val="000000"/>
            <w:sz w:val="22"/>
          </w:rPr>
          <w:delText xml:space="preserve">If,</w:delText>
        </w:r>
      </w:del>
      <w:ins w:id="1078" w:author="Ledgerwood &amp; Pratt LLP" w:date="2025-03-14T00:00:00Z">
        <w:r>
          <w:rPr>
            <w:rFonts w:ascii="Times New Roman" w:hAnsi="Times New Roman"/>
            <w:color w:val="000000"/>
            <w:sz w:val="22"/>
          </w:rPr>
          <w:t xml:space="preserve">Thorngate has not been engaged to identify, arrange, structure, or place any debt, equity, mezzanine, or other financing on behalf of the Company or any counterparty, and no fee shall be payable under this Agreement in respect of any financing obtained by the Company or by any acquiror or other counterparty, whether or not</w:t>
        </w:r>
      </w:ins>
      <w:r>
        <w:rPr>
          <w:rFonts w:ascii="Times New Roman" w:hAnsi="Times New Roman"/>
          <w:color w:val="000000"/>
          <w:sz w:val="22"/>
        </w:rPr>
        <w:t xml:space="preserve"> in connection with a </w:t>
      </w:r>
      <w:del w:id="1079" w:author="Ledgerwood &amp; Pratt LLP" w:date="2025-03-14T00:00:00Z">
        <w:r>
          <w:rPr>
            <w:rFonts w:ascii="Times New Roman" w:hAnsi="Times New Roman"/>
            <w:color w:val="000000"/>
            <w:sz w:val="22"/>
          </w:rPr>
          <w:delText xml:space="preserve">Transaction, Thorngate provides assistance in identifying, arranging, structuring, or placing any debt financing, equity financing, mezzanine financing, or other capital markets transaction (each, a "Financing"),</w:delText>
        </w:r>
      </w:del>
      <w:ins w:id="1080" w:author="Ledgerwood &amp; Pratt LLP" w:date="2025-03-14T00:00:00Z">
        <w:r>
          <w:rPr>
            <w:rFonts w:ascii="Times New Roman" w:hAnsi="Times New Roman"/>
            <w:color w:val="000000"/>
            <w:sz w:val="22"/>
          </w:rPr>
          <w:t xml:space="preserve">Transaction. Any engagement of Thorngate to arrange financing for</w:t>
        </w:r>
      </w:ins>
      <w:r>
        <w:rPr>
          <w:rFonts w:ascii="Times New Roman" w:hAnsi="Times New Roman"/>
          <w:color w:val="000000"/>
          <w:sz w:val="22"/>
        </w:rPr>
        <w:t xml:space="preserve"> the Company shall </w:t>
      </w:r>
      <w:del w:id="1081" w:author="Ledgerwood &amp; Pratt LLP" w:date="2025-03-14T00:00:00Z">
        <w:r>
          <w:rPr>
            <w:rFonts w:ascii="Times New Roman" w:hAnsi="Times New Roman"/>
            <w:color w:val="000000"/>
            <w:sz w:val="22"/>
          </w:rPr>
          <w:delText xml:space="preserve">pay Thorngate an additional fee (the "Financing Fee") equal to </w:delText>
        </w:r>
        <w:r>
          <w:rPr>
            <w:rFonts w:ascii="Times New Roman" w:hAnsi="Times New Roman"/>
            <w:b/>
            <w:color w:val="000000"/>
            <w:sz w:val="22"/>
          </w:rPr>
          <w:delText xml:space="preserve">one percent (1.0%)</w:delText>
        </w:r>
        <w:r>
          <w:rPr>
            <w:rFonts w:ascii="Times New Roman" w:hAnsi="Times New Roman"/>
            <w:color w:val="000000"/>
            <w:sz w:val="22"/>
          </w:rPr>
          <w:delText xml:space="preserve">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w:delText>
        </w:r>
      </w:del>
      <w:ins w:id="1082" w:author="Ledgerwood &amp; Pratt LLP" w:date="2025-03-14T00:00:00Z">
        <w:r>
          <w:rPr>
            <w:rFonts w:ascii="Times New Roman" w:hAnsi="Times New Roman"/>
            <w:color w:val="000000"/>
            <w:sz w:val="22"/>
          </w:rPr>
          <w:t xml:space="preserve">be the subject of a separate written agreement to be negotiated by the parties in good faith. Neither Thorngate nor any of its affiliates shall provide or arrange financing for any prospective acquiror</w:t>
        </w:r>
      </w:ins>
      <w:r>
        <w:rPr>
          <w:rFonts w:ascii="Times New Roman" w:hAnsi="Times New Roman"/>
          <w:color w:val="000000"/>
          <w:sz w:val="22"/>
        </w:rPr>
        <w:t xml:space="preserve"> in connection with </w:t>
      </w:r>
      <w:del w:id="1083" w:author="Ledgerwood &amp; Pratt LLP" w:date="2025-03-14T00:00:00Z">
        <w:r>
          <w:rPr>
            <w:rFonts w:ascii="Times New Roman" w:hAnsi="Times New Roman"/>
            <w:color w:val="000000"/>
            <w:sz w:val="22"/>
          </w:rPr>
          <w:delText xml:space="preserve">any Transaction, regardless of whether such Financing is provided by a third-party lender, an affiliate of any counterparty, or otherwise.</w:delText>
        </w:r>
      </w:del>
      <w:ins w:id="1084" w:author="Ledgerwood &amp; Pratt LLP" w:date="2025-03-14T00:00:00Z">
        <w:r>
          <w:rPr>
            <w:rFonts w:ascii="Times New Roman" w:hAnsi="Times New Roman"/>
            <w:color w:val="000000"/>
            <w:sz w:val="22"/>
          </w:rPr>
          <w:t xml:space="preserve">a Transaction without the prior written consent of the Transaction Committee.</w:t>
        </w:r>
      </w:ins>
    </w:p>
    <w:p>
      <w:pPr>
        <w:keepNext/>
        <w:spacing w:line="276" w:lineRule="auto" w:before="200" w:after="80"/>
        <w:ind w:left="0"/>
      </w:pPr>
      <w:r>
        <w:rPr>
          <w:rFonts w:ascii="Times New Roman" w:hAnsi="Times New Roman"/>
          <w:b/>
          <w:color w:val="000000"/>
          <w:sz w:val="22"/>
        </w:rPr>
        <w:t>(e) Fee Sharing</w:t>
      </w:r>
    </w:p>
    <w:p>
      <w:pPr>
        <w:spacing w:line="276" w:lineRule="auto" w:before="0" w:after="120"/>
        <w:jc w:val="both"/>
      </w:pPr>
      <w:commentRangeStart w:id="12"/>
      <w:r>
        <w:rPr>
          <w:rFonts w:ascii="Times New Roman" w:hAnsi="Times New Roman"/>
          <w:color w:val="000000"/>
          <w:sz w:val="22"/>
        </w:rPr>
        <w:t xml:space="preserve">Thorngate </w:t>
      </w:r>
      <w:del w:id="1085" w:author="Ledgerwood &amp; Pratt LLP" w:date="2025-03-14T00:00:00Z">
        <w:r>
          <w:rPr>
            <w:rFonts w:ascii="Times New Roman" w:hAnsi="Times New Roman"/>
            <w:color w:val="000000"/>
            <w:sz w:val="22"/>
          </w:rPr>
          <w:delText xml:space="preserve">reserves the right, in its sole discretion, to share a</w:delText>
        </w:r>
      </w:del>
      <w:ins w:id="1086" w:author="Ledgerwood &amp; Pratt LLP" w:date="2025-03-14T00:00:00Z">
        <w:r>
          <w:rPr>
            <w:rFonts w:ascii="Times New Roman" w:hAnsi="Times New Roman"/>
            <w:color w:val="000000"/>
            <w:sz w:val="22"/>
          </w:rPr>
          <w:t xml:space="preserve">shall not share any</w:t>
        </w:r>
      </w:ins>
      <w:r>
        <w:rPr>
          <w:rFonts w:ascii="Times New Roman" w:hAnsi="Times New Roman"/>
          <w:color w:val="000000"/>
          <w:sz w:val="22"/>
        </w:rPr>
        <w:t xml:space="preserve"> portion of any fees </w:t>
      </w:r>
      <w:del w:id="1087" w:author="Ledgerwood &amp; Pratt LLP" w:date="2025-03-14T00:00:00Z">
        <w:r>
          <w:rPr>
            <w:rFonts w:ascii="Times New Roman" w:hAnsi="Times New Roman"/>
            <w:color w:val="000000"/>
            <w:sz w:val="22"/>
          </w:rPr>
          <w:delText xml:space="preserve">received</w:delText>
        </w:r>
      </w:del>
      <w:ins w:id="1088" w:author="Ledgerwood &amp; Pratt LLP" w:date="2025-03-14T00:00:00Z">
        <w:r>
          <w:rPr>
            <w:rFonts w:ascii="Times New Roman" w:hAnsi="Times New Roman"/>
            <w:color w:val="000000"/>
            <w:sz w:val="22"/>
          </w:rPr>
          <w:t xml:space="preserve">payable</w:t>
        </w:r>
      </w:ins>
      <w:r>
        <w:rPr>
          <w:rFonts w:ascii="Times New Roman" w:hAnsi="Times New Roman"/>
          <w:color w:val="000000"/>
          <w:sz w:val="22"/>
        </w:rPr>
        <w:t xml:space="preserve"> under this Agreement with </w:t>
      </w:r>
      <w:del w:id="1089" w:author="Ledgerwood &amp; Pratt LLP" w:date="2025-03-14T00:00:00Z">
        <w:r>
          <w:rPr>
            <w:rFonts w:ascii="Times New Roman" w:hAnsi="Times New Roman"/>
            <w:color w:val="000000"/>
            <w:sz w:val="22"/>
          </w:rPr>
          <w:delText xml:space="preserve">one or more unaffiliated third-party brokers, finders, placement agents, or other intermediaries,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1090" w:author="Ledgerwood &amp; Pratt LLP" w:date="2025-03-14T00:00:00Z">
        <w:r>
          <w:rPr>
            <w:rFonts w:ascii="Times New Roman" w:hAnsi="Times New Roman"/>
            <w:color w:val="000000"/>
            <w:sz w:val="22"/>
          </w:rPr>
          <w:t xml:space="preserve">any unaffiliated third-party broker, finder, placement agent, or other intermediary without prior written disclosure to, and the prior written consent of, the Company. Any fee-sharing arrangement consented to by the Company shall be paid solely by Thorngate out of the fees payable to it hereunder and shall not increase any amount payable by the Company under this Agreement.</w:t>
        </w:r>
      </w:ins>
      <w:commentRangeEnd w:id="12"/>
      <w:r>
        <w:rPr>
          <w:sz w:val="16"/>
        </w:rPr>
        <w:commentReference w:id="12"/>
      </w:r>
    </w:p>
    <w:p>
      <w:pPr>
        <w:keepNext/>
        <w:spacing w:line="276" w:lineRule="auto" w:before="360" w:after="120"/>
        <w:jc w:val="left"/>
      </w:pPr>
      <w:r>
        <w:rPr>
          <w:rFonts w:ascii="Times New Roman" w:hAnsi="Times New Roman"/>
          <w:b/>
          <w:color w:val="000000"/>
          <w:sz w:val="22"/>
          <w:u w:val="single"/>
        </w:rPr>
        <w:t>5. Tail Provision</w:t>
      </w:r>
    </w:p>
    <w:p>
      <w:pPr>
        <w:spacing w:line="276" w:lineRule="auto" w:before="0" w:after="120"/>
        <w:jc w:val="both"/>
      </w:pPr>
      <w:commentRangeStart w:id="13"/>
      <w:r>
        <w:rPr>
          <w:rFonts w:ascii="Times New Roman" w:hAnsi="Times New Roman"/>
          <w:color w:val="000000"/>
          <w:sz w:val="22"/>
        </w:rPr>
        <w:t xml:space="preserve">If this engagement is terminated for any </w:t>
      </w:r>
      <w:del w:id="1091" w:author="Ledgerwood &amp; Pratt LLP" w:date="2025-03-14T00:00:00Z">
        <w:r>
          <w:rPr>
            <w:rFonts w:ascii="Times New Roman" w:hAnsi="Times New Roman"/>
            <w:color w:val="000000"/>
            <w:sz w:val="22"/>
          </w:rPr>
          <w:delText xml:space="preserve">reason,</w:delText>
        </w:r>
      </w:del>
      <w:ins w:id="1092" w:author="Ledgerwood &amp; Pratt LLP" w:date="2025-03-14T00:00:00Z">
        <w:r>
          <w:rPr>
            <w:rFonts w:ascii="Times New Roman" w:hAnsi="Times New Roman"/>
            <w:color w:val="000000"/>
            <w:sz w:val="22"/>
          </w:rPr>
          <w:t xml:space="preserve">reason (other than a termination by the Company for Cause (as defined in Section 7)),</w:t>
        </w:r>
      </w:ins>
      <w:r>
        <w:rPr>
          <w:rFonts w:ascii="Times New Roman" w:hAnsi="Times New Roman"/>
          <w:color w:val="000000"/>
          <w:sz w:val="22"/>
        </w:rPr>
        <w:t xml:space="preserve"> whether by the Company, by Thorngate, or by expiration of the Engagement Period, Thorngate shall remain entitled to the full Transaction Fee (calculated in accordance with Section </w:t>
      </w:r>
      <w:del w:id="1093" w:author="Ledgerwood &amp; Pratt LLP" w:date="2025-03-14T00:00:00Z">
        <w:r>
          <w:rPr>
            <w:rFonts w:ascii="Times New Roman" w:hAnsi="Times New Roman"/>
            <w:color w:val="000000"/>
            <w:sz w:val="22"/>
          </w:rPr>
          <w:delText xml:space="preserve">4(b)) and, if applicable, the Financing Fee (calculated in accordance with Section 4(d)), if any Transaction is consummated, or</w:delText>
        </w:r>
      </w:del>
      <w:ins w:id="1094" w:author="Ledgerwood &amp; Pratt LLP" w:date="2025-03-14T00:00:00Z">
        <w:r>
          <w:rPr>
            <w:rFonts w:ascii="Times New Roman" w:hAnsi="Times New Roman"/>
            <w:color w:val="000000"/>
            <w:sz w:val="22"/>
          </w:rPr>
          <w:t xml:space="preserve">4(b)), less the Retainer Credit, if, within </w:t>
        </w:r>
        <w:r>
          <w:rPr>
            <w:rFonts w:ascii="Times New Roman" w:hAnsi="Times New Roman"/>
            <w:b/>
            <w:color w:val="000000"/>
            <w:sz w:val="22"/>
          </w:rPr>
          <w:t xml:space="preserve">twelve (12) months</w:t>
        </w:r>
        <w:r>
          <w:rPr>
            <w:rFonts w:ascii="Times New Roman" w:hAnsi="Times New Roman"/>
            <w:color w:val="000000"/>
            <w:sz w:val="22"/>
          </w:rPr>
          <w:t xml:space="preserve"> following the effective date of such termination or expiration (the "Tail Period"), (x) a Transaction is consummated or (y)</w:t>
        </w:r>
      </w:ins>
      <w:r>
        <w:rPr>
          <w:rFonts w:ascii="Times New Roman" w:hAnsi="Times New Roman"/>
          <w:color w:val="000000"/>
          <w:sz w:val="22"/>
        </w:rPr>
        <w:t xml:space="preserve"> a definitive agreement with respect to a Transaction is entered </w:t>
      </w:r>
      <w:del w:id="1095" w:author="Ledgerwood &amp; Pratt LLP" w:date="2025-03-14T00:00:00Z">
        <w:r>
          <w:rPr>
            <w:rFonts w:ascii="Times New Roman" w:hAnsi="Times New Roman"/>
            <w:color w:val="000000"/>
            <w:sz w:val="22"/>
          </w:rPr>
          <w:delText xml:space="preserve">into, within </w:delText>
        </w:r>
        <w:r>
          <w:rPr>
            <w:rFonts w:ascii="Times New Roman" w:hAnsi="Times New Roman"/>
            <w:b/>
            <w:color w:val="000000"/>
            <w:sz w:val="22"/>
          </w:rPr>
          <w:delText xml:space="preserve">twenty-four (24) months</w:delText>
        </w:r>
        <w:r>
          <w:rPr>
            <w:rFonts w:ascii="Times New Roman" w:hAnsi="Times New Roman"/>
            <w:color w:val="000000"/>
            <w:sz w:val="22"/>
          </w:rPr>
          <w:delText xml:space="preserve"> following the effective date of such termination (the "Tail Period"),</w:delText>
        </w:r>
      </w:del>
      <w:ins w:id="1096" w:author="Ledgerwood &amp; Pratt LLP" w:date="2025-03-14T00:00:00Z">
        <w:r>
          <w:rPr>
            <w:rFonts w:ascii="Times New Roman" w:hAnsi="Times New Roman"/>
            <w:color w:val="000000"/>
            <w:sz w:val="22"/>
          </w:rPr>
          <w:t xml:space="preserve">into and such Transaction is subsequently consummated, in either case</w:t>
        </w:r>
      </w:ins>
      <w:r>
        <w:rPr>
          <w:rFonts w:ascii="Times New Roman" w:hAnsi="Times New Roman"/>
          <w:color w:val="000000"/>
          <w:sz w:val="22"/>
        </w:rPr>
        <w:t xml:space="preserve"> with any person or entity </w:t>
      </w:r>
      <w:ins w:id="1097" w:author="Ledgerwood &amp; Pratt LLP" w:date="2025-03-14T00:00:00Z">
        <w:r>
          <w:rPr>
            <w:rFonts w:ascii="Times New Roman" w:hAnsi="Times New Roman"/>
            <w:color w:val="000000"/>
            <w:sz w:val="22"/>
          </w:rPr>
          <w:t xml:space="preserve">that is identified on the Tail Party List (as defined below) and that </w:t>
        </w:r>
      </w:ins>
      <w:r>
        <w:rPr>
          <w:rFonts w:ascii="Times New Roman" w:hAnsi="Times New Roman"/>
          <w:color w:val="000000"/>
          <w:sz w:val="22"/>
        </w:rPr>
        <w:t xml:space="preserve">(each, a "Tail </w:t>
      </w:r>
      <w:del w:id="1098" w:author="Ledgerwood &amp; Pratt LLP" w:date="2025-03-14T00:00:00Z">
        <w:r>
          <w:rPr>
            <w:rFonts w:ascii="Times New Roman" w:hAnsi="Times New Roman"/>
            <w:color w:val="000000"/>
            <w:sz w:val="22"/>
          </w:rPr>
          <w:delText xml:space="preserve">Party") that:</w:delText>
        </w:r>
      </w:del>
      <w:ins w:id="1099" w:author="Ledgerwood &amp; Pratt LLP" w:date="2025-03-14T00:00:00Z">
        <w:r>
          <w:rPr>
            <w:rFonts w:ascii="Times New Roman" w:hAnsi="Times New Roman"/>
            <w:color w:val="000000"/>
            <w:sz w:val="22"/>
          </w:rPr>
          <w:t xml:space="preserve">Party"):</w:t>
        </w:r>
      </w:ins>
      <w:commentRangeEnd w:id="13"/>
      <w:r>
        <w:rPr>
          <w:sz w:val="16"/>
        </w:rPr>
        <w:commentReference w:id="13"/>
      </w:r>
    </w:p>
    <w:p>
      <w:pPr>
        <w:spacing w:line="276" w:lineRule="auto" w:before="0" w:after="120"/>
        <w:ind w:left="432"/>
        <w:jc w:val="both"/>
      </w:pPr>
      <w:r>
        <w:rPr>
          <w:rFonts w:ascii="Times New Roman" w:hAnsi="Times New Roman"/>
          <w:color w:val="000000"/>
          <w:sz w:val="22"/>
        </w:rPr>
        <w:t xml:space="preserve">(a) was contacted by </w:t>
      </w:r>
      <w:del w:id="1100" w:author="Ledgerwood &amp; Pratt LLP" w:date="2025-03-14T00:00:00Z">
        <w:r>
          <w:rPr>
            <w:rFonts w:ascii="Times New Roman" w:hAnsi="Times New Roman"/>
            <w:color w:val="000000"/>
            <w:sz w:val="22"/>
          </w:rPr>
          <w:delText xml:space="preserve">Thorngate,</w:delText>
        </w:r>
      </w:del>
      <w:ins w:id="1101" w:author="Ledgerwood &amp; Pratt LLP" w:date="2025-03-14T00:00:00Z">
        <w:r>
          <w:rPr>
            <w:rFonts w:ascii="Times New Roman" w:hAnsi="Times New Roman"/>
            <w:color w:val="000000"/>
            <w:sz w:val="22"/>
          </w:rPr>
          <w:t xml:space="preserve">Thorngate on behalf of the Company regarding a potential Transaction,</w:t>
        </w:r>
      </w:ins>
      <w:r>
        <w:rPr>
          <w:rFonts w:ascii="Times New Roman" w:hAnsi="Times New Roman"/>
          <w:color w:val="000000"/>
          <w:sz w:val="22"/>
        </w:rPr>
        <w:t xml:space="preserve"> or to whom Thorngate provided Confidential Information </w:t>
      </w:r>
      <w:del w:id="1102" w:author="Ledgerwood &amp; Pratt LLP" w:date="2025-03-14T00:00:00Z">
        <w:r>
          <w:rPr>
            <w:rFonts w:ascii="Times New Roman" w:hAnsi="Times New Roman"/>
            <w:color w:val="000000"/>
            <w:sz w:val="22"/>
          </w:rPr>
          <w:delText xml:space="preserve">or other information regarding the Company,</w:delText>
        </w:r>
      </w:del>
      <w:ins w:id="1103" w:author="Ledgerwood &amp; Pratt LLP" w:date="2025-03-14T00:00:00Z">
        <w:r>
          <w:rPr>
            <w:rFonts w:ascii="Times New Roman" w:hAnsi="Times New Roman"/>
            <w:color w:val="000000"/>
            <w:sz w:val="22"/>
          </w:rPr>
          <w:t xml:space="preserve">with the Company's approval,</w:t>
        </w:r>
      </w:ins>
      <w:r>
        <w:rPr>
          <w:rFonts w:ascii="Times New Roman" w:hAnsi="Times New Roman"/>
          <w:color w:val="000000"/>
          <w:sz w:val="22"/>
        </w:rPr>
        <w:t xml:space="preserve"> during the Engagement Period;</w:t>
      </w:r>
      <w:ins w:id="1104" w:author="Ledgerwood &amp; Pratt LLP" w:date="2025-03-14T00:00:00Z">
        <w:r>
          <w:rPr>
            <w:rFonts w:ascii="Times New Roman" w:hAnsi="Times New Roman"/>
            <w:color w:val="000000"/>
            <w:sz w:val="22"/>
          </w:rPr>
          <w:t xml:space="preserve"> or</w:t>
        </w:r>
      </w:ins>
    </w:p>
    <w:p>
      <w:pPr>
        <w:spacing w:line="276" w:lineRule="auto" w:before="0" w:after="120"/>
        <w:ind w:left="432"/>
        <w:jc w:val="both"/>
      </w:pPr>
      <w:commentRangeStart w:id="14"/>
      <w:r>
        <w:rPr>
          <w:rFonts w:ascii="Times New Roman" w:hAnsi="Times New Roman"/>
          <w:color w:val="000000"/>
          <w:sz w:val="22"/>
        </w:rPr>
        <w:t xml:space="preserve">(b) contacted the Company</w:t>
      </w:r>
      <w:del w:id="1105" w:author="Ledgerwood &amp; Pratt LLP" w:date="2025-03-14T00:00:00Z">
        <w:r>
          <w:rPr>
            <w:rFonts w:ascii="Times New Roman" w:hAnsi="Times New Roman"/>
            <w:color w:val="000000"/>
            <w:sz w:val="22"/>
          </w:rPr>
          <w:delText xml:space="preserve"> or any of its directors, officers, employees, agents, or representatives</w:delText>
        </w:r>
      </w:del>
      <w:r>
        <w:rPr>
          <w:rFonts w:ascii="Times New Roman" w:hAnsi="Times New Roman"/>
          <w:color w:val="000000"/>
          <w:sz w:val="22"/>
        </w:rPr>
        <w:t xml:space="preserve"> regarding a potential Transaction during the Engagement </w:t>
      </w:r>
      <w:del w:id="1106" w:author="Ledgerwood &amp; Pratt LLP" w:date="2025-03-14T00:00:00Z">
        <w:r>
          <w:rPr>
            <w:rFonts w:ascii="Times New Roman" w:hAnsi="Times New Roman"/>
            <w:color w:val="000000"/>
            <w:sz w:val="22"/>
          </w:rPr>
          <w:delText xml:space="preserve">Period;</w:delText>
        </w:r>
      </w:del>
      <w:ins w:id="1107" w:author="Ledgerwood &amp; Pratt LLP" w:date="2025-03-14T00:00:00Z">
        <w:r>
          <w:rPr>
            <w:rFonts w:ascii="Times New Roman" w:hAnsi="Times New Roman"/>
            <w:color w:val="000000"/>
            <w:sz w:val="22"/>
          </w:rPr>
          <w:t xml:space="preserve">Period as a result of an introduction by Thorngate, and with whom Thorngate held discussions on the Company's behalf regarding a potential Transaction during the Engagement Period.</w:t>
        </w:r>
      </w:ins>
      <w:commentRangeEnd w:id="14"/>
      <w:r>
        <w:rPr>
          <w:sz w:val="16"/>
        </w:rPr>
        <w:commentReference w:id="14"/>
      </w:r>
    </w:p>
    <w:p>
      <w:pPr>
        <w:spacing w:line="276" w:lineRule="auto" w:before="0" w:after="120"/>
        <w:ind w:left="432"/>
        <w:jc w:val="both"/>
        <w:rPr>
          <w:del w:id="1226" w:author="Ledgerwood &amp; Pratt LLP" w:date="2025-03-14T00:00:00Z"/>
        </w:rPr>
      </w:pPr>
      <w:commentRangeStart w:id="15"/>
      <w:del w:id="1225" w:author="Ledgerwood &amp; Pratt LLP" w:date="2025-03-14T00:00:00Z">
        <w:r>
          <w:rPr>
            <w:rFonts w:ascii="Times New Roman" w:hAnsi="Times New Roman"/>
            <w:color w:val="000000"/>
            <w:sz w:val="22"/>
          </w:rPr>
          <w:delText xml:space="preserve">(c) was identified on any list of potential acquirors, buyers, investors, or counterparties prepared by Thorngate, or jointly by Thorngate and the Company, during the Engagement Period; or</w:delText>
        </w:r>
      </w:del>
      <w:commentRangeEnd w:id="15"/>
      <w:r>
        <w:rPr>
          <w:sz w:val="16"/>
        </w:rPr>
        <w:commentReference w:id="15"/>
      </w:r>
    </w:p>
    <w:p>
      <w:pPr>
        <w:spacing w:line="276" w:lineRule="auto" w:before="0" w:after="120"/>
        <w:ind w:left="432"/>
        <w:jc w:val="both"/>
        <w:rPr>
          <w:del w:id="1228" w:author="Ledgerwood &amp; Pratt LLP" w:date="2025-03-14T00:00:00Z"/>
        </w:rPr>
      </w:pPr>
      <w:del w:id="1227" w:author="Ledgerwood &amp; Pratt LLP" w:date="2025-03-14T00:00:00Z">
        <w:r>
          <w:rPr>
            <w:rFonts w:ascii="Times New Roman" w:hAnsi="Times New Roman"/>
            <w:color w:val="000000"/>
            <w:sz w:val="22"/>
          </w:rPr>
          <w:delText xml:space="preserve">(d) was otherwise known to Thorngate as a potential acquiror, investor, or counterparty for the Company.</w:delText>
        </w:r>
      </w:del>
    </w:p>
    <w:p>
      <w:pPr>
        <w:spacing w:line="276" w:lineRule="auto" w:before="0" w:after="120"/>
        <w:jc w:val="both"/>
      </w:pPr>
      <w:commentRangeStart w:id="16"/>
      <w:del w:id="1108" w:author="Ledgerwood &amp; Pratt LLP" w:date="2025-03-14T00:00:00Z">
        <w:r>
          <w:rPr>
            <w:rFonts w:ascii="Times New Roman" w:hAnsi="Times New Roman"/>
            <w:color w:val="000000"/>
            <w:sz w:val="22"/>
          </w:rPr>
          <w:delText xml:space="preserve">The foregoing tail shall apply regardless of who introduced such Tail Party to the Company, regardless of whether Thorngate was involved in any negotiations with such Tail Party</w:delText>
        </w:r>
      </w:del>
      <w:ins w:id="1109" w:author="Ledgerwood &amp; Pratt LLP" w:date="2025-03-14T00:00:00Z">
        <w:r>
          <w:rPr>
            <w:rFonts w:ascii="Times New Roman" w:hAnsi="Times New Roman"/>
            <w:color w:val="000000"/>
            <w:sz w:val="22"/>
          </w:rPr>
          <w:t xml:space="preserve">Within ten (10) business days</w:t>
        </w:r>
      </w:ins>
      <w:r>
        <w:rPr>
          <w:rFonts w:ascii="Times New Roman" w:hAnsi="Times New Roman"/>
          <w:color w:val="000000"/>
          <w:sz w:val="22"/>
        </w:rPr>
        <w:t xml:space="preserve"> following the effective date of </w:t>
      </w:r>
      <w:del w:id="1110" w:author="Ledgerwood &amp; Pratt LLP" w:date="2025-03-14T00:00:00Z">
        <w:r>
          <w:rPr>
            <w:rFonts w:ascii="Times New Roman" w:hAnsi="Times New Roman"/>
            <w:color w:val="000000"/>
            <w:sz w:val="22"/>
          </w:rPr>
          <w:delText xml:space="preserve">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ins w:id="1111" w:author="Ledgerwood &amp; Pratt LLP" w:date="2025-03-14T00:00:00Z">
        <w:r>
          <w:rPr>
            <w:rFonts w:ascii="Times New Roman" w:hAnsi="Times New Roman"/>
            <w:color w:val="000000"/>
            <w:sz w:val="22"/>
          </w:rPr>
          <w:t xml:space="preserve">any termination or expiration of this engagement, Thorngate shall deliver to the Company a written list of the persons that satisfy clause (a) or (b) above (the "Tail Party List"), together with reasonable supporting detail regarding Thorngate's contacts with each such person. The Company shall have fifteen (15) business days following receipt of the Tail Party List to object in writing to the inclusion of any person that does not satisfy clause (a) or (b) above, and the parties shall resolve any such objection in good faith. No person shall be a Tail Party unless such person is identified on a Tail Party List timely delivered in accordance with this paragraph and satisfies clause (a) or (b) above.</w:t>
        </w:r>
      </w:ins>
      <w:commentRangeEnd w:id="16"/>
      <w:r>
        <w:rPr>
          <w:sz w:val="16"/>
        </w:rPr>
        <w:commentReference w:id="16"/>
      </w:r>
    </w:p>
    <w:p>
      <w:pPr>
        <w:keepNext/>
        <w:spacing w:line="276" w:lineRule="auto" w:before="360" w:after="120"/>
        <w:jc w:val="left"/>
      </w:pPr>
      <w:r>
        <w:rPr>
          <w:rFonts w:ascii="Times New Roman" w:hAnsi="Times New Roman"/>
          <w:b/>
          <w:color w:val="000000"/>
          <w:sz w:val="22"/>
          <w:u w:val="single"/>
        </w:rPr>
        <w:t>6. Expense Reimbursement</w:t>
      </w:r>
    </w:p>
    <w:p>
      <w:pPr>
        <w:spacing w:line="276" w:lineRule="auto" w:before="0" w:after="120"/>
        <w:jc w:val="both"/>
      </w:pPr>
      <w:commentRangeStart w:id="17"/>
      <w:r>
        <w:rPr>
          <w:rFonts w:ascii="Times New Roman" w:hAnsi="Times New Roman"/>
          <w:color w:val="000000"/>
          <w:sz w:val="22"/>
        </w:rPr>
        <w:t xml:space="preserve">The Company shall reimburse Thorngate for all reasonable</w:t>
      </w:r>
      <w:ins w:id="1112" w:author="Ledgerwood &amp; Pratt LLP" w:date="2025-03-14T00:00:00Z">
        <w:r>
          <w:rPr>
            <w:rFonts w:ascii="Times New Roman" w:hAnsi="Times New Roman"/>
            <w:color w:val="000000"/>
            <w:sz w:val="22"/>
          </w:rPr>
          <w:t xml:space="preserve"> and documented</w:t>
        </w:r>
      </w:ins>
      <w:r>
        <w:rPr>
          <w:rFonts w:ascii="Times New Roman" w:hAnsi="Times New Roman"/>
          <w:color w:val="000000"/>
          <w:sz w:val="22"/>
        </w:rPr>
        <w:t xml:space="preserve"> out-of-pocket expenses incurred by Thorngate and its officers, employees, and agents in connection with the engagement, </w:t>
      </w:r>
      <w:del w:id="1113" w:author="Ledgerwood &amp; Pratt LLP" w:date="2025-03-14T00:00:00Z">
        <w:r>
          <w:rPr>
            <w:rFonts w:ascii="Times New Roman" w:hAnsi="Times New Roman"/>
            <w:color w:val="000000"/>
            <w:sz w:val="22"/>
          </w:rPr>
          <w:delText xml:space="preserve">including without limitation:</w:delText>
        </w:r>
      </w:del>
      <w:ins w:id="1114" w:author="Ledgerwood &amp; Pratt LLP" w:date="2025-03-14T00:00:00Z">
        <w:r>
          <w:rPr>
            <w:rFonts w:ascii="Times New Roman" w:hAnsi="Times New Roman"/>
            <w:color w:val="000000"/>
            <w:sz w:val="22"/>
          </w:rPr>
          <w:t xml:space="preserve">including:</w:t>
        </w:r>
      </w:ins>
      <w:r>
        <w:rPr>
          <w:rFonts w:ascii="Times New Roman" w:hAnsi="Times New Roman"/>
          <w:color w:val="000000"/>
          <w:sz w:val="22"/>
        </w:rPr>
        <w:t xml:space="preserve"> travel expenses (including </w:t>
      </w:r>
      <w:del w:id="1115" w:author="Ledgerwood &amp; Pratt LLP" w:date="2025-03-14T00:00:00Z">
        <w:r>
          <w:rPr>
            <w:rFonts w:ascii="Times New Roman" w:hAnsi="Times New Roman"/>
            <w:color w:val="000000"/>
            <w:sz w:val="22"/>
          </w:rPr>
          <w:delText xml:space="preserve">first-class airfare and private car service),</w:delText>
        </w:r>
      </w:del>
      <w:ins w:id="1116" w:author="Ledgerwood &amp; Pratt LLP" w:date="2025-03-14T00:00:00Z">
        <w:r>
          <w:rPr>
            <w:rFonts w:ascii="Times New Roman" w:hAnsi="Times New Roman"/>
            <w:color w:val="000000"/>
            <w:sz w:val="22"/>
          </w:rPr>
          <w:t xml:space="preserve">coach or business-class, but not first-class, commercial airfare and reasonable ground transportation),</w:t>
        </w:r>
      </w:ins>
      <w:r>
        <w:rPr>
          <w:rFonts w:ascii="Times New Roman" w:hAnsi="Times New Roman"/>
          <w:color w:val="000000"/>
          <w:sz w:val="22"/>
        </w:rPr>
        <w:t xml:space="preserve"> hotel and lodging, </w:t>
      </w:r>
      <w:del w:id="1117" w:author="Ledgerwood &amp; Pratt LLP" w:date="2025-03-14T00:00:00Z">
        <w:r>
          <w:rPr>
            <w:rFonts w:ascii="Times New Roman" w:hAnsi="Times New Roman"/>
            <w:color w:val="000000"/>
            <w:sz w:val="22"/>
          </w:rPr>
          <w:delText xml:space="preserve">meals and entertainment,</w:delText>
        </w:r>
      </w:del>
      <w:ins w:id="1118" w:author="Ledgerwood &amp; Pratt LLP" w:date="2025-03-14T00:00:00Z">
        <w:r>
          <w:rPr>
            <w:rFonts w:ascii="Times New Roman" w:hAnsi="Times New Roman"/>
            <w:color w:val="000000"/>
            <w:sz w:val="22"/>
          </w:rPr>
          <w:t xml:space="preserve">reasonable business meals (but excluding entertainment),</w:t>
        </w:r>
      </w:ins>
      <w:r>
        <w:rPr>
          <w:rFonts w:ascii="Times New Roman" w:hAnsi="Times New Roman"/>
          <w:color w:val="000000"/>
          <w:sz w:val="22"/>
        </w:rPr>
        <w:t xml:space="preserve"> costs associated with the establishment and maintenance of data </w:t>
      </w:r>
      <w:del w:id="1119" w:author="Ledgerwood &amp; Pratt LLP" w:date="2025-03-14T00:00:00Z">
        <w:r>
          <w:rPr>
            <w:rFonts w:ascii="Times New Roman" w:hAnsi="Times New Roman"/>
            <w:color w:val="000000"/>
            <w:sz w:val="22"/>
          </w:rPr>
          <w:delText xml:space="preserve">rooms,</w:delText>
        </w:r>
      </w:del>
      <w:ins w:id="1120" w:author="Ledgerwood &amp; Pratt LLP" w:date="2025-03-14T00:00:00Z">
        <w:r>
          <w:rPr>
            <w:rFonts w:ascii="Times New Roman" w:hAnsi="Times New Roman"/>
            <w:color w:val="000000"/>
            <w:sz w:val="22"/>
          </w:rPr>
          <w:t xml:space="preserve">rooms (to the extent not contracted for directly by the Company),</w:t>
        </w:r>
      </w:ins>
      <w:r>
        <w:rPr>
          <w:rFonts w:ascii="Times New Roman" w:hAnsi="Times New Roman"/>
          <w:color w:val="000000"/>
          <w:sz w:val="22"/>
        </w:rPr>
        <w:t xml:space="preserve"> third-party research and information </w:t>
      </w:r>
      <w:del w:id="1121" w:author="Ledgerwood &amp; Pratt LLP" w:date="2025-03-14T00:00:00Z">
        <w:r>
          <w:rPr>
            <w:rFonts w:ascii="Times New Roman" w:hAnsi="Times New Roman"/>
            <w:color w:val="000000"/>
            <w:sz w:val="22"/>
          </w:rPr>
          <w:delText xml:space="preserve">services,</w:delText>
        </w:r>
      </w:del>
      <w:ins w:id="1122" w:author="Ledgerwood &amp; Pratt LLP" w:date="2025-03-14T00:00:00Z">
        <w:r>
          <w:rPr>
            <w:rFonts w:ascii="Times New Roman" w:hAnsi="Times New Roman"/>
            <w:color w:val="000000"/>
            <w:sz w:val="22"/>
          </w:rPr>
          <w:t xml:space="preserve">services obtained specifically for the engagement, printing and reproduction, and courier and delivery services. Thorngate shall not be entitled to reimbursement for general overhead, including</w:t>
        </w:r>
      </w:ins>
      <w:r>
        <w:rPr>
          <w:rFonts w:ascii="Times New Roman" w:hAnsi="Times New Roman"/>
          <w:color w:val="000000"/>
          <w:sz w:val="22"/>
        </w:rPr>
        <w:t xml:space="preserve"> financial data terminal access, </w:t>
      </w:r>
      <w:del w:id="1123" w:author="Ledgerwood &amp; Pratt LLP" w:date="2025-03-14T00:00:00Z">
        <w:r>
          <w:rPr>
            <w:rFonts w:ascii="Times New Roman" w:hAnsi="Times New Roman"/>
            <w:color w:val="000000"/>
            <w:sz w:val="22"/>
          </w:rPr>
          <w:delText xml:space="preserve">printing and reproduction, courier and delivery services, </w:delText>
        </w:r>
      </w:del>
      <w:r>
        <w:rPr>
          <w:rFonts w:ascii="Times New Roman" w:hAnsi="Times New Roman"/>
          <w:color w:val="000000"/>
          <w:sz w:val="22"/>
        </w:rPr>
        <w:t xml:space="preserve">telecommunications charges, and </w:t>
      </w:r>
      <w:del w:id="1124" w:author="Ledgerwood &amp; Pratt LLP" w:date="2025-03-14T00:00:00Z">
        <w:r>
          <w:rPr>
            <w:rFonts w:ascii="Times New Roman" w:hAnsi="Times New Roman"/>
            <w:color w:val="000000"/>
            <w:sz w:val="22"/>
          </w:rPr>
          <w:delText xml:space="preserve">other incidental expenses.</w:delText>
        </w:r>
      </w:del>
      <w:ins w:id="1125" w:author="Ledgerwood &amp; Pratt LLP" w:date="2025-03-14T00:00:00Z">
        <w:r>
          <w:rPr>
            <w:rFonts w:ascii="Times New Roman" w:hAnsi="Times New Roman"/>
            <w:color w:val="000000"/>
            <w:sz w:val="22"/>
          </w:rPr>
          <w:t xml:space="preserve">internal administrative costs, or for the fees and expenses of its legal counsel.</w:t>
        </w:r>
      </w:ins>
      <w:r>
        <w:rPr>
          <w:rFonts w:ascii="Times New Roman" w:hAnsi="Times New Roman"/>
          <w:color w:val="000000"/>
          <w:sz w:val="22"/>
        </w:rPr>
        <w:t xml:space="preserve"> Individual expense items in excess of Five Thousand Dollars ($5,000) </w:t>
      </w:r>
      <w:ins w:id="1126" w:author="Ledgerwood &amp; Pratt LLP" w:date="2025-03-14T00:00:00Z">
        <w:r>
          <w:rPr>
            <w:rFonts w:ascii="Times New Roman" w:hAnsi="Times New Roman"/>
            <w:color w:val="000000"/>
            <w:sz w:val="22"/>
          </w:rPr>
          <w:t xml:space="preserve">(including travel-related expenses) </w:t>
        </w:r>
      </w:ins>
      <w:r>
        <w:rPr>
          <w:rFonts w:ascii="Times New Roman" w:hAnsi="Times New Roman"/>
          <w:color w:val="000000"/>
          <w:sz w:val="22"/>
        </w:rPr>
        <w:t xml:space="preserve">shall require the prior written approval of the Company's </w:t>
      </w:r>
      <w:del w:id="1127" w:author="Ledgerwood &amp; Pratt LLP" w:date="2025-03-14T00:00:00Z">
        <w:r>
          <w:rPr>
            <w:rFonts w:ascii="Times New Roman" w:hAnsi="Times New Roman"/>
            <w:color w:val="000000"/>
            <w:sz w:val="22"/>
          </w:rPr>
          <w:delText xml:space="preserve">General Counsel or Chief Financial Officer; provided, however, that no prior approval shall be required for travel-related expenses incurred in connection with scheduled management meetings or site visits.</w:delText>
        </w:r>
      </w:del>
      <w:ins w:id="1128" w:author="Ledgerwood &amp; Pratt LLP" w:date="2025-03-14T00:00:00Z">
        <w:r>
          <w:rPr>
            <w:rFonts w:ascii="Times New Roman" w:hAnsi="Times New Roman"/>
            <w:color w:val="000000"/>
            <w:sz w:val="22"/>
          </w:rPr>
          <w:t xml:space="preserve">Chief Financial Officer, and in no event shall the aggregate expenses reimbursable under this Agreement exceed Seventy-Five Thousand Dollars ($75,000) without the prior written approval of the Company's Chief Financial Officer.</w:t>
        </w:r>
      </w:ins>
      <w:r>
        <w:rPr>
          <w:rFonts w:ascii="Times New Roman" w:hAnsi="Times New Roman"/>
          <w:color w:val="000000"/>
          <w:sz w:val="22"/>
        </w:rPr>
        <w:t xml:space="preserve"> Thorngate shall submit monthly invoices for reimbursable expenses, together with reasonable supporting </w:t>
      </w:r>
      <w:del w:id="1129" w:author="Ledgerwood &amp; Pratt LLP" w:date="2025-03-14T00:00:00Z">
        <w:r>
          <w:rPr>
            <w:rFonts w:ascii="Times New Roman" w:hAnsi="Times New Roman"/>
            <w:color w:val="000000"/>
            <w:sz w:val="22"/>
          </w:rPr>
          <w:delText xml:space="preserve">documentation,</w:delText>
        </w:r>
      </w:del>
      <w:ins w:id="1130" w:author="Ledgerwood &amp; Pratt LLP" w:date="2025-03-14T00:00:00Z">
        <w:r>
          <w:rPr>
            <w:rFonts w:ascii="Times New Roman" w:hAnsi="Times New Roman"/>
            <w:color w:val="000000"/>
            <w:sz w:val="22"/>
          </w:rPr>
          <w:t xml:space="preserve">documentation (including itemized receipts),</w:t>
        </w:r>
      </w:ins>
      <w:r>
        <w:rPr>
          <w:rFonts w:ascii="Times New Roman" w:hAnsi="Times New Roman"/>
          <w:color w:val="000000"/>
          <w:sz w:val="22"/>
        </w:rPr>
        <w:t xml:space="preserve"> and the Company shall remit payment</w:t>
      </w:r>
      <w:ins w:id="1131" w:author="Ledgerwood &amp; Pratt LLP" w:date="2025-03-14T00:00:00Z">
        <w:r>
          <w:rPr>
            <w:rFonts w:ascii="Times New Roman" w:hAnsi="Times New Roman"/>
            <w:color w:val="000000"/>
            <w:sz w:val="22"/>
          </w:rPr>
          <w:t xml:space="preserve"> of undisputed amounts</w:t>
        </w:r>
      </w:ins>
      <w:r>
        <w:rPr>
          <w:rFonts w:ascii="Times New Roman" w:hAnsi="Times New Roman"/>
          <w:color w:val="000000"/>
          <w:sz w:val="22"/>
        </w:rPr>
        <w:t xml:space="preserve"> within thirty (30) days of receipt of each such invoice.</w:t>
      </w:r>
      <w:commentRangeEnd w:id="17"/>
      <w:r>
        <w:rPr>
          <w:sz w:val="16"/>
        </w:rPr>
        <w:commentReference w:id="17"/>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commentRangeStart w:id="18"/>
      <w:r>
        <w:rPr>
          <w:rFonts w:ascii="Times New Roman" w:hAnsi="Times New Roman"/>
          <w:color w:val="000000"/>
          <w:sz w:val="22"/>
        </w:rPr>
        <w:t xml:space="preserve">Either party may terminate this engagement</w:t>
      </w:r>
      <w:ins w:id="1132" w:author="Ledgerwood &amp; Pratt LLP" w:date="2025-03-14T00:00:00Z">
        <w:r>
          <w:rPr>
            <w:rFonts w:ascii="Times New Roman" w:hAnsi="Times New Roman"/>
            <w:color w:val="000000"/>
            <w:sz w:val="22"/>
          </w:rPr>
          <w:t xml:space="preserve"> at any time, with or without cause,</w:t>
        </w:r>
      </w:ins>
      <w:r>
        <w:rPr>
          <w:rFonts w:ascii="Times New Roman" w:hAnsi="Times New Roman"/>
          <w:color w:val="000000"/>
          <w:sz w:val="22"/>
        </w:rPr>
        <w:t xml:space="preserve"> upon thirty (30) days' prior written notice to the other </w:t>
      </w:r>
      <w:del w:id="1133" w:author="Ledgerwood &amp; Pratt LLP" w:date="2025-03-14T00:00:00Z">
        <w:r>
          <w:rPr>
            <w:rFonts w:ascii="Times New Roman" w:hAnsi="Times New Roman"/>
            <w:color w:val="000000"/>
            <w:sz w:val="22"/>
          </w:rPr>
          <w:delText xml:space="preserve">party. Notwithstanding the foregoing, if the Company terminates this engagement prior to the six (6) month anniversary of the date of execution</w:delText>
        </w:r>
      </w:del>
      <w:ins w:id="1134" w:author="Ledgerwood &amp; Pratt LLP" w:date="2025-03-14T00:00:00Z">
        <w:r>
          <w:rPr>
            <w:rFonts w:ascii="Times New Roman" w:hAnsi="Times New Roman"/>
            <w:color w:val="000000"/>
            <w:sz w:val="22"/>
          </w:rPr>
          <w:t xml:space="preserve">party, without penalty or liability except as set forth in the following paragraph; provided that the Company may terminate this engagement for Cause effective immediately upon written notice to Thorngate. For purposes</w:t>
        </w:r>
      </w:ins>
      <w:r>
        <w:rPr>
          <w:rFonts w:ascii="Times New Roman" w:hAnsi="Times New Roman"/>
          <w:color w:val="000000"/>
          <w:sz w:val="22"/>
        </w:rPr>
        <w:t xml:space="preserve"> of this Agreement, </w:t>
      </w:r>
      <w:del w:id="1135" w:author="Ledgerwood &amp; Pratt LLP" w:date="2025-03-14T00:00:00Z">
        <w:r>
          <w:rPr>
            <w:rFonts w:ascii="Times New Roman" w:hAnsi="Times New Roman"/>
            <w:color w:val="000000"/>
            <w:sz w:val="22"/>
          </w:rPr>
          <w:delText xml:space="preserve">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Fee, or other amounts payable under this Agreement.</w:delText>
        </w:r>
      </w:del>
      <w:ins w:id="1136" w:author="Ledgerwood &amp; Pratt LLP" w:date="2025-03-14T00:00:00Z">
        <w:r>
          <w:rPr>
            <w:rFonts w:ascii="Times New Roman" w:hAnsi="Times New Roman"/>
            <w:color w:val="000000"/>
            <w:sz w:val="22"/>
          </w:rPr>
          <w:t xml:space="preserve">"Cause" means (i) a material breach of this Agreement by Thorngate that, if curable, is not cured within fifteen (15) days following written notice thereof from the Company; (ii) the gross negligence, willful misconduct, bad faith, or fraud of Thorngate or any of its personnel in connection with the engagement; or (iii) Philip R. Castellan ceasing to be actively involved in leading the engagement, unless Thorngate designates a replacement reasonably acceptable to the Company within fifteen (15) days thereafter.</w:t>
        </w:r>
      </w:ins>
      <w:commentRangeEnd w:id="18"/>
      <w:r>
        <w:rPr>
          <w:sz w:val="16"/>
        </w:rPr>
        <w:commentReference w:id="18"/>
      </w:r>
    </w:p>
    <w:p>
      <w:pPr>
        <w:spacing w:line="276" w:lineRule="auto" w:before="0" w:after="120"/>
        <w:jc w:val="both"/>
      </w:pPr>
      <w:commentRangeStart w:id="19"/>
      <w:r>
        <w:rPr>
          <w:rFonts w:ascii="Times New Roman" w:hAnsi="Times New Roman"/>
          <w:color w:val="000000"/>
          <w:sz w:val="22"/>
        </w:rPr>
        <w:t xml:space="preserve">Upon termination or expiration of this engagement for any reason, the Company shall remain obligated </w:t>
      </w:r>
      <w:ins w:id="1137" w:author="Ledgerwood &amp; Pratt LLP" w:date="2025-03-14T00:00:00Z">
        <w:r>
          <w:rPr>
            <w:rFonts w:ascii="Times New Roman" w:hAnsi="Times New Roman"/>
            <w:color w:val="000000"/>
            <w:sz w:val="22"/>
          </w:rPr>
          <w:t xml:space="preserve">only </w:t>
        </w:r>
      </w:ins>
      <w:r>
        <w:rPr>
          <w:rFonts w:ascii="Times New Roman" w:hAnsi="Times New Roman"/>
          <w:color w:val="000000"/>
          <w:sz w:val="22"/>
        </w:rPr>
        <w:t xml:space="preserve">with respect to: (i) all accrued and unpaid Monthly Retainer </w:t>
      </w:r>
      <w:del w:id="1138" w:author="Ledgerwood &amp; Pratt LLP" w:date="2025-03-14T00:00:00Z">
        <w:r>
          <w:rPr>
            <w:rFonts w:ascii="Times New Roman" w:hAnsi="Times New Roman"/>
            <w:color w:val="000000"/>
            <w:sz w:val="22"/>
          </w:rPr>
          <w:delText xml:space="preserve">payments;</w:delText>
        </w:r>
      </w:del>
      <w:ins w:id="1139" w:author="Ledgerwood &amp; Pratt LLP" w:date="2025-03-14T00:00:00Z">
        <w:r>
          <w:rPr>
            <w:rFonts w:ascii="Times New Roman" w:hAnsi="Times New Roman"/>
            <w:color w:val="000000"/>
            <w:sz w:val="22"/>
          </w:rPr>
          <w:t xml:space="preserve">payments through the effective date of termination;</w:t>
        </w:r>
      </w:ins>
      <w:r>
        <w:rPr>
          <w:rFonts w:ascii="Times New Roman" w:hAnsi="Times New Roman"/>
          <w:color w:val="000000"/>
          <w:sz w:val="22"/>
        </w:rPr>
        <w:t xml:space="preserve"> (ii) all reimbursable expenses incurred through the effective date of </w:t>
      </w:r>
      <w:del w:id="1140" w:author="Ledgerwood &amp; Pratt LLP" w:date="2025-03-14T00:00:00Z">
        <w:r>
          <w:rPr>
            <w:rFonts w:ascii="Times New Roman" w:hAnsi="Times New Roman"/>
            <w:color w:val="000000"/>
            <w:sz w:val="22"/>
          </w:rPr>
          <w:delText xml:space="preserve">termination;</w:delText>
        </w:r>
      </w:del>
      <w:ins w:id="1141" w:author="Ledgerwood &amp; Pratt LLP" w:date="2025-03-14T00:00:00Z">
        <w:r>
          <w:rPr>
            <w:rFonts w:ascii="Times New Roman" w:hAnsi="Times New Roman"/>
            <w:color w:val="000000"/>
            <w:sz w:val="22"/>
          </w:rPr>
          <w:t xml:space="preserve">termination in accordance with Section 6;</w:t>
        </w:r>
      </w:ins>
      <w:r>
        <w:rPr>
          <w:rFonts w:ascii="Times New Roman" w:hAnsi="Times New Roman"/>
          <w:color w:val="000000"/>
          <w:sz w:val="22"/>
        </w:rPr>
        <w:t xml:space="preserve"> (iii) the Tail Provision set forth in Section </w:t>
      </w:r>
      <w:del w:id="1142" w:author="Ledgerwood &amp; Pratt LLP" w:date="2025-03-14T00:00:00Z">
        <w:r>
          <w:rPr>
            <w:rFonts w:ascii="Times New Roman" w:hAnsi="Times New Roman"/>
            <w:color w:val="000000"/>
            <w:sz w:val="22"/>
          </w:rPr>
          <w:delText xml:space="preserve">5; (iv) all</w:delText>
        </w:r>
      </w:del>
      <w:ins w:id="1143" w:author="Ledgerwood &amp; Pratt LLP" w:date="2025-03-14T00:00:00Z">
        <w:r>
          <w:rPr>
            <w:rFonts w:ascii="Times New Roman" w:hAnsi="Times New Roman"/>
            <w:color w:val="000000"/>
            <w:sz w:val="22"/>
          </w:rPr>
          <w:t xml:space="preserve">5, to the extent applicable; and (iv) the</w:t>
        </w:r>
      </w:ins>
      <w:r>
        <w:rPr>
          <w:rFonts w:ascii="Times New Roman" w:hAnsi="Times New Roman"/>
          <w:color w:val="000000"/>
          <w:sz w:val="22"/>
        </w:rPr>
        <w:t xml:space="preserve"> indemnification obligations set forth in Section 8 and Exhibit </w:t>
      </w:r>
      <w:del w:id="1144" w:author="Ledgerwood &amp; Pratt LLP" w:date="2025-03-14T00:00:00Z">
        <w:r>
          <w:rPr>
            <w:rFonts w:ascii="Times New Roman" w:hAnsi="Times New Roman"/>
            <w:color w:val="000000"/>
            <w:sz w:val="22"/>
          </w:rPr>
          <w:delText xml:space="preserve">A; and (v) all confidentiality obligations set forth in Section 11.</w:delText>
        </w:r>
      </w:del>
      <w:ins w:id="1145" w:author="Ledgerwood &amp; Pratt LLP" w:date="2025-03-14T00:00:00Z">
        <w:r>
          <w:rPr>
            <w:rFonts w:ascii="Times New Roman" w:hAnsi="Times New Roman"/>
            <w:color w:val="000000"/>
            <w:sz w:val="22"/>
          </w:rPr>
          <w:t xml:space="preserve">A, for the survival period set forth therein. Thorngate shall remain bound by its obligations under Sections 10, 11, and 12 following any termination or expiration of this engagement. No termination fee or other amount shall be payable by the Company in connection with any termination or expiration of this engagement.</w:t>
        </w:r>
      </w:ins>
      <w:commentRangeEnd w:id="19"/>
      <w:r>
        <w:rPr>
          <w:sz w:val="16"/>
        </w:rPr>
        <w:commentReference w:id="19"/>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commentRangeStart w:id="20"/>
      <w:r>
        <w:rPr>
          <w:rFonts w:ascii="Times New Roman" w:hAnsi="Times New Roman"/>
          <w:color w:val="000000"/>
          <w:sz w:val="22"/>
        </w:rP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w:t>
      </w:r>
      <w:r>
        <w:rPr>
          <w:rFonts w:ascii="Times New Roman" w:hAnsi="Times New Roman"/>
          <w:b/>
          <w:color w:val="000000"/>
          <w:sz w:val="22"/>
        </w:rPr>
        <w:t xml:space="preserve">provided, however</w:t>
      </w:r>
      <w:r>
        <w:rPr>
          <w:rFonts w:ascii="Times New Roman" w:hAnsi="Times New Roman"/>
          <w:color w:val="000000"/>
          <w:sz w:val="22"/>
        </w:rPr>
        <w:t xml:space="preserve">, that the Company shall not be obligated to indemnify any Indemnified Person to the extent that such Losses are finally </w:t>
      </w:r>
      <w:del w:id="1146" w:author="Ledgerwood &amp; Pratt LLP" w:date="2025-03-14T00:00:00Z">
        <w:r>
          <w:rPr>
            <w:rFonts w:ascii="Times New Roman" w:hAnsi="Times New Roman"/>
            <w:color w:val="000000"/>
            <w:sz w:val="22"/>
          </w:rPr>
          <w:delText xml:space="preserve">judicially </w:delText>
        </w:r>
      </w:del>
      <w:r>
        <w:rPr>
          <w:rFonts w:ascii="Times New Roman" w:hAnsi="Times New Roman"/>
          <w:color w:val="000000"/>
          <w:sz w:val="22"/>
        </w:rPr>
        <w:t xml:space="preserve">determined by a court </w:t>
      </w:r>
      <w:ins w:id="1147" w:author="Ledgerwood &amp; Pratt LLP" w:date="2025-03-14T00:00:00Z">
        <w:r>
          <w:rPr>
            <w:rFonts w:ascii="Times New Roman" w:hAnsi="Times New Roman"/>
            <w:color w:val="000000"/>
            <w:sz w:val="22"/>
          </w:rPr>
          <w:t xml:space="preserve">or arbitral tribunal </w:t>
        </w:r>
      </w:ins>
      <w:r>
        <w:rPr>
          <w:rFonts w:ascii="Times New Roman" w:hAnsi="Times New Roman"/>
          <w:color w:val="000000"/>
          <w:sz w:val="22"/>
        </w:rPr>
        <w:t xml:space="preserve">of competent jurisdiction </w:t>
      </w:r>
      <w:ins w:id="1148" w:author="Ledgerwood &amp; Pratt LLP" w:date="2025-03-14T00:00:00Z">
        <w:r>
          <w:rPr>
            <w:rFonts w:ascii="Times New Roman" w:hAnsi="Times New Roman"/>
            <w:color w:val="000000"/>
            <w:sz w:val="22"/>
          </w:rPr>
          <w:t xml:space="preserve">(including pursuant to Section 13) </w:t>
        </w:r>
      </w:ins>
      <w:r>
        <w:rPr>
          <w:rFonts w:ascii="Times New Roman" w:hAnsi="Times New Roman"/>
          <w:color w:val="000000"/>
          <w:sz w:val="22"/>
        </w:rPr>
        <w:t xml:space="preserve">in a judgment</w:t>
      </w:r>
      <w:ins w:id="1149" w:author="Ledgerwood &amp; Pratt LLP" w:date="2025-03-14T00:00:00Z">
        <w:r>
          <w:rPr>
            <w:rFonts w:ascii="Times New Roman" w:hAnsi="Times New Roman"/>
            <w:color w:val="000000"/>
            <w:sz w:val="22"/>
          </w:rPr>
          <w:t xml:space="preserve"> or award</w:t>
        </w:r>
      </w:ins>
      <w:r>
        <w:rPr>
          <w:rFonts w:ascii="Times New Roman" w:hAnsi="Times New Roman"/>
          <w:color w:val="000000"/>
          <w:sz w:val="22"/>
        </w:rPr>
        <w:t xml:space="preserve"> that is not subject to further appeal or review to have resulted from the gross </w:t>
      </w:r>
      <w:del w:id="1150" w:author="Ledgerwood &amp; Pratt LLP" w:date="2025-03-14T00:00:00Z">
        <w:r>
          <w:rPr>
            <w:rFonts w:ascii="Times New Roman" w:hAnsi="Times New Roman"/>
            <w:color w:val="000000"/>
            <w:sz w:val="22"/>
          </w:rPr>
          <w:delText xml:space="preserve">negligence or willful misconduct</w:delText>
        </w:r>
      </w:del>
      <w:ins w:id="1151" w:author="Ledgerwood &amp; Pratt LLP" w:date="2025-03-14T00:00:00Z">
        <w:r>
          <w:rPr>
            <w:rFonts w:ascii="Times New Roman" w:hAnsi="Times New Roman"/>
            <w:color w:val="000000"/>
            <w:sz w:val="22"/>
          </w:rPr>
          <w:t xml:space="preserve">negligence, willful misconduct, bad faith, or fraud</w:t>
        </w:r>
      </w:ins>
      <w:r>
        <w:rPr>
          <w:rFonts w:ascii="Times New Roman" w:hAnsi="Times New Roman"/>
          <w:color w:val="000000"/>
          <w:sz w:val="22"/>
        </w:rPr>
        <w:t xml:space="preserve"> of such Indemnified </w:t>
      </w:r>
      <w:del w:id="1152" w:author="Ledgerwood &amp; Pratt LLP" w:date="2025-03-14T00:00:00Z">
        <w:r>
          <w:rPr>
            <w:rFonts w:ascii="Times New Roman" w:hAnsi="Times New Roman"/>
            <w:color w:val="000000"/>
            <w:sz w:val="22"/>
          </w:rPr>
          <w:delText xml:space="preserve">Person.</w:delText>
        </w:r>
      </w:del>
      <w:ins w:id="1153" w:author="Ledgerwood &amp; Pratt LLP" w:date="2025-03-14T00:00:00Z">
        <w:r>
          <w:rPr>
            <w:rFonts w:ascii="Times New Roman" w:hAnsi="Times New Roman"/>
            <w:color w:val="000000"/>
            <w:sz w:val="22"/>
          </w:rPr>
          <w:t xml:space="preserve">Person, or from a material breach of this Agreement by Thorngate or such Indemnified Person. The foregoing exclusions shall apply equally to each Indemnified Person. The Company's obligations under this Section 8 shall not apply to Losses arising out of any claim, action, or proceeding brought by the Company against Thorngate or any other Indemnified Person (other than a claim for indemnification hereunder).</w:t>
        </w:r>
      </w:ins>
      <w:commentRangeEnd w:id="20"/>
      <w:r>
        <w:rPr>
          <w:sz w:val="16"/>
        </w:rPr>
        <w:commentReference w:id="20"/>
      </w:r>
    </w:p>
    <w:p>
      <w:pPr>
        <w:spacing w:line="276" w:lineRule="auto" w:before="0" w:after="120"/>
        <w:jc w:val="both"/>
      </w:pPr>
      <w:commentRangeStart w:id="21"/>
      <w:r>
        <w:rPr>
          <w:rFonts w:ascii="Times New Roman" w:hAnsi="Times New Roman"/>
          <w:color w:val="000000"/>
          <w:sz w:val="22"/>
        </w:rPr>
        <w:t xml:space="preserve">In addition, the Company shall advance to each Indemnified Person, promptly upon request, </w:t>
      </w:r>
      <w:del w:id="1154" w:author="Ledgerwood &amp; Pratt LLP" w:date="2025-03-14T00:00:00Z">
        <w:r>
          <w:rPr>
            <w:rFonts w:ascii="Times New Roman" w:hAnsi="Times New Roman"/>
            <w:color w:val="000000"/>
            <w:sz w:val="22"/>
          </w:rPr>
          <w:delText xml:space="preserve">any and all</w:delText>
        </w:r>
      </w:del>
      <w:ins w:id="1155" w:author="Ledgerwood &amp; Pratt LLP" w:date="2025-03-14T00:00:00Z">
        <w:r>
          <w:rPr>
            <w:rFonts w:ascii="Times New Roman" w:hAnsi="Times New Roman"/>
            <w:color w:val="000000"/>
            <w:sz w:val="22"/>
          </w:rPr>
          <w:t xml:space="preserve">the reasonable and documented</w:t>
        </w:r>
      </w:ins>
      <w:r>
        <w:rPr>
          <w:rFonts w:ascii="Times New Roman" w:hAnsi="Times New Roman"/>
          <w:color w:val="000000"/>
          <w:sz w:val="22"/>
        </w:rPr>
        <w:t xml:space="preserve"> expenses (including attorneys' fees and expenses of investigation)</w:t>
      </w:r>
      <w:del w:id="1156" w:author="Ledgerwood &amp; Pratt LLP" w:date="2025-03-14T00:00:00Z">
        <w:r>
          <w:rPr>
            <w:rFonts w:ascii="Times New Roman" w:hAnsi="Times New Roman"/>
            <w:color w:val="000000"/>
            <w:sz w:val="22"/>
          </w:rPr>
          <w:delText xml:space="preserve"> reasonably</w:delText>
        </w:r>
      </w:del>
      <w:r>
        <w:rPr>
          <w:rFonts w:ascii="Times New Roman" w:hAnsi="Times New Roman"/>
          <w:color w:val="000000"/>
          <w:sz w:val="22"/>
        </w:rPr>
        <w:t xml:space="preserve"> incurred by such Indemnified Person in connection with investigating, preparing for, defending, or settling any claim, action, suit, or proceeding for which indemnification may be sought hereunder, subject to </w:t>
      </w:r>
      <w:del w:id="1157" w:author="Ledgerwood &amp; Pratt LLP" w:date="2025-03-14T00:00:00Z">
        <w:r>
          <w:rPr>
            <w:rFonts w:ascii="Times New Roman" w:hAnsi="Times New Roman"/>
            <w:color w:val="000000"/>
            <w:sz w:val="22"/>
          </w:rPr>
          <w:delText xml:space="preserve">an</w:delText>
        </w:r>
      </w:del>
      <w:ins w:id="1158" w:author="Ledgerwood &amp; Pratt LLP" w:date="2025-03-14T00:00:00Z">
        <w:r>
          <w:rPr>
            <w:rFonts w:ascii="Times New Roman" w:hAnsi="Times New Roman"/>
            <w:color w:val="000000"/>
            <w:sz w:val="22"/>
          </w:rPr>
          <w:t xml:space="preserve">a written</w:t>
        </w:r>
      </w:ins>
      <w:r>
        <w:rPr>
          <w:rFonts w:ascii="Times New Roman" w:hAnsi="Times New Roman"/>
          <w:color w:val="000000"/>
          <w:sz w:val="22"/>
        </w:rPr>
        <w:t xml:space="preserve"> undertaking by such Indemnified Person to repay any amounts so advanced if and to the extent that it is ultimately determined that such Indemnified Person is not entitled to indemnification hereunder.</w:t>
      </w:r>
      <w:commentRangeEnd w:id="21"/>
      <w:r>
        <w:rPr>
          <w:sz w:val="16"/>
        </w:rPr>
        <w:commentReference w:id="21"/>
      </w:r>
    </w:p>
    <w:p>
      <w:pPr>
        <w:spacing w:line="276" w:lineRule="auto" w:before="0" w:after="120"/>
        <w:jc w:val="both"/>
      </w:pPr>
      <w:commentRangeStart w:id="22"/>
      <w:r>
        <w:rPr>
          <w:rFonts w:ascii="Times New Roman" w:hAnsi="Times New Roman"/>
          <w:color w:val="000000"/>
          <w:sz w:val="22"/>
        </w:rPr>
        <w:t xml:space="preserve">The detailed terms and conditions of the Company's indemnification obligations are set forth in the Indemnification Agreement attached hereto as </w:t>
      </w:r>
      <w:r>
        <w:rPr>
          <w:rFonts w:ascii="Times New Roman" w:hAnsi="Times New Roman"/>
          <w:b/>
          <w:color w:val="000000"/>
          <w:sz w:val="22"/>
        </w:rPr>
        <w:t xml:space="preserve">Exhibit A</w:t>
      </w:r>
      <w:r>
        <w:rPr>
          <w:rFonts w:ascii="Times New Roman" w:hAnsi="Times New Roman"/>
          <w:color w:val="000000"/>
          <w:sz w:val="22"/>
        </w:rPr>
        <w:t xml:space="preserve">, which is incorporated herein by reference and made a part hereof. In the event of any conflict between this Section 8 </w:t>
      </w:r>
      <w:ins w:id="1159" w:author="Ledgerwood &amp; Pratt LLP" w:date="2025-03-14T00:00:00Z">
        <w:r>
          <w:rPr>
            <w:rFonts w:ascii="Times New Roman" w:hAnsi="Times New Roman"/>
            <w:color w:val="000000"/>
            <w:sz w:val="22"/>
          </w:rPr>
          <w:t xml:space="preserve">(or Section 9) </w:t>
        </w:r>
      </w:ins>
      <w:r>
        <w:rPr>
          <w:rFonts w:ascii="Times New Roman" w:hAnsi="Times New Roman"/>
          <w:color w:val="000000"/>
          <w:sz w:val="22"/>
        </w:rPr>
        <w:t xml:space="preserve">and Exhibit A, </w:t>
      </w:r>
      <w:del w:id="1160" w:author="Ledgerwood &amp; Pratt LLP" w:date="2025-03-14T00:00:00Z">
        <w:r>
          <w:rPr>
            <w:rFonts w:ascii="Times New Roman" w:hAnsi="Times New Roman"/>
            <w:color w:val="000000"/>
            <w:sz w:val="22"/>
          </w:rPr>
          <w:delText xml:space="preserve">Exhibit A</w:delText>
        </w:r>
      </w:del>
      <w:ins w:id="1161" w:author="Ledgerwood &amp; Pratt LLP" w:date="2025-03-14T00:00:00Z">
        <w:r>
          <w:rPr>
            <w:rFonts w:ascii="Times New Roman" w:hAnsi="Times New Roman"/>
            <w:color w:val="000000"/>
            <w:sz w:val="22"/>
          </w:rPr>
          <w:t xml:space="preserve">this Agreement</w:t>
        </w:r>
      </w:ins>
      <w:r>
        <w:rPr>
          <w:rFonts w:ascii="Times New Roman" w:hAnsi="Times New Roman"/>
          <w:color w:val="000000"/>
          <w:sz w:val="22"/>
        </w:rPr>
        <w:t xml:space="preserve"> shall govern. The indemnification obligations of the Company set forth in this Section 8 and in Exhibit A shall survive the termination or expiration of this engagement </w:t>
      </w:r>
      <w:del w:id="1162" w:author="Ledgerwood &amp; Pratt LLP" w:date="2025-03-14T00:00:00Z">
        <w:r>
          <w:rPr>
            <w:rFonts w:ascii="Times New Roman" w:hAnsi="Times New Roman"/>
            <w:color w:val="000000"/>
            <w:sz w:val="22"/>
          </w:rPr>
          <w:delText xml:space="preserve">and shall remain in full force and effect regardless of any termination of this Agreement, without limitation as to time.</w:delText>
        </w:r>
      </w:del>
      <w:ins w:id="1163" w:author="Ledgerwood &amp; Pratt LLP" w:date="2025-03-14T00:00:00Z">
        <w:r>
          <w:rPr>
            <w:rFonts w:ascii="Times New Roman" w:hAnsi="Times New Roman"/>
            <w:color w:val="000000"/>
            <w:sz w:val="22"/>
          </w:rPr>
          <w:t xml:space="preserve">for a period of three (3) years following the later of (i) the effective date of such termination or expiration and (ii) the consummation of any Transaction; provided that such obligations shall continue with respect to any claim for which written notice has been given to the Company prior to the expiration of such period until such claim is finally resolved.</w:t>
        </w:r>
      </w:ins>
      <w:commentRangeEnd w:id="22"/>
      <w:r>
        <w:rPr>
          <w:sz w:val="16"/>
        </w:rPr>
        <w:commentReference w:id="22"/>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commentRangeStart w:id="23"/>
      <w:r>
        <w:rPr>
          <w:rFonts w:ascii="Times New Roman" w:hAnsi="Times New Roman"/>
          <w:color w:val="000000"/>
          <w:sz w:val="22"/>
        </w:rPr>
        <w: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w:t>
      </w:r>
      <w:del w:id="1164" w:author="Ledgerwood &amp; Pratt LLP" w:date="2025-03-14T00:00:00Z">
        <w:r>
          <w:rPr>
            <w:rFonts w:ascii="Times New Roman" w:hAnsi="Times New Roman"/>
            <w:color w:val="000000"/>
            <w:sz w:val="22"/>
          </w:rPr>
          <w:delText xml:space="preserve">Agreement.</w:delText>
        </w:r>
      </w:del>
      <w:ins w:id="1165" w:author="Ledgerwood &amp; Pratt LLP" w:date="2025-03-14T00:00:00Z">
        <w:r>
          <w:rPr>
            <w:rFonts w:ascii="Times New Roman" w:hAnsi="Times New Roman"/>
            <w:color w:val="000000"/>
            <w:sz w:val="22"/>
          </w:rPr>
          <w:t xml:space="preserve">Agreement; provided, however, that the foregoing limitation shall not apply to any liability arising out of (i) the fraud, bad faith, willful misconduct, or gross negligence of Thorngate or any such person or (ii) any breach of Section 10 (Conflicts of Interest; Principal Transactions) or Section 11 (Confidentiality).</w:t>
        </w:r>
      </w:ins>
      <w:commentRangeEnd w:id="23"/>
      <w:r>
        <w:rPr>
          <w:sz w:val="16"/>
        </w:rPr>
        <w:commentReference w:id="23"/>
      </w:r>
    </w:p>
    <w:p>
      <w:pPr>
        <w:keepNext/>
        <w:spacing w:line="276" w:lineRule="auto" w:before="360" w:after="120"/>
        <w:jc w:val="left"/>
      </w:pPr>
      <w:r>
        <w:rPr>
          <w:rFonts w:ascii="Times New Roman" w:hAnsi="Times New Roman"/>
          <w:b/>
          <w:color w:val="000000"/>
          <w:sz w:val="22"/>
          <w:u w:val="single"/>
        </w:rPr>
        <w:t>10. Conflicts of Interest; Principal Transactions</w:t>
      </w:r>
    </w:p>
    <w:p>
      <w:pPr>
        <w:spacing w:line="276" w:lineRule="auto" w:before="0" w:after="120"/>
        <w:jc w:val="both"/>
      </w:pPr>
      <w:commentRangeStart w:id="24"/>
      <w:r>
        <w:rPr>
          <w:rFonts w:ascii="Times New Roman" w:hAnsi="Times New Roman"/>
          <w:color w:val="000000"/>
          <w:sz w:val="22"/>
        </w:rPr>
        <w:t xml:space="preserve">The Company acknowledges that Thorngate and its affiliates are engaged in a broad range of activities, including financial advisory services, principal investing, and other financial activities. </w:t>
      </w:r>
      <w:del w:id="1166" w:author="Ledgerwood &amp; Pratt LLP" w:date="2025-03-14T00:00:00Z">
        <w:r>
          <w:rPr>
            <w:rFonts w:ascii="Times New Roman" w:hAnsi="Times New Roman"/>
            <w:color w:val="000000"/>
            <w:sz w:val="22"/>
          </w:rPr>
          <w:delText xml:space="preserve">The Company acknowledges and agrees that Thorngate and/or its affiliates may</w:delText>
        </w:r>
      </w:del>
      <w:ins w:id="1167" w:author="Ledgerwood &amp; Pratt LLP" w:date="2025-03-14T00:00:00Z">
        <w:r>
          <w:rPr>
            <w:rFonts w:ascii="Times New Roman" w:hAnsi="Times New Roman"/>
            <w:color w:val="000000"/>
            <w:sz w:val="22"/>
          </w:rPr>
          <w:t xml:space="preserve">Thorngate agrees that neither Thorngate nor any of its affiliates, nor any fund or account managed or advised by Thorngate or any of its affiliates, shall</w:t>
        </w:r>
      </w:ins>
      <w:r>
        <w:rPr>
          <w:rFonts w:ascii="Times New Roman" w:hAnsi="Times New Roman"/>
          <w:color w:val="000000"/>
          <w:sz w:val="22"/>
        </w:rPr>
        <w:t xml:space="preserve"> act as a principal, </w:t>
      </w:r>
      <w:del w:id="1168" w:author="Ledgerwood &amp; Pratt LLP" w:date="2025-03-14T00:00:00Z">
        <w:r>
          <w:rPr>
            <w:rFonts w:ascii="Times New Roman" w:hAnsi="Times New Roman"/>
            <w:color w:val="000000"/>
            <w:sz w:val="22"/>
          </w:rPr>
          <w:delText xml:space="preserve">for their own accounts or for the accounts of their affiliates, clients, or managed funds,</w:delText>
        </w:r>
      </w:del>
      <w:ins w:id="1169" w:author="Ledgerwood &amp; Pratt LLP" w:date="2025-03-14T00:00:00Z">
        <w:r>
          <w:rPr>
            <w:rFonts w:ascii="Times New Roman" w:hAnsi="Times New Roman"/>
            <w:color w:val="000000"/>
            <w:sz w:val="22"/>
          </w:rPr>
          <w:t xml:space="preserve">acquiror, investor, co-investor, or financing source</w:t>
        </w:r>
      </w:ins>
      <w:r>
        <w:rPr>
          <w:rFonts w:ascii="Times New Roman" w:hAnsi="Times New Roman"/>
          <w:color w:val="000000"/>
          <w:sz w:val="22"/>
        </w:rPr>
        <w:t xml:space="preserve"> in any Transaction, </w:t>
      </w:r>
      <w:del w:id="1170" w:author="Ledgerwood &amp; Pratt LLP" w:date="2025-03-14T00:00:00Z">
        <w:r>
          <w:rPr>
            <w:rFonts w:ascii="Times New Roman" w:hAnsi="Times New Roman"/>
            <w:color w:val="000000"/>
            <w:sz w:val="22"/>
          </w:rPr>
          <w:delText xml:space="preserve">including by acquiring</w:delText>
        </w:r>
      </w:del>
      <w:ins w:id="1171" w:author="Ledgerwood &amp; Pratt LLP" w:date="2025-03-14T00:00:00Z">
        <w:r>
          <w:rPr>
            <w:rFonts w:ascii="Times New Roman" w:hAnsi="Times New Roman"/>
            <w:color w:val="000000"/>
            <w:sz w:val="22"/>
          </w:rPr>
          <w:t xml:space="preserve">or otherwise acquire any</w:t>
        </w:r>
      </w:ins>
      <w:r>
        <w:rPr>
          <w:rFonts w:ascii="Times New Roman" w:hAnsi="Times New Roman"/>
          <w:color w:val="000000"/>
          <w:sz w:val="22"/>
        </w:rPr>
        <w:t xml:space="preserve"> equity securities, debt instruments, or assets of the Company or any of its </w:t>
      </w:r>
      <w:del w:id="1172" w:author="Ledgerwood &amp; Pratt LLP" w:date="2025-03-14T00:00:00Z">
        <w:r>
          <w:rPr>
            <w:rFonts w:ascii="Times New Roman" w:hAnsi="Times New Roman"/>
            <w:color w:val="000000"/>
            <w:sz w:val="22"/>
          </w:rPr>
          <w:delText xml:space="preserve">subsidiaries. In the event that</w:delText>
        </w:r>
      </w:del>
      <w:ins w:id="1173" w:author="Ledgerwood &amp; Pratt LLP" w:date="2025-03-14T00:00:00Z">
        <w:r>
          <w:rPr>
            <w:rFonts w:ascii="Times New Roman" w:hAnsi="Times New Roman"/>
            <w:color w:val="000000"/>
            <w:sz w:val="22"/>
          </w:rPr>
          <w:t xml:space="preserve">subsidiaries in connection with any Transaction, unless (i) Thorngate has first provided full written disclosure to the Transaction Committee of the nature and extent of such proposed participation and of the interests of Thorngate and its affiliates therein; (ii) the Transaction Committee has given its prior written consent to such participation, which consent may be granted or withheld in its sole discretion; and (iii) the Company has engaged a separate, independent financial advisor selected by the Transaction Committee to render a fairness opinion with respect to such Transaction. Unless otherwise agreed in writing by the Transaction Committee, no Transaction Fee shall be payable in respect of any Transaction in which</w:t>
        </w:r>
      </w:ins>
      <w:r>
        <w:rPr>
          <w:rFonts w:ascii="Times New Roman" w:hAnsi="Times New Roman"/>
          <w:color w:val="000000"/>
          <w:sz w:val="22"/>
        </w:rPr>
        <w:t xml:space="preserve"> Thorngate or any of its affiliates participates as a </w:t>
      </w:r>
      <w:del w:id="1174" w:author="Ledgerwood &amp; Pratt LLP" w:date="2025-03-14T00:00:00Z">
        <w:r>
          <w:rPr>
            <w:rFonts w:ascii="Times New Roman" w:hAnsi="Times New Roman"/>
            <w:color w:val="000000"/>
            <w:sz w:val="22"/>
          </w:rPr>
          <w:delText xml:space="preserve">principal in a Transaction, Thorngate will disclose such participation to the Company. Except as expressly set forth in the preceding sentence, the Company agrees that no additional consent, approval, waiver, fairness opinion, or other action by the Company, its Board, or any committee thereof shall be required in connection with any such principal participation.</w:delText>
        </w:r>
      </w:del>
      <w:ins w:id="1175" w:author="Ledgerwood &amp; Pratt LLP" w:date="2025-03-14T00:00:00Z">
        <w:r>
          <w:rPr>
            <w:rFonts w:ascii="Times New Roman" w:hAnsi="Times New Roman"/>
            <w:color w:val="000000"/>
            <w:sz w:val="22"/>
          </w:rPr>
          <w:t xml:space="preserve">principal, acquiror, investor, or co-investor.</w:t>
        </w:r>
      </w:ins>
      <w:commentRangeEnd w:id="24"/>
      <w:r>
        <w:rPr>
          <w:sz w:val="16"/>
        </w:rPr>
        <w:commentReference w:id="24"/>
      </w:r>
    </w:p>
    <w:p>
      <w:pPr>
        <w:spacing w:line="276" w:lineRule="auto" w:before="0" w:after="120"/>
        <w:jc w:val="both"/>
      </w:pPr>
      <w:commentRangeStart w:id="25"/>
      <w:r>
        <w:rPr>
          <w:rFonts w:ascii="Times New Roman" w:hAnsi="Times New Roman"/>
          <w:color w:val="000000"/>
          <w:sz w:val="22"/>
        </w:rPr>
        <w:t xml:space="preserve">The Company further acknowledges that Thorngate and its affiliates may, during the Engagement Period and thereafter, provide financial advisory, investment banking, or other services to other persons and </w:t>
      </w:r>
      <w:del w:id="1176" w:author="Ledgerwood &amp; Pratt LLP" w:date="2025-03-14T00:00:00Z">
        <w:r>
          <w:rPr>
            <w:rFonts w:ascii="Times New Roman" w:hAnsi="Times New Roman"/>
            <w:color w:val="000000"/>
            <w:sz w:val="22"/>
          </w:rPr>
          <w:delText xml:space="preserve">entities, including potential acquirors or counterparties of the Company, provided that</w:delText>
        </w:r>
      </w:del>
      <w:ins w:id="1177" w:author="Ledgerwood &amp; Pratt LLP" w:date="2025-03-14T00:00:00Z">
        <w:r>
          <w:rPr>
            <w:rFonts w:ascii="Times New Roman" w:hAnsi="Times New Roman"/>
            <w:color w:val="000000"/>
            <w:sz w:val="22"/>
          </w:rPr>
          <w:t xml:space="preserve">entities in matters unrelated to the Company; provided that (i) before contacting any potential acquiror, Thorngate shall disclose in writing to the Company any material relationship or engagement that Thorngate or its affiliates has, or has had within the preceding two (2) years, with such potential acquiror, and Thorngate shall promptly disclose in writing any such relationship or engagement that arises during the Engagement Period; (ii)</w:t>
        </w:r>
      </w:ins>
      <w:r>
        <w:rPr>
          <w:rFonts w:ascii="Times New Roman" w:hAnsi="Times New Roman"/>
          <w:color w:val="000000"/>
          <w:sz w:val="22"/>
        </w:rPr>
        <w:t xml:space="preserve"> Thorngate shall not, during the Engagement </w:t>
      </w:r>
      <w:ins w:id="1178" w:author="Ledgerwood &amp; Pratt LLP" w:date="2025-03-14T00:00:00Z">
        <w:r>
          <w:rPr>
            <w:rFonts w:ascii="Times New Roman" w:hAnsi="Times New Roman"/>
            <w:color w:val="000000"/>
            <w:sz w:val="22"/>
          </w:rPr>
          <w:t xml:space="preserve">Period and the Tail </w:t>
        </w:r>
      </w:ins>
      <w:r>
        <w:rPr>
          <w:rFonts w:ascii="Times New Roman" w:hAnsi="Times New Roman"/>
          <w:color w:val="000000"/>
          <w:sz w:val="22"/>
        </w:rPr>
        <w:t xml:space="preserve">Period, serve as financial advisor </w:t>
      </w:r>
      <w:del w:id="1179" w:author="Ledgerwood &amp; Pratt LLP" w:date="2025-03-14T00:00:00Z">
        <w:r>
          <w:rPr>
            <w:rFonts w:ascii="Times New Roman" w:hAnsi="Times New Roman"/>
            <w:color w:val="000000"/>
            <w:sz w:val="22"/>
          </w:rPr>
          <w:delText xml:space="preserve">to any other party in direct connection with a competing bid for the acquisition of the Company.</w:delText>
        </w:r>
      </w:del>
      <w:ins w:id="1180" w:author="Ledgerwood &amp; Pratt LLP" w:date="2025-03-14T00:00:00Z">
        <w:r>
          <w:rPr>
            <w:rFonts w:ascii="Times New Roman" w:hAnsi="Times New Roman"/>
            <w:color w:val="000000"/>
            <w:sz w:val="22"/>
          </w:rPr>
          <w:t xml:space="preserve">to, or provide or arrange financing for, any other person in connection with any potential acquisition of, or competing bid for, the Company or any of its material assets; and (iii) Thorngate shall maintain customary information barriers designed to ensure that Confidential Information is not made available to Thorngate personnel providing services to any such other person.</w:t>
        </w:r>
      </w:ins>
      <w:commentRangeEnd w:id="25"/>
      <w:r>
        <w:rPr>
          <w:sz w:val="16"/>
        </w:rPr>
        <w:commentReference w:id="25"/>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pPr>
        <w:spacing w:line="276" w:lineRule="auto" w:before="0" w:after="120"/>
        <w:jc w:val="both"/>
      </w:pPr>
      <w:commentRangeStart w:id="26"/>
      <w:r>
        <w:rPr>
          <w:rFonts w:ascii="Times New Roman" w:hAnsi="Times New Roman"/>
          <w:color w:val="000000"/>
          <w:sz w:val="22"/>
        </w:rP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w:t>
      </w:r>
      <w:del w:id="1181" w:author="Ledgerwood &amp; Pratt LLP" w:date="2025-03-14T00:00:00Z">
        <w:r>
          <w:rPr>
            <w:rFonts w:ascii="Times New Roman" w:hAnsi="Times New Roman"/>
            <w:color w:val="000000"/>
            <w:sz w:val="22"/>
          </w:rPr>
          <w:delText xml:space="preserve">herein.</w:delText>
        </w:r>
      </w:del>
      <w:ins w:id="1182" w:author="Ledgerwood &amp; Pratt LLP" w:date="2025-03-14T00:00:00Z">
        <w:r>
          <w:rPr>
            <w:rFonts w:ascii="Times New Roman" w:hAnsi="Times New Roman"/>
            <w:color w:val="000000"/>
            <w:sz w:val="22"/>
          </w:rPr>
          <w:t xml:space="preserve">herein, and Thorngate shall be responsible for any breach of this Section 11 by any such person. Thorngate may also disclose Confidential Information to prospective acquirors approved by the Company, solely to the extent authorized by the Company and pursuant to a confidentiality agreement in form and substance approved by the Company.</w:t>
        </w:r>
      </w:ins>
      <w:commentRangeEnd w:id="26"/>
      <w:r>
        <w:rPr>
          <w:sz w:val="16"/>
        </w:rPr>
        <w:commentReference w:id="26"/>
      </w:r>
    </w:p>
    <w:p>
      <w:pPr>
        <w:keepNext/>
        <w:spacing w:line="276" w:lineRule="auto" w:before="360" w:after="120"/>
        <w:jc w:val="left"/>
      </w:pPr>
      <w:r>
        <w:rPr>
          <w:rFonts w:ascii="Times New Roman" w:hAnsi="Times New Roman"/>
          <w:b/>
          <w:color w:val="000000"/>
          <w:sz w:val="22"/>
          <w:u w:val="single"/>
        </w:rPr>
        <w:t>12. Use of Company Name and Logo; Publicity</w:t>
      </w:r>
    </w:p>
    <w:p>
      <w:pPr>
        <w:spacing w:line="276" w:lineRule="auto" w:before="0" w:after="120"/>
        <w:jc w:val="both"/>
      </w:pPr>
      <w:commentRangeStart w:id="27"/>
      <w:del w:id="1183" w:author="Ledgerwood &amp; Pratt LLP" w:date="2025-03-14T00:00:00Z">
        <w:r>
          <w:rPr>
            <w:rFonts w:ascii="Times New Roman" w:hAnsi="Times New Roman"/>
            <w:color w:val="000000"/>
            <w:sz w:val="22"/>
          </w:rPr>
          <w:delText xml:space="preserve">The Company hereby authorizes Thorngate to use the Company's name, trade names, trademarks, service marks, and logo in Thorngate's marketing materials, pitch books, website, case studies, and "tombstone" or other advertisements, in each case without the prior consent or approval of the Company, to publicize Thorngate's</w:delText>
        </w:r>
      </w:del>
      <w:ins w:id="1184" w:author="Ledgerwood &amp; Pratt LLP" w:date="2025-03-14T00:00:00Z">
        <w:r>
          <w:rPr>
            <w:rFonts w:ascii="Times New Roman" w:hAnsi="Times New Roman"/>
            <w:color w:val="000000"/>
            <w:sz w:val="22"/>
          </w:rPr>
          <w:t xml:space="preserve">Following the public announcement of the consummation of a Transaction, Thorngate may, at its own expense, place customary "tombstone" announcements describing its</w:t>
        </w:r>
      </w:ins>
      <w:r>
        <w:rPr>
          <w:rFonts w:ascii="Times New Roman" w:hAnsi="Times New Roman"/>
          <w:color w:val="000000"/>
          <w:sz w:val="22"/>
        </w:rPr>
        <w:t xml:space="preserve"> role as financial advisor to the Company in connection with </w:t>
      </w:r>
      <w:del w:id="1185" w:author="Ledgerwood &amp; Pratt LLP" w:date="2025-03-14T00:00:00Z">
        <w:r>
          <w:rPr>
            <w:rFonts w:ascii="Times New Roman" w:hAnsi="Times New Roman"/>
            <w:color w:val="000000"/>
            <w:sz w:val="22"/>
          </w:rPr>
          <w:delText xml:space="preserve">any Transaction. This authorization is perpetual and irrevocable and shall survive the termination or expiration of this Agreement. For the avoidance of doubt, this authorization extends to the</w:delText>
        </w:r>
      </w:del>
      <w:ins w:id="1186" w:author="Ledgerwood &amp; Pratt LLP" w:date="2025-03-14T00:00:00Z">
        <w:r>
          <w:rPr>
            <w:rFonts w:ascii="Times New Roman" w:hAnsi="Times New Roman"/>
            <w:color w:val="000000"/>
            <w:sz w:val="22"/>
          </w:rPr>
          <w:t xml:space="preserve">such Transaction, and may refer to such role in its marketing materials, pitch books, website, and case studies, in each case using only publicly available information and subject to the Company's prior review and written approval of the specific content thereof (including any</w:t>
        </w:r>
      </w:ins>
      <w:r>
        <w:rPr>
          <w:rFonts w:ascii="Times New Roman" w:hAnsi="Times New Roman"/>
          <w:color w:val="000000"/>
          <w:sz w:val="22"/>
        </w:rPr>
        <w:t xml:space="preserve"> use of the Company's </w:t>
      </w:r>
      <w:del w:id="1187" w:author="Ledgerwood &amp; Pratt LLP" w:date="2025-03-14T00:00:00Z">
        <w:r>
          <w:rPr>
            <w:rFonts w:ascii="Times New Roman" w:hAnsi="Times New Roman"/>
            <w:color w:val="000000"/>
            <w:sz w:val="22"/>
          </w:rPr>
          <w:delText xml:space="preserve">name and logo in materials prepared and distributed both before and after</w:delText>
        </w:r>
      </w:del>
      <w:ins w:id="1188" w:author="Ledgerwood &amp; Pratt LLP" w:date="2025-03-14T00:00:00Z">
        <w:r>
          <w:rPr>
            <w:rFonts w:ascii="Times New Roman" w:hAnsi="Times New Roman"/>
            <w:color w:val="000000"/>
            <w:sz w:val="22"/>
          </w:rPr>
          <w:t xml:space="preserve">name, trade names, trademarks, service marks, or logo), which approval shall not be unreasonably withheld. Except as set forth in the preceding sentence, Thorngate shall not use the Company's name, trade names, trademarks, service marks, or logo, or make any public reference to the engagement or any potential Transaction, without the prior written consent of the Company, and no such use or reference shall be made prior to</w:t>
        </w:r>
      </w:ins>
      <w:r>
        <w:rPr>
          <w:rFonts w:ascii="Times New Roman" w:hAnsi="Times New Roman"/>
          <w:color w:val="000000"/>
          <w:sz w:val="22"/>
        </w:rPr>
        <w:t xml:space="preserve"> the closing of </w:t>
      </w:r>
      <w:del w:id="1189" w:author="Ledgerwood &amp; Pratt LLP" w:date="2025-03-14T00:00:00Z">
        <w:r>
          <w:rPr>
            <w:rFonts w:ascii="Times New Roman" w:hAnsi="Times New Roman"/>
            <w:color w:val="000000"/>
            <w:sz w:val="22"/>
          </w:rPr>
          <w:delText xml:space="preserve">any Transaction, and the Company shall have no right to review or approve any such materials prior to their publication or distribution.</w:delText>
        </w:r>
      </w:del>
      <w:ins w:id="1190" w:author="Ledgerwood &amp; Pratt LLP" w:date="2025-03-14T00:00:00Z">
        <w:r>
          <w:rPr>
            <w:rFonts w:ascii="Times New Roman" w:hAnsi="Times New Roman"/>
            <w:color w:val="000000"/>
            <w:sz w:val="22"/>
          </w:rPr>
          <w:t xml:space="preserve">a Transaction or at any time if no Transaction is consummated.</w:t>
        </w:r>
      </w:ins>
      <w:commentRangeEnd w:id="27"/>
      <w:r>
        <w:rPr>
          <w:sz w:val="16"/>
        </w:rPr>
        <w:commentReference w:id="27"/>
      </w:r>
    </w:p>
    <w:p>
      <w:pPr>
        <w:keepNext/>
        <w:spacing w:line="276" w:lineRule="auto" w:before="360" w:after="120"/>
        <w:jc w:val="left"/>
      </w:pPr>
      <w:r>
        <w:rPr>
          <w:rFonts w:ascii="Times New Roman" w:hAnsi="Times New Roman"/>
          <w:b/>
          <w:color w:val="000000"/>
          <w:sz w:val="22"/>
          <w:u w:val="single"/>
        </w:rPr>
        <w:t>13. Governing Law; Dispute Resolution</w:t>
      </w:r>
    </w:p>
    <w:p>
      <w:pPr>
        <w:spacing w:line="276" w:lineRule="auto" w:before="0" w:after="120"/>
        <w:jc w:val="both"/>
      </w:pPr>
      <w:commentRangeStart w:id="28"/>
      <w:r>
        <w:rPr>
          <w:rFonts w:ascii="Times New Roman" w:hAnsi="Times New Roman"/>
          <w:color w:val="000000"/>
          <w:sz w:val="22"/>
        </w:rPr>
        <w:t>This Agreement shall be governed by and construed in accordance with the laws of the State of New York, without giving effect to any principles of conflicts of laws that would cause the application of the laws of any other jurisdiction.</w:t>
      </w:r>
      <w:commentRangeEnd w:id="28"/>
      <w:r>
        <w:rPr>
          <w:sz w:val="16"/>
        </w:rPr>
        <w:commentReference w:id="28"/>
      </w:r>
    </w:p>
    <w:p>
      <w:pPr>
        <w:spacing w:line="276" w:lineRule="auto" w:before="0" w:after="120"/>
        <w:jc w:val="both"/>
      </w:pPr>
      <w:commentRangeStart w:id="29"/>
      <w:r>
        <w:rPr>
          <w:rFonts w:ascii="Times New Roman" w:hAnsi="Times New Roman"/>
          <w:color w:val="000000"/>
          <w:sz w:val="22"/>
        </w:rP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1191" w:author="Ledgerwood &amp; Pratt LLP" w:date="2025-03-14T00:00:00Z">
        <w:r>
          <w:rPr>
            <w:rFonts w:ascii="Times New Roman" w:hAnsi="Times New Roman"/>
            <w:color w:val="000000"/>
            <w:sz w:val="22"/>
          </w:rPr>
          <w:delText xml:space="preserve">Washington, DC.</w:delText>
        </w:r>
      </w:del>
      <w:ins w:id="1192" w:author="Ledgerwood &amp; Pratt LLP" w:date="2025-03-14T00:00:00Z">
        <w:r>
          <w:rPr>
            <w:rFonts w:ascii="Times New Roman" w:hAnsi="Times New Roman"/>
            <w:color w:val="000000"/>
            <w:sz w:val="22"/>
          </w:rPr>
          <w:t xml:space="preserve">New York, New York.</w:t>
        </w:r>
      </w:ins>
      <w:r>
        <w:rPr>
          <w:rFonts w:ascii="Times New Roman" w:hAnsi="Times New Roman"/>
          <w:color w:val="000000"/>
          <w:sz w:val="22"/>
        </w:rP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commentRangeEnd w:id="29"/>
      <w:r>
        <w:rPr>
          <w:sz w:val="16"/>
        </w:rPr>
        <w:commentReference w:id="29"/>
      </w:r>
    </w:p>
    <w:p>
      <w:pPr>
        <w:spacing w:line="276" w:lineRule="auto" w:before="0" w:after="120"/>
        <w:jc w:val="both"/>
      </w:pPr>
      <w:commentRangeStart w:id="30"/>
      <w:r>
        <w:rPr>
          <w:rFonts w:ascii="Times New Roman" w:hAnsi="Times New Roman"/>
          <w:b/>
          <w:color w:val="000000"/>
          <w:sz w:val="22"/>
        </w:rPr>
        <w:t>EACH PARTY IRREVOCABLY AND UNCONDITIONALLY WAIVES ANY RIGHT TO TRIAL BY JURY IN ANY ACTION, PROCEEDING, OR COUNTERCLAIM ARISING OUT OF OR RELATING TO THIS AGREEMENT.</w:t>
      </w:r>
      <w:commentRangeEnd w:id="30"/>
      <w:r>
        <w:rPr>
          <w:sz w:val="16"/>
        </w:rPr>
        <w:commentReference w:id="30"/>
      </w:r>
    </w:p>
    <w:p>
      <w:pPr>
        <w:spacing w:line="276" w:lineRule="auto" w:before="0" w:after="120"/>
        <w:jc w:val="both"/>
      </w:pPr>
      <w:commentRangeStart w:id="31"/>
      <w:r>
        <w:rPr>
          <w:rFonts w:ascii="Times New Roman" w:hAnsi="Times New Roman"/>
          <w:color w:val="000000"/>
          <w:sz w:val="22"/>
        </w:rPr>
        <w:t xml:space="preserve">Each party hereby consents to the personal jurisdiction of the federal and state courts located in </w:t>
      </w:r>
      <w:del w:id="1193" w:author="Ledgerwood &amp; Pratt LLP" w:date="2025-03-14T00:00:00Z">
        <w:r>
          <w:rPr>
            <w:rFonts w:ascii="Times New Roman" w:hAnsi="Times New Roman"/>
            <w:color w:val="000000"/>
            <w:sz w:val="22"/>
          </w:rPr>
          <w:delText xml:space="preserve">Washington, DC</w:delText>
        </w:r>
      </w:del>
      <w:ins w:id="1194" w:author="Ledgerwood &amp; Pratt LLP" w:date="2025-03-14T00:00:00Z">
        <w:r>
          <w:rPr>
            <w:rFonts w:ascii="Times New Roman" w:hAnsi="Times New Roman"/>
            <w:color w:val="000000"/>
            <w:sz w:val="22"/>
          </w:rPr>
          <w:t xml:space="preserve">the Borough of Manhattan, New York, New York</w:t>
        </w:r>
      </w:ins>
      <w:r>
        <w:rPr>
          <w:rFonts w:ascii="Times New Roman" w:hAnsi="Times New Roman"/>
          <w:color w:val="000000"/>
          <w:sz w:val="22"/>
        </w:rPr>
        <w:t xml:space="preserve"> for the purpose of enforcing any arbitral award rendered pursuant to this Section 13.</w:t>
      </w:r>
      <w:commentRangeEnd w:id="31"/>
      <w:r>
        <w:rPr>
          <w:sz w:val="16"/>
        </w:rPr>
        <w:commentReference w:id="31"/>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Agreement shall be effective unless set forth in a writing signed by both parties hereto.</w:t>
      </w:r>
    </w:p>
    <w:p>
      <w:pPr>
        <w:spacing w:line="276" w:lineRule="auto" w:before="0" w:after="120"/>
        <w:jc w:val="both"/>
      </w:pPr>
      <w:commentRangeStart w:id="32"/>
      <w:r>
        <w:rPr>
          <w:rFonts w:ascii="Times New Roman" w:hAnsi="Times New Roman"/>
          <w:b/>
          <w:color w:val="000000"/>
          <w:sz w:val="22"/>
        </w:rPr>
        <w:t xml:space="preserve">Assignment.</w:t>
      </w:r>
      <w:r>
        <w:rPr>
          <w:rFonts w:ascii="Times New Roman" w:hAnsi="Times New Roman"/>
          <w:color w:val="000000"/>
          <w:sz w:val="22"/>
        </w:rPr>
        <w:t xml:space="preserve"> </w:t>
      </w:r>
      <w:del w:id="1195" w:author="Ledgerwood &amp; Pratt LLP" w:date="2025-03-14T00:00:00Z">
        <w:r>
          <w:rPr>
            <w:rFonts w:ascii="Times New Roman" w:hAnsi="Times New Roman"/>
            <w:color w:val="000000"/>
            <w:sz w:val="22"/>
          </w:rPr>
          <w:delText xml:space="preserve">Thorngate may not</w:delText>
        </w:r>
      </w:del>
      <w:ins w:id="1196" w:author="Ledgerwood &amp; Pratt LLP" w:date="2025-03-14T00:00:00Z">
        <w:r>
          <w:rPr>
            <w:rFonts w:ascii="Times New Roman" w:hAnsi="Times New Roman"/>
            <w:color w:val="000000"/>
            <w:sz w:val="22"/>
          </w:rPr>
          <w:t xml:space="preserve">Neither party may</w:t>
        </w:r>
      </w:ins>
      <w:r>
        <w:rPr>
          <w:rFonts w:ascii="Times New Roman" w:hAnsi="Times New Roman"/>
          <w:color w:val="000000"/>
          <w:sz w:val="22"/>
        </w:rPr>
        <w:t xml:space="preserve"> assign its rights or obligations under this Agreement without the prior written consent of the </w:t>
      </w:r>
      <w:del w:id="1197" w:author="Ledgerwood &amp; Pratt LLP" w:date="2025-03-14T00:00:00Z">
        <w:r>
          <w:rPr>
            <w:rFonts w:ascii="Times New Roman" w:hAnsi="Times New Roman"/>
            <w:color w:val="000000"/>
            <w:sz w:val="22"/>
          </w:rPr>
          <w:delText xml:space="preserve">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ins w:id="1198" w:author="Ledgerwood &amp; Pratt LLP" w:date="2025-03-14T00:00:00Z">
        <w:r>
          <w:rPr>
            <w:rFonts w:ascii="Times New Roman" w:hAnsi="Times New Roman"/>
            <w:color w:val="000000"/>
            <w:sz w:val="22"/>
          </w:rPr>
          <w:t xml:space="preserve">other party, and any purported assignment without such consent shall be null and void.</w:t>
        </w:r>
      </w:ins>
      <w:commentRangeEnd w:id="32"/>
      <w:r>
        <w:rPr>
          <w:sz w:val="16"/>
        </w:rPr>
        <w:commentReference w:id="32"/>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(including by means of electronic signature or facsimile),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pPr>
        <w:spacing w:line="276" w:lineRule="auto" w:before="0" w:after="120"/>
        <w:ind w:left="432"/>
        <w:jc w:val="both"/>
      </w:pPr>
      <w:r>
        <w:rPr>
          <w:rFonts w:ascii="Times New Roman" w:hAnsi="Times New Roman"/>
          <w:color w:val="000000"/>
          <w:sz w:val="22"/>
        </w:rPr>
        <w:t>If to the Company: Voss Dynamics Inc. 4200 Ridgeline Boulevard, Suite 300 Troy, Michigan 48084</w:t>
      </w:r>
    </w:p>
    <w:p>
      <w:pPr>
        <w:spacing w:line="240" w:lineRule="auto" w:before="20" w:after="20"/>
        <w:ind w:left="432"/>
        <w:jc w:val="left"/>
      </w:pPr>
      <w:r>
        <w:rPr>
          <w:rFonts w:ascii="Times New Roman" w:hAnsi="Times New Roman"/>
          <w:color w:val="000000"/>
          <w:sz w:val="22"/>
        </w:rPr>
        <w:t>Attention: Deidre Hartwell, General Counsel</w:t>
      </w:r>
    </w:p>
    <w:p>
      <w:pPr>
        <w:spacing w:line="276" w:lineRule="auto" w:before="0" w:after="120"/>
        <w:ind w:left="432"/>
        <w:jc w:val="both"/>
      </w:pPr>
      <w:r>
        <w:rPr>
          <w:rFonts w:ascii="Times New Roman" w:hAnsi="Times New Roman"/>
          <w:color w:val="000000"/>
          <w:sz w:val="22"/>
        </w:rPr>
        <w:t>If to Thorngate: Thorngate Partners LLC 1700 K Street NW, Suite 820 Washington, DC 20006</w:t>
      </w:r>
    </w:p>
    <w:p>
      <w:pPr>
        <w:spacing w:line="240" w:lineRule="auto" w:before="20" w:after="20"/>
        <w:ind w:left="432"/>
        <w:jc w:val="left"/>
      </w:pPr>
      <w:r>
        <w:rPr>
          <w:rFonts w:ascii="Times New Roman" w:hAnsi="Times New Roman"/>
          <w:color w:val="000000"/>
          <w:sz w:val="22"/>
        </w:rPr>
        <w:t>Attention: Philip R. Castellan, Managing Director</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spacing w:line="276" w:lineRule="auto" w:before="0" w:after="120"/>
        <w:jc w:val="both"/>
      </w:pPr>
      <w:commentRangeStart w:id="33"/>
      <w:r>
        <w:rPr>
          <w:rFonts w:ascii="Times New Roman" w:hAnsi="Times New Roman"/>
          <w:b/>
          <w:color w:val="000000"/>
          <w:sz w:val="22"/>
        </w:rPr>
        <w:t xml:space="preserve">Survival.</w:t>
      </w:r>
      <w:r>
        <w:rPr>
          <w:rFonts w:ascii="Times New Roman" w:hAnsi="Times New Roman"/>
          <w:color w:val="000000"/>
          <w:sz w:val="22"/>
        </w:rPr>
        <w:t xml:space="preserve"> The provisions of Sections 4 </w:t>
      </w:r>
      <w:del w:id="1199" w:author="Ledgerwood &amp; Pratt LLP" w:date="2025-03-14T00:00:00Z">
        <w:r>
          <w:rPr>
            <w:rFonts w:ascii="Times New Roman" w:hAnsi="Times New Roman"/>
            <w:color w:val="000000"/>
            <w:sz w:val="22"/>
          </w:rPr>
          <w:delText xml:space="preserve">(Compensation),</w:delText>
        </w:r>
      </w:del>
      <w:ins w:id="1200" w:author="Ledgerwood &amp; Pratt LLP" w:date="2025-03-14T00:00:00Z">
        <w:r>
          <w:rPr>
            <w:rFonts w:ascii="Times New Roman" w:hAnsi="Times New Roman"/>
            <w:color w:val="000000"/>
            <w:sz w:val="22"/>
          </w:rPr>
          <w:t xml:space="preserve">(Compensation) (solely with respect to amounts accrued through the effective date of termination or expiration and any Transaction Fee payable pursuant to Section 5),</w:t>
        </w:r>
      </w:ins>
      <w:r>
        <w:rPr>
          <w:rFonts w:ascii="Times New Roman" w:hAnsi="Times New Roman"/>
          <w:color w:val="000000"/>
          <w:sz w:val="22"/>
        </w:rPr>
        <w:t xml:space="preserve"> 5 (Tail Provision), 6 (Expense </w:t>
      </w:r>
      <w:del w:id="1201" w:author="Ledgerwood &amp; Pratt LLP" w:date="2025-03-14T00:00:00Z">
        <w:r>
          <w:rPr>
            <w:rFonts w:ascii="Times New Roman" w:hAnsi="Times New Roman"/>
            <w:color w:val="000000"/>
            <w:sz w:val="22"/>
          </w:rPr>
          <w:delText xml:space="preserve">Reimbursement), 8 (Indemnification),</w:delText>
        </w:r>
      </w:del>
      <w:ins w:id="1202" w:author="Ledgerwood &amp; Pratt LLP" w:date="2025-03-14T00:00:00Z">
        <w:r>
          <w:rPr>
            <w:rFonts w:ascii="Times New Roman" w:hAnsi="Times New Roman"/>
            <w:color w:val="000000"/>
            <w:sz w:val="22"/>
          </w:rPr>
          <w:t xml:space="preserve">Reimbursement) (solely with respect to expenses incurred through the effective date of termination or expiration), 8 (Indemnification) (for the period set forth therein),</w:t>
        </w:r>
      </w:ins>
      <w:r>
        <w:rPr>
          <w:rFonts w:ascii="Times New Roman" w:hAnsi="Times New Roman"/>
          <w:color w:val="000000"/>
          <w:sz w:val="22"/>
        </w:rPr>
        <w:t xml:space="preserve"> 9 (Limitation of Liability),</w:t>
      </w:r>
      <w:ins w:id="1203" w:author="Ledgerwood &amp; Pratt LLP" w:date="2025-03-14T00:00:00Z">
        <w:r>
          <w:rPr>
            <w:rFonts w:ascii="Times New Roman" w:hAnsi="Times New Roman"/>
            <w:color w:val="000000"/>
            <w:sz w:val="22"/>
          </w:rPr>
          <w:t xml:space="preserve"> 10 (Conflicts of Interest; Principal Transactions) (for the periods set forth therein),</w:t>
        </w:r>
      </w:ins>
      <w:r>
        <w:rPr>
          <w:rFonts w:ascii="Times New Roman" w:hAnsi="Times New Roman"/>
          <w:color w:val="000000"/>
          <w:sz w:val="22"/>
        </w:rPr>
        <w:t xml:space="preserve"> 11 (Confidentiality), 12 (Use of Company Name and </w:t>
      </w:r>
      <w:del w:id="1204" w:author="Ledgerwood &amp; Pratt LLP" w:date="2025-03-14T00:00:00Z">
        <w:r>
          <w:rPr>
            <w:rFonts w:ascii="Times New Roman" w:hAnsi="Times New Roman"/>
            <w:color w:val="000000"/>
            <w:sz w:val="22"/>
          </w:rPr>
          <w:delText xml:space="preserve">Logo),</w:delText>
        </w:r>
      </w:del>
      <w:ins w:id="1205" w:author="Ledgerwood &amp; Pratt LLP" w:date="2025-03-14T00:00:00Z">
        <w:r>
          <w:rPr>
            <w:rFonts w:ascii="Times New Roman" w:hAnsi="Times New Roman"/>
            <w:color w:val="000000"/>
            <w:sz w:val="22"/>
          </w:rPr>
          <w:t xml:space="preserve">Logo; Publicity),</w:t>
        </w:r>
      </w:ins>
      <w:r>
        <w:rPr>
          <w:rFonts w:ascii="Times New Roman" w:hAnsi="Times New Roman"/>
          <w:color w:val="000000"/>
          <w:sz w:val="22"/>
        </w:rPr>
        <w:t xml:space="preserve"> and 13 (Governing Law; Dispute Resolution) shall survive any termination or expiration of this Agreement and shall remain in full force and effect in accordance with their respective terms.</w:t>
      </w:r>
      <w:commentRangeEnd w:id="33"/>
      <w:r>
        <w:rPr>
          <w:sz w:val="16"/>
        </w:rPr>
        <w:commentReference w:id="33"/>
      </w:r>
    </w:p>
    <w:p>
      <w:pPr>
        <w:keepNext/>
        <w:spacing w:line="276" w:lineRule="auto" w:before="360" w:after="120"/>
        <w:jc w:val="left"/>
      </w:pPr>
      <w:r>
        <w:rPr>
          <w:rFonts w:ascii="Times New Roman" w:hAnsi="Times New Roman"/>
          <w:b/>
          <w:color w:val="000000"/>
          <w:sz w:val="22"/>
          <w:u w:val="single"/>
        </w:rPr>
        <w:t>15. Closing</w:t>
      </w:r>
    </w:p>
    <w:p>
      <w:pPr>
        <w:spacing w:line="276" w:lineRule="auto" w:before="0" w:after="120"/>
        <w:jc w:val="both"/>
      </w:pPr>
      <w:r>
        <w:rPr>
          <w:rFonts w:ascii="Times New Roman" w:hAnsi="Times New Roman"/>
          <w:color w:val="000000"/>
          <w:sz w:val="22"/>
        </w:rPr>
        <w:t>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THORNGATE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R. Castellan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VOSS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INDEMNIFICATION AGREEMENT</w:t>
      </w:r>
    </w:p>
    <w:p>
      <w:pPr>
        <w:spacing w:line="276" w:lineRule="auto" w:before="0" w:after="120"/>
        <w:jc w:val="both"/>
      </w:pPr>
      <w:r>
        <w:rPr>
          <w:rFonts w:ascii="Times New Roman" w:hAnsi="Times New Roman"/>
          <w:color w:val="000000"/>
          <w:sz w:val="22"/>
        </w:rPr>
        <w:t>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pPr>
        <w:spacing w:line="276" w:lineRule="auto" w:before="0" w:after="120"/>
        <w:jc w:val="both"/>
      </w:pPr>
      <w:r>
        <w:rPr>
          <w:rFonts w:ascii="Times New Roman" w:hAnsi="Times New Roman"/>
          <w:b/>
          <w:color w:val="000000"/>
          <w:sz w:val="22"/>
        </w:rPr>
        <w:t xml:space="preserve">Scope of Indemnification.</w:t>
      </w:r>
      <w:r>
        <w:rPr>
          <w:rFonts w:ascii="Times New Roman" w:hAnsi="Times New Roman"/>
          <w:color w:val="000000"/>
          <w:sz w:val="22"/>
        </w:rPr>
        <w:t xml:space="preserve"> </w:t>
      </w:r>
      <w:del w:id="1206" w:author="Ledgerwood &amp; Pratt LLP" w:date="2025-03-14T00:00:00Z">
        <w:r>
          <w:rPr>
            <w:rFonts w:ascii="Times New Roman" w:hAnsi="Times New Roman"/>
            <w:color w:val="000000"/>
            <w:sz w:val="22"/>
          </w:rPr>
          <w:delText xml:space="preserve">The</w:delText>
        </w:r>
      </w:del>
      <w:ins w:id="1207" w:author="Ledgerwood &amp; Pratt LLP" w:date="2025-03-14T00:00:00Z">
        <w:r>
          <w:rPr>
            <w:rFonts w:ascii="Times New Roman" w:hAnsi="Times New Roman"/>
            <w:color w:val="000000"/>
            <w:sz w:val="22"/>
          </w:rPr>
          <w:t xml:space="preserve">Subject to the limitations set forth in Section 8 of the Engagement Letter and in this Indemnification Agreement, the</w:t>
        </w:r>
      </w:ins>
      <w:r>
        <w:rPr>
          <w:rFonts w:ascii="Times New Roman" w:hAnsi="Times New Roman"/>
          <w:color w:val="000000"/>
          <w:sz w:val="22"/>
        </w:rPr>
        <w:t xml:space="preserv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pPr>
        <w:spacing w:line="276" w:lineRule="auto" w:before="0" w:after="120"/>
        <w:jc w:val="both"/>
      </w:pPr>
      <w:commentRangeStart w:id="34"/>
      <w:r>
        <w:rPr>
          <w:rFonts w:ascii="Times New Roman" w:hAnsi="Times New Roman"/>
          <w:b/>
          <w:color w:val="000000"/>
          <w:sz w:val="22"/>
        </w:rPr>
        <w:t xml:space="preserve">Limitation on Indemnification.</w:t>
      </w:r>
      <w:r>
        <w:rPr>
          <w:rFonts w:ascii="Times New Roman" w:hAnsi="Times New Roman"/>
          <w:color w:val="000000"/>
          <w:sz w:val="22"/>
        </w:rPr>
        <w:t xml:space="preserve"> The Company shall not be required to indemnify any Indemnified Person to the extent that Losses are finally </w:t>
      </w:r>
      <w:del w:id="1208" w:author="Ledgerwood &amp; Pratt LLP" w:date="2025-03-14T00:00:00Z">
        <w:r>
          <w:rPr>
            <w:rFonts w:ascii="Times New Roman" w:hAnsi="Times New Roman"/>
            <w:color w:val="000000"/>
            <w:sz w:val="22"/>
          </w:rPr>
          <w:delText xml:space="preserve">judicially </w:delText>
        </w:r>
      </w:del>
      <w:r>
        <w:rPr>
          <w:rFonts w:ascii="Times New Roman" w:hAnsi="Times New Roman"/>
          <w:color w:val="000000"/>
          <w:sz w:val="22"/>
        </w:rPr>
        <w:t xml:space="preserve">determined by a court</w:t>
      </w:r>
      <w:ins w:id="1209" w:author="Ledgerwood &amp; Pratt LLP" w:date="2025-03-14T00:00:00Z">
        <w:r>
          <w:rPr>
            <w:rFonts w:ascii="Times New Roman" w:hAnsi="Times New Roman"/>
            <w:color w:val="000000"/>
            <w:sz w:val="22"/>
          </w:rPr>
          <w:t xml:space="preserve"> or arbitral tribunal</w:t>
        </w:r>
      </w:ins>
      <w:r>
        <w:rPr>
          <w:rFonts w:ascii="Times New Roman" w:hAnsi="Times New Roman"/>
          <w:color w:val="000000"/>
          <w:sz w:val="22"/>
        </w:rPr>
        <w:t xml:space="preserve"> of competent jurisdiction, in a judgment</w:t>
      </w:r>
      <w:ins w:id="1210" w:author="Ledgerwood &amp; Pratt LLP" w:date="2025-03-14T00:00:00Z">
        <w:r>
          <w:rPr>
            <w:rFonts w:ascii="Times New Roman" w:hAnsi="Times New Roman"/>
            <w:color w:val="000000"/>
            <w:sz w:val="22"/>
          </w:rPr>
          <w:t xml:space="preserve"> or award</w:t>
        </w:r>
      </w:ins>
      <w:r>
        <w:rPr>
          <w:rFonts w:ascii="Times New Roman" w:hAnsi="Times New Roman"/>
          <w:color w:val="000000"/>
          <w:sz w:val="22"/>
        </w:rPr>
        <w:t xml:space="preserve"> not subject to further appeal or review, to have resulted from the gross </w:t>
      </w:r>
      <w:del w:id="1211" w:author="Ledgerwood &amp; Pratt LLP" w:date="2025-03-14T00:00:00Z">
        <w:r>
          <w:rPr>
            <w:rFonts w:ascii="Times New Roman" w:hAnsi="Times New Roman"/>
            <w:color w:val="000000"/>
            <w:sz w:val="22"/>
          </w:rPr>
          <w:delText xml:space="preserve">negligence or willful misconduct</w:delText>
        </w:r>
      </w:del>
      <w:ins w:id="1212" w:author="Ledgerwood &amp; Pratt LLP" w:date="2025-03-14T00:00:00Z">
        <w:r>
          <w:rPr>
            <w:rFonts w:ascii="Times New Roman" w:hAnsi="Times New Roman"/>
            <w:color w:val="000000"/>
            <w:sz w:val="22"/>
          </w:rPr>
          <w:t xml:space="preserve">negligence, willful misconduct, bad faith, or fraud</w:t>
        </w:r>
      </w:ins>
      <w:r>
        <w:rPr>
          <w:rFonts w:ascii="Times New Roman" w:hAnsi="Times New Roman"/>
          <w:color w:val="000000"/>
          <w:sz w:val="22"/>
        </w:rPr>
        <w:t xml:space="preserve"> of such Indemnified </w:t>
      </w:r>
      <w:del w:id="1213" w:author="Ledgerwood &amp; Pratt LLP" w:date="2025-03-14T00:00:00Z">
        <w:r>
          <w:rPr>
            <w:rFonts w:ascii="Times New Roman" w:hAnsi="Times New Roman"/>
            <w:color w:val="000000"/>
            <w:sz w:val="22"/>
          </w:rPr>
          <w:delText xml:space="preserve">Person. No other exceptions, exclusions, or carve-outs shall apply to the Company's indemnification obligations hereunder.</w:delText>
        </w:r>
      </w:del>
      <w:ins w:id="1214" w:author="Ledgerwood &amp; Pratt LLP" w:date="2025-03-14T00:00:00Z">
        <w:r>
          <w:rPr>
            <w:rFonts w:ascii="Times New Roman" w:hAnsi="Times New Roman"/>
            <w:color w:val="000000"/>
            <w:sz w:val="22"/>
          </w:rPr>
          <w:t xml:space="preserve">Person, or from a material breach of the Engagement Letter by Thorngate or such Indemnified Person. The foregoing exclusions shall apply equally to each Indemnified Person. The Company shall not be required to indemnify any Indemnified Person in respect of any claim, action, or proceeding brought by the Company against Thorngate or any other Indemnified Person (other than a claim for indemnification hereunder).</w:t>
        </w:r>
      </w:ins>
      <w:commentRangeEnd w:id="34"/>
      <w:r>
        <w:rPr>
          <w:sz w:val="16"/>
        </w:rPr>
        <w:commentReference w:id="34"/>
      </w:r>
    </w:p>
    <w:p>
      <w:pPr>
        <w:spacing w:line="276" w:lineRule="auto" w:before="0" w:after="120"/>
        <w:jc w:val="both"/>
      </w:pPr>
      <w:r>
        <w:rPr>
          <w:rFonts w:ascii="Times New Roman" w:hAnsi="Times New Roman"/>
          <w:b/>
          <w:color w:val="000000"/>
          <w:sz w:val="22"/>
        </w:rPr>
        <w:t xml:space="preserve">Expense Advancement.</w:t>
      </w:r>
      <w:r>
        <w:rPr>
          <w:rFonts w:ascii="Times New Roman" w:hAnsi="Times New Roman"/>
          <w:color w:val="000000"/>
          <w:sz w:val="22"/>
        </w:rPr>
        <w:t xml:space="preserve"> The Company shall advance to each Indemnified Person, promptly upon written request, the </w:t>
      </w:r>
      <w:del w:id="1215" w:author="Ledgerwood &amp; Pratt LLP" w:date="2025-03-14T00:00:00Z">
        <w:r>
          <w:rPr>
            <w:rFonts w:ascii="Times New Roman" w:hAnsi="Times New Roman"/>
            <w:color w:val="000000"/>
            <w:sz w:val="22"/>
          </w:rPr>
          <w:delText xml:space="preserve">full amount of any</w:delText>
        </w:r>
      </w:del>
      <w:ins w:id="1216" w:author="Ledgerwood &amp; Pratt LLP" w:date="2025-03-14T00:00:00Z">
        <w:r>
          <w:rPr>
            <w:rFonts w:ascii="Times New Roman" w:hAnsi="Times New Roman"/>
            <w:color w:val="000000"/>
            <w:sz w:val="22"/>
          </w:rPr>
          <w:t xml:space="preserve">reasonable and documented</w:t>
        </w:r>
      </w:ins>
      <w:r>
        <w:rPr>
          <w:rFonts w:ascii="Times New Roman" w:hAnsi="Times New Roman"/>
          <w:color w:val="000000"/>
          <w:sz w:val="22"/>
        </w:rPr>
        <w:t xml:space="preserve"> expenses (including attorneys' fees and costs of investigation) incurred in connection with investigating, preparing for, defending, or settling any claim for which indemnification may be sought, subject to </w:t>
      </w:r>
      <w:del w:id="1217" w:author="Ledgerwood &amp; Pratt LLP" w:date="2025-03-14T00:00:00Z">
        <w:r>
          <w:rPr>
            <w:rFonts w:ascii="Times New Roman" w:hAnsi="Times New Roman"/>
            <w:color w:val="000000"/>
            <w:sz w:val="22"/>
          </w:rPr>
          <w:delText xml:space="preserve">an</w:delText>
        </w:r>
      </w:del>
      <w:ins w:id="1218" w:author="Ledgerwood &amp; Pratt LLP" w:date="2025-03-14T00:00:00Z">
        <w:r>
          <w:rPr>
            <w:rFonts w:ascii="Times New Roman" w:hAnsi="Times New Roman"/>
            <w:color w:val="000000"/>
            <w:sz w:val="22"/>
          </w:rPr>
          <w:t xml:space="preserve">a written</w:t>
        </w:r>
      </w:ins>
      <w:r>
        <w:rPr>
          <w:rFonts w:ascii="Times New Roman" w:hAnsi="Times New Roman"/>
          <w:color w:val="000000"/>
          <w:sz w:val="22"/>
        </w:rPr>
        <w:t xml:space="preserve"> undertaking by such Indemnified Person to repay such amounts if it is ultimately determined that such Indemnified Person is not entitled to indemnification.</w:t>
      </w:r>
    </w:p>
    <w:p>
      <w:pPr>
        <w:spacing w:line="276" w:lineRule="auto" w:before="0" w:after="120"/>
        <w:jc w:val="both"/>
      </w:pPr>
      <w:commentRangeStart w:id="35"/>
      <w:r>
        <w:rPr>
          <w:rFonts w:ascii="Times New Roman" w:hAnsi="Times New Roman"/>
          <w:b/>
          <w:color w:val="000000"/>
          <w:sz w:val="22"/>
        </w:rPr>
        <w:t xml:space="preserve">Survival.</w:t>
      </w:r>
      <w:r>
        <w:rPr>
          <w:rFonts w:ascii="Times New Roman" w:hAnsi="Times New Roman"/>
          <w:color w:val="000000"/>
          <w:sz w:val="22"/>
        </w:rPr>
        <w:t xml:space="preserve"> The obligations of the Company under this Indemnification Agreement shall survive the termination or expiration of the Engagement Letter </w:t>
      </w:r>
      <w:del w:id="1219" w:author="Ledgerwood &amp; Pratt LLP" w:date="2025-03-14T00:00:00Z">
        <w:r>
          <w:rPr>
            <w:rFonts w:ascii="Times New Roman" w:hAnsi="Times New Roman"/>
            <w:color w:val="000000"/>
            <w:sz w:val="22"/>
          </w:rPr>
          <w:delText xml:space="preserve">and shall remain in full force and effect indefinitely, without limitation as to time, regardless of whether a Transaction is consummated.</w:delText>
        </w:r>
      </w:del>
      <w:ins w:id="1220" w:author="Ledgerwood &amp; Pratt LLP" w:date="2025-03-14T00:00:00Z">
        <w:r>
          <w:rPr>
            <w:rFonts w:ascii="Times New Roman" w:hAnsi="Times New Roman"/>
            <w:color w:val="000000"/>
            <w:sz w:val="22"/>
          </w:rPr>
          <w:t xml:space="preserve">for a period of three (3) years following the later of (i) the effective date of such termination or expiration and (ii) the consummation of any Transaction; provided that such obligations shall continue with respect to any claim for which written notice has been given to the Company prior to the expiration of such period until such claim is finally resolved.</w:t>
        </w:r>
      </w:ins>
      <w:commentRangeEnd w:id="35"/>
      <w:r>
        <w:rPr>
          <w:sz w:val="16"/>
        </w:rPr>
        <w:commentReference w:id="35"/>
      </w:r>
    </w:p>
    <w:p>
      <w:pPr>
        <w:spacing w:line="276" w:lineRule="auto" w:before="0" w:after="120"/>
        <w:jc w:val="both"/>
      </w:pPr>
      <w:commentRangeStart w:id="36"/>
      <w:r>
        <w:rPr>
          <w:rFonts w:ascii="Times New Roman" w:hAnsi="Times New Roman"/>
          <w:b/>
          <w:color w:val="000000"/>
          <w:sz w:val="22"/>
        </w:rPr>
        <w:t xml:space="preserve">Governing Terms.</w:t>
      </w:r>
      <w:r>
        <w:rPr>
          <w:rFonts w:ascii="Times New Roman" w:hAnsi="Times New Roman"/>
          <w:color w:val="000000"/>
          <w:sz w:val="22"/>
        </w:rPr>
        <w:t xml:space="preserve"> In the event of any conflict between this Indemnification Agreement and the Engagement Letter, the terms of </w:t>
      </w:r>
      <w:del w:id="1221" w:author="Ledgerwood &amp; Pratt LLP" w:date="2025-03-14T00:00:00Z">
        <w:r>
          <w:rPr>
            <w:rFonts w:ascii="Times New Roman" w:hAnsi="Times New Roman"/>
            <w:color w:val="000000"/>
            <w:sz w:val="22"/>
          </w:rPr>
          <w:delText xml:space="preserve">this Indemnification Agreement</w:delText>
        </w:r>
      </w:del>
      <w:ins w:id="1222" w:author="Ledgerwood &amp; Pratt LLP" w:date="2025-03-14T00:00:00Z">
        <w:r>
          <w:rPr>
            <w:rFonts w:ascii="Times New Roman" w:hAnsi="Times New Roman"/>
            <w:color w:val="000000"/>
            <w:sz w:val="22"/>
          </w:rPr>
          <w:t xml:space="preserve">the Engagement Letter</w:t>
        </w:r>
      </w:ins>
      <w:r>
        <w:rPr>
          <w:rFonts w:ascii="Times New Roman" w:hAnsi="Times New Roman"/>
          <w:color w:val="000000"/>
          <w:sz w:val="22"/>
        </w:rPr>
        <w:t xml:space="preserve"> shall control.</w:t>
      </w:r>
      <w:commentRangeEnd w:id="36"/>
      <w:r>
        <w:rPr>
          <w:sz w:val="16"/>
        </w:rPr>
        <w:commentReference w:id="36"/>
      </w:r>
    </w:p>
    <w:p>
      <w:pPr>
        <w:spacing w:line="276" w:lineRule="auto" w:before="0" w:after="120"/>
        <w:jc w:val="center"/>
      </w:pPr>
      <w:commentRangeStart w:id="37"/>
      <w:del w:id="1223" w:author="Ledgerwood &amp; Pratt LLP" w:date="2025-03-14T00:00:00Z">
        <w:r>
          <w:rPr>
            <w:rFonts w:ascii="Times New Roman" w:hAnsi="Times New Roman"/>
            <w:i/>
            <w:color w:val="000000"/>
            <w:sz w:val="22"/>
          </w:rPr>
          <w:delText xml:space="preserve">[Remainder of Exhibit A — Detailed Terms and Conditions — Attached]</w:delText>
        </w:r>
      </w:del>
      <w:ins w:id="1224" w:author="Ledgerwood &amp; Pratt LLP" w:date="2025-03-14T00:00:00Z">
        <w:r>
          <w:rPr>
            <w:rFonts w:ascii="Times New Roman" w:hAnsi="Times New Roman"/>
            <w:i/>
            <w:color w:val="000000"/>
            <w:sz w:val="22"/>
          </w:rPr>
          <w:t xml:space="preserve">This Indemnification Agreement sets forth all of the terms and conditions of the Company's indemnification obligations, and no additional terms and conditions shall form part of this Exhibit A unless set forth in a writing signed by both parties.</w:t>
        </w:r>
      </w:ins>
      <w:commentRangeEnd w:id="37"/>
      <w:r>
        <w:rPr>
          <w:sz w:val="16"/>
        </w:rPr>
        <w:commentReference w:id="37"/>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0" w:author="Ledgerwood &amp; Pratt LLP" w:date="2025-03-14T00:00:00Z" w:initials="L&amp;P">
    <w:p>
      <w:r>
        <w:rPr>
          <w:sz w:val="18"/>
        </w:rPr>
        <w:t xml:space="preserve">L&amp;P: Recital narrowed to the mandate actually authorized by the Board on January 15, 2025 (exploration of a potential sale of the Company). The draft's reference to "strategic alternatives" and "one or more other transactions" supports the overbroad Transaction definition in Section 2 and should not appear in the recitals. Also defines "Transaction Committee" for the consent mechanics added in Sections 4(d) and 10.</w:t>
      </w:r>
    </w:p>
  </w:comment>
  <w:comment w:id="1" w:author="Ledgerwood &amp; Pratt LLP" w:date="2025-03-14T00:00:00Z" w:initials="L&amp;P">
    <w:p>
      <w:r>
        <w:rPr>
          <w:sz w:val="18"/>
        </w:rPr>
        <w:t xml:space="preserve">L&amp;P: Added a light key-person commitment for Philip Castellan. This is a first engagement with Thorngate (not a relationship bank), and the Committee selected Thorngate based on this team. Ties to the Cause definition in Section 7. Fallback: drop the consultation sentence and rely on the Cause trigger only.</w:t>
      </w:r>
    </w:p>
  </w:comment>
  <w:comment w:id="2" w:author="Ledgerwood &amp; Pratt LLP" w:date="2025-03-14T00:00:00Z" w:initials="L&amp;P">
    <w:p>
      <w:r>
        <w:rPr>
          <w:sz w:val="18"/>
        </w:rPr>
        <w:t xml:space="preserve">L&amp;P: Conforms the outreach services to a sale mandate ("potential acquirors" rather than investors/strategic partners) and gives the Company approval rights over the contact list. This is standard in a controlled sale process and also supports the Tail Party List mechanics in Section 5.</w:t>
      </w:r>
    </w:p>
  </w:comment>
  <w:comment w:id="3" w:author="Ledgerwood &amp; Pratt LLP" w:date="2025-03-14T00:00:00Z" w:initials="L&amp;P">
    <w:p>
      <w:r>
        <w:rPr>
          <w:sz w:val="18"/>
        </w:rPr>
        <w:t xml:space="preserve">L&amp;P (CRITICAL): Draft definition covered virtually any corporate activity of the Company or any subsidiary, division, or business unit (JVs, strategic alliances, minority investments, recapitalizations, restructurings, plus an "any other similar transaction" catch-all). Combined with exclusivity and the 24-month tail, this could trigger a 1.75% fee on activity unrelated to the sale process. Replaced with a Change of Control definition per the Board's mandate.</w:t>
      </w:r>
    </w:p>
  </w:comment>
  <w:comment w:id="4" w:author="Ledgerwood &amp; Pratt LLP" w:date="2025-03-14T00:00:00Z" w:initials="L&amp;P">
    <w:p>
      <w:r>
        <w:rPr>
          <w:sz w:val="18"/>
        </w:rPr>
        <w:t xml:space="preserve">L&amp;P (CRITICAL): Express exclusions, including the pending joint venture with the robotics company, as instructed by the client. We have described the JV counterparty generically to avoid disclosing its identity; the Company should decide whether to identify it by name in a side letter. The proviso prevents use of an excluded structure to circumvent the fee where a sale-process buyer is involved, which should meet Thorngate's legitimate concern.</w:t>
      </w:r>
    </w:p>
  </w:comment>
  <w:comment w:id="5" w:author="Ledgerwood &amp; Pratt LLP" w:date="2025-03-14T00:00:00Z" w:initials="L&amp;P">
    <w:p>
      <w:r>
        <w:rPr>
          <w:sz w:val="18"/>
        </w:rPr>
        <w:t xml:space="preserve">L&amp;P (IMPORTANT): Exclusivity is customary and is retained, but it now tracks the narrowed Transaction definition and expressly preserves the Company's right to engage a separate fairness opinion provider (necessary if Thorngate has any conflict) and advisors for unrelated matters. The referral obligation is narrowed from all inquiries received by any employee or agent to a notice obligation for bona fide inquiries received by officers and directors.</w:t>
      </w:r>
    </w:p>
  </w:comment>
  <w:comment w:id="6" w:author="Ledgerwood &amp; Pratt LLP" w:date="2025-03-14T00:00:00Z" w:initials="L&amp;P">
    <w:p>
      <w:r>
        <w:rPr>
          <w:sz w:val="18"/>
        </w:rPr>
        <w:t xml:space="preserve">L&amp;P: The $75,000/month retainer is within the market range ($50,000-$100,000/month) for a mid-market sell-side mandate, so the amount is not revised. Edits only (i) conform the start date to the countersignature date used for the Engagement Period, (ii) stop retainer accrual on termination and prorate partial months, and (iii) remove "under all circumstances" so the retainer can be credited per Section 4(c).</w:t>
      </w:r>
    </w:p>
  </w:comment>
  <w:comment w:id="7" w:author="Ledgerwood &amp; Pratt LLP" w:date="2025-03-14T00:00:00Z" w:initials="L&amp;P">
    <w:p>
      <w:r>
        <w:rPr>
          <w:sz w:val="18"/>
        </w:rPr>
        <w:t xml:space="preserve">L&amp;P (IMPORTANT): At an expected EV of about $220 million, a flat 1.75% fee is above market; for sell-side mandates in the $150-$300 million range, fees typically fall around 1.0%-1.5%, with fees above 1.5% for deals over $200 million generally above market. Proposed a declining-scale fee (1.50% up to $200 million; 1.25% above). At $220 million: $3,250,000 gross versus $3,850,000. Fallback: a flat 1.50%. Please also confirm against the Oakvale and Halberd proposals. Also removes "at or prior to" closing so the fee is paid from closing funds.</w:t>
      </w:r>
    </w:p>
  </w:comment>
  <w:comment w:id="8" w:author="Ledgerwood &amp; Pratt LLP" w:date="2025-03-14T00:00:00Z" w:initials="L&amp;P">
    <w:p>
      <w:r>
        <w:rPr>
          <w:sz w:val="18"/>
        </w:rPr>
        <w:t xml:space="preserve">L&amp;P (CRITICAL): (1) Earnouts were counted at their MAXIMUM value; the fee on contingent consideration is now paid only if and when that consideration is actually received. Escrows and holdbacks are treated the same way. (2) Deleted clause (vii): consulting, employment, non-compete, retention and similar payments to individuals are personal compensation, not purchase price. This matters here because Mr. Voss, who is planning to retire, is likely to receive a transition or consulting arrangement. (3) Deleted the "any other economic benefit... directly or indirectly" catch-all. (4) Debt is limited to indebtedness for borrowed money, so trade payables and similar liabilities are not included.</w:t>
      </w:r>
    </w:p>
  </w:comment>
  <w:comment w:id="9" w:author="Ledgerwood &amp; Pratt LLP" w:date="2025-03-14T00:00:00Z" w:initials="L&amp;P">
    <w:p>
      <w:r>
        <w:rPr>
          <w:sz w:val="18"/>
        </w:rPr>
        <w:t xml:space="preserve">L&amp;P (MINOR): The minimum fee is customary. At the draft 1.75% rate the breakpoint ($2.5M / 1.75% = ~$143M) is below the expected EV, so the minimum would be unlikely to apply. At the proposed 1.50% rate, a $2.5M floor would apply to any deal below ~$167M, which is inside the $150-$300M range under consideration. A $2.0M floor (breakpoint ~$133M) keeps the floor proportionate. This is a tradeable point.</w:t>
      </w:r>
    </w:p>
  </w:comment>
  <w:comment w:id="10" w:author="Ledgerwood &amp; Pratt LLP" w:date="2025-03-14T00:00:00Z" w:initials="L&amp;P">
    <w:p>
      <w:r>
        <w:rPr>
          <w:sz w:val="18"/>
        </w:rPr>
        <w:t xml:space="preserve">L&amp;P (IMPORTANT): Retainer creditability raised from 50% to 100% (market standard). Under the draft, $450,000 of retainer is never credited. The client's total cost at $220M is therefore $4.30M (about 1.95% of EV), not the $3.4M "net" figure. Credit now also applies to the Minimum Fee and to tail-period fees. The illustration has been updated to the proposed fee schedule.</w:t>
      </w:r>
    </w:p>
  </w:comment>
  <w:comment w:id="11" w:author="Ledgerwood &amp; Pratt LLP" w:date="2025-03-14T00:00:00Z" w:initials="L&amp;P">
    <w:p>
      <w:r>
        <w:rPr>
          <w:sz w:val="18"/>
        </w:rPr>
        <w:t xml:space="preserve">L&amp;P (IMPORTANT): The Company is the seller and has given Thorngate no financing mandate. A 1.0% fee on the "total committed amount" of any financing, including buyer-arranged financing from "an affiliate of any counterparty, or otherwise", would be a windfall and would layer an additional fee on top of the Transaction Fee. Deleted. Any financing mandate should be agreed separately. Staple or buyer-side financing by Thorngate now requires Transaction Committee consent, because it creates a conflict.</w:t>
      </w:r>
    </w:p>
  </w:comment>
  <w:comment w:id="12" w:author="Ledgerwood &amp; Pratt LLP" w:date="2025-03-14T00:00:00Z" w:initials="L&amp;P">
    <w:p>
      <w:r>
        <w:rPr>
          <w:sz w:val="18"/>
        </w:rPr>
        <w:t xml:space="preserve">L&amp;P (IMPORTANT): Undisclosed fee-sharing with finders and intermediaries creates hidden incentives (for example, a steer toward a buyer introduced by a fee-sharing finder). Now requires prior written disclosure and consent, and any shared fee is paid out of Thorngate's fee rather than added on top.</w:t>
      </w:r>
    </w:p>
  </w:comment>
  <w:comment w:id="13" w:author="Ledgerwood &amp; Pratt LLP" w:date="2025-03-14T00:00:00Z" w:initials="L&amp;P">
    <w:p>
      <w:r>
        <w:rPr>
          <w:sz w:val="18"/>
        </w:rPr>
        <w:t xml:space="preserve">L&amp;P (CRITICAL): Tail reduced from 24 to 12 months (firm standard is 12; 18 is the outer limit, and 24 is off-market). The Financing Fee reference is deleted. The tail now requires either closing within the tail, or signing within the tail followed by closing, with a party on the delivered Tail Party List. No tail applies if the Company terminates for Cause. The retainer credit applies to tail fees. Fallback: 18 months, but only with the list mechanics.</w:t>
      </w:r>
    </w:p>
  </w:comment>
  <w:comment w:id="14" w:author="Ledgerwood &amp; Pratt LLP" w:date="2025-03-14T00:00:00Z" w:initials="L&amp;P">
    <w:p>
      <w:r>
        <w:rPr>
          <w:sz w:val="18"/>
        </w:rPr>
        <w:t xml:space="preserve">L&amp;P (CRITICAL): The draft tail captured parties that contacted the Company on their own initiative. It now covers only inbound parties introduced by Thorngate with whom Thorngate held discussions for the Company.</w:t>
      </w:r>
    </w:p>
  </w:comment>
  <w:comment w:id="15" w:author="Ledgerwood &amp; Pratt LLP" w:date="2025-03-14T00:00:00Z" w:initials="L&amp;P">
    <w:p>
      <w:r>
        <w:rPr>
          <w:sz w:val="18"/>
        </w:rPr>
        <w:t xml:space="preserve">L&amp;P (CRITICAL): Deleted "identified on any list" and "otherwise known to Thorngate". These catch-all categories have no defined limit and could capture essentially any strategic or financial buyer in the sector, whether or not Thorngate ever contacted them.</w:t>
      </w:r>
    </w:p>
  </w:comment>
  <w:comment w:id="16" w:author="Ledgerwood &amp; Pratt LLP" w:date="2025-03-14T00:00:00Z" w:initials="L&amp;P">
    <w:p>
      <w:r>
        <w:rPr>
          <w:sz w:val="18"/>
        </w:rPr>
        <w:t xml:space="preserve">L&amp;P (CRITICAL): Replaced the "regardless of who introduced" / "regardless of... type of transaction" language with a definitive written Tail Party List. Thorngate delivers the list within 10 business days, and the Company may review it and object. The tail now attaches only to listed parties. The "without reduction" sentence is superseded by the Retainer Credit, which applies to tail fees.</w:t>
      </w:r>
    </w:p>
  </w:comment>
  <w:comment w:id="17" w:author="Ledgerwood &amp; Pratt LLP" w:date="2025-03-14T00:00:00Z" w:initials="L&amp;P">
    <w:p>
      <w:r>
        <w:rPr>
          <w:sz w:val="18"/>
        </w:rPr>
        <w:t xml:space="preserve">L&amp;P (IMPORTANT): Expense reimbursement is customary, and the $5,000 per-item approval threshold is within market range ($2,500-$5,000), so it is retained. Changes: (i) added an aggregate cap of $75,000 (market $50,000-$100,000), with excess subject to CFO approval; (ii) removed first-class airfare, private car service and entertainment; (iii) removed overhead items (data terminals, telecom, "incidental expenses"); (iv) deleted the carve-out exempting travel from pre-approval, which would have swallowed the threshold; (v) routed approvals to the CFO (Rachel Sung-Kwan), per the client's instruction; (vi) payment only of undisputed amounts. Legal fees were not reimbursable in the draft, and that is confirmed.</w:t>
      </w:r>
    </w:p>
  </w:comment>
  <w:comment w:id="18" w:author="Ledgerwood &amp; Pratt LLP" w:date="2025-03-14T00:00:00Z" w:initials="L&amp;P">
    <w:p>
      <w:r>
        <w:rPr>
          <w:sz w:val="18"/>
        </w:rPr>
        <w:t xml:space="preserve">L&amp;P (CRITICAL): Deleted the $500,000 early termination fee. Termination fees are not customary in sell-side advisory engagements. The fee would penalize the Company for suspending the process or replacing an underperforming advisor in the first six months, which is exactly the flexibility the Transaction Committee wants to preserve. The mutual 30-day at-will termination right is market standard and is retained. Added immediate termination for Cause (defined to include material uncured breach, gross negligence, willful misconduct, bad faith, or fraud, and loss of the key person). Termination for Cause eliminates the tail.</w:t>
      </w:r>
    </w:p>
  </w:comment>
  <w:comment w:id="19" w:author="Ledgerwood &amp; Pratt LLP" w:date="2025-03-14T00:00:00Z" w:initials="L&amp;P">
    <w:p>
      <w:r>
        <w:rPr>
          <w:sz w:val="18"/>
        </w:rPr>
        <w:t xml:space="preserve">L&amp;P: Conformed the post-termination obligations to the market list (accrued retainer, expenses, tail and indemnity). Corrected a drafting error: the draft listed "confidentiality obligations" as a continuing obligation of the Company, but Section 11 binds Thorngate. Added an express statement that no termination fee is payable.</w:t>
      </w:r>
    </w:p>
  </w:comment>
  <w:comment w:id="20" w:author="Ledgerwood &amp; Pratt LLP" w:date="2025-03-14T00:00:00Z" w:initials="L&amp;P">
    <w:p>
      <w:r>
        <w:rPr>
          <w:sz w:val="18"/>
        </w:rPr>
        <w:t xml:space="preserve">L&amp;P (CRITICAL): Indemnification in favor of the bank is customary and is accepted in principle. Carve-outs expanded from gross negligence and willful misconduct only to also cover bad faith, fraud, and material breach. The "finally determined" standard is retained but extended to arbitral awards, because Section 13 sends disputes to arbitration and a court "judicial" determination may never occur. Carve-outs apply to each Indemnified Person. The indemnity does not cover the Company's own claims against Thorngate; otherwise the Company would effectively fund Thorngate's defense against the Company.</w:t>
      </w:r>
    </w:p>
  </w:comment>
  <w:comment w:id="21" w:author="Ledgerwood &amp; Pratt LLP" w:date="2025-03-14T00:00:00Z" w:initials="L&amp;P">
    <w:p>
      <w:r>
        <w:rPr>
          <w:sz w:val="18"/>
        </w:rPr>
        <w:t xml:space="preserve">L&amp;P: Advancement is customary. Conformed to "reasonable and documented" (Exhibit A said "full amount") and required a written repayment undertaking.</w:t>
      </w:r>
    </w:p>
  </w:comment>
  <w:comment w:id="22" w:author="Ledgerwood &amp; Pratt LLP" w:date="2025-03-14T00:00:00Z" w:initials="L&amp;P">
    <w:p>
      <w:r>
        <w:rPr>
          <w:sz w:val="18"/>
        </w:rPr>
        <w:t xml:space="preserve">L&amp;P (IMPORTANT): (1) Reversed the conflict rule so the negotiated letter controls over Exhibit A. As drafted, Exhibit A would override, including the incomplete "detailed terms" we have not seen. (2) Survival changed from indefinite to 3 years after the later of termination or closing (market range 2-3 years), with claims noticed within the period preserved. Fallback: 2 years plus the claims-pending preservation, if needed as a trade.</w:t>
      </w:r>
    </w:p>
  </w:comment>
  <w:comment w:id="23" w:author="Ledgerwood &amp; Pratt LLP" w:date="2025-03-14T00:00:00Z" w:initials="L&amp;P">
    <w:p>
      <w:r>
        <w:rPr>
          <w:sz w:val="18"/>
        </w:rPr>
        <w:t xml:space="preserve">L&amp;P (IMPORTANT): The cap is limited to fees actually received. If the engagement ends early, Thorngate's exposure could be as low as one or two months of retainer ($75,000-$150,000), even for a damaging confidentiality breach or conflict. We have kept the cap, which is a balanced concession rather than seeking deletion, but carved out fraud, bad faith, willful misconduct, gross negligence, and breaches of the confidentiality and conflict provisions. Note that the cap is one-way: the Company's liability is uncapped.</w:t>
      </w:r>
    </w:p>
  </w:comment>
  <w:comment w:id="24" w:author="Ledgerwood &amp; Pratt LLP" w:date="2025-03-14T00:00:00Z" w:initials="L&amp;P">
    <w:p>
      <w:r>
        <w:rPr>
          <w:sz w:val="18"/>
        </w:rPr>
        <w:t xml:space="preserve">L&amp;P (CRITICAL): As drafted, Thorngate or its funds could bid for the Company while advising it on value, buyer selection and negotiation, with only after-the-fact disclosure and an express waiver of any Board consent or fairness opinion. This is a fundamental conflict and is inconsistent with the Board's fiduciary process. Firm preference is to prohibit principal participation. We have drafted a prohibition, subject to the minimum safeguards: full advance disclosure, prior written consent of the Transaction Committee in its sole discretion, and an independent fairness opinion. No fee is payable on a self-dealing Transaction unless the Committee agrees. Fallback: retain the consent and fairness-opinion conditions but negotiate a reduced fee instead of no fee.</w:t>
      </w:r>
    </w:p>
  </w:comment>
  <w:comment w:id="25" w:author="Ledgerwood &amp; Pratt LLP" w:date="2025-03-14T00:00:00Z" w:initials="L&amp;P">
    <w:p>
      <w:r>
        <w:rPr>
          <w:sz w:val="18"/>
        </w:rPr>
        <w:t xml:space="preserve">L&amp;P (IMPORTANT): Additional conflict protections. These are relationship disclosure before buyer outreach, a bar on advising or financing a competing bidder extended through the tail period (and to sales of material assets), and information barriers. The draft restriction applied only during the Engagement Period and only to "direct" competing-bid roles.</w:t>
      </w:r>
    </w:p>
  </w:comment>
  <w:comment w:id="26" w:author="Ledgerwood &amp; Pratt LLP" w:date="2025-03-14T00:00:00Z" w:initials="L&amp;P">
    <w:p>
      <w:r>
        <w:rPr>
          <w:sz w:val="18"/>
        </w:rPr>
        <w:t xml:space="preserve">L&amp;P (MINOR): The confidentiality provision is largely market-standard and is otherwise unchanged. Added: (i) Thorngate is responsible for breaches by its representatives; (ii) an express, controlled right to share information with Company-approved bidders under Company-approved NDAs. The draft did not permit disclosure to bidders, which is a practical gap.</w:t>
      </w:r>
    </w:p>
  </w:comment>
  <w:comment w:id="27" w:author="Ledgerwood &amp; Pratt LLP" w:date="2025-03-14T00:00:00Z" w:initials="L&amp;P">
    <w:p>
      <w:r>
        <w:rPr>
          <w:sz w:val="18"/>
        </w:rPr>
        <w:t xml:space="preserve">L&amp;P (MINOR): The draft gave a perpetual, irrevocable licence to use the Company's name and logo, before or after closing (or even if no deal closes), without review. That is a confidentiality risk for a process that has not been announced. Revised to permit post-closing tombstones only, subject to Company review and approval (not to be unreasonably withheld).</w:t>
      </w:r>
    </w:p>
  </w:comment>
  <w:comment w:id="28" w:author="Ledgerwood &amp; Pratt LLP" w:date="2025-03-14T00:00:00Z" w:initials="L&amp;P">
    <w:p>
      <w:r>
        <w:rPr>
          <w:sz w:val="18"/>
        </w:rPr>
        <w:t xml:space="preserve">L&amp;P: New York governing law is market-standard and acceptable. No change.</w:t>
      </w:r>
    </w:p>
  </w:comment>
  <w:comment w:id="29" w:author="Ledgerwood &amp; Pratt LLP" w:date="2025-03-14T00:00:00Z" w:initials="L&amp;P">
    <w:p>
      <w:r>
        <w:rPr>
          <w:sz w:val="18"/>
        </w:rPr>
        <w:t xml:space="preserve">L&amp;P (IMPORTANT): AAA Commercial Rules with a single arbitrator is market-standard and is retained. The seat moves from Washington, DC (Thorngate's home city) to New York to align with New York governing law. The Company is in Michigan, and DC is neither the governing-law jurisdiction nor the client's home. The prevailing-party fee provision is mutual and is not revised.</w:t>
      </w:r>
    </w:p>
  </w:comment>
  <w:comment w:id="30" w:author="Ledgerwood &amp; Pratt LLP" w:date="2025-03-14T00:00:00Z" w:initials="L&amp;P">
    <w:p>
      <w:r>
        <w:rPr>
          <w:sz w:val="18"/>
        </w:rPr>
        <w:t xml:space="preserve">L&amp;P: Mutual jury waiver is standard in commercial agreements. No change.</w:t>
      </w:r>
    </w:p>
  </w:comment>
  <w:comment w:id="31" w:author="Ledgerwood &amp; Pratt LLP" w:date="2025-03-14T00:00:00Z" w:initials="L&amp;P">
    <w:p>
      <w:r>
        <w:rPr>
          <w:sz w:val="18"/>
        </w:rPr>
        <w:t xml:space="preserve">L&amp;P: Conformed the enforcement-jurisdiction consent to the New York seat.</w:t>
      </w:r>
    </w:p>
  </w:comment>
  <w:comment w:id="32" w:author="Ledgerwood &amp; Pratt LLP" w:date="2025-03-14T00:00:00Z" w:initials="L&amp;P">
    <w:p>
      <w:r>
        <w:rPr>
          <w:sz w:val="18"/>
        </w:rPr>
        <w:t xml:space="preserve">L&amp;P (MINOR): Assignment is now mutual and requires consent. The draft let Thorngate assign to any affiliate without consent, which could move the engagement away from the selected team or into an affiliate engaged in principal investing (see Section 10).</w:t>
      </w:r>
    </w:p>
  </w:comment>
  <w:comment w:id="33" w:author="Ledgerwood &amp; Pratt LLP" w:date="2025-03-14T00:00:00Z" w:initials="L&amp;P">
    <w:p>
      <w:r>
        <w:rPr>
          <w:sz w:val="18"/>
        </w:rPr>
        <w:t xml:space="preserve">L&amp;P: Survival clause conformed to the revised provisions (indemnity limited to its 3-year period; compensation survives only for accrued amounts and tail fees). Added Section 10, so the conflict protections survive.</w:t>
      </w:r>
    </w:p>
  </w:comment>
  <w:comment w:id="34" w:author="Ledgerwood &amp; Pratt LLP" w:date="2025-03-14T00:00:00Z" w:initials="L&amp;P">
    <w:p>
      <w:r>
        <w:rPr>
          <w:sz w:val="18"/>
        </w:rPr>
        <w:t xml:space="preserve">L&amp;P (CRITICAL): Exhibit A conformed to Section 8. The draft sentence "No other exceptions, exclusions, or carve-outs shall apply" was deleted because it would defeat the negotiated carve-outs.</w:t>
      </w:r>
    </w:p>
  </w:comment>
  <w:comment w:id="35" w:author="Ledgerwood &amp; Pratt LLP" w:date="2025-03-14T00:00:00Z" w:initials="L&amp;P">
    <w:p>
      <w:r>
        <w:rPr>
          <w:sz w:val="18"/>
        </w:rPr>
        <w:t xml:space="preserve">L&amp;P (IMPORTANT): Indefinite survival replaced with the 3-year period in Section 8.</w:t>
      </w:r>
    </w:p>
  </w:comment>
  <w:comment w:id="36" w:author="Ledgerwood &amp; Pratt LLP" w:date="2025-03-14T00:00:00Z" w:initials="L&amp;P">
    <w:p>
      <w:r>
        <w:rPr>
          <w:sz w:val="18"/>
        </w:rPr>
        <w:t xml:space="preserve">L&amp;P (IMPORTANT): Conflict rule reversed so the Engagement Letter controls.</w:t>
      </w:r>
    </w:p>
  </w:comment>
  <w:comment w:id="37" w:author="Ledgerwood &amp; Pratt LLP" w:date="2025-03-14T00:00:00Z" w:initials="L&amp;P">
    <w:p>
      <w:r>
        <w:rPr>
          <w:sz w:val="18"/>
        </w:rPr>
        <w:t xml:space="preserve">L&amp;P (CRITICAL): The draft refers to "Detailed Terms and Conditions" of Exhibit A as "attached", but none were provided. The Company should not sign an indemnity that incorporates terms it has not reviewed, particularly when the draft Exhibit A would control over the letter. We have requested that Thorngate deliver the complete Exhibit A. In the meantime we have added an integration sentence confirming that no unseen terms apply. Any detailed terms (defense control, settlement consent, contribution) are reserved for comment.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9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