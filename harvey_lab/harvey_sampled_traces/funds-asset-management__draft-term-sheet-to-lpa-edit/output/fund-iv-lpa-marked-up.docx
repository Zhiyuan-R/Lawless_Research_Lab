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rPr>
          <w:ins w:id="10359" w:author="Ashford Blake LLP" w:date="2026-10-16T09:00:00Z"/>
        </w:rPr>
      </w:pPr>
      <w:ins w:id="10360" w:author="Ashford Blake LLP" w:date="2026-10-16T09:00:00Z">
        <w:r>
          <w:rPr>
            <w:rFonts w:ascii="Times New Roman" w:hAnsi="Times New Roman"/>
            <w:b/>
            <w:color w:val="000000"/>
            <w:sz w:val="22"/>
          </w:rPr>
          <w:t xml:space="preserve">ASHFORD BLAKE LLP DRAFT [●], 2025 — PRIVILEGED AND CONFIDENTIAL — ATTORNEY WORK PRODUCT — FOR INTERNAL REVIEW (M. ELLISON)</w:t>
        </w:r>
      </w:ins>
    </w:p>
    <w:p>
      <w:pPr>
        <w:spacing w:line="276" w:lineRule="auto" w:before="0" w:after="120"/>
        <w:jc w:val="both"/>
        <w:rPr>
          <w:ins w:id="10361" w:author="Ashford Blake LLP" w:date="2026-10-16T09:00:00Z"/>
        </w:rPr>
      </w:pPr>
      <w:ins w:id="10362" w:author="Ashford Blake LLP" w:date="2026-10-16T09:00:00Z">
        <w:r>
          <w:rPr>
            <w:rFonts w:ascii="Times New Roman" w:hAnsi="Times New Roman"/>
            <w:b/>
            <w:color w:val="000000"/>
            <w:sz w:val="22"/>
          </w:rPr>
          <w:t xml:space="preserve">Drafting Cover Note: </w:t>
        </w:r>
        <w:r>
          <w:rPr>
            <w:rFonts w:ascii="Times New Roman" w:hAnsi="Times New Roman"/>
            <w:color w:val="000000"/>
            <w:sz w:val="22"/>
          </w:rPr>
          <w:t xml:space="preserve">This draft marks up the Amended and Restated Limited Partnership Agreement of Holloway Capital Partners Fund III, L.P. dated as of March 12, 2021 (the precedent) to conform to the Holloway Capital Partners Fund IV, L.P. Term Sheet dated January 22, 2025 (the Term Sheet). All changes are shown as tracked changes against the precedent. Where the Term Sheet is silent, the precedent position has been retained. Where the Term Sheet is ambiguous or internally inconsistent, or a conforming change requires a judgment call, a numbered, highlighted Partner Note has been inserted immediately after the affected provision, and bracketed text indicates open drafting points. This cover note and all Partner Notes are to be removed before circulation to the General Partner or investors.</w:t>
        </w:r>
      </w:ins>
    </w:p>
    <w:p>
      <w:pPr>
        <w:spacing w:line="276" w:lineRule="auto" w:before="0" w:after="120"/>
        <w:jc w:val="both"/>
        <w:rPr>
          <w:ins w:id="10363" w:author="Ashford Blake LLP" w:date="2026-10-16T09:00:00Z"/>
        </w:rPr>
      </w:pPr>
      <w:ins w:id="10364" w:author="Ashford Blake LLP" w:date="2026-10-16T09:00:00Z">
        <w:r>
          <w:rPr>
            <w:rFonts w:ascii="Times New Roman" w:hAnsi="Times New Roman"/>
            <w:b/>
            <w:color w:val="000000"/>
            <w:sz w:val="22"/>
          </w:rPr>
          <w:t xml:space="preserve">Principal conforming changes: </w:t>
        </w:r>
        <w:r>
          <w:rPr>
            <w:rFonts w:ascii="Times New Roman" w:hAnsi="Times New Roman"/>
            <w:color w:val="000000"/>
            <w:sz w:val="22"/>
          </w:rPr>
          <w:t xml:space="preserve">(1) Preferred Return increased from 7% compounded quarterly to 8% compounded annually in every instance (Section 1.1, Sections 3.4(b), 7.2(b), 7.6(a), 7.7(b), 8.3(a), Schedule B); (2) deal-by-deal waterfall replaced with a whole-fund (European) waterfall, with the Netting Reserve (Section 7.4) and Interim Clawback (Section 7.5) deleted and reserved; (3) GP catch-up changed from 80/20 to 100% to the General Partner; (4) single-person Key Person provision replaced with the two-tier trigger (Holloway; or Yuen together with fewer than three of five named Senior Partners), with LPAC 66⅔% reinstatement; (5) GP removal thresholds raised to 60% (Cause) and 75% (no-fault), with FMV Hypothetical Liquidation carry on no-fault removal; (6) Management Fee step-down moved to the first day after the Investment Period; (7) post-Investment Period fee changed to 1.25% of Invested Capital; (8) new Section 12.8 (ESG Reporting: UN PRI, SFDR, TCFD); (9) recycling conformed on all five parameters; (10) LPAC conformed on all five parameters; (11) excuse decided by the General Partner in good faith, with no fee reduction; (12) all twelve investment restriction parameters updated (Section 6.4, Section 6.5(f), Schedule C); (13) MFN limited to $75 million+ Limited Partners with a 30-day window and three carve-outs; (14) two one-year Fund Term extensions; (15) Clawback Escrow increased to 30% and Assumed Tax Rate to 45%; and conforming changes to fund size ($2.5 billion target / $3.0 billion Hard Cap), GP Commitment ($75 million / $90 million), Organizational Expense Cap ($3.5 million), Placement Agent (Thornfield, 40 bps, GP-borne), closing mechanics and dates, subsequent-closing interest, reporting, confidentiality, transfers, dissolution (80%), amendments, indemnification, arbitral seat (Wilmington) and party names throughout.</w:t>
        </w:r>
      </w:ins>
    </w:p>
    <w:p>
      <w:pPr>
        <w:spacing w:line="276" w:lineRule="auto" w:before="0" w:after="120"/>
        <w:jc w:val="both"/>
        <w:rPr>
          <w:ins w:id="10365" w:author="Ashford Blake LLP" w:date="2026-10-16T09:00:00Z"/>
        </w:rPr>
      </w:pPr>
      <w:ins w:id="10366" w:author="Ashford Blake LLP" w:date="2026-10-16T09:00:00Z">
        <w:r>
          <w:rPr>
            <w:rFonts w:ascii="Times New Roman" w:hAnsi="Times New Roman"/>
            <w:b/>
            <w:color w:val="000000"/>
            <w:sz w:val="22"/>
          </w:rPr>
          <w:t xml:space="preserve">Index of Partner Notes:</w:t>
        </w:r>
      </w:ins>
    </w:p>
    <w:p>
      <w:pPr>
        <w:spacing w:line="276" w:lineRule="auto" w:before="0" w:after="120"/>
        <w:jc w:val="both"/>
        <w:rPr>
          <w:ins w:id="10367" w:author="Ashford Blake LLP" w:date="2026-10-16T09:00:00Z"/>
        </w:rPr>
      </w:pPr>
      <w:ins w:id="10368" w:author="Ashford Blake LLP" w:date="2026-10-16T09:00:00Z">
        <w:r>
          <w:rPr>
            <w:rFonts w:ascii="Times New Roman" w:hAnsi="Times New Roman"/>
            <w:color w:val="000000"/>
            <w:sz w:val="22"/>
          </w:rPr>
          <w:t xml:space="preserve">Partner Note 1 — Formation and dating (Recital A; Section 1.1 ("Effective Date"))</w:t>
        </w:r>
      </w:ins>
    </w:p>
    <w:p>
      <w:pPr>
        <w:spacing w:line="276" w:lineRule="auto" w:before="0" w:after="120"/>
        <w:jc w:val="both"/>
        <w:rPr>
          <w:ins w:id="10369" w:author="Ashford Blake LLP" w:date="2026-10-16T09:00:00Z"/>
        </w:rPr>
      </w:pPr>
      <w:ins w:id="10370" w:author="Ashford Blake LLP" w:date="2026-10-16T09:00:00Z">
        <w:r>
          <w:rPr>
            <w:rFonts w:ascii="Times New Roman" w:hAnsi="Times New Roman"/>
            <w:color w:val="000000"/>
            <w:sz w:val="22"/>
          </w:rPr>
          <w:t xml:space="preserve">Partner Note 2 — Voting percentages "in Interest" (Section 1.1 ("in Interest"))</w:t>
        </w:r>
      </w:ins>
    </w:p>
    <w:p>
      <w:pPr>
        <w:spacing w:line="276" w:lineRule="auto" w:before="0" w:after="120"/>
        <w:jc w:val="both"/>
        <w:rPr>
          <w:ins w:id="10371" w:author="Ashford Blake LLP" w:date="2026-10-16T09:00:00Z"/>
        </w:rPr>
      </w:pPr>
      <w:ins w:id="10372" w:author="Ashford Blake LLP" w:date="2026-10-16T09:00:00Z">
        <w:r>
          <w:rPr>
            <w:rFonts w:ascii="Times New Roman" w:hAnsi="Times New Roman"/>
            <w:color w:val="000000"/>
            <w:sz w:val="22"/>
          </w:rPr>
          <w:t xml:space="preserve">Partner Note 3 — Post-Investment Period fee base (Section 1.1 ("Invested Capital"))</w:t>
        </w:r>
      </w:ins>
    </w:p>
    <w:p>
      <w:pPr>
        <w:spacing w:line="276" w:lineRule="auto" w:before="0" w:after="120"/>
        <w:jc w:val="both"/>
        <w:rPr>
          <w:ins w:id="10373" w:author="Ashford Blake LLP" w:date="2026-10-16T09:00:00Z"/>
        </w:rPr>
      </w:pPr>
      <w:ins w:id="10374" w:author="Ashford Blake LLP" w:date="2026-10-16T09:00:00Z">
        <w:r>
          <w:rPr>
            <w:rFonts w:ascii="Times New Roman" w:hAnsi="Times New Roman"/>
            <w:color w:val="000000"/>
            <w:sz w:val="22"/>
          </w:rPr>
          <w:t xml:space="preserve">Partner Note 4 — Compounding convention (Section 1.1 ("Preferred Return"))</w:t>
        </w:r>
      </w:ins>
    </w:p>
    <w:p>
      <w:pPr>
        <w:spacing w:line="276" w:lineRule="auto" w:before="0" w:after="120"/>
        <w:jc w:val="both"/>
        <w:rPr>
          <w:ins w:id="10375" w:author="Ashford Blake LLP" w:date="2026-10-16T09:00:00Z"/>
        </w:rPr>
      </w:pPr>
      <w:ins w:id="10376" w:author="Ashford Blake LLP" w:date="2026-10-16T09:00:00Z">
        <w:r>
          <w:rPr>
            <w:rFonts w:ascii="Times New Roman" w:hAnsi="Times New Roman"/>
            <w:color w:val="000000"/>
            <w:sz w:val="22"/>
          </w:rPr>
          <w:t xml:space="preserve">Partner Note 5 — Substitution of Senior Partners (Section 1.1 ("Senior Partners"))</w:t>
        </w:r>
      </w:ins>
    </w:p>
    <w:p>
      <w:pPr>
        <w:spacing w:line="276" w:lineRule="auto" w:before="0" w:after="120"/>
        <w:jc w:val="both"/>
        <w:rPr>
          <w:ins w:id="10377" w:author="Ashford Blake LLP" w:date="2026-10-16T09:00:00Z"/>
        </w:rPr>
      </w:pPr>
      <w:ins w:id="10378" w:author="Ashford Blake LLP" w:date="2026-10-16T09:00:00Z">
        <w:r>
          <w:rPr>
            <w:rFonts w:ascii="Times New Roman" w:hAnsi="Times New Roman"/>
            <w:color w:val="000000"/>
            <w:sz w:val="22"/>
          </w:rPr>
          <w:t xml:space="preserve">Partner Note 6 — Definition of "substantially all" (Section 1.1 ("Substantially All"))</w:t>
        </w:r>
      </w:ins>
    </w:p>
    <w:p>
      <w:pPr>
        <w:spacing w:line="276" w:lineRule="auto" w:before="0" w:after="120"/>
        <w:jc w:val="both"/>
        <w:rPr>
          <w:ins w:id="10379" w:author="Ashford Blake LLP" w:date="2026-10-16T09:00:00Z"/>
        </w:rPr>
      </w:pPr>
      <w:ins w:id="10380" w:author="Ashford Blake LLP" w:date="2026-10-16T09:00:00Z">
        <w:r>
          <w:rPr>
            <w:rFonts w:ascii="Times New Roman" w:hAnsi="Times New Roman"/>
            <w:color w:val="000000"/>
            <w:sz w:val="22"/>
          </w:rPr>
          <w:t xml:space="preserve">Partner Note 7 — GP Commitment (Sections 3.1(b), 5.1(a) and 7.2)</w:t>
        </w:r>
      </w:ins>
    </w:p>
    <w:p>
      <w:pPr>
        <w:spacing w:line="276" w:lineRule="auto" w:before="0" w:after="120"/>
        <w:jc w:val="both"/>
        <w:rPr>
          <w:ins w:id="10381" w:author="Ashford Blake LLP" w:date="2026-10-16T09:00:00Z"/>
        </w:rPr>
      </w:pPr>
      <w:ins w:id="10382" w:author="Ashford Blake LLP" w:date="2026-10-16T09:00:00Z">
        <w:r>
          <w:rPr>
            <w:rFonts w:ascii="Times New Roman" w:hAnsi="Times New Roman"/>
            <w:color w:val="000000"/>
            <w:sz w:val="22"/>
          </w:rPr>
          <w:t xml:space="preserve">Partner Note 8 — Subsequent closings (Section 3.4)</w:t>
        </w:r>
      </w:ins>
    </w:p>
    <w:p>
      <w:pPr>
        <w:spacing w:line="276" w:lineRule="auto" w:before="0" w:after="120"/>
        <w:jc w:val="both"/>
        <w:rPr>
          <w:ins w:id="10383" w:author="Ashford Blake LLP" w:date="2026-10-16T09:00:00Z"/>
        </w:rPr>
      </w:pPr>
      <w:ins w:id="10384" w:author="Ashford Blake LLP" w:date="2026-10-16T09:00:00Z">
        <w:r>
          <w:rPr>
            <w:rFonts w:ascii="Times New Roman" w:hAnsi="Times New Roman"/>
            <w:color w:val="000000"/>
            <w:sz w:val="22"/>
          </w:rPr>
          <w:t xml:space="preserve">Partner Note 9 — Management Fee step-down (Section 5.1)</w:t>
        </w:r>
      </w:ins>
    </w:p>
    <w:p>
      <w:pPr>
        <w:spacing w:line="276" w:lineRule="auto" w:before="0" w:after="120"/>
        <w:jc w:val="both"/>
        <w:rPr>
          <w:ins w:id="10385" w:author="Ashford Blake LLP" w:date="2026-10-16T09:00:00Z"/>
        </w:rPr>
      </w:pPr>
      <w:ins w:id="10386" w:author="Ashford Blake LLP" w:date="2026-10-16T09:00:00Z">
        <w:r>
          <w:rPr>
            <w:rFonts w:ascii="Times New Roman" w:hAnsi="Times New Roman"/>
            <w:color w:val="000000"/>
            <w:sz w:val="22"/>
          </w:rPr>
          <w:t xml:space="preserve">Partner Note 10 — Placement agent fees as Fund expense (Sections 5.2 and 5.4)</w:t>
        </w:r>
      </w:ins>
    </w:p>
    <w:p>
      <w:pPr>
        <w:spacing w:line="276" w:lineRule="auto" w:before="0" w:after="120"/>
        <w:jc w:val="both"/>
        <w:rPr>
          <w:ins w:id="10387" w:author="Ashford Blake LLP" w:date="2026-10-16T09:00:00Z"/>
        </w:rPr>
      </w:pPr>
      <w:ins w:id="10388" w:author="Ashford Blake LLP" w:date="2026-10-16T09:00:00Z">
        <w:r>
          <w:rPr>
            <w:rFonts w:ascii="Times New Roman" w:hAnsi="Times New Roman"/>
            <w:color w:val="000000"/>
            <w:sz w:val="22"/>
          </w:rPr>
          <w:t xml:space="preserve">Partner Note 11 — North American test (Section 6.4(c))</w:t>
        </w:r>
      </w:ins>
    </w:p>
    <w:p>
      <w:pPr>
        <w:spacing w:line="276" w:lineRule="auto" w:before="0" w:after="120"/>
        <w:jc w:val="both"/>
        <w:rPr>
          <w:ins w:id="10389" w:author="Ashford Blake LLP" w:date="2026-10-16T09:00:00Z"/>
        </w:rPr>
      </w:pPr>
      <w:ins w:id="10390" w:author="Ashford Blake LLP" w:date="2026-10-16T09:00:00Z">
        <w:r>
          <w:rPr>
            <w:rFonts w:ascii="Times New Roman" w:hAnsi="Times New Roman"/>
            <w:color w:val="000000"/>
            <w:sz w:val="22"/>
          </w:rPr>
          <w:t xml:space="preserve">Partner Note 12 — Public securities limit (Section 6.4(d))</w:t>
        </w:r>
      </w:ins>
    </w:p>
    <w:p>
      <w:pPr>
        <w:spacing w:line="276" w:lineRule="auto" w:before="0" w:after="120"/>
        <w:jc w:val="both"/>
        <w:rPr>
          <w:ins w:id="10391" w:author="Ashford Blake LLP" w:date="2026-10-16T09:00:00Z"/>
        </w:rPr>
      </w:pPr>
      <w:ins w:id="10392" w:author="Ashford Blake LLP" w:date="2026-10-16T09:00:00Z">
        <w:r>
          <w:rPr>
            <w:rFonts w:ascii="Times New Roman" w:hAnsi="Times New Roman"/>
            <w:color w:val="000000"/>
            <w:sz w:val="22"/>
          </w:rPr>
          <w:t xml:space="preserve">Partner Note 13 — Subscription facility (Section 6.5(f))</w:t>
        </w:r>
      </w:ins>
    </w:p>
    <w:p>
      <w:pPr>
        <w:spacing w:line="276" w:lineRule="auto" w:before="0" w:after="120"/>
        <w:jc w:val="both"/>
        <w:rPr>
          <w:ins w:id="10393" w:author="Ashford Blake LLP" w:date="2026-10-16T09:00:00Z"/>
        </w:rPr>
      </w:pPr>
      <w:ins w:id="10394" w:author="Ashford Blake LLP" w:date="2026-10-16T09:00:00Z">
        <w:r>
          <w:rPr>
            <w:rFonts w:ascii="Times New Roman" w:hAnsi="Times New Roman"/>
            <w:color w:val="000000"/>
            <w:sz w:val="22"/>
          </w:rPr>
          <w:t xml:space="preserve">Partner Note 14 — Recycling (Sections 6.7 and 7.7)</w:t>
        </w:r>
      </w:ins>
    </w:p>
    <w:p>
      <w:pPr>
        <w:spacing w:line="276" w:lineRule="auto" w:before="0" w:after="120"/>
        <w:jc w:val="both"/>
        <w:rPr>
          <w:ins w:id="10395" w:author="Ashford Blake LLP" w:date="2026-10-16T09:00:00Z"/>
        </w:rPr>
      </w:pPr>
      <w:ins w:id="10396" w:author="Ashford Blake LLP" w:date="2026-10-16T09:00:00Z">
        <w:r>
          <w:rPr>
            <w:rFonts w:ascii="Times New Roman" w:hAnsi="Times New Roman"/>
            <w:color w:val="000000"/>
            <w:sz w:val="22"/>
          </w:rPr>
          <w:t xml:space="preserve">Partner Note 15 — In-kind distributions (Section 7.1(b))</w:t>
        </w:r>
      </w:ins>
    </w:p>
    <w:p>
      <w:pPr>
        <w:spacing w:line="276" w:lineRule="auto" w:before="0" w:after="120"/>
        <w:jc w:val="both"/>
        <w:rPr>
          <w:ins w:id="10397" w:author="Ashford Blake LLP" w:date="2026-10-16T09:00:00Z"/>
        </w:rPr>
      </w:pPr>
      <w:ins w:id="10398" w:author="Ashford Blake LLP" w:date="2026-10-16T09:00:00Z">
        <w:r>
          <w:rPr>
            <w:rFonts w:ascii="Times New Roman" w:hAnsi="Times New Roman"/>
            <w:color w:val="000000"/>
            <w:sz w:val="22"/>
          </w:rPr>
          <w:t xml:space="preserve">Partner Note 16 — Whole-fund waterfall (Article VII)</w:t>
        </w:r>
      </w:ins>
    </w:p>
    <w:p>
      <w:pPr>
        <w:spacing w:line="276" w:lineRule="auto" w:before="0" w:after="120"/>
        <w:jc w:val="both"/>
        <w:rPr>
          <w:ins w:id="10399" w:author="Ashford Blake LLP" w:date="2026-10-16T09:00:00Z"/>
        </w:rPr>
      </w:pPr>
      <w:ins w:id="10400" w:author="Ashford Blake LLP" w:date="2026-10-16T09:00:00Z">
        <w:r>
          <w:rPr>
            <w:rFonts w:ascii="Times New Roman" w:hAnsi="Times New Roman"/>
            <w:color w:val="000000"/>
            <w:sz w:val="22"/>
          </w:rPr>
          <w:t xml:space="preserve">Partner Note 17 — Escrow release (Section 7.3(b))</w:t>
        </w:r>
      </w:ins>
    </w:p>
    <w:p>
      <w:pPr>
        <w:spacing w:line="276" w:lineRule="auto" w:before="0" w:after="120"/>
        <w:jc w:val="both"/>
        <w:rPr>
          <w:ins w:id="10401" w:author="Ashford Blake LLP" w:date="2026-10-16T09:00:00Z"/>
        </w:rPr>
      </w:pPr>
      <w:ins w:id="10402" w:author="Ashford Blake LLP" w:date="2026-10-16T09:00:00Z">
        <w:r>
          <w:rPr>
            <w:rFonts w:ascii="Times New Roman" w:hAnsi="Times New Roman"/>
            <w:color w:val="000000"/>
            <w:sz w:val="22"/>
          </w:rPr>
          <w:t xml:space="preserve">Partner Note 18 — After-tax clawback; survival (Section 7.6)</w:t>
        </w:r>
      </w:ins>
    </w:p>
    <w:p>
      <w:pPr>
        <w:spacing w:line="276" w:lineRule="auto" w:before="0" w:after="120"/>
        <w:jc w:val="both"/>
        <w:rPr>
          <w:ins w:id="10403" w:author="Ashford Blake LLP" w:date="2026-10-16T09:00:00Z"/>
        </w:rPr>
      </w:pPr>
      <w:ins w:id="10404" w:author="Ashford Blake LLP" w:date="2026-10-16T09:00:00Z">
        <w:r>
          <w:rPr>
            <w:rFonts w:ascii="Times New Roman" w:hAnsi="Times New Roman"/>
            <w:color w:val="000000"/>
            <w:sz w:val="22"/>
          </w:rPr>
          <w:t xml:space="preserve">Partner Note 19 — Two-tier Key Person (Section 9.1)</w:t>
        </w:r>
      </w:ins>
    </w:p>
    <w:p>
      <w:pPr>
        <w:spacing w:line="276" w:lineRule="auto" w:before="0" w:after="120"/>
        <w:jc w:val="both"/>
        <w:rPr>
          <w:ins w:id="10405" w:author="Ashford Blake LLP" w:date="2026-10-16T09:00:00Z"/>
        </w:rPr>
      </w:pPr>
      <w:ins w:id="10406" w:author="Ashford Blake LLP" w:date="2026-10-16T09:00:00Z">
        <w:r>
          <w:rPr>
            <w:rFonts w:ascii="Times New Roman" w:hAnsi="Times New Roman"/>
            <w:color w:val="000000"/>
            <w:sz w:val="22"/>
          </w:rPr>
          <w:t xml:space="preserve">Partner Note 20 — Permitted activity during Suspension Period (Section 9.2(b))</w:t>
        </w:r>
      </w:ins>
    </w:p>
    <w:p>
      <w:pPr>
        <w:spacing w:line="276" w:lineRule="auto" w:before="0" w:after="120"/>
        <w:jc w:val="both"/>
        <w:rPr>
          <w:ins w:id="10407" w:author="Ashford Blake LLP" w:date="2026-10-16T09:00:00Z"/>
        </w:rPr>
      </w:pPr>
      <w:ins w:id="10408" w:author="Ashford Blake LLP" w:date="2026-10-16T09:00:00Z">
        <w:r>
          <w:rPr>
            <w:rFonts w:ascii="Times New Roman" w:hAnsi="Times New Roman"/>
            <w:color w:val="000000"/>
            <w:sz w:val="22"/>
          </w:rPr>
          <w:t xml:space="preserve">Partner Note 21 — Reinstatement vote (Section 9.2(c)–(d))</w:t>
        </w:r>
      </w:ins>
    </w:p>
    <w:p>
      <w:pPr>
        <w:spacing w:line="276" w:lineRule="auto" w:before="0" w:after="120"/>
        <w:jc w:val="both"/>
        <w:rPr>
          <w:ins w:id="10409" w:author="Ashford Blake LLP" w:date="2026-10-16T09:00:00Z"/>
        </w:rPr>
      </w:pPr>
      <w:ins w:id="10410" w:author="Ashford Blake LLP" w:date="2026-10-16T09:00:00Z">
        <w:r>
          <w:rPr>
            <w:rFonts w:ascii="Times New Roman" w:hAnsi="Times New Roman"/>
            <w:color w:val="000000"/>
            <w:sz w:val="22"/>
          </w:rPr>
          <w:t xml:space="preserve">Partner Note 22 — Definition of Cause (Section 10.1(a))</w:t>
        </w:r>
      </w:ins>
    </w:p>
    <w:p>
      <w:pPr>
        <w:spacing w:line="276" w:lineRule="auto" w:before="0" w:after="120"/>
        <w:jc w:val="both"/>
        <w:rPr>
          <w:ins w:id="10411" w:author="Ashford Blake LLP" w:date="2026-10-16T09:00:00Z"/>
        </w:rPr>
      </w:pPr>
      <w:ins w:id="10412" w:author="Ashford Blake LLP" w:date="2026-10-16T09:00:00Z">
        <w:r>
          <w:rPr>
            <w:rFonts w:ascii="Times New Roman" w:hAnsi="Times New Roman"/>
            <w:color w:val="000000"/>
            <w:sz w:val="22"/>
          </w:rPr>
          <w:t xml:space="preserve">Partner Note 23 — Cause removal economics (Section 10.1(c))</w:t>
        </w:r>
      </w:ins>
    </w:p>
    <w:p>
      <w:pPr>
        <w:spacing w:line="276" w:lineRule="auto" w:before="0" w:after="120"/>
        <w:jc w:val="both"/>
        <w:rPr>
          <w:ins w:id="10413" w:author="Ashford Blake LLP" w:date="2026-10-16T09:00:00Z"/>
        </w:rPr>
      </w:pPr>
      <w:ins w:id="10414" w:author="Ashford Blake LLP" w:date="2026-10-16T09:00:00Z">
        <w:r>
          <w:rPr>
            <w:rFonts w:ascii="Times New Roman" w:hAnsi="Times New Roman"/>
            <w:color w:val="000000"/>
            <w:sz w:val="22"/>
          </w:rPr>
          <w:t xml:space="preserve">Partner Note 24 — No-fault removal (FMV Hypothetical Liquidation) (Section 10.2)</w:t>
        </w:r>
      </w:ins>
    </w:p>
    <w:p>
      <w:pPr>
        <w:spacing w:line="276" w:lineRule="auto" w:before="0" w:after="120"/>
        <w:jc w:val="both"/>
        <w:rPr>
          <w:ins w:id="10415" w:author="Ashford Blake LLP" w:date="2026-10-16T09:00:00Z"/>
        </w:rPr>
      </w:pPr>
      <w:ins w:id="10416" w:author="Ashford Blake LLP" w:date="2026-10-16T09:00:00Z">
        <w:r>
          <w:rPr>
            <w:rFonts w:ascii="Times New Roman" w:hAnsi="Times New Roman"/>
            <w:color w:val="000000"/>
            <w:sz w:val="22"/>
          </w:rPr>
          <w:t xml:space="preserve">Partner Note 25 — LPAC composition (Section 11.1)</w:t>
        </w:r>
      </w:ins>
    </w:p>
    <w:p>
      <w:pPr>
        <w:spacing w:line="276" w:lineRule="auto" w:before="0" w:after="120"/>
        <w:jc w:val="both"/>
        <w:rPr>
          <w:ins w:id="10417" w:author="Ashford Blake LLP" w:date="2026-10-16T09:00:00Z"/>
        </w:rPr>
      </w:pPr>
      <w:ins w:id="10418" w:author="Ashford Blake LLP" w:date="2026-10-16T09:00:00Z">
        <w:r>
          <w:rPr>
            <w:rFonts w:ascii="Times New Roman" w:hAnsi="Times New Roman"/>
            <w:color w:val="000000"/>
            <w:sz w:val="22"/>
          </w:rPr>
          <w:t xml:space="preserve">Partner Note 26 — LPAC consent rights (Section 11.3)</w:t>
        </w:r>
      </w:ins>
    </w:p>
    <w:p>
      <w:pPr>
        <w:spacing w:line="276" w:lineRule="auto" w:before="0" w:after="120"/>
        <w:jc w:val="both"/>
        <w:rPr>
          <w:ins w:id="10419" w:author="Ashford Blake LLP" w:date="2026-10-16T09:00:00Z"/>
        </w:rPr>
      </w:pPr>
      <w:ins w:id="10420" w:author="Ashford Blake LLP" w:date="2026-10-16T09:00:00Z">
        <w:r>
          <w:rPr>
            <w:rFonts w:ascii="Times New Roman" w:hAnsi="Times New Roman"/>
            <w:color w:val="000000"/>
            <w:sz w:val="22"/>
          </w:rPr>
          <w:t xml:space="preserve">Partner Note 27 — Reporting (Sections 12.1–12.3)</w:t>
        </w:r>
      </w:ins>
    </w:p>
    <w:p>
      <w:pPr>
        <w:spacing w:line="276" w:lineRule="auto" w:before="0" w:after="120"/>
        <w:jc w:val="both"/>
        <w:rPr>
          <w:ins w:id="10421" w:author="Ashford Blake LLP" w:date="2026-10-16T09:00:00Z"/>
        </w:rPr>
      </w:pPr>
      <w:ins w:id="10422" w:author="Ashford Blake LLP" w:date="2026-10-16T09:00:00Z">
        <w:r>
          <w:rPr>
            <w:rFonts w:ascii="Times New Roman" w:hAnsi="Times New Roman"/>
            <w:color w:val="000000"/>
            <w:sz w:val="22"/>
          </w:rPr>
          <w:t xml:space="preserve">Partner Note 28 — ESG reporting (Section 12.8 (new))</w:t>
        </w:r>
      </w:ins>
    </w:p>
    <w:p>
      <w:pPr>
        <w:spacing w:line="276" w:lineRule="auto" w:before="0" w:after="120"/>
        <w:jc w:val="both"/>
        <w:rPr>
          <w:ins w:id="10423" w:author="Ashford Blake LLP" w:date="2026-10-16T09:00:00Z"/>
        </w:rPr>
      </w:pPr>
      <w:ins w:id="10424" w:author="Ashford Blake LLP" w:date="2026-10-16T09:00:00Z">
        <w:r>
          <w:rPr>
            <w:rFonts w:ascii="Times New Roman" w:hAnsi="Times New Roman"/>
            <w:color w:val="000000"/>
            <w:sz w:val="22"/>
          </w:rPr>
          <w:t xml:space="preserve">Partner Note 29 — Fund Term extensions (conflict) (Sections 11.3(d) and 13.1(b))</w:t>
        </w:r>
      </w:ins>
    </w:p>
    <w:p>
      <w:pPr>
        <w:spacing w:line="276" w:lineRule="auto" w:before="0" w:after="120"/>
        <w:jc w:val="both"/>
        <w:rPr>
          <w:ins w:id="10425" w:author="Ashford Blake LLP" w:date="2026-10-16T09:00:00Z"/>
        </w:rPr>
      </w:pPr>
      <w:ins w:id="10426" w:author="Ashford Blake LLP" w:date="2026-10-16T09:00:00Z">
        <w:r>
          <w:rPr>
            <w:rFonts w:ascii="Times New Roman" w:hAnsi="Times New Roman"/>
            <w:color w:val="000000"/>
            <w:sz w:val="22"/>
          </w:rPr>
          <w:t xml:space="preserve">Partner Note 30 — Affiliate transfers (Section 14.1(d)–(e))</w:t>
        </w:r>
      </w:ins>
    </w:p>
    <w:p>
      <w:pPr>
        <w:spacing w:line="276" w:lineRule="auto" w:before="0" w:after="120"/>
        <w:jc w:val="both"/>
        <w:rPr>
          <w:ins w:id="10427" w:author="Ashford Blake LLP" w:date="2026-10-16T09:00:00Z"/>
        </w:rPr>
      </w:pPr>
      <w:ins w:id="10428" w:author="Ashford Blake LLP" w:date="2026-10-16T09:00:00Z">
        <w:r>
          <w:rPr>
            <w:rFonts w:ascii="Times New Roman" w:hAnsi="Times New Roman"/>
            <w:color w:val="000000"/>
            <w:sz w:val="22"/>
          </w:rPr>
          <w:t xml:space="preserve">Partner Note 31 — MFN (Section 15.3)</w:t>
        </w:r>
      </w:ins>
    </w:p>
    <w:p>
      <w:pPr>
        <w:spacing w:line="276" w:lineRule="auto" w:before="0" w:after="120"/>
        <w:jc w:val="both"/>
        <w:rPr>
          <w:ins w:id="10429" w:author="Ashford Blake LLP" w:date="2026-10-16T09:00:00Z"/>
        </w:rPr>
      </w:pPr>
      <w:ins w:id="10430" w:author="Ashford Blake LLP" w:date="2026-10-16T09:00:00Z">
        <w:r>
          <w:rPr>
            <w:rFonts w:ascii="Times New Roman" w:hAnsi="Times New Roman"/>
            <w:color w:val="000000"/>
            <w:sz w:val="22"/>
          </w:rPr>
          <w:t xml:space="preserve">Partner Note 32 — Excuse and exclusion (Article XVI)</w:t>
        </w:r>
      </w:ins>
    </w:p>
    <w:p>
      <w:pPr>
        <w:spacing w:line="276" w:lineRule="auto" w:before="0" w:after="120"/>
        <w:jc w:val="both"/>
        <w:rPr>
          <w:ins w:id="10431" w:author="Ashford Blake LLP" w:date="2026-10-16T09:00:00Z"/>
        </w:rPr>
      </w:pPr>
      <w:ins w:id="10432" w:author="Ashford Blake LLP" w:date="2026-10-16T09:00:00Z">
        <w:r>
          <w:rPr>
            <w:rFonts w:ascii="Times New Roman" w:hAnsi="Times New Roman"/>
            <w:color w:val="000000"/>
            <w:sz w:val="22"/>
          </w:rPr>
          <w:t xml:space="preserve">Partner Note 33 — Amendments (Section 17.1)</w:t>
        </w:r>
      </w:ins>
    </w:p>
    <w:p>
      <w:pPr>
        <w:spacing w:line="276" w:lineRule="auto" w:before="0" w:after="120"/>
        <w:jc w:val="both"/>
        <w:rPr>
          <w:ins w:id="10433" w:author="Ashford Blake LLP" w:date="2026-10-16T09:00:00Z"/>
        </w:rPr>
      </w:pPr>
      <w:ins w:id="10434" w:author="Ashford Blake LLP" w:date="2026-10-16T09:00:00Z">
        <w:r>
          <w:rPr>
            <w:rFonts w:ascii="Times New Roman" w:hAnsi="Times New Roman"/>
            <w:color w:val="000000"/>
            <w:sz w:val="22"/>
          </w:rPr>
          <w:t xml:space="preserve">Partner Note 34 — Indemnification and exculpation (Sections 17.10–17.11)</w:t>
        </w:r>
      </w:ins>
    </w:p>
    <w:p>
      <w:pPr>
        <w:spacing w:line="276" w:lineRule="auto" w:before="0" w:after="120"/>
        <w:jc w:val="both"/>
        <w:rPr>
          <w:ins w:id="10435" w:author="Ashford Blake LLP" w:date="2026-10-16T09:00:00Z"/>
        </w:rPr>
      </w:pPr>
      <w:ins w:id="10436" w:author="Ashford Blake LLP" w:date="2026-10-16T09:00:00Z">
        <w:r>
          <w:rPr>
            <w:rFonts w:ascii="Times New Roman" w:hAnsi="Times New Roman"/>
            <w:color w:val="000000"/>
            <w:sz w:val="22"/>
          </w:rPr>
          <w:t xml:space="preserve">Partner Note 35 — Partners and Capital Commitments (Schedule A)</w:t>
        </w:r>
      </w:ins>
    </w:p>
    <w:p>
      <w:pPr>
        <w:spacing w:line="276" w:lineRule="auto" w:before="0" w:after="120"/>
        <w:jc w:val="both"/>
        <w:rPr>
          <w:ins w:id="10437" w:author="Ashford Blake LLP" w:date="2026-10-16T09:00:00Z"/>
        </w:rPr>
      </w:pPr>
      <w:ins w:id="10438" w:author="Ashford Blake LLP" w:date="2026-10-16T09:00:00Z">
        <w:r>
          <w:rPr>
            <w:rFonts w:ascii="Times New Roman" w:hAnsi="Times New Roman"/>
            <w:color w:val="000000"/>
            <w:sz w:val="22"/>
          </w:rPr>
          <w:t xml:space="preserve">Partner Note 36 — Placement Agent (Section 5.4; Exhibit D)</w:t>
        </w:r>
      </w:ins>
    </w:p>
    <w:p>
      <w:pPr>
        <w:spacing w:line="276" w:lineRule="auto" w:before="0" w:after="120"/>
        <w:jc w:val="both"/>
        <w:rPr>
          <w:ins w:id="10439" w:author="Ashford Blake LLP" w:date="2026-10-16T09:00:00Z"/>
        </w:rPr>
      </w:pPr>
      <w:ins w:id="10440" w:author="Ashford Blake LLP" w:date="2026-10-16T09:00:00Z">
        <w:r>
          <w:br w:type="page"/>
        </w:r>
      </w:ins>
    </w:p>
    <w:p>
      <w:pPr>
        <w:spacing w:line="276" w:lineRule="auto" w:before="0" w:after="120"/>
        <w:jc w:val="center"/>
      </w:pPr>
      <w:r>
        <w:rPr>
          <w:rFonts w:ascii="Times New Roman" w:hAnsi="Times New Roman"/>
          <w:b/>
          <w:color w:val="000000"/>
          <w:sz w:val="22"/>
        </w:rPr>
        <w:t>AMENDED AND RESTATED</w:t>
      </w:r>
    </w:p>
    <w:p>
      <w:pPr>
        <w:spacing w:line="276" w:lineRule="auto" w:before="0" w:after="120"/>
        <w:jc w:val="center"/>
      </w:pPr>
      <w:r>
        <w:rPr>
          <w:rFonts w:ascii="Times New Roman" w:hAnsi="Times New Roman"/>
          <w:b/>
          <w:color w:val="000000"/>
          <w:sz w:val="22"/>
        </w:rPr>
        <w:t>LIMITED PARTNERSHIP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 xml:space="preserve">HOLLOWAY CAPITAL PARTNERS FUND </w:t>
      </w:r>
      <w:del w:id="10239" w:author="Ashford Blake LLP" w:date="2026-10-16T09:00:00Z">
        <w:r>
          <w:rPr>
            <w:rFonts w:ascii="Times New Roman" w:hAnsi="Times New Roman"/>
            <w:b/>
            <w:color w:val="000000"/>
            <w:sz w:val="22"/>
          </w:rPr>
          <w:delText xml:space="preserve">III</w:delText>
        </w:r>
      </w:del>
      <w:ins w:id="10240" w:author="Ashford Blake LLP" w:date="2026-10-16T09:00:00Z">
        <w:r>
          <w:rPr>
            <w:rFonts w:ascii="Times New Roman" w:hAnsi="Times New Roman"/>
            <w:b/>
            <w:color w:val="000000"/>
            <w:sz w:val="22"/>
          </w:rPr>
          <w:t xml:space="preserve">IV</w:t>
        </w:r>
      </w:ins>
      <w:r>
        <w:rPr>
          <w:rFonts w:ascii="Times New Roman" w:hAnsi="Times New Roman"/>
          <w:b/>
          <w:color w:val="000000"/>
          <w:sz w:val="22"/>
        </w:rPr>
        <w:t xml:space="preserve">,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 xml:space="preserve">Dated as of </w:t>
      </w:r>
      <w:del w:id="9005" w:author="Ashford Blake LLP" w:date="2026-10-16T09:00:00Z">
        <w:r>
          <w:rPr>
            <w:rFonts w:ascii="Times New Roman" w:hAnsi="Times New Roman"/>
            <w:color w:val="000000"/>
            <w:sz w:val="22"/>
          </w:rPr>
          <w:delText xml:space="preserve">March</w:delText>
        </w:r>
      </w:del>
      <w:ins w:id="9006" w:author="Ashford Blake LLP" w:date="2026-10-16T09:00:00Z">
        <w:r>
          <w:rPr>
            <w:rFonts w:ascii="Times New Roman" w:hAnsi="Times New Roman"/>
            <w:color w:val="000000"/>
            <w:sz w:val="22"/>
          </w:rPr>
          <w:t xml:space="preserve">[April</w:t>
        </w:r>
      </w:ins>
      <w:r>
        <w:rPr>
          <w:rFonts w:ascii="Times New Roman" w:hAnsi="Times New Roman"/>
          <w:color w:val="000000"/>
          <w:sz w:val="22"/>
        </w:rPr>
        <w:t xml:space="preserve"> </w:t>
      </w:r>
      <w:del w:id="9003" w:author="Ashford Blake LLP" w:date="2026-10-16T09:00:00Z">
        <w:r>
          <w:rPr>
            <w:rFonts w:ascii="Times New Roman" w:hAnsi="Times New Roman"/>
            <w:color w:val="000000"/>
            <w:sz w:val="22"/>
          </w:rPr>
          <w:delText xml:space="preserve">12,</w:delText>
        </w:r>
      </w:del>
      <w:ins w:id="9004" w:author="Ashford Blake LLP" w:date="2026-10-16T09:00:00Z">
        <w:r>
          <w:rPr>
            <w:rFonts w:ascii="Times New Roman" w:hAnsi="Times New Roman"/>
            <w:color w:val="000000"/>
            <w:sz w:val="22"/>
          </w:rPr>
          <w:t xml:space="preserve">15,</w:t>
        </w:r>
      </w:ins>
      <w:r>
        <w:rPr>
          <w:rFonts w:ascii="Times New Roman" w:hAnsi="Times New Roman"/>
          <w:color w:val="000000"/>
          <w:sz w:val="22"/>
        </w:rPr>
        <w:t xml:space="preserve"> </w:t>
      </w:r>
      <w:del w:id="9001" w:author="Ashford Blake LLP" w:date="2026-10-16T09:00:00Z">
        <w:r>
          <w:rPr>
            <w:rFonts w:ascii="Times New Roman" w:hAnsi="Times New Roman"/>
            <w:color w:val="000000"/>
            <w:sz w:val="22"/>
          </w:rPr>
          <w:delText xml:space="preserve">2021</w:delText>
        </w:r>
      </w:del>
      <w:ins w:id="9002" w:author="Ashford Blake LLP" w:date="2026-10-16T09:00:00Z">
        <w:r>
          <w:rPr>
            <w:rFonts w:ascii="Times New Roman" w:hAnsi="Times New Roman"/>
            <w:color w:val="000000"/>
            <w:sz w:val="22"/>
          </w:rPr>
          <w:t xml:space="preserve">2025]</w:t>
        </w:r>
      </w:ins>
    </w:p>
    <w:p>
      <w:pPr>
        <w:spacing w:line="276" w:lineRule="auto" w:before="0" w:after="120"/>
        <w:jc w:val="both"/>
      </w:pPr>
      <w:r>
        <w:rPr>
          <w:rFonts w:ascii="Times New Roman" w:hAnsi="Times New Roman"/>
          <w:color w:val="000000"/>
          <w:sz w:val="18"/>
        </w:rPr>
        <w:t>THIS AGREEMENT CONTAINS RESTRICTIONS ON TRANSFERABILITY OF THE LIMITED PARTNERSHIP INTERESTS DESCRIBED HEREIN. THE LIMITED PARTNERSHIP INTERESTS HAVE NOT BEEN REGISTERED UNDER THE SECURITIES ACT OF 1933, AS AMENDED (THE "SECURITIES ACT"), THE SECURITIES LAWS OF ANY STATE OF THE UNITED STATES, OR THE SECURITIES LAWS OF ANY OTHER JURISDICTION. THE LIMITED PARTNERSHIP INTERESTS MAY NOT BE OFFERED, SOLD, PLEDGED, HYPOTHECATED, OR OTHERWISE TRANSFERRED EXCEPT IN COMPLIANCE WITH THE SECURITIES ACT, APPLICABLE STATE SECURITIES LAWS, AND THE TERMS AND CONDITIONS OF THIS AGREEMENT.</w:t>
      </w:r>
    </w:p>
    <w:p>
      <w:pPr>
        <w:spacing w:line="276" w:lineRule="auto" w:before="0" w:after="120"/>
        <w:jc w:val="both"/>
      </w:pPr>
      <w:r>
        <w:rPr>
          <w:rFonts w:ascii="Times New Roman" w:hAnsi="Times New Roman"/>
          <w:color w:val="000000"/>
          <w:sz w:val="18"/>
        </w:rPr>
        <w:t>CONFIDENTIAL — This Agreement and its contents are proprietary and confidential and are provided solely for the use of the parties hereto and their authorized representatives. This Agreement may not be reproduced, distributed, or disclosed to any third party without the prior written consent of the General Partner, except as required by applicable law or regulation.</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ARTICLE I — DEFINITIONS</w:t>
      </w:r>
    </w:p>
    <w:p>
      <w:pPr>
        <w:spacing w:line="276" w:lineRule="auto" w:before="0" w:after="120"/>
        <w:ind w:left="432"/>
        <w:jc w:val="both"/>
      </w:pPr>
      <w:r>
        <w:rPr>
          <w:rFonts w:ascii="Times New Roman" w:hAnsi="Times New Roman"/>
          <w:color w:val="000000"/>
          <w:sz w:val="22"/>
        </w:rPr>
        <w:t>Section 1.1 — Defined Terms</w:t>
      </w:r>
    </w:p>
    <w:p>
      <w:pPr>
        <w:spacing w:line="276" w:lineRule="auto" w:before="0" w:after="120"/>
        <w:jc w:val="both"/>
      </w:pPr>
      <w:r>
        <w:rPr>
          <w:rFonts w:ascii="Times New Roman" w:hAnsi="Times New Roman"/>
          <w:b/>
          <w:color w:val="000000"/>
          <w:sz w:val="22"/>
        </w:rPr>
        <w:t>ARTICLE II — ORGANIZATION</w:t>
      </w:r>
    </w:p>
    <w:p>
      <w:pPr>
        <w:spacing w:line="276" w:lineRule="auto" w:before="0" w:after="120"/>
        <w:ind w:left="432"/>
        <w:jc w:val="both"/>
      </w:pPr>
      <w:r>
        <w:rPr>
          <w:rFonts w:ascii="Times New Roman" w:hAnsi="Times New Roman"/>
          <w:color w:val="000000"/>
          <w:sz w:val="22"/>
        </w:rPr>
        <w:t>Section 2.1 — Formation Section 2.2 — Name Section 2.3 — Registered Office and Registered Agent Section 2.4 — Principal Office Section 2.5 — Purpose Section 2.6 — Term Section 2.7 — Fiscal Year Section 2.8 — Title to Property</w:t>
      </w:r>
    </w:p>
    <w:p>
      <w:pPr>
        <w:spacing w:line="276" w:lineRule="auto" w:before="0" w:after="120"/>
        <w:jc w:val="both"/>
      </w:pPr>
      <w:r>
        <w:rPr>
          <w:rFonts w:ascii="Times New Roman" w:hAnsi="Times New Roman"/>
          <w:b/>
          <w:color w:val="000000"/>
          <w:sz w:val="22"/>
        </w:rPr>
        <w:t>ARTICLE III — PARTNERS; CAPITAL COMMITMENTS; CLOSINGS</w:t>
      </w:r>
    </w:p>
    <w:p>
      <w:pPr>
        <w:spacing w:line="276" w:lineRule="auto" w:before="0" w:after="120"/>
        <w:ind w:left="432"/>
        <w:jc w:val="both"/>
      </w:pPr>
      <w:r>
        <w:rPr>
          <w:rFonts w:ascii="Times New Roman" w:hAnsi="Times New Roman"/>
          <w:color w:val="000000"/>
          <w:sz w:val="22"/>
        </w:rPr>
        <w:t>Section 3.1 — General Partner Section 3.2 — Admission of Limited Partners Section 3.3 — Capital Commitments Section 3.4 — Closings Section 3.5 — Defaulting Partners Section 3.6 — No Withdrawal</w:t>
      </w:r>
    </w:p>
    <w:p>
      <w:pPr>
        <w:spacing w:line="276" w:lineRule="auto" w:before="0" w:after="120"/>
        <w:jc w:val="both"/>
      </w:pPr>
      <w:r>
        <w:rPr>
          <w:rFonts w:ascii="Times New Roman" w:hAnsi="Times New Roman"/>
          <w:b/>
          <w:color w:val="000000"/>
          <w:sz w:val="22"/>
        </w:rPr>
        <w:t>ARTICLE IV — CAPITAL CONTRIBUTIONS AND CAPITAL CALLS</w:t>
      </w:r>
    </w:p>
    <w:p>
      <w:pPr>
        <w:spacing w:line="276" w:lineRule="auto" w:before="0" w:after="120"/>
        <w:ind w:left="432"/>
        <w:jc w:val="both"/>
      </w:pPr>
      <w:r>
        <w:rPr>
          <w:rFonts w:ascii="Times New Roman" w:hAnsi="Times New Roman"/>
          <w:color w:val="000000"/>
          <w:sz w:val="22"/>
        </w:rPr>
        <w:t>Section 4.1 — Capital Calls Section 4.2 — Use of Capital Contributions Section 4.3 — Return of Capital Contributions Section 4.4 — No Interest on Capital Contributions Section 4.5 — Limited Liability</w:t>
      </w:r>
    </w:p>
    <w:p>
      <w:pPr>
        <w:spacing w:line="276" w:lineRule="auto" w:before="0" w:after="120"/>
        <w:jc w:val="both"/>
      </w:pPr>
      <w:r>
        <w:rPr>
          <w:rFonts w:ascii="Times New Roman" w:hAnsi="Times New Roman"/>
          <w:b/>
          <w:color w:val="000000"/>
          <w:sz w:val="22"/>
        </w:rPr>
        <w:t>ARTICLE V — MANAGEMENT FEES AND EXPENSES</w:t>
      </w:r>
    </w:p>
    <w:p>
      <w:pPr>
        <w:spacing w:line="276" w:lineRule="auto" w:before="0" w:after="120"/>
        <w:ind w:left="432"/>
        <w:jc w:val="both"/>
      </w:pPr>
      <w:r>
        <w:rPr>
          <w:rFonts w:ascii="Times New Roman" w:hAnsi="Times New Roman"/>
          <w:color w:val="000000"/>
          <w:sz w:val="22"/>
        </w:rPr>
        <w:t>Section 5.1 — Management Fee Section 5.2 — Partnership Expenses Section 5.3 — Organizational Expenses Section 5.4 — Placement Agent Fees</w:t>
      </w:r>
    </w:p>
    <w:p>
      <w:pPr>
        <w:spacing w:line="276" w:lineRule="auto" w:before="0" w:after="120"/>
        <w:jc w:val="both"/>
      </w:pPr>
      <w:r>
        <w:rPr>
          <w:rFonts w:ascii="Times New Roman" w:hAnsi="Times New Roman"/>
          <w:b/>
          <w:color w:val="000000"/>
          <w:sz w:val="22"/>
        </w:rPr>
        <w:t>ARTICLE VI — INVESTMENT PROGRAM</w:t>
      </w:r>
    </w:p>
    <w:p>
      <w:pPr>
        <w:spacing w:line="276" w:lineRule="auto" w:before="0" w:after="120"/>
        <w:ind w:left="432"/>
        <w:jc w:val="both"/>
      </w:pPr>
      <w:r>
        <w:rPr>
          <w:rFonts w:ascii="Times New Roman" w:hAnsi="Times New Roman"/>
          <w:color w:val="000000"/>
          <w:sz w:val="22"/>
        </w:rPr>
        <w:t>Section 6.1 — Investment Objective and Strategy Section 6.2 — Investment Period Section 6.3 — Investment Authority Section 6.4 — Investment Restrictions Section 6.5 — Borrowing and Credit Facilities Section 6.6 — Temporary Investments Section 6.7 — Recycling of Proceeds Section 6.8 — Co-Investment</w:t>
      </w:r>
    </w:p>
    <w:p>
      <w:pPr>
        <w:spacing w:line="276" w:lineRule="auto" w:before="0" w:after="120"/>
        <w:jc w:val="both"/>
      </w:pPr>
      <w:r>
        <w:rPr>
          <w:rFonts w:ascii="Times New Roman" w:hAnsi="Times New Roman"/>
          <w:b/>
          <w:color w:val="000000"/>
          <w:sz w:val="22"/>
        </w:rPr>
        <w:t>ARTICLE VII — DISTRIBUTIONS AND WATERFALL</w:t>
      </w:r>
    </w:p>
    <w:p>
      <w:pPr>
        <w:spacing w:line="276" w:lineRule="auto" w:before="0" w:after="120"/>
        <w:ind w:left="432"/>
        <w:jc w:val="both"/>
      </w:pPr>
      <w:r>
        <w:rPr>
          <w:rFonts w:ascii="Times New Roman" w:hAnsi="Times New Roman"/>
          <w:color w:val="000000"/>
          <w:sz w:val="22"/>
        </w:rPr>
        <w:t xml:space="preserve">Section 7.1 — Timing of Distributions Section 7.2 — Distribution Waterfall (</w:t>
      </w:r>
      <w:del w:id="9009" w:author="Ashford Blake LLP" w:date="2026-10-16T09:00:00Z">
        <w:r>
          <w:rPr>
            <w:rFonts w:ascii="Times New Roman" w:hAnsi="Times New Roman"/>
            <w:color w:val="000000"/>
            <w:sz w:val="22"/>
          </w:rPr>
          <w:delText xml:space="preserve">Deal</w:delText>
        </w:r>
      </w:del>
      <w:ins w:id="9010" w:author="Ashford Blake LLP" w:date="2026-10-16T09:00:00Z">
        <w:r>
          <w:rPr>
            <w:rFonts w:ascii="Times New Roman" w:hAnsi="Times New Roman"/>
            <w:color w:val="000000"/>
            <w:sz w:val="22"/>
          </w:rPr>
          <w:t xml:space="preserve">Whole</w:t>
        </w:r>
      </w:ins>
      <w:r>
        <w:rPr>
          <w:rFonts w:ascii="Times New Roman" w:hAnsi="Times New Roman"/>
          <w:color w:val="000000"/>
          <w:sz w:val="22"/>
        </w:rPr>
        <w:t xml:space="preserve">-</w:t>
      </w:r>
      <w:del w:id="9007" w:author="Ashford Blake LLP" w:date="2026-10-16T09:00:00Z">
        <w:r>
          <w:rPr>
            <w:rFonts w:ascii="Times New Roman" w:hAnsi="Times New Roman"/>
            <w:color w:val="000000"/>
            <w:sz w:val="22"/>
          </w:rPr>
          <w:delText xml:space="preserve">by-Deal</w:delText>
        </w:r>
      </w:del>
      <w:ins w:id="9008" w:author="Ashford Blake LLP" w:date="2026-10-16T09:00:00Z">
        <w:r>
          <w:rPr>
            <w:rFonts w:ascii="Times New Roman" w:hAnsi="Times New Roman"/>
            <w:color w:val="000000"/>
            <w:sz w:val="22"/>
          </w:rPr>
          <w:t xml:space="preserve">Fund</w:t>
        </w:r>
      </w:ins>
      <w:r>
        <w:rPr>
          <w:rFonts w:ascii="Times New Roman" w:hAnsi="Times New Roman"/>
          <w:color w:val="000000"/>
          <w:sz w:val="22"/>
        </w:rPr>
        <w:t xml:space="preserve">) Section 7.3 — Escrow of Carried Interest Distributions Section 7.4 — </w:t>
      </w:r>
      <w:del w:id="9011" w:author="Ashford Blake LLP" w:date="2026-10-16T09:00:00Z">
        <w:r>
          <w:rPr>
            <w:rFonts w:ascii="Times New Roman" w:hAnsi="Times New Roman"/>
            <w:color w:val="000000"/>
            <w:sz w:val="22"/>
          </w:rPr>
          <w:delText xml:space="preserve">Netting Reserve</w:delText>
        </w:r>
      </w:del>
      <w:ins w:id="9012" w:author="Ashford Blake LLP" w:date="2026-10-16T09:00:00Z">
        <w:r>
          <w:rPr>
            <w:rFonts w:ascii="Times New Roman" w:hAnsi="Times New Roman"/>
            <w:color w:val="000000"/>
            <w:sz w:val="22"/>
          </w:rPr>
          <w:t xml:space="preserve">[Reserved]</w:t>
        </w:r>
      </w:ins>
      <w:r>
        <w:rPr>
          <w:rFonts w:ascii="Times New Roman" w:hAnsi="Times New Roman"/>
          <w:color w:val="000000"/>
          <w:sz w:val="22"/>
        </w:rPr>
        <w:t xml:space="preserve"> Section 7.5 — </w:t>
      </w:r>
      <w:del w:id="9013" w:author="Ashford Blake LLP" w:date="2026-10-16T09:00:00Z">
        <w:r>
          <w:rPr>
            <w:rFonts w:ascii="Times New Roman" w:hAnsi="Times New Roman"/>
            <w:color w:val="000000"/>
            <w:sz w:val="22"/>
          </w:rPr>
          <w:delText xml:space="preserve">Interim Clawback</w:delText>
        </w:r>
      </w:del>
      <w:ins w:id="9014" w:author="Ashford Blake LLP" w:date="2026-10-16T09:00:00Z">
        <w:r>
          <w:rPr>
            <w:rFonts w:ascii="Times New Roman" w:hAnsi="Times New Roman"/>
            <w:color w:val="000000"/>
            <w:sz w:val="22"/>
          </w:rPr>
          <w:t xml:space="preserve">[Reserved]</w:t>
        </w:r>
      </w:ins>
      <w:r>
        <w:rPr>
          <w:rFonts w:ascii="Times New Roman" w:hAnsi="Times New Roman"/>
          <w:color w:val="000000"/>
          <w:sz w:val="22"/>
        </w:rPr>
        <w:t xml:space="preserve"> Section 7.6 — Clawback Obligation (Final) Section 7.7 — Distribution Reinvestment; Preferred Return on Reinvested Amounts Section 7.8 — Withholding Section 7.9 — Tax Distributions</w:t>
      </w:r>
    </w:p>
    <w:p>
      <w:pPr>
        <w:spacing w:line="276" w:lineRule="auto" w:before="0" w:after="120"/>
        <w:jc w:val="both"/>
      </w:pPr>
      <w:r>
        <w:rPr>
          <w:rFonts w:ascii="Times New Roman" w:hAnsi="Times New Roman"/>
          <w:b/>
          <w:color w:val="000000"/>
          <w:sz w:val="22"/>
        </w:rPr>
        <w:t>ARTICLE VIII — ALLOCATIONS</w:t>
      </w:r>
    </w:p>
    <w:p>
      <w:pPr>
        <w:spacing w:line="276" w:lineRule="auto" w:before="0" w:after="120"/>
        <w:ind w:left="432"/>
        <w:jc w:val="both"/>
      </w:pPr>
      <w:r>
        <w:rPr>
          <w:rFonts w:ascii="Times New Roman" w:hAnsi="Times New Roman"/>
          <w:color w:val="000000"/>
          <w:sz w:val="22"/>
        </w:rPr>
        <w:t>Section 8.1 — Capital Accounts Section 8.2 — Allocations of Net Profits and Net Losses Section 8.3 — Special Allocations; Preferred Return Allocation Section 8.4 — Tax Allocations Section 8.5 — Determinations by General Partner</w:t>
      </w:r>
    </w:p>
    <w:p>
      <w:pPr>
        <w:spacing w:line="276" w:lineRule="auto" w:before="0" w:after="120"/>
        <w:jc w:val="both"/>
      </w:pPr>
      <w:r>
        <w:rPr>
          <w:rFonts w:ascii="Times New Roman" w:hAnsi="Times New Roman"/>
          <w:b/>
          <w:color w:val="000000"/>
          <w:sz w:val="22"/>
        </w:rPr>
        <w:t xml:space="preserve">ARTICLE IX — KEY </w:t>
      </w:r>
      <w:del w:id="9015" w:author="Ashford Blake LLP" w:date="2026-10-16T09:00:00Z">
        <w:r>
          <w:rPr>
            <w:rFonts w:ascii="Times New Roman" w:hAnsi="Times New Roman"/>
            <w:b/>
            <w:color w:val="000000"/>
            <w:sz w:val="22"/>
          </w:rPr>
          <w:delText xml:space="preserve">PERSON</w:delText>
        </w:r>
      </w:del>
      <w:ins w:id="9016" w:author="Ashford Blake LLP" w:date="2026-10-16T09:00:00Z">
        <w:r>
          <w:rPr>
            <w:rFonts w:ascii="Times New Roman" w:hAnsi="Times New Roman"/>
            <w:b/>
            <w:color w:val="000000"/>
            <w:sz w:val="22"/>
          </w:rPr>
          <w:t xml:space="preserve">PERSONS</w:t>
        </w:r>
      </w:ins>
    </w:p>
    <w:p>
      <w:pPr>
        <w:spacing w:line="276" w:lineRule="auto" w:before="0" w:after="120"/>
        <w:ind w:left="432"/>
        <w:jc w:val="both"/>
      </w:pPr>
      <w:r>
        <w:rPr>
          <w:rFonts w:ascii="Times New Roman" w:hAnsi="Times New Roman"/>
          <w:color w:val="000000"/>
          <w:sz w:val="22"/>
        </w:rPr>
        <w:t xml:space="preserve">Section 9.1 — Key </w:t>
      </w:r>
      <w:ins w:id="9017" w:author="Ashford Blake LLP" w:date="2026-10-16T09:00:00Z">
        <w:r>
          <w:rPr>
            <w:rFonts w:ascii="Times New Roman" w:hAnsi="Times New Roman"/>
            <w:color w:val="000000"/>
            <w:sz w:val="22"/>
          </w:rPr>
          <w:t xml:space="preserve">Persons; Senior Partners; Key </w:t>
        </w:r>
      </w:ins>
      <w:r>
        <w:rPr>
          <w:rFonts w:ascii="Times New Roman" w:hAnsi="Times New Roman"/>
          <w:color w:val="000000"/>
          <w:sz w:val="22"/>
        </w:rPr>
        <w:t xml:space="preserve">Person Event Section 9.2 — Consequences of a Key Person Event Section 9.3 — Notification</w:t>
      </w:r>
    </w:p>
    <w:p>
      <w:pPr>
        <w:spacing w:line="276" w:lineRule="auto" w:before="0" w:after="120"/>
        <w:jc w:val="both"/>
      </w:pPr>
      <w:r>
        <w:rPr>
          <w:rFonts w:ascii="Times New Roman" w:hAnsi="Times New Roman"/>
          <w:b/>
          <w:color w:val="000000"/>
          <w:sz w:val="22"/>
        </w:rPr>
        <w:t>ARTICLE X — REMOVAL OF GENERAL PARTNER</w:t>
      </w:r>
    </w:p>
    <w:p>
      <w:pPr>
        <w:spacing w:line="276" w:lineRule="auto" w:before="0" w:after="120"/>
        <w:ind w:left="432"/>
        <w:jc w:val="both"/>
      </w:pPr>
      <w:r>
        <w:rPr>
          <w:rFonts w:ascii="Times New Roman" w:hAnsi="Times New Roman"/>
          <w:color w:val="000000"/>
          <w:sz w:val="22"/>
        </w:rPr>
        <w:t>Section 10.1 — Removal for Cause Section 10.2 — No-Fault Removal Section 10.3 — Voting Procedures for Removal</w:t>
      </w:r>
    </w:p>
    <w:p>
      <w:pPr>
        <w:spacing w:line="276" w:lineRule="auto" w:before="0" w:after="120"/>
        <w:jc w:val="both"/>
      </w:pPr>
      <w:r>
        <w:rPr>
          <w:rFonts w:ascii="Times New Roman" w:hAnsi="Times New Roman"/>
          <w:b/>
          <w:color w:val="000000"/>
          <w:sz w:val="22"/>
        </w:rPr>
        <w:t>ARTICLE XI — LIMITED PARTNER ADVISORY COMMITTEE</w:t>
      </w:r>
    </w:p>
    <w:p>
      <w:pPr>
        <w:spacing w:line="276" w:lineRule="auto" w:before="0" w:after="120"/>
        <w:ind w:left="432"/>
        <w:jc w:val="both"/>
      </w:pPr>
      <w:r>
        <w:rPr>
          <w:rFonts w:ascii="Times New Roman" w:hAnsi="Times New Roman"/>
          <w:color w:val="000000"/>
          <w:sz w:val="22"/>
        </w:rPr>
        <w:t>Section 11.1 — Establishment and Composition Section 11.2 — Meetings and Quorum Section 11.3 — Consent Rights Section 11.4 — Expenses Section 11.5 — Indemnification</w:t>
      </w:r>
    </w:p>
    <w:p>
      <w:pPr>
        <w:spacing w:line="276" w:lineRule="auto" w:before="0" w:after="120"/>
        <w:jc w:val="both"/>
      </w:pPr>
      <w:r>
        <w:rPr>
          <w:rFonts w:ascii="Times New Roman" w:hAnsi="Times New Roman"/>
          <w:b/>
          <w:color w:val="000000"/>
          <w:sz w:val="22"/>
        </w:rPr>
        <w:t>ARTICLE XII — REPORTING AND ACCOUNTING</w:t>
      </w:r>
    </w:p>
    <w:p>
      <w:pPr>
        <w:spacing w:line="276" w:lineRule="auto" w:before="0" w:after="120"/>
        <w:ind w:left="432"/>
        <w:jc w:val="both"/>
      </w:pPr>
      <w:r>
        <w:rPr>
          <w:rFonts w:ascii="Times New Roman" w:hAnsi="Times New Roman"/>
          <w:color w:val="000000"/>
          <w:sz w:val="22"/>
        </w:rPr>
        <w:t>Section 12.1 — Quarterly Reports Section 12.2 — Annual Reports Section 12.3 — Capital Account Statements Section 12.4 — Annual Meeting Section 12.5 — Books and Records; Inspection Section 12.6 — Valuation Section 12.7 — Confidentiality</w:t>
      </w:r>
      <w:ins w:id="9018" w:author="Ashford Blake LLP" w:date="2026-10-16T09:00:00Z">
        <w:r>
          <w:rPr>
            <w:rFonts w:ascii="Times New Roman" w:hAnsi="Times New Roman"/>
            <w:color w:val="000000"/>
            <w:sz w:val="22"/>
          </w:rPr>
          <w:t xml:space="preserve"> Section 12.8 — ESG Reporting</w:t>
        </w:r>
      </w:ins>
    </w:p>
    <w:p>
      <w:pPr>
        <w:spacing w:line="276" w:lineRule="auto" w:before="0" w:after="120"/>
        <w:jc w:val="both"/>
      </w:pPr>
      <w:r>
        <w:rPr>
          <w:rFonts w:ascii="Times New Roman" w:hAnsi="Times New Roman"/>
          <w:b/>
          <w:color w:val="000000"/>
          <w:sz w:val="22"/>
        </w:rPr>
        <w:t>ARTICLE XIII — TERM AND DISSOLUTION</w:t>
      </w:r>
    </w:p>
    <w:p>
      <w:pPr>
        <w:spacing w:line="276" w:lineRule="auto" w:before="0" w:after="120"/>
        <w:ind w:left="432"/>
        <w:jc w:val="both"/>
      </w:pPr>
      <w:r>
        <w:rPr>
          <w:rFonts w:ascii="Times New Roman" w:hAnsi="Times New Roman"/>
          <w:color w:val="000000"/>
          <w:sz w:val="22"/>
        </w:rPr>
        <w:t>Section 13.1 — Term of the Partnership Section 13.2 — Events of Dissolution Section 13.3 — Winding Up Section 13.4 — Distributions Upon Dissolution Section 13.5 — Cancellation of Certificate</w:t>
      </w:r>
    </w:p>
    <w:p>
      <w:pPr>
        <w:spacing w:line="276" w:lineRule="auto" w:before="0" w:after="120"/>
        <w:jc w:val="both"/>
      </w:pPr>
      <w:r>
        <w:rPr>
          <w:rFonts w:ascii="Times New Roman" w:hAnsi="Times New Roman"/>
          <w:b/>
          <w:color w:val="000000"/>
          <w:sz w:val="22"/>
        </w:rPr>
        <w:t>ARTICLE XIV — TRANSFERS OF PARTNERSHIP INTERESTS</w:t>
      </w:r>
    </w:p>
    <w:p>
      <w:pPr>
        <w:spacing w:line="276" w:lineRule="auto" w:before="0" w:after="120"/>
        <w:ind w:left="432"/>
        <w:jc w:val="both"/>
      </w:pPr>
      <w:r>
        <w:rPr>
          <w:rFonts w:ascii="Times New Roman" w:hAnsi="Times New Roman"/>
          <w:color w:val="000000"/>
          <w:sz w:val="22"/>
        </w:rPr>
        <w:t>Section 14.1 — Restrictions on Transfer Section 14.2 — Conditions to Transfer Section 14.3 — Substitute Limited Partners Section 14.4 — Transfers by Operation of Law Section 14.5 — Transfers by the General Partner</w:t>
      </w:r>
    </w:p>
    <w:p>
      <w:pPr>
        <w:spacing w:line="276" w:lineRule="auto" w:before="0" w:after="120"/>
        <w:jc w:val="both"/>
      </w:pPr>
      <w:r>
        <w:rPr>
          <w:rFonts w:ascii="Times New Roman" w:hAnsi="Times New Roman"/>
          <w:b/>
          <w:color w:val="000000"/>
          <w:sz w:val="22"/>
        </w:rPr>
        <w:t>ARTICLE XV — SIDE LETTERS AND MOST FAVORED NATION RIGHTS</w:t>
      </w:r>
    </w:p>
    <w:p>
      <w:pPr>
        <w:spacing w:line="276" w:lineRule="auto" w:before="0" w:after="120"/>
        <w:ind w:left="432"/>
        <w:jc w:val="both"/>
      </w:pPr>
      <w:r>
        <w:rPr>
          <w:rFonts w:ascii="Times New Roman" w:hAnsi="Times New Roman"/>
          <w:color w:val="000000"/>
          <w:sz w:val="22"/>
        </w:rPr>
        <w:t>Section 15.1 — Side Letters Section 15.2 — Disclosure of Side Letters Section 15.3 — Most Favored Nation ("MFN") Elections</w:t>
      </w:r>
    </w:p>
    <w:p>
      <w:pPr>
        <w:spacing w:line="276" w:lineRule="auto" w:before="0" w:after="120"/>
        <w:jc w:val="both"/>
      </w:pPr>
      <w:r>
        <w:rPr>
          <w:rFonts w:ascii="Times New Roman" w:hAnsi="Times New Roman"/>
          <w:b/>
          <w:color w:val="000000"/>
          <w:sz w:val="22"/>
        </w:rPr>
        <w:t>ARTICLE XVI — EXCUSE AND EXCLUSION</w:t>
      </w:r>
    </w:p>
    <w:p>
      <w:pPr>
        <w:spacing w:line="276" w:lineRule="auto" w:before="0" w:after="120"/>
        <w:ind w:left="432"/>
        <w:jc w:val="both"/>
      </w:pPr>
      <w:r>
        <w:rPr>
          <w:rFonts w:ascii="Times New Roman" w:hAnsi="Times New Roman"/>
          <w:color w:val="000000"/>
          <w:sz w:val="22"/>
        </w:rPr>
        <w:t>Section 16.1 — Excuse Rights Section 16.2 — Effect of Excuse on Commitments and Fees Section 16.3 — Reallocation of Excused Amounts Section 16.4 — Exclusion by General Partner</w:t>
      </w:r>
    </w:p>
    <w:p>
      <w:pPr>
        <w:spacing w:line="276" w:lineRule="auto" w:before="0" w:after="120"/>
        <w:jc w:val="both"/>
      </w:pPr>
      <w:r>
        <w:rPr>
          <w:rFonts w:ascii="Times New Roman" w:hAnsi="Times New Roman"/>
          <w:b/>
          <w:color w:val="000000"/>
          <w:sz w:val="22"/>
        </w:rPr>
        <w:t>ARTICLE XVII — MISCELLANEOUS</w:t>
      </w:r>
    </w:p>
    <w:p>
      <w:pPr>
        <w:spacing w:line="276" w:lineRule="auto" w:before="0" w:after="120"/>
        <w:ind w:left="432"/>
        <w:jc w:val="both"/>
      </w:pPr>
      <w:r>
        <w:rPr>
          <w:rFonts w:ascii="Times New Roman" w:hAnsi="Times New Roman"/>
          <w:color w:val="000000"/>
          <w:sz w:val="22"/>
        </w:rPr>
        <w:t>Section 17.1 — Amendments Section 17.2 — Governing Law Section 17.3 — Dispute Resolution; Jurisdiction Section 17.4 — Notices Section 17.5 — Entire Agreement Section 17.6 — Severability Section 17.7 — No Waiver Section 17.8 — Counterparts Section 17.9 — Power of Attorney Section 17.10 — Indemnification Section 17.11 — Exculpation; Standard of Care Section 17.12 — Successors and Assigns Section 17.13 — Third-Party Beneficiaries Section 17.14 — Waiver of Partition Section 17.15 — Construction Section 17.16 — Legal Counsel Section 17.17 — Compliance with Laws; ERISA Section 17.18 — Force Majeure</w:t>
      </w:r>
    </w:p>
    <w:p>
      <w:pPr>
        <w:spacing w:line="276" w:lineRule="auto" w:before="0" w:after="120"/>
        <w:jc w:val="both"/>
      </w:pPr>
      <w:r>
        <w:rPr>
          <w:rFonts w:ascii="Times New Roman" w:hAnsi="Times New Roman"/>
          <w:b/>
          <w:color w:val="000000"/>
          <w:sz w:val="22"/>
        </w:rPr>
        <w:t>SCHEDULES</w:t>
      </w:r>
    </w:p>
    <w:p>
      <w:pPr>
        <w:spacing w:line="276" w:lineRule="auto" w:before="0" w:after="120"/>
        <w:ind w:left="432"/>
        <w:jc w:val="both"/>
      </w:pPr>
      <w:r>
        <w:rPr>
          <w:rFonts w:ascii="Times New Roman" w:hAnsi="Times New Roman"/>
          <w:color w:val="000000"/>
          <w:sz w:val="22"/>
        </w:rPr>
        <w:t xml:space="preserve">Schedule A — Partners and Capital Commitments Schedule B — Example Waterfall Calculation (</w:t>
      </w:r>
      <w:del w:id="9021" w:author="Ashford Blake LLP" w:date="2026-10-16T09:00:00Z">
        <w:r>
          <w:rPr>
            <w:rFonts w:ascii="Times New Roman" w:hAnsi="Times New Roman"/>
            <w:color w:val="000000"/>
            <w:sz w:val="22"/>
          </w:rPr>
          <w:delText xml:space="preserve">Deal</w:delText>
        </w:r>
      </w:del>
      <w:ins w:id="9022" w:author="Ashford Blake LLP" w:date="2026-10-16T09:00:00Z">
        <w:r>
          <w:rPr>
            <w:rFonts w:ascii="Times New Roman" w:hAnsi="Times New Roman"/>
            <w:color w:val="000000"/>
            <w:sz w:val="22"/>
          </w:rPr>
          <w:t xml:space="preserve">Whole</w:t>
        </w:r>
      </w:ins>
      <w:r>
        <w:rPr>
          <w:rFonts w:ascii="Times New Roman" w:hAnsi="Times New Roman"/>
          <w:color w:val="000000"/>
          <w:sz w:val="22"/>
        </w:rPr>
        <w:t xml:space="preserve">-</w:t>
      </w:r>
      <w:del w:id="9019" w:author="Ashford Blake LLP" w:date="2026-10-16T09:00:00Z">
        <w:r>
          <w:rPr>
            <w:rFonts w:ascii="Times New Roman" w:hAnsi="Times New Roman"/>
            <w:color w:val="000000"/>
            <w:sz w:val="22"/>
          </w:rPr>
          <w:delText xml:space="preserve">by-Deal</w:delText>
        </w:r>
      </w:del>
      <w:ins w:id="9020" w:author="Ashford Blake LLP" w:date="2026-10-16T09:00:00Z">
        <w:r>
          <w:rPr>
            <w:rFonts w:ascii="Times New Roman" w:hAnsi="Times New Roman"/>
            <w:color w:val="000000"/>
            <w:sz w:val="22"/>
          </w:rPr>
          <w:t xml:space="preserve">Fund</w:t>
        </w:r>
      </w:ins>
      <w:r>
        <w:rPr>
          <w:rFonts w:ascii="Times New Roman" w:hAnsi="Times New Roman"/>
          <w:color w:val="000000"/>
          <w:sz w:val="22"/>
        </w:rPr>
        <w:t xml:space="preserve">) Schedule C — Investment Restrictions Summary Schedule D — Form of Capital Call Notice Schedule E — Form of Distribution Notice Schedule F — Form of Transfer Agreement</w:t>
      </w:r>
    </w:p>
    <w:p>
      <w:pPr>
        <w:spacing w:line="276" w:lineRule="auto" w:before="0" w:after="120"/>
        <w:jc w:val="both"/>
      </w:pPr>
      <w:r>
        <w:rPr>
          <w:rFonts w:ascii="Times New Roman" w:hAnsi="Times New Roman"/>
          <w:b/>
          <w:color w:val="000000"/>
          <w:sz w:val="22"/>
        </w:rPr>
        <w:t>EXHIBITS</w:t>
      </w:r>
    </w:p>
    <w:p>
      <w:pPr>
        <w:spacing w:line="276" w:lineRule="auto" w:before="0" w:after="120"/>
        <w:ind w:left="432"/>
        <w:jc w:val="both"/>
      </w:pPr>
      <w:r>
        <w:rPr>
          <w:rFonts w:ascii="Times New Roman" w:hAnsi="Times New Roman"/>
          <w:color w:val="000000"/>
          <w:sz w:val="22"/>
        </w:rPr>
        <w:t>Exhibit A — Certificate of Limited Partnership Exhibit B — Form of Subscription Agreement Exhibit C — Escrow Agreement Summary Exhibit D — Placement Agent Disclosure Exhibit E — Form of Side Letter</w:t>
      </w:r>
    </w:p>
    <w:p>
      <w:r>
        <w:br w:type="page"/>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 xml:space="preserve">This AMENDED AND RESTATED LIMITED PARTNERSHIP AGREEMENT (this "Agreement") of HOLLOWAY CAPITAL PARTNERS FUND </w:t>
      </w:r>
      <w:del w:id="10241" w:author="Ashford Blake LLP" w:date="2026-10-16T09:00:00Z">
        <w:r>
          <w:rPr>
            <w:rFonts w:ascii="Times New Roman" w:hAnsi="Times New Roman"/>
            <w:color w:val="000000"/>
            <w:sz w:val="22"/>
          </w:rPr>
          <w:delText xml:space="preserve">III</w:delText>
        </w:r>
      </w:del>
      <w:ins w:id="10242" w:author="Ashford Blake LLP" w:date="2026-10-16T09:00:00Z">
        <w:r>
          <w:rPr>
            <w:rFonts w:ascii="Times New Roman" w:hAnsi="Times New Roman"/>
            <w:color w:val="000000"/>
            <w:sz w:val="22"/>
          </w:rPr>
          <w:t xml:space="preserve">IV</w:t>
        </w:r>
      </w:ins>
      <w:r>
        <w:rPr>
          <w:rFonts w:ascii="Times New Roman" w:hAnsi="Times New Roman"/>
          <w:color w:val="000000"/>
          <w:sz w:val="22"/>
        </w:rPr>
        <w:t xml:space="preserve">, L.P., a Delaware limited partnership (the "Partnership" or the "Fund"), is entered into as of </w:t>
      </w:r>
      <w:del w:id="9027" w:author="Ashford Blake LLP" w:date="2026-10-16T09:00:00Z">
        <w:r>
          <w:rPr>
            <w:rFonts w:ascii="Times New Roman" w:hAnsi="Times New Roman"/>
            <w:color w:val="000000"/>
            <w:sz w:val="22"/>
          </w:rPr>
          <w:delText xml:space="preserve">March</w:delText>
        </w:r>
      </w:del>
      <w:ins w:id="9028" w:author="Ashford Blake LLP" w:date="2026-10-16T09:00:00Z">
        <w:r>
          <w:rPr>
            <w:rFonts w:ascii="Times New Roman" w:hAnsi="Times New Roman"/>
            <w:color w:val="000000"/>
            <w:sz w:val="22"/>
          </w:rPr>
          <w:t xml:space="preserve">[April</w:t>
        </w:r>
      </w:ins>
      <w:r>
        <w:rPr>
          <w:rFonts w:ascii="Times New Roman" w:hAnsi="Times New Roman"/>
          <w:color w:val="000000"/>
          <w:sz w:val="22"/>
        </w:rPr>
        <w:t xml:space="preserve"> </w:t>
      </w:r>
      <w:del w:id="9025" w:author="Ashford Blake LLP" w:date="2026-10-16T09:00:00Z">
        <w:r>
          <w:rPr>
            <w:rFonts w:ascii="Times New Roman" w:hAnsi="Times New Roman"/>
            <w:color w:val="000000"/>
            <w:sz w:val="22"/>
          </w:rPr>
          <w:delText xml:space="preserve">12,</w:delText>
        </w:r>
      </w:del>
      <w:ins w:id="9026" w:author="Ashford Blake LLP" w:date="2026-10-16T09:00:00Z">
        <w:r>
          <w:rPr>
            <w:rFonts w:ascii="Times New Roman" w:hAnsi="Times New Roman"/>
            <w:color w:val="000000"/>
            <w:sz w:val="22"/>
          </w:rPr>
          <w:t xml:space="preserve">15,</w:t>
        </w:r>
      </w:ins>
      <w:r>
        <w:rPr>
          <w:rFonts w:ascii="Times New Roman" w:hAnsi="Times New Roman"/>
          <w:color w:val="000000"/>
          <w:sz w:val="22"/>
        </w:rPr>
        <w:t xml:space="preserve"> </w:t>
      </w:r>
      <w:del w:id="9023" w:author="Ashford Blake LLP" w:date="2026-10-16T09:00:00Z">
        <w:r>
          <w:rPr>
            <w:rFonts w:ascii="Times New Roman" w:hAnsi="Times New Roman"/>
            <w:color w:val="000000"/>
            <w:sz w:val="22"/>
          </w:rPr>
          <w:delText xml:space="preserve">2021</w:delText>
        </w:r>
      </w:del>
      <w:ins w:id="9024" w:author="Ashford Blake LLP" w:date="2026-10-16T09:00:00Z">
        <w:r>
          <w:rPr>
            <w:rFonts w:ascii="Times New Roman" w:hAnsi="Times New Roman"/>
            <w:color w:val="000000"/>
            <w:sz w:val="22"/>
          </w:rPr>
          <w:t xml:space="preserve">2025]</w:t>
        </w:r>
      </w:ins>
      <w:r>
        <w:rPr>
          <w:rFonts w:ascii="Times New Roman" w:hAnsi="Times New Roman"/>
          <w:color w:val="000000"/>
          <w:sz w:val="22"/>
        </w:rPr>
        <w:t xml:space="preserve"> (the "Effective Date"), by and among:</w:t>
      </w:r>
    </w:p>
    <w:p>
      <w:pPr>
        <w:spacing w:line="276" w:lineRule="auto" w:before="0" w:after="120"/>
        <w:ind w:left="432"/>
        <w:jc w:val="both"/>
      </w:pPr>
      <w:r>
        <w:rPr>
          <w:rFonts w:ascii="Times New Roman" w:hAnsi="Times New Roman"/>
          <w:color w:val="000000"/>
          <w:sz w:val="22"/>
        </w:rPr>
        <w:t xml:space="preserve">(i) HCP FUND </w:t>
      </w:r>
      <w:del w:id="10243" w:author="Ashford Blake LLP" w:date="2026-10-16T09:00:00Z">
        <w:r>
          <w:rPr>
            <w:rFonts w:ascii="Times New Roman" w:hAnsi="Times New Roman"/>
            <w:color w:val="000000"/>
            <w:sz w:val="22"/>
          </w:rPr>
          <w:delText xml:space="preserve">III</w:delText>
        </w:r>
      </w:del>
      <w:ins w:id="10244" w:author="Ashford Blake LLP" w:date="2026-10-16T09:00:00Z">
        <w:r>
          <w:rPr>
            <w:rFonts w:ascii="Times New Roman" w:hAnsi="Times New Roman"/>
            <w:color w:val="000000"/>
            <w:sz w:val="22"/>
          </w:rPr>
          <w:t xml:space="preserve">IV</w:t>
        </w:r>
      </w:ins>
      <w:r>
        <w:rPr>
          <w:rFonts w:ascii="Times New Roman" w:hAnsi="Times New Roman"/>
          <w:color w:val="000000"/>
          <w:sz w:val="22"/>
        </w:rPr>
        <w:t xml:space="preserve"> GP, LLC, a Delaware limited liability company (the "General Partner"), as the general partner of the Partnership; and</w:t>
      </w:r>
    </w:p>
    <w:p>
      <w:pPr>
        <w:spacing w:line="276" w:lineRule="auto" w:before="0" w:after="120"/>
        <w:ind w:left="432"/>
        <w:jc w:val="both"/>
      </w:pPr>
      <w:r>
        <w:rPr>
          <w:rFonts w:ascii="Times New Roman" w:hAnsi="Times New Roman"/>
          <w:color w:val="000000"/>
          <w:sz w:val="22"/>
        </w:rPr>
        <w:t>(ii) Each Person identified on Schedule A hereto as a limited partner of the Partnership (each, a "Limited Partner" and collectively, the "Limited Partners").</w:t>
      </w:r>
    </w:p>
    <w:p>
      <w:pPr>
        <w:spacing w:line="276" w:lineRule="auto" w:before="0" w:after="120"/>
        <w:jc w:val="both"/>
      </w:pPr>
      <w:r>
        <w:rPr>
          <w:rFonts w:ascii="Times New Roman" w:hAnsi="Times New Roman"/>
          <w:color w:val="000000"/>
          <w:sz w:val="22"/>
        </w:rPr>
        <w:t>The General Partner and each Limited Partner are sometimes referred to herein individually as a "Partner" and collectively as the "Partners."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was formed as a Delaware limited partnership by the filing of a Certificate of Limited Partnership (the "Certificate") with the Office of the Secretary of State of the State of Delaware, Division of Corporations, on </w:t>
      </w:r>
      <w:del w:id="9031" w:author="Ashford Blake LLP" w:date="2026-10-16T09:00:00Z">
        <w:r>
          <w:rPr>
            <w:rFonts w:ascii="Times New Roman" w:hAnsi="Times New Roman"/>
            <w:color w:val="000000"/>
            <w:sz w:val="22"/>
          </w:rPr>
          <w:delText xml:space="preserve">January</w:delText>
        </w:r>
      </w:del>
      <w:ins w:id="9032" w:author="Ashford Blake LLP" w:date="2026-10-16T09:00:00Z">
        <w:r>
          <w:rPr>
            <w:rFonts w:ascii="Times New Roman" w:hAnsi="Times New Roman"/>
            <w:color w:val="000000"/>
            <w:sz w:val="22"/>
          </w:rPr>
          <w:t xml:space="preserve">[●],</w:t>
        </w:r>
      </w:ins>
      <w:r>
        <w:rPr>
          <w:rFonts w:ascii="Times New Roman" w:hAnsi="Times New Roman"/>
          <w:color w:val="000000"/>
          <w:sz w:val="22"/>
        </w:rPr>
        <w:t xml:space="preserve"> </w:t>
      </w:r>
      <w:del w:id="9029" w:author="Ashford Blake LLP" w:date="2026-10-16T09:00:00Z">
        <w:r>
          <w:rPr>
            <w:rFonts w:ascii="Times New Roman" w:hAnsi="Times New Roman"/>
            <w:color w:val="000000"/>
            <w:sz w:val="22"/>
          </w:rPr>
          <w:delText xml:space="preserve">15, 2021,</w:delText>
        </w:r>
      </w:del>
      <w:ins w:id="9030" w:author="Ashford Blake LLP" w:date="2026-10-16T09:00:00Z">
        <w:r>
          <w:rPr>
            <w:rFonts w:ascii="Times New Roman" w:hAnsi="Times New Roman"/>
            <w:color w:val="000000"/>
            <w:sz w:val="22"/>
          </w:rPr>
          <w:t xml:space="preserve">2025,</w:t>
        </w:r>
      </w:ins>
      <w:r>
        <w:rPr>
          <w:rFonts w:ascii="Times New Roman" w:hAnsi="Times New Roman"/>
          <w:color w:val="000000"/>
          <w:sz w:val="22"/>
        </w:rPr>
        <w:t xml:space="preserve"> and the initial limited partnership agreement of the Partnership (the "Initial Limited Partnership Agreement") was entered into as of such date by and among the General Partner and the initial limited partner thereof;</w:t>
      </w:r>
    </w:p>
    <w:p>
      <w:pPr>
        <w:spacing w:line="276" w:lineRule="auto" w:before="0" w:after="120"/>
        <w:jc w:val="both"/>
        <w:rPr>
          <w:ins w:id="9033" w:author="Ashford Blake LLP" w:date="2026-10-16T09:00:00Z"/>
        </w:rPr>
      </w:pPr>
      <w:ins w:id="9034" w:author="Ashford Blake LLP" w:date="2026-10-16T09:00:00Z">
        <w:r>
          <w:rPr>
            <w:rFonts w:ascii="Times New Roman" w:hAnsi="Times New Roman"/>
            <w:b/>
            <w:i/>
            <w:color w:val="000000"/>
            <w:sz w:val="22"/>
            <w:highlight w:val="yellow"/>
          </w:rPr>
          <w:t xml:space="preserve">[Partner Note 1 — Formation and dating: </w:t>
        </w:r>
        <w:r>
          <w:rPr>
            <w:rFonts w:ascii="Times New Roman" w:hAnsi="Times New Roman"/>
            <w:i/>
            <w:color w:val="000000"/>
            <w:sz w:val="22"/>
            <w:highlight w:val="yellow"/>
          </w:rPr>
          <w:t xml:space="preserve">The Term Sheet states that the Certificate of Limited Partnership is to be filed "upon the First Closing." A Delaware limited partnership must be formed (Certificate filed and an initial limited partnership agreement executed) before Limited Partners can be admitted, so we recommend filing the Certificate and entering into the initial agreement in advance of the targeted April 15, 2025 First Closing. The formation date is bracketed throughout (Recital A, Section 1.1 "Certificate," Section 2.1 and Exhibit A). The Fund III precedent was dated as of its Final Closing; because the Fund IV Final Closing may occur as late as April 15, 2026, we have dated this Agreement as of the First Closing [April 15, 2025] and defined the Effective Date accordingly. Please confirm.</w:t>
        </w:r>
        <w:r>
          <w:rPr>
            <w:rFonts w:ascii="Times New Roman" w:hAnsi="Times New Roman"/>
            <w:b/>
            <w:i/>
            <w:color w:val="000000"/>
            <w:sz w:val="22"/>
            <w:highlight w:val="yellow"/>
          </w:rPr>
          <w:t xml:space="preserve">]</w:t>
        </w:r>
      </w:ins>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hereto desire to amend and restate the Initial Limited Partnership Agreement in its entirety, as set forth herein, to reflect the admission of additional Limited Partners, the final terms and conditions of the Partners' Capital Commitments, and such other matters as are set forth 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Holloway Capital Partners LLC, a Delaware limited liability company (the "Management Company" or the "Sponsor"), serves as the investment advisor to the Partnership and shall provide investment management and advisory services to the Partnership pursuant to the terms of the Management Agreement (as defined herein). The Managing Members of the Management Company are Richard Holloway (Founder and Chief Executive Officer) and Catherine Yuen (Co-Managing Partner);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has engaged </w:t>
      </w:r>
      <w:del w:id="9046" w:author="Ashford Blake LLP" w:date="2026-10-16T09:00:00Z">
        <w:r>
          <w:rPr>
            <w:rFonts w:ascii="Times New Roman" w:hAnsi="Times New Roman"/>
            <w:color w:val="000000"/>
            <w:sz w:val="22"/>
          </w:rPr>
          <w:delText xml:space="preserve">Hartwell</w:delText>
        </w:r>
      </w:del>
      <w:ins w:id="9047" w:author="Ashford Blake LLP" w:date="2026-10-16T09:00:00Z">
        <w:r>
          <w:rPr>
            <w:rFonts w:ascii="Times New Roman" w:hAnsi="Times New Roman"/>
            <w:color w:val="000000"/>
            <w:sz w:val="22"/>
          </w:rPr>
          <w:t xml:space="preserve">Thornfield</w:t>
        </w:r>
      </w:ins>
      <w:r>
        <w:rPr>
          <w:rFonts w:ascii="Times New Roman" w:hAnsi="Times New Roman"/>
          <w:color w:val="000000"/>
          <w:sz w:val="22"/>
        </w:rPr>
        <w:t xml:space="preserve"> </w:t>
      </w:r>
      <w:del w:id="9044" w:author="Ashford Blake LLP" w:date="2026-10-16T09:00:00Z">
        <w:r>
          <w:rPr>
            <w:rFonts w:ascii="Times New Roman" w:hAnsi="Times New Roman"/>
            <w:color w:val="000000"/>
            <w:sz w:val="22"/>
          </w:rPr>
          <w:delText xml:space="preserve">Capital</w:delText>
        </w:r>
      </w:del>
      <w:ins w:id="9045" w:author="Ashford Blake LLP" w:date="2026-10-16T09:00:00Z">
        <w:r>
          <w:rPr>
            <w:rFonts w:ascii="Times New Roman" w:hAnsi="Times New Roman"/>
            <w:color w:val="000000"/>
            <w:sz w:val="22"/>
          </w:rPr>
          <w:t xml:space="preserve">Placement</w:t>
        </w:r>
      </w:ins>
      <w:r>
        <w:rPr>
          <w:rFonts w:ascii="Times New Roman" w:hAnsi="Times New Roman"/>
          <w:color w:val="000000"/>
          <w:sz w:val="22"/>
        </w:rPr>
        <w:t xml:space="preserve"> </w:t>
      </w:r>
      <w:del w:id="9042" w:author="Ashford Blake LLP" w:date="2026-10-16T09:00:00Z">
        <w:r>
          <w:rPr>
            <w:rFonts w:ascii="Times New Roman" w:hAnsi="Times New Roman"/>
            <w:color w:val="000000"/>
            <w:sz w:val="22"/>
          </w:rPr>
          <w:delText xml:space="preserve">Advisors</w:delText>
        </w:r>
      </w:del>
      <w:ins w:id="9043" w:author="Ashford Blake LLP" w:date="2026-10-16T09:00:00Z">
        <w:r>
          <w:rPr>
            <w:rFonts w:ascii="Times New Roman" w:hAnsi="Times New Roman"/>
            <w:color w:val="000000"/>
            <w:sz w:val="22"/>
          </w:rPr>
          <w:t xml:space="preserve">Group</w:t>
        </w:r>
      </w:ins>
      <w:r>
        <w:rPr>
          <w:rFonts w:ascii="Times New Roman" w:hAnsi="Times New Roman"/>
          <w:color w:val="000000"/>
          <w:sz w:val="22"/>
        </w:rPr>
        <w:t xml:space="preserve"> </w:t>
      </w:r>
      <w:del w:id="9040" w:author="Ashford Blake LLP" w:date="2026-10-16T09:00:00Z">
        <w:r>
          <w:rPr>
            <w:rFonts w:ascii="Times New Roman" w:hAnsi="Times New Roman"/>
            <w:color w:val="000000"/>
            <w:sz w:val="22"/>
          </w:rPr>
          <w:delText xml:space="preserve">LLC,</w:delText>
        </w:r>
      </w:del>
      <w:ins w:id="9041" w:author="Ashford Blake LLP" w:date="2026-10-16T09:00:00Z">
        <w:r>
          <w:rPr>
            <w:rFonts w:ascii="Times New Roman" w:hAnsi="Times New Roman"/>
            <w:color w:val="000000"/>
            <w:sz w:val="22"/>
          </w:rPr>
          <w:t xml:space="preserve">LLC[,</w:t>
        </w:r>
      </w:ins>
      <w:r>
        <w:rPr>
          <w:rFonts w:ascii="Times New Roman" w:hAnsi="Times New Roman"/>
          <w:color w:val="000000"/>
          <w:sz w:val="22"/>
        </w:rPr>
        <w:t xml:space="preserve"> a </w:t>
      </w:r>
      <w:del w:id="9038" w:author="Ashford Blake LLP" w:date="2026-10-16T09:00:00Z">
        <w:r>
          <w:rPr>
            <w:rFonts w:ascii="Times New Roman" w:hAnsi="Times New Roman"/>
            <w:color w:val="000000"/>
            <w:sz w:val="22"/>
          </w:rPr>
          <w:delText xml:space="preserve">Delaware</w:delText>
        </w:r>
      </w:del>
      <w:ins w:id="9039" w:author="Ashford Blake LLP" w:date="2026-10-16T09:00:00Z">
        <w:r>
          <w:rPr>
            <w:rFonts w:ascii="Times New Roman" w:hAnsi="Times New Roman"/>
            <w:color w:val="000000"/>
            <w:sz w:val="22"/>
          </w:rPr>
          <w:t xml:space="preserve">[●]</w:t>
        </w:r>
      </w:ins>
      <w:r>
        <w:rPr>
          <w:rFonts w:ascii="Times New Roman" w:hAnsi="Times New Roman"/>
          <w:color w:val="000000"/>
          <w:sz w:val="22"/>
        </w:rPr>
        <w:t xml:space="preserve"> limited liability company,</w:t>
      </w:r>
      <w:ins w:id="9037" w:author="Ashford Blake LLP" w:date="2026-10-16T09:00:00Z">
        <w:r>
          <w:rPr>
            <w:rFonts w:ascii="Times New Roman" w:hAnsi="Times New Roman"/>
            <w:color w:val="000000"/>
            <w:sz w:val="22"/>
          </w:rPr>
          <w:t xml:space="preserve">]</w:t>
        </w:r>
      </w:ins>
      <w:r>
        <w:rPr>
          <w:rFonts w:ascii="Times New Roman" w:hAnsi="Times New Roman"/>
          <w:color w:val="000000"/>
          <w:sz w:val="22"/>
        </w:rPr>
        <w:t xml:space="preserve"> as </w:t>
      </w:r>
      <w:ins w:id="9036" w:author="Ashford Blake LLP" w:date="2026-10-16T09:00:00Z">
        <w:r>
          <w:rPr>
            <w:rFonts w:ascii="Times New Roman" w:hAnsi="Times New Roman"/>
            <w:color w:val="000000"/>
            <w:sz w:val="22"/>
          </w:rPr>
          <w:t xml:space="preserve">[</w:t>
        </w:r>
      </w:ins>
      <w:r>
        <w:rPr>
          <w:rFonts w:ascii="Times New Roman" w:hAnsi="Times New Roman"/>
          <w:color w:val="000000"/>
          <w:sz w:val="22"/>
        </w:rPr>
        <w:t xml:space="preserve">the exclusive</w:t>
      </w:r>
      <w:ins w:id="9035" w:author="Ashford Blake LLP" w:date="2026-10-16T09:00:00Z">
        <w:r>
          <w:rPr>
            <w:rFonts w:ascii="Times New Roman" w:hAnsi="Times New Roman"/>
            <w:color w:val="000000"/>
            <w:sz w:val="22"/>
          </w:rPr>
          <w:t xml:space="preserve">]</w:t>
        </w:r>
      </w:ins>
      <w:r>
        <w:rPr>
          <w:rFonts w:ascii="Times New Roman" w:hAnsi="Times New Roman"/>
          <w:color w:val="000000"/>
          <w:sz w:val="22"/>
        </w:rPr>
        <w:t xml:space="preserve"> placement agent (the "Placement Agent") for the offering of Limited Partnership Interests in the Partnership, as more fully described in Exhibit D hereto;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General Partner has engaged Ashford Blake LLP as legal counsel to the General Partner and the Management Company in connection with the formation of the Partnership and the preparation of this Agreement, and Graystone Whitaker LLP as the independent auditor of the Partnership.</w:t>
      </w:r>
    </w:p>
    <w:p>
      <w:pPr>
        <w:spacing w:line="276" w:lineRule="auto" w:before="0" w:after="120"/>
        <w:jc w:val="both"/>
      </w:pPr>
      <w:r>
        <w:rPr>
          <w:rFonts w:ascii="Times New Roman" w:hAnsi="Times New Roman"/>
          <w:color w:val="000000"/>
          <w:sz w:val="22"/>
        </w:rPr>
        <w:t>The principal office of the General Partner and the Management Company is located at 1200 Chestnut Park Drive, Suite 3100, Greenwich, CT 06830.</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herein contained and for other good and valuable consideration, the receipt and sufficiency of which are hereby acknowledged, the parties hereto, intending to be legally bound, hereby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defined in this Section 1.1 shall have the meanings assigned to them elsewhere in this Agreement.</w:t>
      </w:r>
    </w:p>
    <w:p>
      <w:pPr>
        <w:spacing w:line="276" w:lineRule="auto" w:before="0" w:after="120"/>
        <w:jc w:val="both"/>
      </w:pPr>
      <w:r>
        <w:rPr>
          <w:rFonts w:ascii="Times New Roman" w:hAnsi="Times New Roman"/>
          <w:b/>
          <w:color w:val="000000"/>
          <w:sz w:val="22"/>
        </w:rPr>
        <w:t>"Accounting Firm"</w:t>
      </w:r>
      <w:r>
        <w:rPr>
          <w:rFonts w:ascii="Times New Roman" w:hAnsi="Times New Roman"/>
          <w:color w:val="000000"/>
          <w:sz w:val="22"/>
        </w:rPr>
        <w:t xml:space="preserve"> means Graystone Whitaker LLP, an independent certified public accounting firm with offices at 300 Berkeley Street, 44th Floor, Boston, MA 02116, or such other nationally recognized independent accounting firm as may be selected by the General Partner from time to time.</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§17-101, et seq., as amended from time to time.</w:t>
      </w:r>
    </w:p>
    <w:p>
      <w:pPr>
        <w:spacing w:line="276" w:lineRule="auto" w:before="0" w:after="120"/>
        <w:jc w:val="both"/>
      </w:pPr>
      <w:r>
        <w:rPr>
          <w:rFonts w:ascii="Times New Roman" w:hAnsi="Times New Roman"/>
          <w:b/>
          <w:color w:val="000000"/>
          <w:sz w:val="22"/>
        </w:rPr>
        <w:t>"Adjusted Capital Account"</w:t>
      </w:r>
      <w:r>
        <w:rPr>
          <w:rFonts w:ascii="Times New Roman" w:hAnsi="Times New Roman"/>
          <w:color w:val="000000"/>
          <w:sz w:val="22"/>
        </w:rPr>
        <w:t xml:space="preserve"> means, with respect to any Partner, the balance in such Partner's Capital Account as of the end of the relevant Fiscal Year, after giving effect to the following adjustments: (a) credit to such Capital Account any amounts that such Partner is obligated to restore pursuant to any provision of this Agreement or is deemed to be obligated to restore pursuant to the penultimate sentences of Treasury Regulations Sections 1.704-2(g)(1) and 1.704-2(i)(5); and (b) debit to such Capital Account the items described in Treasury Regulations Sections 1.704-1(b)(2)(ii)(d)(4), 1.704-1(b)(2)(ii)(d)(5), and 1.704-1(b)(2)(ii)(d)(6).</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any other Person directly or indirectly controlling, controlled by, or under common control with such specified Person. For purposes of this definition, "control" (including the correlative terms "controlling," "controlled by," and "under common control with") means the possession, directly or indirectly, of the power to direct or cause the direction of the management and policies of a Person, whether through the ownership of voting securities, by contract, or otherwise. For purposes of this Agreement, the Management Company, the General Partner, each Key Person, and each investment fund or investment vehicle managed or advised by the Management Company or its Affiliates shall be deemed to be Affiliates of one another.</w:t>
      </w:r>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means the aggregate Capital Commitments of all Partners to the Partnership, as set forth on Schedule A hereto, as the same may be adjusted from time to time in accordance with this Agreement. As of the Final Closing, the Aggregate Commitments equal </w:t>
      </w:r>
      <w:del w:id="9050" w:author="Ashford Blake LLP" w:date="2026-10-16T09:00:00Z">
        <w:r>
          <w:rPr>
            <w:rFonts w:ascii="Times New Roman" w:hAnsi="Times New Roman"/>
            <w:color w:val="000000"/>
            <w:sz w:val="22"/>
          </w:rPr>
          <w:delText xml:space="preserve">two billion one hundred million</w:delText>
        </w:r>
      </w:del>
      <w:ins w:id="9051" w:author="Ashford Blake LLP" w:date="2026-10-16T09:00:00Z">
        <w:r>
          <w:rPr>
            <w:rFonts w:ascii="Times New Roman" w:hAnsi="Times New Roman"/>
            <w:color w:val="000000"/>
            <w:sz w:val="22"/>
          </w:rPr>
          <w:t xml:space="preserve">[●]</w:t>
        </w:r>
      </w:ins>
      <w:r>
        <w:rPr>
          <w:rFonts w:ascii="Times New Roman" w:hAnsi="Times New Roman"/>
          <w:color w:val="000000"/>
          <w:sz w:val="22"/>
        </w:rPr>
        <w:t xml:space="preserve"> dollars (</w:t>
      </w:r>
      <w:del w:id="9048" w:author="Ashford Blake LLP" w:date="2026-10-16T09:00:00Z">
        <w:r>
          <w:rPr>
            <w:rFonts w:ascii="Times New Roman" w:hAnsi="Times New Roman"/>
            <w:color w:val="000000"/>
            <w:sz w:val="22"/>
          </w:rPr>
          <w:delText xml:space="preserve">$2,100,000,000</w:delText>
        </w:r>
      </w:del>
      <w:ins w:id="9049" w:author="Ashford Blake LLP" w:date="2026-10-16T09:00:00Z">
        <w:r>
          <w:rPr>
            <w:rFonts w:ascii="Times New Roman" w:hAnsi="Times New Roman"/>
            <w:color w:val="000000"/>
            <w:sz w:val="22"/>
          </w:rPr>
          <w:t xml:space="preserve">$[●]</w:t>
        </w:r>
      </w:ins>
      <w:r>
        <w:rPr>
          <w:rFonts w:ascii="Times New Roman" w:hAnsi="Times New Roman"/>
          <w:color w:val="000000"/>
          <w:sz w:val="22"/>
        </w:rPr>
        <w:t xml:space="preserv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Limited Partnership Agreement, as it may be amended, restated, supplemented, or otherwise modified from time to time in accordance with Section 17.1.</w:t>
      </w:r>
    </w:p>
    <w:p>
      <w:pPr>
        <w:spacing w:line="276" w:lineRule="auto" w:before="0" w:after="120"/>
        <w:jc w:val="both"/>
      </w:pPr>
      <w:r>
        <w:rPr>
          <w:rFonts w:ascii="Times New Roman" w:hAnsi="Times New Roman"/>
          <w:b/>
          <w:color w:val="000000"/>
          <w:sz w:val="22"/>
        </w:rPr>
        <w:t>"Anti-Money Laundering Laws"</w:t>
      </w:r>
      <w:r>
        <w:rPr>
          <w:rFonts w:ascii="Times New Roman" w:hAnsi="Times New Roman"/>
          <w:color w:val="000000"/>
          <w:sz w:val="22"/>
        </w:rPr>
        <w:t xml:space="preserve"> means all applicable financial recordkeeping and reporting requirements, money laundering statutes, and the rules and regulations promulgated thereunder, including the Currency and Foreign Transactions Reporting Act of 1970 (the "Bank Secrecy Act"), the USA PATRIOT Act of 2001, and any regulations promulgated by OFAC.</w:t>
      </w:r>
    </w:p>
    <w:p>
      <w:pPr>
        <w:spacing w:line="276" w:lineRule="auto" w:before="0" w:after="120"/>
        <w:jc w:val="both"/>
        <w:rPr>
          <w:ins w:id="9052" w:author="Ashford Blake LLP" w:date="2026-10-16T09:00:00Z"/>
        </w:rPr>
      </w:pPr>
      <w:ins w:id="9053" w:author="Ashford Blake LLP" w:date="2026-10-16T09:00:00Z">
        <w:r>
          <w:rPr>
            <w:rFonts w:ascii="Times New Roman" w:hAnsi="Times New Roman"/>
            <w:b/>
            <w:color w:val="000000"/>
            <w:sz w:val="22"/>
          </w:rPr>
          <w:t xml:space="preserve">"Assumed Tax Rate"</w:t>
        </w:r>
        <w:r>
          <w:rPr>
            <w:rFonts w:ascii="Times New Roman" w:hAnsi="Times New Roman"/>
            <w:color w:val="000000"/>
            <w:sz w:val="22"/>
          </w:rPr>
          <w:t xml:space="preserve"> means forty-five percent (45%), being the assumed combined federal, state, and local tax rate applicable for purposes of calculating the after-tax Clawback Amount pursuant to Section 7.6(b).</w:t>
        </w:r>
      </w:ins>
    </w:p>
    <w:p>
      <w:pPr>
        <w:spacing w:line="276" w:lineRule="auto" w:before="0" w:after="120"/>
        <w:jc w:val="both"/>
      </w:pPr>
      <w:r>
        <w:rPr>
          <w:rFonts w:ascii="Times New Roman" w:hAnsi="Times New Roman"/>
          <w:b/>
          <w:color w:val="000000"/>
          <w:sz w:val="22"/>
        </w:rPr>
        <w:t>"Bridge Investment"</w:t>
      </w:r>
      <w:r>
        <w:rPr>
          <w:rFonts w:ascii="Times New Roman" w:hAnsi="Times New Roman"/>
          <w:color w:val="000000"/>
          <w:sz w:val="22"/>
        </w:rPr>
        <w:t xml:space="preserve"> means any short-term loan or similar financing extended by the Partnership to or for the benefit of a Portfolio Company or prospective Portfolio Company, intended to be repaid or refinanced within </w:t>
      </w:r>
      <w:del w:id="9056" w:author="Ashford Blake LLP" w:date="2026-10-16T09:00:00Z">
        <w:r>
          <w:rPr>
            <w:rFonts w:ascii="Times New Roman" w:hAnsi="Times New Roman"/>
            <w:color w:val="000000"/>
            <w:sz w:val="22"/>
          </w:rPr>
          <w:delText xml:space="preserve">twelve</w:delText>
        </w:r>
      </w:del>
      <w:ins w:id="9057" w:author="Ashford Blake LLP" w:date="2026-10-16T09:00:00Z">
        <w:r>
          <w:rPr>
            <w:rFonts w:ascii="Times New Roman" w:hAnsi="Times New Roman"/>
            <w:color w:val="000000"/>
            <w:sz w:val="22"/>
          </w:rPr>
          <w:t xml:space="preserve">eighteen</w:t>
        </w:r>
      </w:ins>
      <w:r>
        <w:rPr>
          <w:rFonts w:ascii="Times New Roman" w:hAnsi="Times New Roman"/>
          <w:color w:val="000000"/>
          <w:sz w:val="22"/>
        </w:rPr>
        <w:t xml:space="preserve"> (</w:t>
      </w:r>
      <w:del w:id="9054" w:author="Ashford Blake LLP" w:date="2026-10-16T09:00:00Z">
        <w:r>
          <w:rPr>
            <w:rFonts w:ascii="Times New Roman" w:hAnsi="Times New Roman"/>
            <w:color w:val="000000"/>
            <w:sz w:val="22"/>
          </w:rPr>
          <w:delText xml:space="preserve">12</w:delText>
        </w:r>
      </w:del>
      <w:ins w:id="9055" w:author="Ashford Blake LLP" w:date="2026-10-16T09:00:00Z">
        <w:r>
          <w:rPr>
            <w:rFonts w:ascii="Times New Roman" w:hAnsi="Times New Roman"/>
            <w:color w:val="000000"/>
            <w:sz w:val="22"/>
          </w:rPr>
          <w:t xml:space="preserve">18</w:t>
        </w:r>
      </w:ins>
      <w:r>
        <w:rPr>
          <w:rFonts w:ascii="Times New Roman" w:hAnsi="Times New Roman"/>
          <w:color w:val="000000"/>
          <w:sz w:val="22"/>
        </w:rPr>
        <w:t xml:space="preserve">) months of the date of such extension. For the avoidance of doubt, Bridge Investments shall include mezzanine or subordinated debt instruments with a scheduled maturity of not more than </w:t>
      </w:r>
      <w:del w:id="9060" w:author="Ashford Blake LLP" w:date="2026-10-16T09:00:00Z">
        <w:r>
          <w:rPr>
            <w:rFonts w:ascii="Times New Roman" w:hAnsi="Times New Roman"/>
            <w:color w:val="000000"/>
            <w:sz w:val="22"/>
          </w:rPr>
          <w:delText xml:space="preserve">twelve</w:delText>
        </w:r>
      </w:del>
      <w:ins w:id="9061" w:author="Ashford Blake LLP" w:date="2026-10-16T09:00:00Z">
        <w:r>
          <w:rPr>
            <w:rFonts w:ascii="Times New Roman" w:hAnsi="Times New Roman"/>
            <w:color w:val="000000"/>
            <w:sz w:val="22"/>
          </w:rPr>
          <w:t xml:space="preserve">eighteen</w:t>
        </w:r>
      </w:ins>
      <w:r>
        <w:rPr>
          <w:rFonts w:ascii="Times New Roman" w:hAnsi="Times New Roman"/>
          <w:color w:val="000000"/>
          <w:sz w:val="22"/>
        </w:rPr>
        <w:t xml:space="preserve"> (</w:t>
      </w:r>
      <w:del w:id="9058" w:author="Ashford Blake LLP" w:date="2026-10-16T09:00:00Z">
        <w:r>
          <w:rPr>
            <w:rFonts w:ascii="Times New Roman" w:hAnsi="Times New Roman"/>
            <w:color w:val="000000"/>
            <w:sz w:val="22"/>
          </w:rPr>
          <w:delText xml:space="preserve">12</w:delText>
        </w:r>
      </w:del>
      <w:ins w:id="9059" w:author="Ashford Blake LLP" w:date="2026-10-16T09:00:00Z">
        <w:r>
          <w:rPr>
            <w:rFonts w:ascii="Times New Roman" w:hAnsi="Times New Roman"/>
            <w:color w:val="000000"/>
            <w:sz w:val="22"/>
          </w:rPr>
          <w:t xml:space="preserve">18</w:t>
        </w:r>
      </w:ins>
      <w:r>
        <w:rPr>
          <w:rFonts w:ascii="Times New Roman" w:hAnsi="Times New Roman"/>
          <w:color w:val="000000"/>
          <w:sz w:val="22"/>
        </w:rPr>
        <w:t xml:space="preserve">) months, revolving credit extensions to Portfolio Companies, and advances made to facilitate the closing of a Portfolio Investment pending receipt of permanent financing.</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banking institutions in the City of New York, New York, or the State of Delaware are authorized or obligated by law or executive order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capital account maintained for each Partner in accordance with Section 8.1 of this Agreement.</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or </w:t>
      </w:r>
      <w:r>
        <w:rPr>
          <w:rFonts w:ascii="Times New Roman" w:hAnsi="Times New Roman"/>
          <w:b/>
          <w:color w:val="000000"/>
          <w:sz w:val="22"/>
        </w:rPr>
        <w:t>"Drawdown Notice"</w:t>
      </w:r>
      <w:r>
        <w:rPr>
          <w:rFonts w:ascii="Times New Roman" w:hAnsi="Times New Roman"/>
          <w:color w:val="000000"/>
          <w:sz w:val="22"/>
        </w:rPr>
        <w:t xml:space="preserve"> means a written notice from the General Partner to the Partners (or any subset thereof) requiring the Partners to make Capital Contributions to the Partnership in accordance with Section 4.1.</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any Partner, the total amount of capital that such Partner has committed to contribute to the Partnership, as set forth opposite such Partner's name on Schedule A, as the same may be adjusted from time to time in accordance with this Agreement (including by reason of any default, transfer, or excuse).</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any Partner, the aggregate amount of cash (and the agreed fair market value of any property other than cash) contributed by such Partner to the Partnership pursuant to this Agreement.</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w:t>
      </w:r>
      <w:del w:id="9062" w:author="Ashford Blake LLP" w:date="2026-10-16T09:00:00Z">
        <w:r>
          <w:rPr>
            <w:rFonts w:ascii="Times New Roman" w:hAnsi="Times New Roman"/>
            <w:color w:val="000000"/>
            <w:sz w:val="22"/>
          </w:rPr>
          <w:delText xml:space="preserve">an amount equal to twenty percent (20%) of Net Profits distributed to the General Partner pursuant to Section 7.2(d) of this Agreement.</w:delText>
        </w:r>
      </w:del>
      <w:ins w:id="9063" w:author="Ashford Blake LLP" w:date="2026-10-16T09:00:00Z">
        <w:r>
          <w:rPr>
            <w:rFonts w:ascii="Times New Roman" w:hAnsi="Times New Roman"/>
            <w:color w:val="000000"/>
            <w:sz w:val="22"/>
          </w:rPr>
          <w:t xml:space="preserve">the aggregate amounts distributed to the General Partner pursuant to Sections 7.2(c) and 7.2(d) of this Agreement (other than amounts distributed in respect of the GP Commitment), representing the Carry Percentage of the cumulative Net Profits of the Partnership determined on an aggregate, whole-fund basis. Carried Interest is payable solely from Distributions and shall not be separately invoiced or charged to the Partnership or any Partner.</w:t>
        </w:r>
      </w:ins>
    </w:p>
    <w:p>
      <w:pPr>
        <w:spacing w:line="276" w:lineRule="auto" w:before="0" w:after="120"/>
        <w:jc w:val="both"/>
      </w:pPr>
      <w:ins w:id="9064" w:author="Ashford Blake LLP" w:date="2026-10-16T09:00:00Z">
        <w:r>
          <w:rPr>
            <w:rFonts w:ascii="Times New Roman" w:hAnsi="Times New Roman"/>
            <w:b/>
            <w:color w:val="000000"/>
            <w:sz w:val="22"/>
          </w:rPr>
          <w:t xml:space="preserve">"Clawback Escrow" or </w:t>
        </w:r>
      </w:ins>
      <w:r>
        <w:rPr>
          <w:rFonts w:ascii="Times New Roman" w:hAnsi="Times New Roman"/>
          <w:b/>
          <w:color w:val="000000"/>
          <w:sz w:val="22"/>
        </w:rPr>
        <w:t>"Carried Interest Escrow"</w:t>
      </w:r>
      <w:r>
        <w:rPr>
          <w:rFonts w:ascii="Times New Roman" w:hAnsi="Times New Roman"/>
          <w:color w:val="000000"/>
          <w:sz w:val="22"/>
        </w:rPr>
        <w:t xml:space="preserve"> means the escrow account established pursuant to Section 7.3 and the Escrow Agreement, maintained by Northbrook Trust Company as the Escrow Agent, into which </w:t>
      </w:r>
      <w:del w:id="9067" w:author="Ashford Blake LLP" w:date="2026-10-16T09:00:00Z">
        <w:r>
          <w:rPr>
            <w:rFonts w:ascii="Times New Roman" w:hAnsi="Times New Roman"/>
            <w:color w:val="000000"/>
            <w:sz w:val="22"/>
          </w:rPr>
          <w:delText xml:space="preserve">twenty-five</w:delText>
        </w:r>
      </w:del>
      <w:ins w:id="9068" w:author="Ashford Blake LLP" w:date="2026-10-16T09:00:00Z">
        <w:r>
          <w:rPr>
            <w:rFonts w:ascii="Times New Roman" w:hAnsi="Times New Roman"/>
            <w:color w:val="000000"/>
            <w:sz w:val="22"/>
          </w:rPr>
          <w:t xml:space="preserve">thirty</w:t>
        </w:r>
      </w:ins>
      <w:r>
        <w:rPr>
          <w:rFonts w:ascii="Times New Roman" w:hAnsi="Times New Roman"/>
          <w:color w:val="000000"/>
          <w:sz w:val="22"/>
        </w:rPr>
        <w:t xml:space="preserve"> percent (</w:t>
      </w:r>
      <w:del w:id="9065" w:author="Ashford Blake LLP" w:date="2026-10-16T09:00:00Z">
        <w:r>
          <w:rPr>
            <w:rFonts w:ascii="Times New Roman" w:hAnsi="Times New Roman"/>
            <w:color w:val="000000"/>
            <w:sz w:val="22"/>
          </w:rPr>
          <w:delText xml:space="preserve">25%</w:delText>
        </w:r>
      </w:del>
      <w:ins w:id="9066" w:author="Ashford Blake LLP" w:date="2026-10-16T09:00:00Z">
        <w:r>
          <w:rPr>
            <w:rFonts w:ascii="Times New Roman" w:hAnsi="Times New Roman"/>
            <w:color w:val="000000"/>
            <w:sz w:val="22"/>
          </w:rPr>
          <w:t xml:space="preserve">30%</w:t>
        </w:r>
      </w:ins>
      <w:r>
        <w:rPr>
          <w:rFonts w:ascii="Times New Roman" w:hAnsi="Times New Roman"/>
          <w:color w:val="000000"/>
          <w:sz w:val="22"/>
        </w:rPr>
        <w:t xml:space="preserve">) of all Carried Interest distributions otherwise payable to the General Partner shall be deposited and held in accordance with the terms of this Agreement and the Escrow Agreement.</w:t>
      </w:r>
    </w:p>
    <w:p>
      <w:pPr>
        <w:spacing w:line="276" w:lineRule="auto" w:before="0" w:after="120"/>
        <w:jc w:val="both"/>
        <w:rPr>
          <w:ins w:id="9069" w:author="Ashford Blake LLP" w:date="2026-10-16T09:00:00Z"/>
        </w:rPr>
      </w:pPr>
      <w:ins w:id="9070" w:author="Ashford Blake LLP" w:date="2026-10-16T09:00:00Z">
        <w:r>
          <w:rPr>
            <w:rFonts w:ascii="Times New Roman" w:hAnsi="Times New Roman"/>
            <w:b/>
            <w:color w:val="000000"/>
            <w:sz w:val="22"/>
          </w:rPr>
          <w:t xml:space="preserve">"Carry Percentage"</w:t>
        </w:r>
        <w:r>
          <w:rPr>
            <w:rFonts w:ascii="Times New Roman" w:hAnsi="Times New Roman"/>
            <w:color w:val="000000"/>
            <w:sz w:val="22"/>
          </w:rPr>
          <w:t xml:space="preserve"> means twenty percent (20%).</w:t>
        </w:r>
      </w:ins>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shall have the meaning set forth in Section 10.1(a).</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Limited Partnership of the Partnership, as filed with the Office of the Secretary of State of the State of Delaware, Division of Corporations, on </w:t>
      </w:r>
      <w:del w:id="9073" w:author="Ashford Blake LLP" w:date="2026-10-16T09:00:00Z">
        <w:r>
          <w:rPr>
            <w:rFonts w:ascii="Times New Roman" w:hAnsi="Times New Roman"/>
            <w:color w:val="000000"/>
            <w:sz w:val="22"/>
          </w:rPr>
          <w:delText xml:space="preserve">January</w:delText>
        </w:r>
      </w:del>
      <w:ins w:id="9074" w:author="Ashford Blake LLP" w:date="2026-10-16T09:00:00Z">
        <w:r>
          <w:rPr>
            <w:rFonts w:ascii="Times New Roman" w:hAnsi="Times New Roman"/>
            <w:color w:val="000000"/>
            <w:sz w:val="22"/>
          </w:rPr>
          <w:t xml:space="preserve">[●],</w:t>
        </w:r>
      </w:ins>
      <w:r>
        <w:rPr>
          <w:rFonts w:ascii="Times New Roman" w:hAnsi="Times New Roman"/>
          <w:color w:val="000000"/>
          <w:sz w:val="22"/>
        </w:rPr>
        <w:t xml:space="preserve"> </w:t>
      </w:r>
      <w:del w:id="9071" w:author="Ashford Blake LLP" w:date="2026-10-16T09:00:00Z">
        <w:r>
          <w:rPr>
            <w:rFonts w:ascii="Times New Roman" w:hAnsi="Times New Roman"/>
            <w:color w:val="000000"/>
            <w:sz w:val="22"/>
          </w:rPr>
          <w:delText xml:space="preserve">15, 2021,</w:delText>
        </w:r>
      </w:del>
      <w:ins w:id="9072" w:author="Ashford Blake LLP" w:date="2026-10-16T09:00:00Z">
        <w:r>
          <w:rPr>
            <w:rFonts w:ascii="Times New Roman" w:hAnsi="Times New Roman"/>
            <w:color w:val="000000"/>
            <w:sz w:val="22"/>
          </w:rPr>
          <w:t xml:space="preserve">2025,</w:t>
        </w:r>
      </w:ins>
      <w:r>
        <w:rPr>
          <w:rFonts w:ascii="Times New Roman" w:hAnsi="Times New Roman"/>
          <w:color w:val="000000"/>
          <w:sz w:val="22"/>
        </w:rPr>
        <w:t xml:space="preserve"> as amended or restated from time to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each closing at which one or more Limited Partners are admitted to the Partnership and the Capital Commitments of such Limited Partners become effective.</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corresponding provisions of succeeding law).</w:t>
      </w:r>
    </w:p>
    <w:p>
      <w:pPr>
        <w:spacing w:line="276" w:lineRule="auto" w:before="0" w:after="120"/>
        <w:jc w:val="both"/>
      </w:pPr>
      <w:r>
        <w:rPr>
          <w:rFonts w:ascii="Times New Roman" w:hAnsi="Times New Roman"/>
          <w:b/>
          <w:color w:val="000000"/>
          <w:sz w:val="22"/>
        </w:rPr>
        <w:t>"Co-Investment Opportunity"</w:t>
      </w:r>
      <w:r>
        <w:rPr>
          <w:rFonts w:ascii="Times New Roman" w:hAnsi="Times New Roman"/>
          <w:color w:val="000000"/>
          <w:sz w:val="22"/>
        </w:rPr>
        <w:t xml:space="preserve"> shall have the meaning set forth in Section 6.8.</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or </w:t>
      </w:r>
      <w:r>
        <w:rPr>
          <w:rFonts w:ascii="Times New Roman" w:hAnsi="Times New Roman"/>
          <w:b/>
          <w:color w:val="000000"/>
          <w:sz w:val="22"/>
        </w:rPr>
        <w:t>"Realized Investment"</w:t>
      </w:r>
      <w:r>
        <w:rPr>
          <w:rFonts w:ascii="Times New Roman" w:hAnsi="Times New Roman"/>
          <w:color w:val="000000"/>
          <w:sz w:val="22"/>
        </w:rPr>
        <w:t xml:space="preserve"> means the sale, exchange, redemption, repayment, maturity, refinancing, recapitalization, write-off, or other disposition (whether voluntary or involuntary, in whole or in part) of a Portfolio Investment or any portion thereof, as a result of which the Partnership receives cash, securities, or other consideration. For purposes of this Agreement, a partial disposition of a Portfolio Investment shall be treated as a separate Realized Investment to the extent of the portion so disposed.</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any distribution of cash, securities, or other property by the Partnership to the Partners pursuant to this Agreement.</w:t>
      </w:r>
    </w:p>
    <w:p>
      <w:pPr>
        <w:spacing w:line="276" w:lineRule="auto" w:before="0" w:after="120"/>
        <w:jc w:val="both"/>
      </w:pPr>
      <w:r>
        <w:rPr>
          <w:rFonts w:ascii="Times New Roman" w:hAnsi="Times New Roman"/>
          <w:b/>
          <w:color w:val="000000"/>
          <w:sz w:val="22"/>
        </w:rPr>
        <w:t>"Distribution Date"</w:t>
      </w:r>
      <w:r>
        <w:rPr>
          <w:rFonts w:ascii="Times New Roman" w:hAnsi="Times New Roman"/>
          <w:color w:val="000000"/>
          <w:sz w:val="22"/>
        </w:rPr>
        <w:t xml:space="preserve"> means the date on which a Distribution is made by the Partnership to the Partners.</w:t>
      </w:r>
    </w:p>
    <w:p>
      <w:pPr>
        <w:spacing w:line="276" w:lineRule="auto" w:before="0" w:after="120"/>
        <w:jc w:val="both"/>
      </w:pPr>
      <w:r>
        <w:rPr>
          <w:rFonts w:ascii="Times New Roman" w:hAnsi="Times New Roman"/>
          <w:b/>
          <w:color w:val="000000"/>
          <w:sz w:val="22"/>
        </w:rPr>
        <w:t>"DRULPA"</w:t>
      </w:r>
      <w:r>
        <w:rPr>
          <w:rFonts w:ascii="Times New Roman" w:hAnsi="Times New Roman"/>
          <w:color w:val="000000"/>
          <w:sz w:val="22"/>
        </w:rPr>
        <w:t xml:space="preserve"> means the Delaware Revised Uniform Limited Partnership Act, 6 Del. C. §17-101, et seq., as amended from time to time.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del w:id="9081" w:author="Ashford Blake LLP" w:date="2026-10-16T09:00:00Z">
        <w:r>
          <w:rPr>
            <w:rFonts w:ascii="Times New Roman" w:hAnsi="Times New Roman"/>
            <w:color w:val="000000"/>
            <w:sz w:val="22"/>
          </w:rPr>
          <w:delText xml:space="preserve">March</w:delText>
        </w:r>
      </w:del>
      <w:ins w:id="9082" w:author="Ashford Blake LLP" w:date="2026-10-16T09:00:00Z">
        <w:r>
          <w:rPr>
            <w:rFonts w:ascii="Times New Roman" w:hAnsi="Times New Roman"/>
            <w:color w:val="000000"/>
            <w:sz w:val="22"/>
          </w:rPr>
          <w:t xml:space="preserve">[April</w:t>
        </w:r>
      </w:ins>
      <w:r>
        <w:rPr>
          <w:rFonts w:ascii="Times New Roman" w:hAnsi="Times New Roman"/>
          <w:color w:val="000000"/>
          <w:sz w:val="22"/>
        </w:rPr>
        <w:t xml:space="preserve"> </w:t>
      </w:r>
      <w:del w:id="9079" w:author="Ashford Blake LLP" w:date="2026-10-16T09:00:00Z">
        <w:r>
          <w:rPr>
            <w:rFonts w:ascii="Times New Roman" w:hAnsi="Times New Roman"/>
            <w:color w:val="000000"/>
            <w:sz w:val="22"/>
          </w:rPr>
          <w:delText xml:space="preserve">12,</w:delText>
        </w:r>
      </w:del>
      <w:ins w:id="9080" w:author="Ashford Blake LLP" w:date="2026-10-16T09:00:00Z">
        <w:r>
          <w:rPr>
            <w:rFonts w:ascii="Times New Roman" w:hAnsi="Times New Roman"/>
            <w:color w:val="000000"/>
            <w:sz w:val="22"/>
          </w:rPr>
          <w:t xml:space="preserve">15,</w:t>
        </w:r>
      </w:ins>
      <w:r>
        <w:rPr>
          <w:rFonts w:ascii="Times New Roman" w:hAnsi="Times New Roman"/>
          <w:color w:val="000000"/>
          <w:sz w:val="22"/>
        </w:rPr>
        <w:t xml:space="preserve"> </w:t>
      </w:r>
      <w:del w:id="9077" w:author="Ashford Blake LLP" w:date="2026-10-16T09:00:00Z">
        <w:r>
          <w:rPr>
            <w:rFonts w:ascii="Times New Roman" w:hAnsi="Times New Roman"/>
            <w:color w:val="000000"/>
            <w:sz w:val="22"/>
          </w:rPr>
          <w:delText xml:space="preserve">2021,</w:delText>
        </w:r>
      </w:del>
      <w:ins w:id="9078" w:author="Ashford Blake LLP" w:date="2026-10-16T09:00:00Z">
        <w:r>
          <w:rPr>
            <w:rFonts w:ascii="Times New Roman" w:hAnsi="Times New Roman"/>
            <w:color w:val="000000"/>
            <w:sz w:val="22"/>
          </w:rPr>
          <w:t xml:space="preserve">2025],</w:t>
        </w:r>
      </w:ins>
      <w:r>
        <w:rPr>
          <w:rFonts w:ascii="Times New Roman" w:hAnsi="Times New Roman"/>
          <w:color w:val="000000"/>
          <w:sz w:val="22"/>
        </w:rPr>
        <w:t xml:space="preserve"> the date of the </w:t>
      </w:r>
      <w:del w:id="9075" w:author="Ashford Blake LLP" w:date="2026-10-16T09:00:00Z">
        <w:r>
          <w:rPr>
            <w:rFonts w:ascii="Times New Roman" w:hAnsi="Times New Roman"/>
            <w:color w:val="000000"/>
            <w:sz w:val="22"/>
          </w:rPr>
          <w:delText xml:space="preserve">Final</w:delText>
        </w:r>
      </w:del>
      <w:ins w:id="9076" w:author="Ashford Blake LLP" w:date="2026-10-16T09:00:00Z">
        <w:r>
          <w:rPr>
            <w:rFonts w:ascii="Times New Roman" w:hAnsi="Times New Roman"/>
            <w:color w:val="000000"/>
            <w:sz w:val="22"/>
          </w:rPr>
          <w:t xml:space="preserve">First</w:t>
        </w:r>
      </w:ins>
      <w:r>
        <w:rPr>
          <w:rFonts w:ascii="Times New Roman" w:hAnsi="Times New Roman"/>
          <w:color w:val="000000"/>
          <w:sz w:val="22"/>
        </w:rPr>
        <w:t xml:space="preserve"> Closing.</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Northbrook Trust Company, a Massachusetts trust company, with offices at 100 Federal Street, Suite 1900, Boston, MA 02110, or such successor escrow agent as may be appointed by the General Partner with the consent of the Advisory Committee.</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the escrow agreement entered into among the Partnership, the General Partner, and the Escrow Agent in connection with the Carried Interest Escrow, as summarized in Exhibit C.</w:t>
      </w:r>
    </w:p>
    <w:p>
      <w:pPr>
        <w:spacing w:line="276" w:lineRule="auto" w:before="0" w:after="120"/>
        <w:jc w:val="both"/>
        <w:rPr>
          <w:ins w:id="9083" w:author="Ashford Blake LLP" w:date="2026-10-16T09:00:00Z"/>
        </w:rPr>
      </w:pPr>
      <w:ins w:id="9084" w:author="Ashford Blake LLP" w:date="2026-10-16T09:00:00Z">
        <w:r>
          <w:rPr>
            <w:rFonts w:ascii="Times New Roman" w:hAnsi="Times New Roman"/>
            <w:b/>
            <w:color w:val="000000"/>
            <w:sz w:val="22"/>
          </w:rPr>
          <w:t xml:space="preserve">"ESG Report"</w:t>
        </w:r>
        <w:r>
          <w:rPr>
            <w:rFonts w:ascii="Times New Roman" w:hAnsi="Times New Roman"/>
            <w:color w:val="000000"/>
            <w:sz w:val="22"/>
          </w:rPr>
          <w:t xml:space="preserve"> shall have the meaning set forth in Section 12.8(a).</w:t>
        </w:r>
      </w:ins>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the final Closing of the Partnership, which </w:t>
      </w:r>
      <w:del w:id="9091" w:author="Ashford Blake LLP" w:date="2026-10-16T09:00:00Z">
        <w:r>
          <w:rPr>
            <w:rFonts w:ascii="Times New Roman" w:hAnsi="Times New Roman"/>
            <w:color w:val="000000"/>
            <w:sz w:val="22"/>
          </w:rPr>
          <w:delText xml:space="preserve">occurred</w:delText>
        </w:r>
      </w:del>
      <w:ins w:id="9092" w:author="Ashford Blake LLP" w:date="2026-10-16T09:00:00Z">
        <w:r>
          <w:rPr>
            <w:rFonts w:ascii="Times New Roman" w:hAnsi="Times New Roman"/>
            <w:color w:val="000000"/>
            <w:sz w:val="22"/>
          </w:rPr>
          <w:t xml:space="preserve">shall occur</w:t>
        </w:r>
      </w:ins>
      <w:r>
        <w:rPr>
          <w:rFonts w:ascii="Times New Roman" w:hAnsi="Times New Roman"/>
          <w:color w:val="000000"/>
          <w:sz w:val="22"/>
        </w:rPr>
        <w:t xml:space="preserve"> on </w:t>
      </w:r>
      <w:del w:id="9089" w:author="Ashford Blake LLP" w:date="2026-10-16T09:00:00Z">
        <w:r>
          <w:rPr>
            <w:rFonts w:ascii="Times New Roman" w:hAnsi="Times New Roman"/>
            <w:color w:val="000000"/>
            <w:sz w:val="22"/>
          </w:rPr>
          <w:delText xml:space="preserve">March</w:delText>
        </w:r>
      </w:del>
      <w:ins w:id="9090" w:author="Ashford Blake LLP" w:date="2026-10-16T09:00:00Z">
        <w:r>
          <w:rPr>
            <w:rFonts w:ascii="Times New Roman" w:hAnsi="Times New Roman"/>
            <w:color w:val="000000"/>
            <w:sz w:val="22"/>
          </w:rPr>
          <w:t xml:space="preserve">such</w:t>
        </w:r>
      </w:ins>
      <w:r>
        <w:rPr>
          <w:rFonts w:ascii="Times New Roman" w:hAnsi="Times New Roman"/>
          <w:color w:val="000000"/>
          <w:sz w:val="22"/>
        </w:rPr>
        <w:t xml:space="preserve"> </w:t>
      </w:r>
      <w:del w:id="9087" w:author="Ashford Blake LLP" w:date="2026-10-16T09:00:00Z">
        <w:r>
          <w:rPr>
            <w:rFonts w:ascii="Times New Roman" w:hAnsi="Times New Roman"/>
            <w:color w:val="000000"/>
            <w:sz w:val="22"/>
          </w:rPr>
          <w:delText xml:space="preserve">12,</w:delText>
        </w:r>
      </w:del>
      <w:ins w:id="9088" w:author="Ashford Blake LLP" w:date="2026-10-16T09:00:00Z">
        <w:r>
          <w:rPr>
            <w:rFonts w:ascii="Times New Roman" w:hAnsi="Times New Roman"/>
            <w:color w:val="000000"/>
            <w:sz w:val="22"/>
          </w:rPr>
          <w:t xml:space="preserve">date</w:t>
        </w:r>
      </w:ins>
      <w:r>
        <w:rPr>
          <w:rFonts w:ascii="Times New Roman" w:hAnsi="Times New Roman"/>
          <w:color w:val="000000"/>
          <w:sz w:val="22"/>
        </w:rPr>
        <w:t xml:space="preserve"> </w:t>
      </w:r>
      <w:del w:id="9085" w:author="Ashford Blake LLP" w:date="2026-10-16T09:00:00Z">
        <w:r>
          <w:rPr>
            <w:rFonts w:ascii="Times New Roman" w:hAnsi="Times New Roman"/>
            <w:color w:val="000000"/>
            <w:sz w:val="22"/>
          </w:rPr>
          <w:delText xml:space="preserve">2021.</w:delText>
        </w:r>
      </w:del>
      <w:ins w:id="9086" w:author="Ashford Blake LLP" w:date="2026-10-16T09:00:00Z">
        <w:r>
          <w:rPr>
            <w:rFonts w:ascii="Times New Roman" w:hAnsi="Times New Roman"/>
            <w:color w:val="000000"/>
            <w:sz w:val="22"/>
          </w:rPr>
          <w:t xml:space="preserve">as the General Partner may determine, but in no event later than the date that is twelve (12) months following the First Closing (i.e., no later than April 15, 2026).</w:t>
        </w:r>
      </w:ins>
    </w:p>
    <w:p>
      <w:pPr>
        <w:spacing w:line="276" w:lineRule="auto" w:before="0" w:after="120"/>
        <w:jc w:val="both"/>
        <w:rPr>
          <w:ins w:id="9093" w:author="Ashford Blake LLP" w:date="2026-10-16T09:00:00Z"/>
        </w:rPr>
      </w:pPr>
      <w:ins w:id="9094" w:author="Ashford Blake LLP" w:date="2026-10-16T09:00:00Z">
        <w:r>
          <w:rPr>
            <w:rFonts w:ascii="Times New Roman" w:hAnsi="Times New Roman"/>
            <w:b/>
            <w:color w:val="000000"/>
            <w:sz w:val="22"/>
          </w:rPr>
          <w:t xml:space="preserve">"First Closing"</w:t>
        </w:r>
        <w:r>
          <w:rPr>
            <w:rFonts w:ascii="Times New Roman" w:hAnsi="Times New Roman"/>
            <w:color w:val="000000"/>
            <w:sz w:val="22"/>
          </w:rPr>
          <w:t xml:space="preserve"> means the first Closing of the Partnership, which occurred on [April 15, 2025] (the targeted date of the First Closing).</w:t>
        </w:r>
      </w:ins>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(January 1 through December 31); provided that (a) the first Fiscal Year of the Partnership shall commence on the Effective Date and shall end on December 31, </w:t>
      </w:r>
      <w:del w:id="9095" w:author="Ashford Blake LLP" w:date="2026-10-16T09:00:00Z">
        <w:r>
          <w:rPr>
            <w:rFonts w:ascii="Times New Roman" w:hAnsi="Times New Roman"/>
            <w:color w:val="000000"/>
            <w:sz w:val="22"/>
          </w:rPr>
          <w:delText xml:space="preserve">2021,</w:delText>
        </w:r>
      </w:del>
      <w:ins w:id="9096" w:author="Ashford Blake LLP" w:date="2026-10-16T09:00:00Z">
        <w:r>
          <w:rPr>
            <w:rFonts w:ascii="Times New Roman" w:hAnsi="Times New Roman"/>
            <w:color w:val="000000"/>
            <w:sz w:val="22"/>
          </w:rPr>
          <w:t xml:space="preserve">2025,</w:t>
        </w:r>
      </w:ins>
      <w:r>
        <w:rPr>
          <w:rFonts w:ascii="Times New Roman" w:hAnsi="Times New Roman"/>
          <w:color w:val="000000"/>
          <w:sz w:val="22"/>
        </w:rPr>
        <w:t xml:space="preserve"> and (b) the last Fiscal Year of the Partnership shall commence on January 1 of the year in which the Partnership is dissolved and shall end on the date of dissolution and final liquidation of the Partnership.</w:t>
      </w:r>
    </w:p>
    <w:p>
      <w:pPr>
        <w:spacing w:line="276" w:lineRule="auto" w:before="0" w:after="120"/>
        <w:jc w:val="both"/>
        <w:rPr>
          <w:ins w:id="9097" w:author="Ashford Blake LLP" w:date="2026-10-16T09:00:00Z"/>
        </w:rPr>
      </w:pPr>
      <w:ins w:id="9098" w:author="Ashford Blake LLP" w:date="2026-10-16T09:00:00Z">
        <w:r>
          <w:rPr>
            <w:rFonts w:ascii="Times New Roman" w:hAnsi="Times New Roman"/>
            <w:b/>
            <w:color w:val="000000"/>
            <w:sz w:val="22"/>
          </w:rPr>
          <w:t xml:space="preserve">"FMV Hypothetical Liquidation"</w:t>
        </w:r>
        <w:r>
          <w:rPr>
            <w:rFonts w:ascii="Times New Roman" w:hAnsi="Times New Roman"/>
            <w:color w:val="000000"/>
            <w:sz w:val="22"/>
          </w:rPr>
          <w:t xml:space="preserve"> shall have the meaning set forth in Section 10.2(b).</w:t>
        </w:r>
      </w:ins>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means Pinnacle Fund Services LLC, a Delaware limited liability company, with offices at 2500 Westchester Avenue, Suite 300, Purchase, NY 10577, or such other fund administration services provider as may be engaged by the General Partner from time to time.</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shall have the meaning set forth in Section 13.1.</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HCP Fund </w:t>
      </w:r>
      <w:del w:id="10245" w:author="Ashford Blake LLP" w:date="2026-10-16T09:00:00Z">
        <w:r>
          <w:rPr>
            <w:rFonts w:ascii="Times New Roman" w:hAnsi="Times New Roman"/>
            <w:color w:val="000000"/>
            <w:sz w:val="22"/>
          </w:rPr>
          <w:delText xml:space="preserve">III</w:delText>
        </w:r>
      </w:del>
      <w:ins w:id="10246" w:author="Ashford Blake LLP" w:date="2026-10-16T09:00:00Z">
        <w:r>
          <w:rPr>
            <w:rFonts w:ascii="Times New Roman" w:hAnsi="Times New Roman"/>
            <w:color w:val="000000"/>
            <w:sz w:val="22"/>
          </w:rPr>
          <w:t xml:space="preserve">IV</w:t>
        </w:r>
      </w:ins>
      <w:r>
        <w:rPr>
          <w:rFonts w:ascii="Times New Roman" w:hAnsi="Times New Roman"/>
          <w:color w:val="000000"/>
          <w:sz w:val="22"/>
        </w:rPr>
        <w:t xml:space="preserve"> GP, LLC, a Delaware limited liability company, and any successor general partner admitted to the Partnership pursuant to this Agreement. The principal office of the General Partner is located at 1200 Chestnut Park Drive, Suite 3100, Greenwich, CT 06830.</w:t>
      </w:r>
    </w:p>
    <w:p>
      <w:pPr>
        <w:spacing w:line="276" w:lineRule="auto" w:before="0" w:after="120"/>
        <w:jc w:val="both"/>
      </w:pPr>
      <w:r>
        <w:rPr>
          <w:rFonts w:ascii="Times New Roman" w:hAnsi="Times New Roman"/>
          <w:b/>
          <w:color w:val="000000"/>
          <w:sz w:val="22"/>
        </w:rPr>
        <w:t>"GP Catch-Up Amount"</w:t>
      </w:r>
      <w:r>
        <w:rPr>
          <w:rFonts w:ascii="Times New Roman" w:hAnsi="Times New Roman"/>
          <w:color w:val="000000"/>
          <w:sz w:val="22"/>
        </w:rPr>
        <w:t xml:space="preserve"> means </w:t>
      </w:r>
      <w:del w:id="9099" w:author="Ashford Blake LLP" w:date="2026-10-16T09:00:00Z">
        <w:r>
          <w:rPr>
            <w:rFonts w:ascii="Times New Roman" w:hAnsi="Times New Roman"/>
            <w:color w:val="000000"/>
            <w:sz w:val="22"/>
          </w:rPr>
          <w:delText xml:space="preserve">an amount distributed to the General Partner pursuant to Section 7.2(c) equal to eighty percent (80%) of each dollar distributed, with the remaining twenty percent (20%) distributed to the Limited Partners (pro rata in proportion to their respective Percentage Interests), until the General Partner has received an aggregate amount equal to twenty percent (20%) of the cumulative amounts distributed pursuant to Sections 7.2(b) and 7.2(c) with respect to the applicable Realized Investment.</w:delText>
        </w:r>
      </w:del>
      <w:ins w:id="9100" w:author="Ashford Blake LLP" w:date="2026-10-16T09:00:00Z">
        <w:r>
          <w:rPr>
            <w:rFonts w:ascii="Times New Roman" w:hAnsi="Times New Roman"/>
            <w:color w:val="000000"/>
            <w:sz w:val="22"/>
          </w:rPr>
          <w:t xml:space="preserve">the amounts distributed to the General Partner pursuant to Section 7.2(c), being one hundred percent (100%) of each dollar distributed pursuant thereto until the General Partner has received cumulative Distributions pursuant to Section 7.2(c) equal to twenty percent (20%) of the sum of (x) all amounts distributed pursuant to Section 7.2(b) and (y) all amounts distributed pursuant to Section 7.2(c), in each case determined on a cumulative, whole-fund basis.</w:t>
        </w:r>
      </w:ins>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Capital Commitment of the General Partner (and its Affiliates), which shall not be less than three percent (3%) of Aggregate Commitments. </w:t>
      </w:r>
      <w:del w:id="9115" w:author="Ashford Blake LLP" w:date="2026-10-16T09:00:00Z">
        <w:r>
          <w:rPr>
            <w:rFonts w:ascii="Times New Roman" w:hAnsi="Times New Roman"/>
            <w:color w:val="000000"/>
            <w:sz w:val="22"/>
          </w:rPr>
          <w:delText xml:space="preserve">As</w:delText>
        </w:r>
      </w:del>
      <w:ins w:id="9116" w:author="Ashford Blake LLP" w:date="2026-10-16T09:00:00Z">
        <w:r>
          <w:rPr>
            <w:rFonts w:ascii="Times New Roman" w:hAnsi="Times New Roman"/>
            <w:color w:val="000000"/>
            <w:sz w:val="22"/>
          </w:rPr>
          <w:t xml:space="preserve">At the Target Fund Size, the GP Commitment would be seventy-five million dollars ($75,000,000) and, at the Hard Cap, ninety million dollars ($90,000,000); the GP Commitment as</w:t>
        </w:r>
      </w:ins>
      <w:r>
        <w:rPr>
          <w:rFonts w:ascii="Times New Roman" w:hAnsi="Times New Roman"/>
          <w:color w:val="000000"/>
          <w:sz w:val="22"/>
        </w:rPr>
        <w:t xml:space="preserve"> of the Final </w:t>
      </w:r>
      <w:del w:id="9113" w:author="Ashford Blake LLP" w:date="2026-10-16T09:00:00Z">
        <w:r>
          <w:rPr>
            <w:rFonts w:ascii="Times New Roman" w:hAnsi="Times New Roman"/>
            <w:color w:val="000000"/>
            <w:sz w:val="22"/>
          </w:rPr>
          <w:delText xml:space="preserve">Closing,</w:delText>
        </w:r>
      </w:del>
      <w:ins w:id="9114" w:author="Ashford Blake LLP" w:date="2026-10-16T09:00:00Z">
        <w:r>
          <w:rPr>
            <w:rFonts w:ascii="Times New Roman" w:hAnsi="Times New Roman"/>
            <w:color w:val="000000"/>
            <w:sz w:val="22"/>
          </w:rPr>
          <w:t xml:space="preserve">Closing</w:t>
        </w:r>
      </w:ins>
      <w:r>
        <w:rPr>
          <w:rFonts w:ascii="Times New Roman" w:hAnsi="Times New Roman"/>
          <w:color w:val="000000"/>
          <w:sz w:val="22"/>
        </w:rPr>
        <w:t xml:space="preserve"> </w:t>
      </w:r>
      <w:del w:id="9111" w:author="Ashford Blake LLP" w:date="2026-10-16T09:00:00Z">
        <w:r>
          <w:rPr>
            <w:rFonts w:ascii="Times New Roman" w:hAnsi="Times New Roman"/>
            <w:color w:val="000000"/>
            <w:sz w:val="22"/>
          </w:rPr>
          <w:delText xml:space="preserve">the</w:delText>
        </w:r>
      </w:del>
      <w:ins w:id="9112" w:author="Ashford Blake LLP" w:date="2026-10-16T09:00:00Z">
        <w:r>
          <w:rPr>
            <w:rFonts w:ascii="Times New Roman" w:hAnsi="Times New Roman"/>
            <w:color w:val="000000"/>
            <w:sz w:val="22"/>
          </w:rPr>
          <w:t xml:space="preserve">shall be as set forth on Schedule A. The</w:t>
        </w:r>
      </w:ins>
      <w:r>
        <w:rPr>
          <w:rFonts w:ascii="Times New Roman" w:hAnsi="Times New Roman"/>
          <w:color w:val="000000"/>
          <w:sz w:val="22"/>
        </w:rPr>
        <w:t xml:space="preserve"> GP Commitment </w:t>
      </w:r>
      <w:del w:id="9109" w:author="Ashford Blake LLP" w:date="2026-10-16T09:00:00Z">
        <w:r>
          <w:rPr>
            <w:rFonts w:ascii="Times New Roman" w:hAnsi="Times New Roman"/>
            <w:color w:val="000000"/>
            <w:sz w:val="22"/>
          </w:rPr>
          <w:delText xml:space="preserve">is</w:delText>
        </w:r>
      </w:del>
      <w:ins w:id="9110" w:author="Ashford Blake LLP" w:date="2026-10-16T09:00:00Z">
        <w:r>
          <w:rPr>
            <w:rFonts w:ascii="Times New Roman" w:hAnsi="Times New Roman"/>
            <w:color w:val="000000"/>
            <w:sz w:val="22"/>
          </w:rPr>
          <w:t xml:space="preserve">shall</w:t>
        </w:r>
      </w:ins>
      <w:r>
        <w:rPr>
          <w:rFonts w:ascii="Times New Roman" w:hAnsi="Times New Roman"/>
          <w:color w:val="000000"/>
          <w:sz w:val="22"/>
        </w:rPr>
        <w:t xml:space="preserve"> </w:t>
      </w:r>
      <w:del w:id="9107" w:author="Ashford Blake LLP" w:date="2026-10-16T09:00:00Z">
        <w:r>
          <w:rPr>
            <w:rFonts w:ascii="Times New Roman" w:hAnsi="Times New Roman"/>
            <w:color w:val="000000"/>
            <w:sz w:val="22"/>
          </w:rPr>
          <w:delText xml:space="preserve">sixty-three</w:delText>
        </w:r>
      </w:del>
      <w:ins w:id="9108" w:author="Ashford Blake LLP" w:date="2026-10-16T09:00:00Z">
        <w:r>
          <w:rPr>
            <w:rFonts w:ascii="Times New Roman" w:hAnsi="Times New Roman"/>
            <w:color w:val="000000"/>
            <w:sz w:val="22"/>
          </w:rPr>
          <w:t xml:space="preserve">not</w:t>
        </w:r>
      </w:ins>
      <w:r>
        <w:rPr>
          <w:rFonts w:ascii="Times New Roman" w:hAnsi="Times New Roman"/>
          <w:color w:val="000000"/>
          <w:sz w:val="22"/>
        </w:rPr>
        <w:t xml:space="preserve"> </w:t>
      </w:r>
      <w:del w:id="9105" w:author="Ashford Blake LLP" w:date="2026-10-16T09:00:00Z">
        <w:r>
          <w:rPr>
            <w:rFonts w:ascii="Times New Roman" w:hAnsi="Times New Roman"/>
            <w:color w:val="000000"/>
            <w:sz w:val="22"/>
          </w:rPr>
          <w:delText xml:space="preserve">million</w:delText>
        </w:r>
      </w:del>
      <w:ins w:id="9106" w:author="Ashford Blake LLP" w:date="2026-10-16T09:00:00Z">
        <w:r>
          <w:rPr>
            <w:rFonts w:ascii="Times New Roman" w:hAnsi="Times New Roman"/>
            <w:color w:val="000000"/>
            <w:sz w:val="22"/>
          </w:rPr>
          <w:t xml:space="preserve">be</w:t>
        </w:r>
      </w:ins>
      <w:r>
        <w:rPr>
          <w:rFonts w:ascii="Times New Roman" w:hAnsi="Times New Roman"/>
          <w:color w:val="000000"/>
          <w:sz w:val="22"/>
        </w:rPr>
        <w:t xml:space="preserve"> </w:t>
      </w:r>
      <w:del w:id="9103" w:author="Ashford Blake LLP" w:date="2026-10-16T09:00:00Z">
        <w:r>
          <w:rPr>
            <w:rFonts w:ascii="Times New Roman" w:hAnsi="Times New Roman"/>
            <w:color w:val="000000"/>
            <w:sz w:val="22"/>
          </w:rPr>
          <w:delText xml:space="preserve">dollars</w:delText>
        </w:r>
      </w:del>
      <w:ins w:id="9104" w:author="Ashford Blake LLP" w:date="2026-10-16T09:00:00Z">
        <w:r>
          <w:rPr>
            <w:rFonts w:ascii="Times New Roman" w:hAnsi="Times New Roman"/>
            <w:color w:val="000000"/>
            <w:sz w:val="22"/>
          </w:rPr>
          <w:t xml:space="preserve">subject</w:t>
        </w:r>
      </w:ins>
      <w:r>
        <w:rPr>
          <w:rFonts w:ascii="Times New Roman" w:hAnsi="Times New Roman"/>
          <w:color w:val="000000"/>
          <w:sz w:val="22"/>
        </w:rPr>
        <w:t xml:space="preserve"> </w:t>
      </w:r>
      <w:del w:id="9101" w:author="Ashford Blake LLP" w:date="2026-10-16T09:00:00Z">
        <w:r>
          <w:rPr>
            <w:rFonts w:ascii="Times New Roman" w:hAnsi="Times New Roman"/>
            <w:color w:val="000000"/>
            <w:sz w:val="22"/>
          </w:rPr>
          <w:delText xml:space="preserve">($63,000,000).</w:delText>
        </w:r>
      </w:del>
      <w:ins w:id="9102" w:author="Ashford Blake LLP" w:date="2026-10-16T09:00:00Z">
        <w:r>
          <w:rPr>
            <w:rFonts w:ascii="Times New Roman" w:hAnsi="Times New Roman"/>
            <w:color w:val="000000"/>
            <w:sz w:val="22"/>
          </w:rPr>
          <w:t xml:space="preserve">to the Management Fee.</w:t>
        </w:r>
      </w:ins>
    </w:p>
    <w:p>
      <w:pPr>
        <w:spacing w:line="276" w:lineRule="auto" w:before="0" w:after="120"/>
        <w:jc w:val="both"/>
      </w:pPr>
      <w:r>
        <w:rPr>
          <w:rFonts w:ascii="Times New Roman" w:hAnsi="Times New Roman"/>
          <w:b/>
          <w:color w:val="000000"/>
          <w:sz w:val="22"/>
        </w:rPr>
        <w:t>"Gross Asset Value"</w:t>
      </w:r>
      <w:r>
        <w:rPr>
          <w:rFonts w:ascii="Times New Roman" w:hAnsi="Times New Roman"/>
          <w:color w:val="000000"/>
          <w:sz w:val="22"/>
        </w:rPr>
        <w:t xml:space="preserve"> means, with respect to any Portfolio Investment, the fair market value of such Portfolio Investment as determined by the General Partner in good faith in accordance with Section 12.6.</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means </w:t>
      </w:r>
      <w:del w:id="9120" w:author="Ashford Blake LLP" w:date="2026-10-16T09:00:00Z">
        <w:r>
          <w:rPr>
            <w:rFonts w:ascii="Times New Roman" w:hAnsi="Times New Roman"/>
            <w:color w:val="000000"/>
            <w:sz w:val="22"/>
          </w:rPr>
          <w:delText xml:space="preserve">two</w:delText>
        </w:r>
      </w:del>
      <w:ins w:id="9121" w:author="Ashford Blake LLP" w:date="2026-10-16T09:00:00Z">
        <w:r>
          <w:rPr>
            <w:rFonts w:ascii="Times New Roman" w:hAnsi="Times New Roman"/>
            <w:color w:val="000000"/>
            <w:sz w:val="22"/>
          </w:rPr>
          <w:t xml:space="preserve">three</w:t>
        </w:r>
      </w:ins>
      <w:r>
        <w:rPr>
          <w:rFonts w:ascii="Times New Roman" w:hAnsi="Times New Roman"/>
          <w:color w:val="000000"/>
          <w:sz w:val="22"/>
        </w:rPr>
        <w:t xml:space="preserve"> billion</w:t>
      </w:r>
      <w:del w:id="9119" w:author="Ashford Blake LLP" w:date="2026-10-16T09:00:00Z">
        <w:r>
          <w:rPr>
            <w:rFonts w:ascii="Times New Roman" w:hAnsi="Times New Roman"/>
            <w:color w:val="000000"/>
            <w:sz w:val="22"/>
          </w:rPr>
          <w:delText xml:space="preserve"> five hundred twenty million</w:delText>
        </w:r>
      </w:del>
      <w:r>
        <w:rPr>
          <w:rFonts w:ascii="Times New Roman" w:hAnsi="Times New Roman"/>
          <w:color w:val="000000"/>
          <w:sz w:val="22"/>
        </w:rPr>
        <w:t xml:space="preserve"> dollars (</w:t>
      </w:r>
      <w:del w:id="9117" w:author="Ashford Blake LLP" w:date="2026-10-16T09:00:00Z">
        <w:r>
          <w:rPr>
            <w:rFonts w:ascii="Times New Roman" w:hAnsi="Times New Roman"/>
            <w:color w:val="000000"/>
            <w:sz w:val="22"/>
          </w:rPr>
          <w:delText xml:space="preserve">$2,520,000,000</w:delText>
        </w:r>
      </w:del>
      <w:ins w:id="9118" w:author="Ashford Blake LLP" w:date="2026-10-16T09:00:00Z">
        <w:r>
          <w:rPr>
            <w:rFonts w:ascii="Times New Roman" w:hAnsi="Times New Roman"/>
            <w:color w:val="000000"/>
            <w:sz w:val="22"/>
          </w:rPr>
          <w:t xml:space="preserve">$3,000,000,000</w:t>
        </w:r>
      </w:ins>
      <w:r>
        <w:rPr>
          <w:rFonts w:ascii="Times New Roman" w:hAnsi="Times New Roman"/>
          <w:color w:val="000000"/>
          <w:sz w:val="22"/>
        </w:rPr>
        <w:t xml:space="preserve">), representing one hundred twenty percent (120%) of the Target Fund Size.</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shall have the meaning set forth in Section 17.10(a).</w:t>
      </w:r>
    </w:p>
    <w:p>
      <w:pPr>
        <w:spacing w:line="276" w:lineRule="auto" w:before="0" w:after="120"/>
        <w:jc w:val="both"/>
        <w:rPr>
          <w:del w:id="9124" w:author="Ashford Blake LLP" w:date="2026-10-16T09:00:00Z"/>
        </w:rPr>
      </w:pPr>
      <w:del w:id="9122" w:author="Ashford Blake LLP" w:date="2026-10-16T09:00:00Z">
        <w:r>
          <w:rPr>
            <w:rFonts w:ascii="Times New Roman" w:hAnsi="Times New Roman"/>
            <w:b/>
            <w:color w:val="000000"/>
            <w:sz w:val="22"/>
          </w:rPr>
          <w:delText>"Initial Closing"</w:delText>
        </w:r>
      </w:del>
      <w:del w:id="9123" w:author="Ashford Blake LLP" w:date="2026-10-16T09:00:00Z">
        <w:r>
          <w:rPr>
            <w:rFonts w:ascii="Times New Roman" w:hAnsi="Times New Roman"/>
            <w:color w:val="000000"/>
            <w:sz w:val="22"/>
          </w:rPr>
          <w:delText xml:space="preserve"> means the initial Closing of the Partnership, which occurred on December 15, 2020.</w:delText>
        </w:r>
      </w:del>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with respect to any Partner, such Partner's limited partnership interest (in the case of a Limited Partner) or general partnership interest (in the case of the General Partner) in the Partnership, representing such Partner's entire ownership interest in the Partnership, including such Partner's rights to allocations and distributions under this Agreement.</w:t>
      </w:r>
    </w:p>
    <w:p>
      <w:pPr>
        <w:spacing w:line="276" w:lineRule="auto" w:before="0" w:after="120"/>
        <w:jc w:val="both"/>
        <w:rPr>
          <w:ins w:id="9125" w:author="Ashford Blake LLP" w:date="2026-10-16T09:00:00Z"/>
        </w:rPr>
      </w:pPr>
      <w:ins w:id="9126" w:author="Ashford Blake LLP" w:date="2026-10-16T09:00:00Z">
        <w:r>
          <w:rPr>
            <w:rFonts w:ascii="Times New Roman" w:hAnsi="Times New Roman"/>
            <w:b/>
            <w:color w:val="000000"/>
            <w:sz w:val="22"/>
          </w:rPr>
          <w:t xml:space="preserve">"Majority in Interest" or "in Interest"</w:t>
        </w:r>
        <w:r>
          <w:rPr>
            <w:rFonts w:ascii="Times New Roman" w:hAnsi="Times New Roman"/>
            <w:color w:val="000000"/>
            <w:sz w:val="22"/>
          </w:rPr>
          <w:t xml:space="preserve"> means, with respect to any vote, consent, or approval of the Limited Partners (or of any specified group of Limited Partners), Limited Partners whose Capital Commitments represent more than fifty percent (50%) (or such other percentage as is specified, e.g., "sixty percent (60%) in Interest") of the aggregate Capital Commitments of all Limited Partners (or of such specified group) entitled to vote; provided that, for such purposes, the Capital Commitments of (i) any Defaulting Partner and (ii) [the General Partner and its Affiliates (including any Limited Partner that is an Affiliate of the General Partner)] shall be excluded from both the numerator and the denominator.</w:t>
        </w:r>
      </w:ins>
    </w:p>
    <w:p>
      <w:pPr>
        <w:spacing w:line="276" w:lineRule="auto" w:before="0" w:after="120"/>
        <w:jc w:val="both"/>
        <w:rPr>
          <w:ins w:id="9127" w:author="Ashford Blake LLP" w:date="2026-10-16T09:00:00Z"/>
        </w:rPr>
      </w:pPr>
      <w:ins w:id="9128" w:author="Ashford Blake LLP" w:date="2026-10-16T09:00:00Z">
        <w:r>
          <w:rPr>
            <w:rFonts w:ascii="Times New Roman" w:hAnsi="Times New Roman"/>
            <w:b/>
            <w:i/>
            <w:color w:val="000000"/>
            <w:sz w:val="22"/>
            <w:highlight w:val="yellow"/>
          </w:rPr>
          <w:t xml:space="preserve">[Partner Note 2 — Voting percentages "in Interest": </w:t>
        </w:r>
        <w:r>
          <w:rPr>
            <w:rFonts w:ascii="Times New Roman" w:hAnsi="Times New Roman"/>
            <w:i/>
            <w:color w:val="000000"/>
            <w:sz w:val="22"/>
            <w:highlight w:val="yellow"/>
          </w:rPr>
          <w:t xml:space="preserve">The Term Sheet expresses the removal, dissolution and amendment thresholds "in Interest (as defined in the LPA)," but the Fund III precedent never defined voting percentages "in Interest" ("Interest" is defined only as a Partner’s ownership interest). We have added a Capital Commitment-weighted definition that excludes Defaulting Partners and (bracketed) the General Partner and its Affiliates. Please confirm (i) Capital Commitment (rather than Capital Account) weighting and (ii) the exclusion of GP-affiliated Limited Partners; the anchors will expect that exclusion, particularly for removal votes.</w:t>
        </w:r>
        <w:r>
          <w:rPr>
            <w:rFonts w:ascii="Times New Roman" w:hAnsi="Times New Roman"/>
            <w:b/>
            <w:i/>
            <w:color w:val="000000"/>
            <w:sz w:val="22"/>
            <w:highlight w:val="yellow"/>
          </w:rPr>
          <w:t xml:space="preserve">]</w:t>
        </w:r>
      </w:ins>
    </w:p>
    <w:p>
      <w:pPr>
        <w:spacing w:line="276" w:lineRule="auto" w:before="0" w:after="120"/>
        <w:jc w:val="both"/>
        <w:rPr>
          <w:ins w:id="9129" w:author="Ashford Blake LLP" w:date="2026-10-16T09:00:00Z"/>
        </w:rPr>
      </w:pPr>
      <w:ins w:id="9130" w:author="Ashford Blake LLP" w:date="2026-10-16T09:00:00Z">
        <w:r>
          <w:rPr>
            <w:rFonts w:ascii="Times New Roman" w:hAnsi="Times New Roman"/>
            <w:b/>
            <w:color w:val="000000"/>
            <w:sz w:val="22"/>
          </w:rPr>
          <w:t xml:space="preserve">"Invested Capital"</w:t>
        </w:r>
        <w:r>
          <w:rPr>
            <w:rFonts w:ascii="Times New Roman" w:hAnsi="Times New Roman"/>
            <w:color w:val="000000"/>
            <w:sz w:val="22"/>
          </w:rPr>
          <w:t xml:space="preserve"> means, as of any date of determination, the aggregate amount of Capital Contributions actually drawn down and applied to Portfolio Investments (measured at cost), reduced (but not below zero) by (i) the cost basis of any Portfolio Investment (or portion thereof) that has been disposed of, whether by sale, write-off, or other Disposition, and (ii) the amount of any write-down of a Portfolio Investment to zero (or to a lower value), as determined in good faith by the General Partner [in accordance with Section 12.6]. [For the avoidance of doubt, Invested Capital shall not be increased by any subsequent write-up of a Portfolio Investment above its written-down value.]</w:t>
        </w:r>
      </w:ins>
    </w:p>
    <w:p>
      <w:pPr>
        <w:spacing w:line="276" w:lineRule="auto" w:before="0" w:after="120"/>
        <w:jc w:val="both"/>
        <w:rPr>
          <w:ins w:id="9131" w:author="Ashford Blake LLP" w:date="2026-10-16T09:00:00Z"/>
        </w:rPr>
      </w:pPr>
      <w:ins w:id="9132" w:author="Ashford Blake LLP" w:date="2026-10-16T09:00:00Z">
        <w:r>
          <w:rPr>
            <w:rFonts w:ascii="Times New Roman" w:hAnsi="Times New Roman"/>
            <w:b/>
            <w:i/>
            <w:color w:val="000000"/>
            <w:sz w:val="22"/>
            <w:highlight w:val="yellow"/>
          </w:rPr>
          <w:t xml:space="preserve">[Partner Note 3 — Post-Investment Period fee base: </w:t>
        </w:r>
        <w:r>
          <w:rPr>
            <w:rFonts w:ascii="Times New Roman" w:hAnsi="Times New Roman"/>
            <w:i/>
            <w:color w:val="000000"/>
            <w:sz w:val="22"/>
            <w:highlight w:val="yellow"/>
          </w:rPr>
          <w:t xml:space="preserve">The Term Sheet reduces Invested Capital by "any write-down of a portfolio investment to zero (or to a lower value)." Open points: (i) whether partial write-downs reduce the base dollar-for-dollar (as drafted); (ii) whether a later write-up restores the base (bracketed: it does not); (iii) whether the write-down determination is the General Partner’s good-faith judgment alone or must track the Valuation Firm’s annual valuation under Section 12.6 (bracketed); and (iv) whether Bridge Investments and capitalized transaction costs count as "applied to Portfolio Investments" (as drafted, Capital Contributions applied to Management Fees and Partnership Expenses are excluded). Each point directly affects post-Investment Period fee revenue; please confirm the business position with the Management Company.</w:t>
        </w:r>
        <w:r>
          <w:rPr>
            <w:rFonts w:ascii="Times New Roman" w:hAnsi="Times New Roman"/>
            <w:b/>
            <w:i/>
            <w:color w:val="000000"/>
            <w:sz w:val="22"/>
            <w:highlight w:val="yellow"/>
          </w:rPr>
          <w:t xml:space="preserve">]</w:t>
        </w:r>
      </w:ins>
    </w:p>
    <w:p>
      <w:pPr>
        <w:spacing w:line="276" w:lineRule="auto" w:before="0" w:after="120"/>
        <w:jc w:val="both"/>
      </w:pPr>
      <w:r>
        <w:rPr>
          <w:rFonts w:ascii="Times New Roman" w:hAnsi="Times New Roman"/>
          <w:b/>
          <w:color w:val="000000"/>
          <w:sz w:val="22"/>
        </w:rPr>
        <w:t>"Investment Committee"</w:t>
      </w:r>
      <w:r>
        <w:rPr>
          <w:rFonts w:ascii="Times New Roman" w:hAnsi="Times New Roman"/>
          <w:color w:val="000000"/>
          <w:sz w:val="22"/>
        </w:rPr>
        <w:t xml:space="preserve"> means the investment committee of the Management Company, currently composed of Richard Holloway, Catherine Yuen, and such other Senior Partners as may be designated by the Management Company from time to time.</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Final Closing (</w:t>
      </w:r>
      <w:del w:id="9143" w:author="Ashford Blake LLP" w:date="2026-10-16T09:00:00Z">
        <w:r>
          <w:rPr>
            <w:rFonts w:ascii="Times New Roman" w:hAnsi="Times New Roman"/>
            <w:color w:val="000000"/>
            <w:sz w:val="22"/>
          </w:rPr>
          <w:delText xml:space="preserve">March</w:delText>
        </w:r>
      </w:del>
      <w:ins w:id="9144" w:author="Ashford Blake LLP" w:date="2026-10-16T09:00:00Z">
        <w:r>
          <w:rPr>
            <w:rFonts w:ascii="Times New Roman" w:hAnsi="Times New Roman"/>
            <w:color w:val="000000"/>
            <w:sz w:val="22"/>
          </w:rPr>
          <w:t xml:space="preserve">expected</w:t>
        </w:r>
      </w:ins>
      <w:r>
        <w:rPr>
          <w:rFonts w:ascii="Times New Roman" w:hAnsi="Times New Roman"/>
          <w:color w:val="000000"/>
          <w:sz w:val="22"/>
        </w:rPr>
        <w:t xml:space="preserve"> </w:t>
      </w:r>
      <w:del w:id="9141" w:author="Ashford Blake LLP" w:date="2026-10-16T09:00:00Z">
        <w:r>
          <w:rPr>
            <w:rFonts w:ascii="Times New Roman" w:hAnsi="Times New Roman"/>
            <w:color w:val="000000"/>
            <w:sz w:val="22"/>
          </w:rPr>
          <w:delText xml:space="preserve">12,</w:delText>
        </w:r>
      </w:del>
      <w:ins w:id="9142" w:author="Ashford Blake LLP" w:date="2026-10-16T09:00:00Z">
        <w:r>
          <w:rPr>
            <w:rFonts w:ascii="Times New Roman" w:hAnsi="Times New Roman"/>
            <w:color w:val="000000"/>
            <w:sz w:val="22"/>
          </w:rPr>
          <w:t xml:space="preserve">to</w:t>
        </w:r>
      </w:ins>
      <w:r>
        <w:rPr>
          <w:rFonts w:ascii="Times New Roman" w:hAnsi="Times New Roman"/>
          <w:color w:val="000000"/>
          <w:sz w:val="22"/>
        </w:rPr>
        <w:t xml:space="preserve"> </w:t>
      </w:r>
      <w:del w:id="9139" w:author="Ashford Blake LLP" w:date="2026-10-16T09:00:00Z">
        <w:r>
          <w:rPr>
            <w:rFonts w:ascii="Times New Roman" w:hAnsi="Times New Roman"/>
            <w:color w:val="000000"/>
            <w:sz w:val="22"/>
          </w:rPr>
          <w:delText xml:space="preserve">2021</w:delText>
        </w:r>
      </w:del>
      <w:ins w:id="9140" w:author="Ashford Blake LLP" w:date="2026-10-16T09:00:00Z">
        <w:r>
          <w:rPr>
            <w:rFonts w:ascii="Times New Roman" w:hAnsi="Times New Roman"/>
            <w:color w:val="000000"/>
            <w:sz w:val="22"/>
          </w:rPr>
          <w:t xml:space="preserve">be April 15, 2026</w:t>
        </w:r>
      </w:ins>
      <w:r>
        <w:rPr>
          <w:rFonts w:ascii="Times New Roman" w:hAnsi="Times New Roman"/>
          <w:color w:val="000000"/>
          <w:sz w:val="22"/>
        </w:rPr>
        <w:t xml:space="preserve">) and ending on the fifth (5th) anniversary thereof (</w:t>
      </w:r>
      <w:del w:id="9137" w:author="Ashford Blake LLP" w:date="2026-10-16T09:00:00Z">
        <w:r>
          <w:rPr>
            <w:rFonts w:ascii="Times New Roman" w:hAnsi="Times New Roman"/>
            <w:color w:val="000000"/>
            <w:sz w:val="22"/>
          </w:rPr>
          <w:delText xml:space="preserve">March</w:delText>
        </w:r>
      </w:del>
      <w:ins w:id="9138" w:author="Ashford Blake LLP" w:date="2026-10-16T09:00:00Z">
        <w:r>
          <w:rPr>
            <w:rFonts w:ascii="Times New Roman" w:hAnsi="Times New Roman"/>
            <w:color w:val="000000"/>
            <w:sz w:val="22"/>
          </w:rPr>
          <w:t xml:space="preserve">expected</w:t>
        </w:r>
      </w:ins>
      <w:r>
        <w:rPr>
          <w:rFonts w:ascii="Times New Roman" w:hAnsi="Times New Roman"/>
          <w:color w:val="000000"/>
          <w:sz w:val="22"/>
        </w:rPr>
        <w:t xml:space="preserve"> </w:t>
      </w:r>
      <w:del w:id="9135" w:author="Ashford Blake LLP" w:date="2026-10-16T09:00:00Z">
        <w:r>
          <w:rPr>
            <w:rFonts w:ascii="Times New Roman" w:hAnsi="Times New Roman"/>
            <w:color w:val="000000"/>
            <w:sz w:val="22"/>
          </w:rPr>
          <w:delText xml:space="preserve">12,</w:delText>
        </w:r>
      </w:del>
      <w:ins w:id="9136" w:author="Ashford Blake LLP" w:date="2026-10-16T09:00:00Z">
        <w:r>
          <w:rPr>
            <w:rFonts w:ascii="Times New Roman" w:hAnsi="Times New Roman"/>
            <w:color w:val="000000"/>
            <w:sz w:val="22"/>
          </w:rPr>
          <w:t xml:space="preserve">to</w:t>
        </w:r>
      </w:ins>
      <w:r>
        <w:rPr>
          <w:rFonts w:ascii="Times New Roman" w:hAnsi="Times New Roman"/>
          <w:color w:val="000000"/>
          <w:sz w:val="22"/>
        </w:rPr>
        <w:t xml:space="preserve"> </w:t>
      </w:r>
      <w:del w:id="9133" w:author="Ashford Blake LLP" w:date="2026-10-16T09:00:00Z">
        <w:r>
          <w:rPr>
            <w:rFonts w:ascii="Times New Roman" w:hAnsi="Times New Roman"/>
            <w:color w:val="000000"/>
            <w:sz w:val="22"/>
          </w:rPr>
          <w:delText xml:space="preserve">2026</w:delText>
        </w:r>
      </w:del>
      <w:ins w:id="9134" w:author="Ashford Blake LLP" w:date="2026-10-16T09:00:00Z">
        <w:r>
          <w:rPr>
            <w:rFonts w:ascii="Times New Roman" w:hAnsi="Times New Roman"/>
            <w:color w:val="000000"/>
            <w:sz w:val="22"/>
          </w:rPr>
          <w:t xml:space="preserve">be April 15, 2031</w:t>
        </w:r>
      </w:ins>
      <w:r>
        <w:rPr>
          <w:rFonts w:ascii="Times New Roman" w:hAnsi="Times New Roman"/>
          <w:color w:val="000000"/>
          <w:sz w:val="22"/>
        </w:rPr>
        <w:t xml:space="preserve">), unless earlier terminated</w:t>
      </w:r>
      <w:ins w:id="9145" w:author="Ashford Blake LLP" w:date="2026-10-16T09:00:00Z">
        <w:r>
          <w:rPr>
            <w:rFonts w:ascii="Times New Roman" w:hAnsi="Times New Roman"/>
            <w:color w:val="000000"/>
            <w:sz w:val="22"/>
          </w:rPr>
          <w:t xml:space="preserve"> (including pursuant to Section 6.2(d))</w:t>
        </w:r>
      </w:ins>
      <w:r>
        <w:rPr>
          <w:rFonts w:ascii="Times New Roman" w:hAnsi="Times New Roman"/>
          <w:color w:val="000000"/>
          <w:sz w:val="22"/>
        </w:rPr>
        <w:t xml:space="preserve"> or suspended in accordance with the terms of this Agreement.</w:t>
      </w:r>
    </w:p>
    <w:p>
      <w:pPr>
        <w:spacing w:line="276" w:lineRule="auto" w:before="0" w:after="120"/>
        <w:jc w:val="both"/>
      </w:pPr>
      <w:r>
        <w:rPr>
          <w:rFonts w:ascii="Times New Roman" w:hAnsi="Times New Roman"/>
          <w:b/>
          <w:color w:val="000000"/>
          <w:sz w:val="22"/>
        </w:rPr>
        <w:t>"Investment Restrictions"</w:t>
      </w:r>
      <w:r>
        <w:rPr>
          <w:rFonts w:ascii="Times New Roman" w:hAnsi="Times New Roman"/>
          <w:color w:val="000000"/>
          <w:sz w:val="22"/>
        </w:rPr>
        <w:t xml:space="preserve"> shall have the meaning set forth in Section 6.4.</w:t>
      </w:r>
    </w:p>
    <w:p>
      <w:pPr>
        <w:spacing w:line="276" w:lineRule="auto" w:before="0" w:after="120"/>
        <w:jc w:val="both"/>
      </w:pPr>
      <w:r>
        <w:rPr>
          <w:rFonts w:ascii="Times New Roman" w:hAnsi="Times New Roman"/>
          <w:b/>
          <w:color w:val="000000"/>
          <w:sz w:val="22"/>
        </w:rPr>
        <w:t>"IPEV Guidelines"</w:t>
      </w:r>
      <w:r>
        <w:rPr>
          <w:rFonts w:ascii="Times New Roman" w:hAnsi="Times New Roman"/>
          <w:color w:val="000000"/>
          <w:sz w:val="22"/>
        </w:rPr>
        <w:t xml:space="preserve"> means the International Private Equity and Venture Capital Valuation Guidelines, as adopted by the IPEV Board and as may be updated from time to time.</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w:t>
      </w:r>
      <w:ins w:id="9148" w:author="Ashford Blake LLP" w:date="2026-10-16T09:00:00Z">
        <w:r>
          <w:rPr>
            <w:rFonts w:ascii="Times New Roman" w:hAnsi="Times New Roman"/>
            <w:color w:val="000000"/>
            <w:sz w:val="22"/>
          </w:rPr>
          <w:t xml:space="preserve">each of </w:t>
        </w:r>
      </w:ins>
      <w:r>
        <w:rPr>
          <w:rFonts w:ascii="Times New Roman" w:hAnsi="Times New Roman"/>
          <w:color w:val="000000"/>
          <w:sz w:val="22"/>
        </w:rPr>
        <w:t xml:space="preserve">Richard </w:t>
      </w:r>
      <w:del w:id="9146" w:author="Ashford Blake LLP" w:date="2026-10-16T09:00:00Z">
        <w:r>
          <w:rPr>
            <w:rFonts w:ascii="Times New Roman" w:hAnsi="Times New Roman"/>
            <w:color w:val="000000"/>
            <w:sz w:val="22"/>
          </w:rPr>
          <w:delText xml:space="preserve">Holloway.</w:delText>
        </w:r>
      </w:del>
      <w:ins w:id="9147" w:author="Ashford Blake LLP" w:date="2026-10-16T09:00:00Z">
        <w:r>
          <w:rPr>
            <w:rFonts w:ascii="Times New Roman" w:hAnsi="Times New Roman"/>
            <w:color w:val="000000"/>
            <w:sz w:val="22"/>
          </w:rPr>
          <w:t xml:space="preserve">Holloway and Catherine Yuen (collectively, the "Key Persons").</w:t>
        </w:r>
      </w:ins>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shall have the meaning set forth in Section 9.1.</w:t>
      </w:r>
    </w:p>
    <w:p>
      <w:pPr>
        <w:spacing w:line="276" w:lineRule="auto" w:before="0" w:after="120"/>
        <w:jc w:val="both"/>
      </w:pPr>
      <w:r>
        <w:rPr>
          <w:rFonts w:ascii="Times New Roman" w:hAnsi="Times New Roman"/>
          <w:b/>
          <w:color w:val="000000"/>
          <w:sz w:val="22"/>
        </w:rPr>
        <w:t>"Legal Counsel"</w:t>
      </w:r>
      <w:r>
        <w:rPr>
          <w:rFonts w:ascii="Times New Roman" w:hAnsi="Times New Roman"/>
          <w:color w:val="000000"/>
          <w:sz w:val="22"/>
        </w:rPr>
        <w:t xml:space="preserve"> means Ashford Blake LLP, with offices at 700 Lexington Avenue, 30th Floor, New York, NY 10022, or such other legal counsel as may be engaged by the General Partner from time to time.</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listed on Schedule A hereto as a limited partner of the Partnership, and any Person subsequently admitted as a substitute or additional limited partner of the Partnership in accordance with the terms of this Agreement.</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or </w:t>
      </w:r>
      <w:r>
        <w:rPr>
          <w:rFonts w:ascii="Times New Roman" w:hAnsi="Times New Roman"/>
          <w:b/>
          <w:color w:val="000000"/>
          <w:sz w:val="22"/>
        </w:rPr>
        <w:t>"Advisory Committee"</w:t>
      </w:r>
      <w:r>
        <w:rPr>
          <w:rFonts w:ascii="Times New Roman" w:hAnsi="Times New Roman"/>
          <w:color w:val="000000"/>
          <w:sz w:val="22"/>
        </w:rPr>
        <w:t xml:space="preserve"> shall have the meaning set forth in Section 11.1.</w:t>
      </w:r>
    </w:p>
    <w:p>
      <w:pPr>
        <w:spacing w:line="276" w:lineRule="auto" w:before="0" w:after="120"/>
        <w:jc w:val="both"/>
      </w:pPr>
      <w:r>
        <w:rPr>
          <w:rFonts w:ascii="Times New Roman" w:hAnsi="Times New Roman"/>
          <w:b/>
          <w:color w:val="000000"/>
          <w:sz w:val="22"/>
        </w:rPr>
        <w:t>"Management Agreement"</w:t>
      </w:r>
      <w:r>
        <w:rPr>
          <w:rFonts w:ascii="Times New Roman" w:hAnsi="Times New Roman"/>
          <w:color w:val="000000"/>
          <w:sz w:val="22"/>
        </w:rPr>
        <w:t xml:space="preserve"> means the investment management agreement between the Partnership and the Management Company, as in effect from time to time.</w:t>
      </w:r>
    </w:p>
    <w:p>
      <w:pPr>
        <w:spacing w:line="276" w:lineRule="auto" w:before="0" w:after="120"/>
        <w:jc w:val="both"/>
      </w:pPr>
      <w:r>
        <w:rPr>
          <w:rFonts w:ascii="Times New Roman" w:hAnsi="Times New Roman"/>
          <w:b/>
          <w:color w:val="000000"/>
          <w:sz w:val="22"/>
        </w:rPr>
        <w:t>"Management Company"</w:t>
      </w:r>
      <w:r>
        <w:rPr>
          <w:rFonts w:ascii="Times New Roman" w:hAnsi="Times New Roman"/>
          <w:color w:val="000000"/>
          <w:sz w:val="22"/>
        </w:rPr>
        <w:t xml:space="preserve"> means Holloway Capital Partners LLC, a Delaware limited liability company.</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shall have the meaning set forth in Section 5.1.</w:t>
      </w:r>
    </w:p>
    <w:p>
      <w:pPr>
        <w:spacing w:line="276" w:lineRule="auto" w:before="0" w:after="120"/>
        <w:jc w:val="both"/>
        <w:rPr>
          <w:ins w:id="9149" w:author="Ashford Blake LLP" w:date="2026-10-16T09:00:00Z"/>
        </w:rPr>
      </w:pPr>
      <w:ins w:id="9150" w:author="Ashford Blake LLP" w:date="2026-10-16T09:00:00Z">
        <w:r>
          <w:rPr>
            <w:rFonts w:ascii="Times New Roman" w:hAnsi="Times New Roman"/>
            <w:b/>
            <w:color w:val="000000"/>
            <w:sz w:val="22"/>
          </w:rPr>
          <w:t xml:space="preserve">"Management Fee Rate"</w:t>
        </w:r>
        <w:r>
          <w:rPr>
            <w:rFonts w:ascii="Times New Roman" w:hAnsi="Times New Roman"/>
            <w:color w:val="000000"/>
            <w:sz w:val="22"/>
          </w:rPr>
          <w:t xml:space="preserve"> means (a) during the period described in Section 5.1(a), one and three-quarters percent (1.75%) per annum of Aggregate Commitments, and (b) from and after the first day following the expiration (or earlier termination) of the Investment Period, one and one-quarter percent (1.25%) per annum of Invested Capital, in each case as set forth in Section 5.1.</w:t>
        </w:r>
      </w:ins>
    </w:p>
    <w:p>
      <w:pPr>
        <w:spacing w:line="276" w:lineRule="auto" w:before="0" w:after="120"/>
        <w:jc w:val="both"/>
      </w:pPr>
      <w:r>
        <w:rPr>
          <w:rFonts w:ascii="Times New Roman" w:hAnsi="Times New Roman"/>
          <w:b/>
          <w:color w:val="000000"/>
          <w:sz w:val="22"/>
        </w:rPr>
        <w:t>"MFN Election"</w:t>
      </w:r>
      <w:r>
        <w:rPr>
          <w:rFonts w:ascii="Times New Roman" w:hAnsi="Times New Roman"/>
          <w:color w:val="000000"/>
          <w:sz w:val="22"/>
        </w:rPr>
        <w:t xml:space="preserve"> shall have the meaning set forth in Section 15.3.</w:t>
      </w:r>
    </w:p>
    <w:p>
      <w:pPr>
        <w:spacing w:line="276" w:lineRule="auto" w:before="0" w:after="120"/>
        <w:jc w:val="both"/>
      </w:pPr>
      <w:r>
        <w:rPr>
          <w:rFonts w:ascii="Times New Roman" w:hAnsi="Times New Roman"/>
          <w:b/>
          <w:color w:val="000000"/>
          <w:sz w:val="22"/>
        </w:rPr>
        <w:t>"MFN Election Period"</w:t>
      </w:r>
      <w:r>
        <w:rPr>
          <w:rFonts w:ascii="Times New Roman" w:hAnsi="Times New Roman"/>
          <w:color w:val="000000"/>
          <w:sz w:val="22"/>
        </w:rPr>
        <w:t xml:space="preserve"> shall have the meaning set forth in Section 15.3(b).</w:t>
      </w:r>
    </w:p>
    <w:p>
      <w:pPr>
        <w:spacing w:line="276" w:lineRule="auto" w:before="0" w:after="120"/>
        <w:jc w:val="both"/>
        <w:rPr>
          <w:ins w:id="9151" w:author="Ashford Blake LLP" w:date="2026-10-16T09:00:00Z"/>
        </w:rPr>
      </w:pPr>
      <w:ins w:id="9152" w:author="Ashford Blake LLP" w:date="2026-10-16T09:00:00Z">
        <w:r>
          <w:rPr>
            <w:rFonts w:ascii="Times New Roman" w:hAnsi="Times New Roman"/>
            <w:b/>
            <w:color w:val="000000"/>
            <w:sz w:val="22"/>
          </w:rPr>
          <w:t xml:space="preserve">"MFN Eligible Limited Partner"</w:t>
        </w:r>
        <w:r>
          <w:rPr>
            <w:rFonts w:ascii="Times New Roman" w:hAnsi="Times New Roman"/>
            <w:color w:val="000000"/>
            <w:sz w:val="22"/>
          </w:rPr>
          <w:t xml:space="preserve"> means a Limited Partner whose Capital Commitment is seventy-five million dollars ($75,000,000) or more[, aggregating for this purpose the Capital Commitments of Limited Partners that are Affiliates of one another or are under common investment management].</w:t>
        </w:r>
      </w:ins>
    </w:p>
    <w:p>
      <w:pPr>
        <w:spacing w:line="276" w:lineRule="auto" w:before="0" w:after="120"/>
        <w:jc w:val="both"/>
      </w:pPr>
      <w:r>
        <w:rPr>
          <w:rFonts w:ascii="Times New Roman" w:hAnsi="Times New Roman"/>
          <w:b/>
          <w:color w:val="000000"/>
          <w:sz w:val="22"/>
        </w:rPr>
        <w:t>"Net Losses"</w:t>
      </w:r>
      <w:r>
        <w:rPr>
          <w:rFonts w:ascii="Times New Roman" w:hAnsi="Times New Roman"/>
          <w:color w:val="000000"/>
          <w:sz w:val="22"/>
        </w:rPr>
        <w:t xml:space="preserve"> means the net loss realized by the Partnership on Dispositions of Portfolio Investments during the relevant period, after deducting all expenses, fees, and reserves attributable thereto, and after giving effect to any write-downs or write-offs of Portfolio Investments during such period.</w:t>
      </w:r>
    </w:p>
    <w:p>
      <w:pPr>
        <w:spacing w:line="276" w:lineRule="auto" w:before="0" w:after="120"/>
        <w:jc w:val="both"/>
      </w:pPr>
      <w:r>
        <w:rPr>
          <w:rFonts w:ascii="Times New Roman" w:hAnsi="Times New Roman"/>
          <w:b/>
          <w:color w:val="000000"/>
          <w:sz w:val="22"/>
        </w:rPr>
        <w:t>"Net Proceeds"</w:t>
      </w:r>
      <w:r>
        <w:rPr>
          <w:rFonts w:ascii="Times New Roman" w:hAnsi="Times New Roman"/>
          <w:color w:val="000000"/>
          <w:sz w:val="22"/>
        </w:rPr>
        <w:t xml:space="preserve"> means, with respect to any Disposition, the gross proceeds received by the Partnership in connection with such Disposition, less all transaction costs, expenses, taxes, and other amounts incurred or paid by the Partnership in connection therewith.</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means the net gain realized by the Partnership on Dispositions of Portfolio Investments during the relevant period, after deducting all expenses, fees, and reserves attributable thereto, and after giving effect to any write-downs or write-offs of Portfolio Investments during such period.</w:t>
      </w:r>
    </w:p>
    <w:p>
      <w:pPr>
        <w:spacing w:line="276" w:lineRule="auto" w:before="0" w:after="120"/>
        <w:jc w:val="both"/>
        <w:rPr>
          <w:del w:id="9155" w:author="Ashford Blake LLP" w:date="2026-10-16T09:00:00Z"/>
        </w:rPr>
      </w:pPr>
      <w:del w:id="9153" w:author="Ashford Blake LLP" w:date="2026-10-16T09:00:00Z">
        <w:r>
          <w:rPr>
            <w:rFonts w:ascii="Times New Roman" w:hAnsi="Times New Roman"/>
            <w:b/>
            <w:color w:val="000000"/>
            <w:sz w:val="22"/>
          </w:rPr>
          <w:delText>"Netting Reserve"</w:delText>
        </w:r>
      </w:del>
      <w:del w:id="9154" w:author="Ashford Blake LLP" w:date="2026-10-16T09:00:00Z">
        <w:r>
          <w:rPr>
            <w:rFonts w:ascii="Times New Roman" w:hAnsi="Times New Roman"/>
            <w:color w:val="000000"/>
            <w:sz w:val="22"/>
          </w:rPr>
          <w:delText xml:space="preserve"> means a reserve established by the General Partner pursuant to Section 7.4 with respect to unrealized losses on Portfolio Investments that are taken into account in determining whether the General Partner is entitled to Carried Interest on a deal-by-deal basis.</w:delText>
        </w:r>
      </w:del>
    </w:p>
    <w:p>
      <w:pPr>
        <w:spacing w:line="276" w:lineRule="auto" w:before="0" w:after="120"/>
        <w:jc w:val="both"/>
      </w:pPr>
      <w:r>
        <w:rPr>
          <w:rFonts w:ascii="Times New Roman" w:hAnsi="Times New Roman"/>
          <w:b/>
          <w:color w:val="000000"/>
          <w:sz w:val="22"/>
        </w:rPr>
        <w:t>"North American"</w:t>
      </w:r>
      <w:r>
        <w:rPr>
          <w:rFonts w:ascii="Times New Roman" w:hAnsi="Times New Roman"/>
          <w:color w:val="000000"/>
          <w:sz w:val="22"/>
        </w:rPr>
        <w:t xml:space="preserve"> means the United States of America, Canada, and Mexico.</w:t>
      </w:r>
    </w:p>
    <w:p>
      <w:pPr>
        <w:spacing w:line="276" w:lineRule="auto" w:before="0" w:after="120"/>
        <w:jc w:val="both"/>
      </w:pPr>
      <w:r>
        <w:rPr>
          <w:rFonts w:ascii="Times New Roman" w:hAnsi="Times New Roman"/>
          <w:b/>
          <w:color w:val="000000"/>
          <w:sz w:val="22"/>
        </w:rPr>
        <w:t>"OFAC"</w:t>
      </w:r>
      <w:r>
        <w:rPr>
          <w:rFonts w:ascii="Times New Roman" w:hAnsi="Times New Roman"/>
          <w:color w:val="000000"/>
          <w:sz w:val="22"/>
        </w:rPr>
        <w:t xml:space="preserve"> means the Office of Foreign Assets Control of the United States Department of the Treasury.</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shall have the meaning set forth in Section 5.3. Organizational Expenses are subject to a cap of </w:t>
      </w:r>
      <w:del w:id="9160" w:author="Ashford Blake LLP" w:date="2026-10-16T09:00:00Z">
        <w:r>
          <w:rPr>
            <w:rFonts w:ascii="Times New Roman" w:hAnsi="Times New Roman"/>
            <w:color w:val="000000"/>
            <w:sz w:val="22"/>
          </w:rPr>
          <w:delText xml:space="preserve">two</w:delText>
        </w:r>
      </w:del>
      <w:ins w:id="9161" w:author="Ashford Blake LLP" w:date="2026-10-16T09:00:00Z">
        <w:r>
          <w:rPr>
            <w:rFonts w:ascii="Times New Roman" w:hAnsi="Times New Roman"/>
            <w:color w:val="000000"/>
            <w:sz w:val="22"/>
          </w:rPr>
          <w:t xml:space="preserve">three</w:t>
        </w:r>
      </w:ins>
      <w:r>
        <w:rPr>
          <w:rFonts w:ascii="Times New Roman" w:hAnsi="Times New Roman"/>
          <w:color w:val="000000"/>
          <w:sz w:val="22"/>
        </w:rPr>
        <w:t xml:space="preserve"> million </w:t>
      </w:r>
      <w:del w:id="9158" w:author="Ashford Blake LLP" w:date="2026-10-16T09:00:00Z">
        <w:r>
          <w:rPr>
            <w:rFonts w:ascii="Times New Roman" w:hAnsi="Times New Roman"/>
            <w:color w:val="000000"/>
            <w:sz w:val="22"/>
          </w:rPr>
          <w:delText xml:space="preserve">eight</w:delText>
        </w:r>
      </w:del>
      <w:ins w:id="9159" w:author="Ashford Blake LLP" w:date="2026-10-16T09:00:00Z">
        <w:r>
          <w:rPr>
            <w:rFonts w:ascii="Times New Roman" w:hAnsi="Times New Roman"/>
            <w:color w:val="000000"/>
            <w:sz w:val="22"/>
          </w:rPr>
          <w:t xml:space="preserve">five</w:t>
        </w:r>
      </w:ins>
      <w:r>
        <w:rPr>
          <w:rFonts w:ascii="Times New Roman" w:hAnsi="Times New Roman"/>
          <w:color w:val="000000"/>
          <w:sz w:val="22"/>
        </w:rPr>
        <w:t xml:space="preserve"> hundred thousand dollars (</w:t>
      </w:r>
      <w:del w:id="9156" w:author="Ashford Blake LLP" w:date="2026-10-16T09:00:00Z">
        <w:r>
          <w:rPr>
            <w:rFonts w:ascii="Times New Roman" w:hAnsi="Times New Roman"/>
            <w:color w:val="000000"/>
            <w:sz w:val="22"/>
          </w:rPr>
          <w:delText xml:space="preserve">$2,800,000</w:delText>
        </w:r>
      </w:del>
      <w:ins w:id="9157" w:author="Ashford Blake LLP" w:date="2026-10-16T09:00:00Z">
        <w:r>
          <w:rPr>
            <w:rFonts w:ascii="Times New Roman" w:hAnsi="Times New Roman"/>
            <w:color w:val="000000"/>
            <w:sz w:val="22"/>
          </w:rPr>
          <w:t xml:space="preserve">$3,500,000</w:t>
        </w:r>
      </w:ins>
      <w:r>
        <w:rPr>
          <w:rFonts w:ascii="Times New Roman" w:hAnsi="Times New Roman"/>
          <w:color w:val="000000"/>
          <w:sz w:val="22"/>
        </w:rPr>
        <w:t xml:space="preserve">).</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and each Limited Partner.</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or </w:t>
      </w:r>
      <w:r>
        <w:rPr>
          <w:rFonts w:ascii="Times New Roman" w:hAnsi="Times New Roman"/>
          <w:b/>
          <w:color w:val="000000"/>
          <w:sz w:val="22"/>
        </w:rPr>
        <w:t>"Fund"</w:t>
      </w:r>
      <w:r>
        <w:rPr>
          <w:rFonts w:ascii="Times New Roman" w:hAnsi="Times New Roman"/>
          <w:color w:val="000000"/>
          <w:sz w:val="22"/>
        </w:rPr>
        <w:t xml:space="preserve"> means Holloway Capital Partners Fund </w:t>
      </w:r>
      <w:del w:id="10247" w:author="Ashford Blake LLP" w:date="2026-10-16T09:00:00Z">
        <w:r>
          <w:rPr>
            <w:rFonts w:ascii="Times New Roman" w:hAnsi="Times New Roman"/>
            <w:color w:val="000000"/>
            <w:sz w:val="22"/>
          </w:rPr>
          <w:delText xml:space="preserve">III</w:delText>
        </w:r>
      </w:del>
      <w:ins w:id="10248" w:author="Ashford Blake LLP" w:date="2026-10-16T09:00:00Z">
        <w:r>
          <w:rPr>
            <w:rFonts w:ascii="Times New Roman" w:hAnsi="Times New Roman"/>
            <w:color w:val="000000"/>
            <w:sz w:val="22"/>
          </w:rPr>
          <w:t xml:space="preserve">IV</w:t>
        </w:r>
      </w:ins>
      <w:r>
        <w:rPr>
          <w:rFonts w:ascii="Times New Roman" w:hAnsi="Times New Roman"/>
          <w:color w:val="000000"/>
          <w:sz w:val="22"/>
        </w:rPr>
        <w:t xml:space="preserve">, L.P., a Delaware limited partnership.</w:t>
      </w:r>
    </w:p>
    <w:p>
      <w:pPr>
        <w:spacing w:line="276" w:lineRule="auto" w:before="0" w:after="120"/>
        <w:jc w:val="both"/>
      </w:pPr>
      <w:r>
        <w:rPr>
          <w:rFonts w:ascii="Times New Roman" w:hAnsi="Times New Roman"/>
          <w:b/>
          <w:color w:val="000000"/>
          <w:sz w:val="22"/>
        </w:rPr>
        <w:t>"Partnership Expenses"</w:t>
      </w:r>
      <w:r>
        <w:rPr>
          <w:rFonts w:ascii="Times New Roman" w:hAnsi="Times New Roman"/>
          <w:color w:val="000000"/>
          <w:sz w:val="22"/>
        </w:rPr>
        <w:t xml:space="preserve"> shall have the meaning set forth in Section 5.2.</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any Limited Partner, a fraction (expressed as a percentage), the numerator of which is such Limited Partner's Capital Commitment and the denominator of which is the Aggregate Commitments.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joint-stock company, trust, unincorporated organization, government or any agency or political subdivision thereof, or any other entity.</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means </w:t>
      </w:r>
      <w:del w:id="9171" w:author="Ashford Blake LLP" w:date="2026-10-16T09:00:00Z">
        <w:r>
          <w:rPr>
            <w:rFonts w:ascii="Times New Roman" w:hAnsi="Times New Roman"/>
            <w:color w:val="000000"/>
            <w:sz w:val="22"/>
          </w:rPr>
          <w:delText xml:space="preserve">Hartwell</w:delText>
        </w:r>
      </w:del>
      <w:ins w:id="9172" w:author="Ashford Blake LLP" w:date="2026-10-16T09:00:00Z">
        <w:r>
          <w:rPr>
            <w:rFonts w:ascii="Times New Roman" w:hAnsi="Times New Roman"/>
            <w:color w:val="000000"/>
            <w:sz w:val="22"/>
          </w:rPr>
          <w:t xml:space="preserve">Thornfield</w:t>
        </w:r>
      </w:ins>
      <w:r>
        <w:rPr>
          <w:rFonts w:ascii="Times New Roman" w:hAnsi="Times New Roman"/>
          <w:color w:val="000000"/>
          <w:sz w:val="22"/>
        </w:rPr>
        <w:t xml:space="preserve"> </w:t>
      </w:r>
      <w:del w:id="9169" w:author="Ashford Blake LLP" w:date="2026-10-16T09:00:00Z">
        <w:r>
          <w:rPr>
            <w:rFonts w:ascii="Times New Roman" w:hAnsi="Times New Roman"/>
            <w:color w:val="000000"/>
            <w:sz w:val="22"/>
          </w:rPr>
          <w:delText xml:space="preserve">Capital</w:delText>
        </w:r>
      </w:del>
      <w:ins w:id="9170" w:author="Ashford Blake LLP" w:date="2026-10-16T09:00:00Z">
        <w:r>
          <w:rPr>
            <w:rFonts w:ascii="Times New Roman" w:hAnsi="Times New Roman"/>
            <w:color w:val="000000"/>
            <w:sz w:val="22"/>
          </w:rPr>
          <w:t xml:space="preserve">Placement</w:t>
        </w:r>
      </w:ins>
      <w:r>
        <w:rPr>
          <w:rFonts w:ascii="Times New Roman" w:hAnsi="Times New Roman"/>
          <w:color w:val="000000"/>
          <w:sz w:val="22"/>
        </w:rPr>
        <w:t xml:space="preserve"> </w:t>
      </w:r>
      <w:del w:id="9167" w:author="Ashford Blake LLP" w:date="2026-10-16T09:00:00Z">
        <w:r>
          <w:rPr>
            <w:rFonts w:ascii="Times New Roman" w:hAnsi="Times New Roman"/>
            <w:color w:val="000000"/>
            <w:sz w:val="22"/>
          </w:rPr>
          <w:delText xml:space="preserve">Advisors</w:delText>
        </w:r>
      </w:del>
      <w:ins w:id="9168" w:author="Ashford Blake LLP" w:date="2026-10-16T09:00:00Z">
        <w:r>
          <w:rPr>
            <w:rFonts w:ascii="Times New Roman" w:hAnsi="Times New Roman"/>
            <w:color w:val="000000"/>
            <w:sz w:val="22"/>
          </w:rPr>
          <w:t xml:space="preserve">Group</w:t>
        </w:r>
      </w:ins>
      <w:r>
        <w:rPr>
          <w:rFonts w:ascii="Times New Roman" w:hAnsi="Times New Roman"/>
          <w:color w:val="000000"/>
          <w:sz w:val="22"/>
        </w:rPr>
        <w:t xml:space="preserve"> </w:t>
      </w:r>
      <w:del w:id="9165" w:author="Ashford Blake LLP" w:date="2026-10-16T09:00:00Z">
        <w:r>
          <w:rPr>
            <w:rFonts w:ascii="Times New Roman" w:hAnsi="Times New Roman"/>
            <w:color w:val="000000"/>
            <w:sz w:val="22"/>
          </w:rPr>
          <w:delText xml:space="preserve">LLC,</w:delText>
        </w:r>
      </w:del>
      <w:ins w:id="9166" w:author="Ashford Blake LLP" w:date="2026-10-16T09:00:00Z">
        <w:r>
          <w:rPr>
            <w:rFonts w:ascii="Times New Roman" w:hAnsi="Times New Roman"/>
            <w:color w:val="000000"/>
            <w:sz w:val="22"/>
          </w:rPr>
          <w:t xml:space="preserve">LLC[,</w:t>
        </w:r>
      </w:ins>
      <w:r>
        <w:rPr>
          <w:rFonts w:ascii="Times New Roman" w:hAnsi="Times New Roman"/>
          <w:color w:val="000000"/>
          <w:sz w:val="22"/>
        </w:rPr>
        <w:t xml:space="preserve"> a </w:t>
      </w:r>
      <w:del w:id="9163" w:author="Ashford Blake LLP" w:date="2026-10-16T09:00:00Z">
        <w:r>
          <w:rPr>
            <w:rFonts w:ascii="Times New Roman" w:hAnsi="Times New Roman"/>
            <w:color w:val="000000"/>
            <w:sz w:val="22"/>
          </w:rPr>
          <w:delText xml:space="preserve">Delaware</w:delText>
        </w:r>
      </w:del>
      <w:ins w:id="9164" w:author="Ashford Blake LLP" w:date="2026-10-16T09:00:00Z">
        <w:r>
          <w:rPr>
            <w:rFonts w:ascii="Times New Roman" w:hAnsi="Times New Roman"/>
            <w:color w:val="000000"/>
            <w:sz w:val="22"/>
          </w:rPr>
          <w:t xml:space="preserve">[●]</w:t>
        </w:r>
      </w:ins>
      <w:r>
        <w:rPr>
          <w:rFonts w:ascii="Times New Roman" w:hAnsi="Times New Roman"/>
          <w:color w:val="000000"/>
          <w:sz w:val="22"/>
        </w:rPr>
        <w:t xml:space="preserve"> limited liability company,</w:t>
      </w:r>
      <w:ins w:id="9162" w:author="Ashford Blake LLP" w:date="2026-10-16T09:00:00Z">
        <w:r>
          <w:rPr>
            <w:rFonts w:ascii="Times New Roman" w:hAnsi="Times New Roman"/>
            <w:color w:val="000000"/>
            <w:sz w:val="22"/>
          </w:rPr>
          <w:t xml:space="preserve">]</w:t>
        </w:r>
      </w:ins>
      <w:r>
        <w:rPr>
          <w:rFonts w:ascii="Times New Roman" w:hAnsi="Times New Roman"/>
          <w:color w:val="000000"/>
          <w:sz w:val="22"/>
        </w:rPr>
        <w:t xml:space="preserve"> with offices at 460 Park Avenue, 12th Floor, New York, NY 10022.</w:t>
      </w:r>
    </w:p>
    <w:p>
      <w:pPr>
        <w:spacing w:line="276" w:lineRule="auto" w:before="0" w:after="120"/>
        <w:jc w:val="both"/>
      </w:pPr>
      <w:r>
        <w:rPr>
          <w:rFonts w:ascii="Times New Roman" w:hAnsi="Times New Roman"/>
          <w:b/>
          <w:color w:val="000000"/>
          <w:sz w:val="22"/>
        </w:rPr>
        <w:t>"Placement Agent Fee"</w:t>
      </w:r>
      <w:r>
        <w:rPr>
          <w:rFonts w:ascii="Times New Roman" w:hAnsi="Times New Roman"/>
          <w:color w:val="000000"/>
          <w:sz w:val="22"/>
        </w:rPr>
        <w:t xml:space="preserve"> means </w:t>
      </w:r>
      <w:del w:id="9177" w:author="Ashford Blake LLP" w:date="2026-10-16T09:00:00Z">
        <w:r>
          <w:rPr>
            <w:rFonts w:ascii="Times New Roman" w:hAnsi="Times New Roman"/>
            <w:color w:val="000000"/>
            <w:sz w:val="22"/>
          </w:rPr>
          <w:delText xml:space="preserve">fifty</w:delText>
        </w:r>
      </w:del>
      <w:ins w:id="9178" w:author="Ashford Blake LLP" w:date="2026-10-16T09:00:00Z">
        <w:r>
          <w:rPr>
            <w:rFonts w:ascii="Times New Roman" w:hAnsi="Times New Roman"/>
            <w:color w:val="000000"/>
            <w:sz w:val="22"/>
          </w:rPr>
          <w:t xml:space="preserve">forty</w:t>
        </w:r>
      </w:ins>
      <w:r>
        <w:rPr>
          <w:rFonts w:ascii="Times New Roman" w:hAnsi="Times New Roman"/>
          <w:color w:val="000000"/>
          <w:sz w:val="22"/>
        </w:rPr>
        <w:t xml:space="preserve"> (</w:t>
      </w:r>
      <w:del w:id="9175" w:author="Ashford Blake LLP" w:date="2026-10-16T09:00:00Z">
        <w:r>
          <w:rPr>
            <w:rFonts w:ascii="Times New Roman" w:hAnsi="Times New Roman"/>
            <w:color w:val="000000"/>
            <w:sz w:val="22"/>
          </w:rPr>
          <w:delText xml:space="preserve">50</w:delText>
        </w:r>
      </w:del>
      <w:ins w:id="9176" w:author="Ashford Blake LLP" w:date="2026-10-16T09:00:00Z">
        <w:r>
          <w:rPr>
            <w:rFonts w:ascii="Times New Roman" w:hAnsi="Times New Roman"/>
            <w:color w:val="000000"/>
            <w:sz w:val="22"/>
          </w:rPr>
          <w:t xml:space="preserve">40</w:t>
        </w:r>
      </w:ins>
      <w:r>
        <w:rPr>
          <w:rFonts w:ascii="Times New Roman" w:hAnsi="Times New Roman"/>
          <w:color w:val="000000"/>
          <w:sz w:val="22"/>
        </w:rPr>
        <w:t xml:space="preserve">) basis points (</w:t>
      </w:r>
      <w:del w:id="9173" w:author="Ashford Blake LLP" w:date="2026-10-16T09:00:00Z">
        <w:r>
          <w:rPr>
            <w:rFonts w:ascii="Times New Roman" w:hAnsi="Times New Roman"/>
            <w:color w:val="000000"/>
            <w:sz w:val="22"/>
          </w:rPr>
          <w:delText xml:space="preserve">0.50%</w:delText>
        </w:r>
      </w:del>
      <w:ins w:id="9174" w:author="Ashford Blake LLP" w:date="2026-10-16T09:00:00Z">
        <w:r>
          <w:rPr>
            <w:rFonts w:ascii="Times New Roman" w:hAnsi="Times New Roman"/>
            <w:color w:val="000000"/>
            <w:sz w:val="22"/>
          </w:rPr>
          <w:t xml:space="preserve">0.40%</w:t>
        </w:r>
      </w:ins>
      <w:r>
        <w:rPr>
          <w:rFonts w:ascii="Times New Roman" w:hAnsi="Times New Roman"/>
          <w:color w:val="000000"/>
          <w:sz w:val="22"/>
        </w:rPr>
        <w:t xml:space="preserve">) on Capital Commitments raised through the efforts of the Placement Agent, payable solely by the General Partner </w:t>
      </w:r>
      <w:ins w:id="9179" w:author="Ashford Blake LLP" w:date="2026-10-16T09:00:00Z">
        <w:r>
          <w:rPr>
            <w:rFonts w:ascii="Times New Roman" w:hAnsi="Times New Roman"/>
            <w:color w:val="000000"/>
            <w:sz w:val="22"/>
          </w:rPr>
          <w:t xml:space="preserve">or the Management Company </w:t>
        </w:r>
      </w:ins>
      <w:r>
        <w:rPr>
          <w:rFonts w:ascii="Times New Roman" w:hAnsi="Times New Roman"/>
          <w:color w:val="000000"/>
          <w:sz w:val="22"/>
        </w:rPr>
        <w:t xml:space="preserve">(not by the Partnership or any Limited Partner).</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entity in which the Partnership holds or has held a Portfolio Investment.</w:t>
      </w:r>
    </w:p>
    <w:p>
      <w:pPr>
        <w:spacing w:line="276" w:lineRule="auto" w:before="0" w:after="120"/>
        <w:jc w:val="both"/>
      </w:pPr>
      <w:r>
        <w:rPr>
          <w:rFonts w:ascii="Times New Roman" w:hAnsi="Times New Roman"/>
          <w:b/>
          <w:color w:val="000000"/>
          <w:sz w:val="22"/>
        </w:rPr>
        <w:t>"Portfolio Investment"</w:t>
      </w:r>
      <w:r>
        <w:rPr>
          <w:rFonts w:ascii="Times New Roman" w:hAnsi="Times New Roman"/>
          <w:color w:val="000000"/>
          <w:sz w:val="22"/>
        </w:rPr>
        <w:t xml:space="preserve"> means any investment made by the Partnership, whether in the form of equity, debt, or any combination thereof, including equity securities, mezzanine or subordinated debt, convertible instruments, warrants, options, or other securities or interests of any kind.</w:t>
      </w:r>
    </w:p>
    <w:p>
      <w:pPr>
        <w:spacing w:line="276" w:lineRule="auto" w:before="0" w:after="120"/>
        <w:jc w:val="both"/>
        <w:rPr>
          <w:ins w:id="9180" w:author="Ashford Blake LLP" w:date="2026-10-16T09:00:00Z"/>
        </w:rPr>
      </w:pPr>
      <w:ins w:id="9181" w:author="Ashford Blake LLP" w:date="2026-10-16T09:00:00Z">
        <w:r>
          <w:rPr>
            <w:rFonts w:ascii="Times New Roman" w:hAnsi="Times New Roman"/>
            <w:b/>
            <w:color w:val="000000"/>
            <w:sz w:val="22"/>
          </w:rPr>
          <w:t xml:space="preserve">"Predecessor Fund"</w:t>
        </w:r>
        <w:r>
          <w:rPr>
            <w:rFonts w:ascii="Times New Roman" w:hAnsi="Times New Roman"/>
            <w:color w:val="000000"/>
            <w:sz w:val="22"/>
          </w:rPr>
          <w:t xml:space="preserve"> means Holloway Capital Partners Fund III, L.P., a Delaware limited partnership (the general partner of which is HCP Fund III GP, LLC), which held its final closing on March 12, 2021 with aggregate commitments of two billion one hundred million dollars ($2,100,000,000).</w:t>
        </w:r>
      </w:ins>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 cumulative, compounded return on each Limited Partner's Unreturned Capital Contributions </w:t>
      </w:r>
      <w:del w:id="9182" w:author="Ashford Blake LLP" w:date="2026-10-16T09:00:00Z">
        <w:r>
          <w:rPr>
            <w:rFonts w:ascii="Times New Roman" w:hAnsi="Times New Roman"/>
            <w:color w:val="000000"/>
            <w:sz w:val="22"/>
          </w:rPr>
          <w:delText xml:space="preserve">at a rate of seven percent (7%) per annum, compounded quarterly (i.e., at a rate of 1.75% per calendar quarter), calculated from the date of each Capital Contribution through the date of the relevant Distribution. For the avoidance of doubt, the Preferred Return shall compound on a quarterly basis, such that accrued but unpaid Preferred Return in any calendar quarter shall be added to the base upon which the Preferred Return is calculated in each succeeding calendar quarter.</w:delText>
        </w:r>
      </w:del>
      <w:ins w:id="9183" w:author="Ashford Blake LLP" w:date="2026-10-16T09:00:00Z">
        <w:r>
          <w:rPr>
            <w:rFonts w:ascii="Times New Roman" w:hAnsi="Times New Roman"/>
            <w:color w:val="000000"/>
            <w:sz w:val="22"/>
          </w:rPr>
          <w:t xml:space="preserve">at a rate of eight percent (8%) per annum, compounded annually, calculated from the date of each Capital Contribution through the date of the relevant Distribution. For the avoidance of doubt, the Preferred Return shall compound on an annual (and not a quarterly) basis, such that accrued but unpaid Preferred Return as of [each anniversary of the date of the relevant Capital Contribution] shall be added to the base upon which the Preferred Return is calculated for the succeeding annual period[, and the Preferred Return shall accrue on a daily basis (based on a 365-day year) for any partial annual period].</w:t>
        </w:r>
      </w:ins>
    </w:p>
    <w:p>
      <w:pPr>
        <w:spacing w:line="276" w:lineRule="auto" w:before="0" w:after="120"/>
        <w:jc w:val="both"/>
        <w:rPr>
          <w:ins w:id="9184" w:author="Ashford Blake LLP" w:date="2026-10-16T09:00:00Z"/>
        </w:rPr>
      </w:pPr>
      <w:ins w:id="9185" w:author="Ashford Blake LLP" w:date="2026-10-16T09:00:00Z">
        <w:r>
          <w:rPr>
            <w:rFonts w:ascii="Times New Roman" w:hAnsi="Times New Roman"/>
            <w:b/>
            <w:i/>
            <w:color w:val="000000"/>
            <w:sz w:val="22"/>
            <w:highlight w:val="yellow"/>
          </w:rPr>
          <w:t xml:space="preserve">[Partner Note 4 — Compounding convention: </w:t>
        </w:r>
        <w:r>
          <w:rPr>
            <w:rFonts w:ascii="Times New Roman" w:hAnsi="Times New Roman"/>
            <w:i/>
            <w:color w:val="000000"/>
            <w:sz w:val="22"/>
            <w:highlight w:val="yellow"/>
          </w:rPr>
          <w:t xml:space="preserve">The Term Sheet specifies 8% "compounded annually" (not quarterly) but not the compounding date or the treatment of partial years. We have bracketed compounding on each anniversary of each Capital Contribution with daily accrual for partial periods; the alternative is compounding on each December 31. The Fund Administrator should confirm the convention its waterfall model will use, and it must be applied consistently in Sections 3.4(b), 7.2(b), 7.6(a), 7.7(b), 8.3(a) and Schedule B (each of which has been conformed from 7% compounded quarterly).</w:t>
        </w:r>
        <w:r>
          <w:rPr>
            <w:rFonts w:ascii="Times New Roman" w:hAnsi="Times New Roman"/>
            <w:b/>
            <w:i/>
            <w:color w:val="000000"/>
            <w:sz w:val="22"/>
            <w:highlight w:val="yellow"/>
          </w:rPr>
          <w:t xml:space="preserve">]</w:t>
        </w:r>
      </w:ins>
    </w:p>
    <w:p>
      <w:pPr>
        <w:spacing w:line="276" w:lineRule="auto" w:before="0" w:after="120"/>
        <w:jc w:val="both"/>
      </w:pPr>
      <w:r>
        <w:rPr>
          <w:rFonts w:ascii="Times New Roman" w:hAnsi="Times New Roman"/>
          <w:b/>
          <w:color w:val="000000"/>
          <w:sz w:val="22"/>
        </w:rPr>
        <w:t>"Publicly Traded Securities"</w:t>
      </w:r>
      <w:r>
        <w:rPr>
          <w:rFonts w:ascii="Times New Roman" w:hAnsi="Times New Roman"/>
          <w:color w:val="000000"/>
          <w:sz w:val="22"/>
        </w:rPr>
        <w:t xml:space="preserve"> means securities that are listed on a national securities exchange or quoted on an established over-the-counter market.</w:t>
      </w:r>
    </w:p>
    <w:p>
      <w:pPr>
        <w:spacing w:line="276" w:lineRule="auto" w:before="0" w:after="120"/>
        <w:jc w:val="both"/>
      </w:pPr>
      <w:r>
        <w:rPr>
          <w:rFonts w:ascii="Times New Roman" w:hAnsi="Times New Roman"/>
          <w:b/>
          <w:color w:val="000000"/>
          <w:sz w:val="22"/>
        </w:rPr>
        <w:t>"Realized Investment"</w:t>
      </w:r>
      <w:r>
        <w:rPr>
          <w:rFonts w:ascii="Times New Roman" w:hAnsi="Times New Roman"/>
          <w:color w:val="000000"/>
          <w:sz w:val="22"/>
        </w:rPr>
        <w:t xml:space="preserve"> has the meaning ascribed to the term "Disposition."</w:t>
      </w:r>
    </w:p>
    <w:p>
      <w:pPr>
        <w:spacing w:line="276" w:lineRule="auto" w:before="0" w:after="120"/>
        <w:jc w:val="both"/>
      </w:pPr>
      <w:r>
        <w:rPr>
          <w:rFonts w:ascii="Times New Roman" w:hAnsi="Times New Roman"/>
          <w:b/>
          <w:color w:val="000000"/>
          <w:sz w:val="22"/>
        </w:rPr>
        <w:t>"Recycled Amount"</w:t>
      </w:r>
      <w:r>
        <w:rPr>
          <w:rFonts w:ascii="Times New Roman" w:hAnsi="Times New Roman"/>
          <w:color w:val="000000"/>
          <w:sz w:val="22"/>
        </w:rPr>
        <w:t xml:space="preserve"> shall have the meaning set forth in Section 6.7.</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means Continental Registered Agents, Inc., with a registered office at 160 Greentree Drive, Suite 101, Dover, DE 19904.</w:t>
      </w:r>
    </w:p>
    <w:p>
      <w:pPr>
        <w:spacing w:line="276" w:lineRule="auto" w:before="0" w:after="120"/>
        <w:jc w:val="both"/>
      </w:pPr>
      <w:r>
        <w:rPr>
          <w:rFonts w:ascii="Times New Roman" w:hAnsi="Times New Roman"/>
          <w:b/>
          <w:color w:val="000000"/>
          <w:sz w:val="22"/>
        </w:rPr>
        <w:t>"Scheduled Termination Date"</w:t>
      </w:r>
      <w:r>
        <w:rPr>
          <w:rFonts w:ascii="Times New Roman" w:hAnsi="Times New Roman"/>
          <w:color w:val="000000"/>
          <w:sz w:val="22"/>
        </w:rPr>
        <w:t xml:space="preserve"> shall have the meaning set forth in Section 13.1(a).</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w:t>
      </w:r>
    </w:p>
    <w:p>
      <w:pPr>
        <w:spacing w:line="276" w:lineRule="auto" w:before="0" w:after="120"/>
        <w:jc w:val="both"/>
      </w:pPr>
      <w:r>
        <w:rPr>
          <w:rFonts w:ascii="Times New Roman" w:hAnsi="Times New Roman"/>
          <w:b/>
          <w:color w:val="000000"/>
          <w:sz w:val="22"/>
        </w:rPr>
        <w:t>"Senior Partner"</w:t>
      </w:r>
      <w:r>
        <w:rPr>
          <w:rFonts w:ascii="Times New Roman" w:hAnsi="Times New Roman"/>
          <w:color w:val="000000"/>
          <w:sz w:val="22"/>
        </w:rPr>
        <w:t xml:space="preserve"> </w:t>
      </w:r>
      <w:ins w:id="9188" w:author="Ashford Blake LLP" w:date="2026-10-16T09:00:00Z">
        <w:r>
          <w:rPr>
            <w:rFonts w:ascii="Times New Roman" w:hAnsi="Times New Roman"/>
            <w:color w:val="000000"/>
            <w:sz w:val="22"/>
          </w:rPr>
          <w:t xml:space="preserve">or "Senior Partners" </w:t>
        </w:r>
      </w:ins>
      <w:r>
        <w:rPr>
          <w:rFonts w:ascii="Times New Roman" w:hAnsi="Times New Roman"/>
          <w:color w:val="000000"/>
          <w:sz w:val="22"/>
        </w:rPr>
        <w:t xml:space="preserve">means </w:t>
      </w:r>
      <w:del w:id="9186" w:author="Ashford Blake LLP" w:date="2026-10-16T09:00:00Z">
        <w:r>
          <w:rPr>
            <w:rFonts w:ascii="Times New Roman" w:hAnsi="Times New Roman"/>
            <w:color w:val="000000"/>
            <w:sz w:val="22"/>
          </w:rPr>
          <w:delText xml:space="preserve">any senior investment professional of the Management Company designated as such by the Managing Members.</w:delText>
        </w:r>
      </w:del>
      <w:ins w:id="9187" w:author="Ashford Blake LLP" w:date="2026-10-16T09:00:00Z">
        <w:r>
          <w:rPr>
            <w:rFonts w:ascii="Times New Roman" w:hAnsi="Times New Roman"/>
            <w:color w:val="000000"/>
            <w:sz w:val="22"/>
          </w:rPr>
          <w:t xml:space="preserve">each of Thomas Agarwal, Danielle Matsuda, Erik Sorensen, Monica Hale, and Jonathan Trevino (collectively, the "Senior Partners"). [No other individual shall be designated as a Senior Partner for purposes of Article IX without the consent of the Advisory Committee.]</w:t>
        </w:r>
      </w:ins>
    </w:p>
    <w:p>
      <w:pPr>
        <w:spacing w:line="276" w:lineRule="auto" w:before="0" w:after="120"/>
        <w:jc w:val="both"/>
        <w:rPr>
          <w:ins w:id="9189" w:author="Ashford Blake LLP" w:date="2026-10-16T09:00:00Z"/>
        </w:rPr>
      </w:pPr>
      <w:ins w:id="9190" w:author="Ashford Blake LLP" w:date="2026-10-16T09:00:00Z">
        <w:r>
          <w:rPr>
            <w:rFonts w:ascii="Times New Roman" w:hAnsi="Times New Roman"/>
            <w:b/>
            <w:i/>
            <w:color w:val="000000"/>
            <w:sz w:val="22"/>
            <w:highlight w:val="yellow"/>
          </w:rPr>
          <w:t xml:space="preserve">[Partner Note 5 — Substitution of Senior Partners: </w:t>
        </w:r>
        <w:r>
          <w:rPr>
            <w:rFonts w:ascii="Times New Roman" w:hAnsi="Times New Roman"/>
            <w:i/>
            <w:color w:val="000000"/>
            <w:sz w:val="22"/>
            <w:highlight w:val="yellow"/>
          </w:rPr>
          <w:t xml:space="preserve">The Term Sheet names the five Senior Partners but does not say whether a departing Senior Partner may be replaced (e.g., by a newly promoted partner) for purposes of the three-of-five test in Section 9.1(b)(B). We have bracketed a requirement of Advisory Committee consent to any substitution. The anchors will likely insist on this; the General Partner may prefer a right to designate replacements subject to Advisory Committee consent not to be unreasonably withheld.</w:t>
        </w:r>
        <w:r>
          <w:rPr>
            <w:rFonts w:ascii="Times New Roman" w:hAnsi="Times New Roman"/>
            <w:b/>
            <w:i/>
            <w:color w:val="000000"/>
            <w:sz w:val="22"/>
            <w:highlight w:val="yellow"/>
          </w:rPr>
          <w:t xml:space="preserve">]</w:t>
        </w:r>
      </w:ins>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any letter agreement or other written agreement entered into between the General Partner (or the Partnership) and a Limited Partner that supplements, modifies, or waives any provision of this Agreement with respect to such Limited Partner.</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or other instrument pursuant to which a Limited Partner subscribes for an Interest and agrees to be bound by the terms of this Agreement.</w:t>
      </w:r>
    </w:p>
    <w:p>
      <w:pPr>
        <w:spacing w:line="276" w:lineRule="auto" w:before="0" w:after="120"/>
        <w:jc w:val="both"/>
      </w:pPr>
      <w:r>
        <w:rPr>
          <w:rFonts w:ascii="Times New Roman" w:hAnsi="Times New Roman"/>
          <w:b/>
          <w:color w:val="000000"/>
          <w:sz w:val="22"/>
        </w:rPr>
        <w:t>"Subscription Facility"</w:t>
      </w:r>
      <w:r>
        <w:rPr>
          <w:rFonts w:ascii="Times New Roman" w:hAnsi="Times New Roman"/>
          <w:color w:val="000000"/>
          <w:sz w:val="22"/>
        </w:rPr>
        <w:t xml:space="preserve"> shall have the meaning set forth in Section 6.5(f).</w:t>
      </w:r>
    </w:p>
    <w:p>
      <w:pPr>
        <w:spacing w:line="276" w:lineRule="auto" w:before="0" w:after="120"/>
        <w:jc w:val="both"/>
        <w:rPr>
          <w:ins w:id="9191" w:author="Ashford Blake LLP" w:date="2026-10-16T09:00:00Z"/>
        </w:rPr>
      </w:pPr>
      <w:ins w:id="9192" w:author="Ashford Blake LLP" w:date="2026-10-16T09:00:00Z">
        <w:r>
          <w:rPr>
            <w:rFonts w:ascii="Times New Roman" w:hAnsi="Times New Roman"/>
            <w:b/>
            <w:color w:val="000000"/>
            <w:sz w:val="22"/>
          </w:rPr>
          <w:t xml:space="preserve">"Substantially All"</w:t>
        </w:r>
        <w:r>
          <w:rPr>
            <w:rFonts w:ascii="Times New Roman" w:hAnsi="Times New Roman"/>
            <w:color w:val="000000"/>
            <w:sz w:val="22"/>
          </w:rPr>
          <w:t xml:space="preserve"> means, with respect to the business time and attention of a Key Person, not less than [seventy-five percent (75%)] [sixty percent (60%)] of such Key Person’s business time and attention, measured [on a rolling [six (6)]-month basis].</w:t>
        </w:r>
      </w:ins>
    </w:p>
    <w:p>
      <w:pPr>
        <w:spacing w:line="276" w:lineRule="auto" w:before="0" w:after="120"/>
        <w:jc w:val="both"/>
        <w:rPr>
          <w:ins w:id="9193" w:author="Ashford Blake LLP" w:date="2026-10-16T09:00:00Z"/>
        </w:rPr>
      </w:pPr>
      <w:ins w:id="9194" w:author="Ashford Blake LLP" w:date="2026-10-16T09:00:00Z">
        <w:r>
          <w:rPr>
            <w:rFonts w:ascii="Times New Roman" w:hAnsi="Times New Roman"/>
            <w:b/>
            <w:i/>
            <w:color w:val="000000"/>
            <w:sz w:val="22"/>
            <w:highlight w:val="yellow"/>
          </w:rPr>
          <w:t xml:space="preserve">[Partner Note 6 — Definition of "substantially all": </w:t>
        </w:r>
        <w:r>
          <w:rPr>
            <w:rFonts w:ascii="Times New Roman" w:hAnsi="Times New Roman"/>
            <w:i/>
            <w:color w:val="000000"/>
            <w:sz w:val="22"/>
            <w:highlight w:val="yellow"/>
          </w:rPr>
          <w:t xml:space="preserve">The Term Sheet expressly leaves "substantially all" to be defined in the LPA, noting a 60%–75% market range "to be discussed with the anchor investor group" (Kestrel and Birchmont). We have bracketed 75% with a 60% alternative and a rolling measurement period. The Fund III formulation ("substantially all" as determined by the General Partner in its reasonable judgment) has been deleted as inconsistent with a defined standard. Client instruction and anchor discussion are required before this draft is circulated.</w:t>
        </w:r>
        <w:r>
          <w:rPr>
            <w:rFonts w:ascii="Times New Roman" w:hAnsi="Times New Roman"/>
            <w:b/>
            <w:i/>
            <w:color w:val="000000"/>
            <w:sz w:val="22"/>
            <w:highlight w:val="yellow"/>
          </w:rPr>
          <w:t xml:space="preserve">]</w:t>
        </w:r>
      </w:ins>
    </w:p>
    <w:p>
      <w:pPr>
        <w:spacing w:line="276" w:lineRule="auto" w:before="0" w:after="120"/>
        <w:jc w:val="both"/>
        <w:rPr>
          <w:ins w:id="9195" w:author="Ashford Blake LLP" w:date="2026-10-16T09:00:00Z"/>
        </w:rPr>
      </w:pPr>
      <w:ins w:id="9196" w:author="Ashford Blake LLP" w:date="2026-10-16T09:00:00Z">
        <w:r>
          <w:rPr>
            <w:rFonts w:ascii="Times New Roman" w:hAnsi="Times New Roman"/>
            <w:b/>
            <w:color w:val="000000"/>
            <w:sz w:val="22"/>
          </w:rPr>
          <w:t xml:space="preserve">"Suspension Period"</w:t>
        </w:r>
        <w:r>
          <w:rPr>
            <w:rFonts w:ascii="Times New Roman" w:hAnsi="Times New Roman"/>
            <w:color w:val="000000"/>
            <w:sz w:val="22"/>
          </w:rPr>
          <w:t xml:space="preserve"> shall have the meaning set forth in Section 9.2(a).</w:t>
        </w:r>
      </w:ins>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means two billion </w:t>
      </w:r>
      <w:del w:id="9199" w:author="Ashford Blake LLP" w:date="2026-10-16T09:00:00Z">
        <w:r>
          <w:rPr>
            <w:rFonts w:ascii="Times New Roman" w:hAnsi="Times New Roman"/>
            <w:color w:val="000000"/>
            <w:sz w:val="22"/>
          </w:rPr>
          <w:delText xml:space="preserve">one</w:delText>
        </w:r>
      </w:del>
      <w:ins w:id="9200" w:author="Ashford Blake LLP" w:date="2026-10-16T09:00:00Z">
        <w:r>
          <w:rPr>
            <w:rFonts w:ascii="Times New Roman" w:hAnsi="Times New Roman"/>
            <w:color w:val="000000"/>
            <w:sz w:val="22"/>
          </w:rPr>
          <w:t xml:space="preserve">five</w:t>
        </w:r>
      </w:ins>
      <w:r>
        <w:rPr>
          <w:rFonts w:ascii="Times New Roman" w:hAnsi="Times New Roman"/>
          <w:color w:val="000000"/>
          <w:sz w:val="22"/>
        </w:rPr>
        <w:t xml:space="preserve"> hundred million dollars (</w:t>
      </w:r>
      <w:del w:id="9197" w:author="Ashford Blake LLP" w:date="2026-10-16T09:00:00Z">
        <w:r>
          <w:rPr>
            <w:rFonts w:ascii="Times New Roman" w:hAnsi="Times New Roman"/>
            <w:color w:val="000000"/>
            <w:sz w:val="22"/>
          </w:rPr>
          <w:delText xml:space="preserve">$2,100,000,000</w:delText>
        </w:r>
      </w:del>
      <w:ins w:id="9198" w:author="Ashford Blake LLP" w:date="2026-10-16T09:00:00Z">
        <w:r>
          <w:rPr>
            <w:rFonts w:ascii="Times New Roman" w:hAnsi="Times New Roman"/>
            <w:color w:val="000000"/>
            <w:sz w:val="22"/>
          </w:rPr>
          <w:t xml:space="preserve">$2,500,000,000</w:t>
        </w:r>
      </w:ins>
      <w:r>
        <w:rPr>
          <w:rFonts w:ascii="Times New Roman" w:hAnsi="Times New Roman"/>
          <w:color w:val="000000"/>
          <w:sz w:val="22"/>
        </w:rPr>
        <w:t xml:space="preserve">).</w:t>
      </w:r>
    </w:p>
    <w:p>
      <w:pPr>
        <w:spacing w:line="276" w:lineRule="auto" w:before="0" w:after="120"/>
        <w:jc w:val="both"/>
      </w:pPr>
      <w:r>
        <w:rPr>
          <w:rFonts w:ascii="Times New Roman" w:hAnsi="Times New Roman"/>
          <w:b/>
          <w:color w:val="000000"/>
          <w:sz w:val="22"/>
        </w:rPr>
        <w:t>"Tax Distribution"</w:t>
      </w:r>
      <w:r>
        <w:rPr>
          <w:rFonts w:ascii="Times New Roman" w:hAnsi="Times New Roman"/>
          <w:color w:val="000000"/>
          <w:sz w:val="22"/>
        </w:rPr>
        <w:t xml:space="preserve"> shall have the meaning set forth in Section 7.9.</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shall have the meaning set forth in Section 14.1.</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federal income tax regulations promulgated under the Code, as amended from time to time.</w:t>
      </w:r>
    </w:p>
    <w:p>
      <w:pPr>
        <w:spacing w:line="276" w:lineRule="auto" w:before="0" w:after="120"/>
        <w:jc w:val="both"/>
      </w:pPr>
      <w:r>
        <w:rPr>
          <w:rFonts w:ascii="Times New Roman" w:hAnsi="Times New Roman"/>
          <w:b/>
          <w:color w:val="000000"/>
          <w:sz w:val="22"/>
        </w:rPr>
        <w:t>"Unreturned Capital Contributions"</w:t>
      </w:r>
      <w:r>
        <w:rPr>
          <w:rFonts w:ascii="Times New Roman" w:hAnsi="Times New Roman"/>
          <w:color w:val="000000"/>
          <w:sz w:val="22"/>
        </w:rPr>
        <w:t xml:space="preserve"> means, with respect to any Partner at any time, the aggregate Capital Contributions made by such Partner as of such time, reduced (but not below zero) by the aggregate amount of all prior Distributions to such Partner that are attributable to the return of capital (as determined</w:t>
      </w:r>
      <w:ins w:id="9201" w:author="Ashford Blake LLP" w:date="2026-10-16T09:00:00Z">
        <w:r>
          <w:rPr>
            <w:rFonts w:ascii="Times New Roman" w:hAnsi="Times New Roman"/>
            <w:color w:val="000000"/>
            <w:sz w:val="22"/>
          </w:rPr>
          <w:t xml:space="preserve"> on a cumulative, whole-fund basis</w:t>
        </w:r>
      </w:ins>
      <w:r>
        <w:rPr>
          <w:rFonts w:ascii="Times New Roman" w:hAnsi="Times New Roman"/>
          <w:color w:val="000000"/>
          <w:sz w:val="22"/>
        </w:rPr>
        <w:t xml:space="preserve"> in accordance with the waterfall set forth in Section 7.2).</w:t>
      </w:r>
    </w:p>
    <w:p>
      <w:pPr>
        <w:spacing w:line="276" w:lineRule="auto" w:before="0" w:after="120"/>
        <w:jc w:val="both"/>
      </w:pPr>
      <w:r>
        <w:rPr>
          <w:rFonts w:ascii="Times New Roman" w:hAnsi="Times New Roman"/>
          <w:b/>
          <w:color w:val="000000"/>
          <w:sz w:val="22"/>
        </w:rPr>
        <w:t>"Valuation Firm"</w:t>
      </w:r>
      <w:r>
        <w:rPr>
          <w:rFonts w:ascii="Times New Roman" w:hAnsi="Times New Roman"/>
          <w:color w:val="000000"/>
          <w:sz w:val="22"/>
        </w:rPr>
        <w:t xml:space="preserve"> means Ridgepoint Valuations Inc., with offices at 155 N. Wacker Drive, Suite 2800, Chicago, IL 60606, or such other nationally recognized independent valuation firm as may be selected by the General Partner from time to time, with the consent of the Advisory Committee.</w:t>
      </w:r>
    </w:p>
    <w:p>
      <w:r>
        <w:br w:type="page"/>
      </w:r>
    </w:p>
    <w:p>
      <w:pPr>
        <w:keepNext/>
        <w:spacing w:line="276" w:lineRule="auto" w:before="120" w:after="240"/>
        <w:jc w:val="center"/>
      </w:pPr>
      <w:r>
        <w:rPr>
          <w:rFonts w:ascii="Times New Roman" w:hAnsi="Times New Roman"/>
          <w:b/>
          <w:color w:val="000000"/>
          <w:sz w:val="28"/>
          <w:u w:val="single"/>
        </w:rPr>
        <w:t>ARTICLE II — ORGANIZATION</w:t>
      </w:r>
    </w:p>
    <w:p>
      <w:pPr>
        <w:keepNext/>
        <w:spacing w:line="276" w:lineRule="auto" w:before="360" w:after="120"/>
        <w:jc w:val="left"/>
      </w:pPr>
      <w:r>
        <w:rPr>
          <w:rFonts w:ascii="Times New Roman" w:hAnsi="Times New Roman"/>
          <w:b/>
          <w:color w:val="000000"/>
          <w:sz w:val="22"/>
          <w:u w:val="single"/>
        </w:rPr>
        <w:t>Section 2.1 — Formation</w:t>
      </w:r>
    </w:p>
    <w:p>
      <w:pPr>
        <w:spacing w:line="276" w:lineRule="auto" w:before="0" w:after="120"/>
        <w:jc w:val="both"/>
      </w:pPr>
      <w:r>
        <w:rPr>
          <w:rFonts w:ascii="Times New Roman" w:hAnsi="Times New Roman"/>
          <w:color w:val="000000"/>
          <w:sz w:val="22"/>
        </w:rPr>
        <w:t xml:space="preserve">The Partnership was formed as a Delaware limited partnership pursuant to the provisions of the DRULPA by the filing of the Certificate of Limited Partnership with the Office of the Secretary of State of the State of Delaware, Division of Corporations, on </w:t>
      </w:r>
      <w:del w:id="9204" w:author="Ashford Blake LLP" w:date="2026-10-16T09:00:00Z">
        <w:r>
          <w:rPr>
            <w:rFonts w:ascii="Times New Roman" w:hAnsi="Times New Roman"/>
            <w:color w:val="000000"/>
            <w:sz w:val="22"/>
          </w:rPr>
          <w:delText xml:space="preserve">January</w:delText>
        </w:r>
      </w:del>
      <w:ins w:id="9205" w:author="Ashford Blake LLP" w:date="2026-10-16T09:00:00Z">
        <w:r>
          <w:rPr>
            <w:rFonts w:ascii="Times New Roman" w:hAnsi="Times New Roman"/>
            <w:color w:val="000000"/>
            <w:sz w:val="22"/>
          </w:rPr>
          <w:t xml:space="preserve">[●],</w:t>
        </w:r>
      </w:ins>
      <w:r>
        <w:rPr>
          <w:rFonts w:ascii="Times New Roman" w:hAnsi="Times New Roman"/>
          <w:color w:val="000000"/>
          <w:sz w:val="22"/>
        </w:rPr>
        <w:t xml:space="preserve"> </w:t>
      </w:r>
      <w:del w:id="9202" w:author="Ashford Blake LLP" w:date="2026-10-16T09:00:00Z">
        <w:r>
          <w:rPr>
            <w:rFonts w:ascii="Times New Roman" w:hAnsi="Times New Roman"/>
            <w:color w:val="000000"/>
            <w:sz w:val="22"/>
          </w:rPr>
          <w:delText xml:space="preserve">15, 2021.</w:delText>
        </w:r>
      </w:del>
      <w:ins w:id="9203" w:author="Ashford Blake LLP" w:date="2026-10-16T09:00:00Z">
        <w:r>
          <w:rPr>
            <w:rFonts w:ascii="Times New Roman" w:hAnsi="Times New Roman"/>
            <w:color w:val="000000"/>
            <w:sz w:val="22"/>
          </w:rPr>
          <w:t xml:space="preserve">2025.</w:t>
        </w:r>
      </w:ins>
      <w:r>
        <w:rPr>
          <w:rFonts w:ascii="Times New Roman" w:hAnsi="Times New Roman"/>
          <w:color w:val="000000"/>
          <w:sz w:val="22"/>
        </w:rPr>
        <w:t xml:space="preserve"> The rights and obligations of the Partners and the administration, dissolution, and termination of the Partnership shall be governed by this Agreement and the DRULPA. To the extent that any provision of this Agreement is inconsistent with any mandatory provision of the DRULPA, the DRULPA shall control. To the extent that any provision of this Agreement is inconsistent with any non-mandatory provision of the DRULPA, this Agreement shall control. The General Partner shall execute and cause to be filed any amendments to the Certificate as may be required by this Agreement or by applicable law.</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rPr>
          <w:rFonts w:ascii="Times New Roman" w:hAnsi="Times New Roman"/>
          <w:color w:val="000000"/>
          <w:sz w:val="22"/>
        </w:rPr>
        <w:t xml:space="preserve">The Partnership shall conduct its business under the name "Holloway Capital Partners Fund </w:t>
      </w:r>
      <w:del w:id="10249" w:author="Ashford Blake LLP" w:date="2026-10-16T09:00:00Z">
        <w:r>
          <w:rPr>
            <w:rFonts w:ascii="Times New Roman" w:hAnsi="Times New Roman"/>
            <w:color w:val="000000"/>
            <w:sz w:val="22"/>
          </w:rPr>
          <w:delText xml:space="preserve">III</w:delText>
        </w:r>
      </w:del>
      <w:ins w:id="10250" w:author="Ashford Blake LLP" w:date="2026-10-16T09:00:00Z">
        <w:r>
          <w:rPr>
            <w:rFonts w:ascii="Times New Roman" w:hAnsi="Times New Roman"/>
            <w:color w:val="000000"/>
            <w:sz w:val="22"/>
          </w:rPr>
          <w:t xml:space="preserve">IV</w:t>
        </w:r>
      </w:ins>
      <w:r>
        <w:rPr>
          <w:rFonts w:ascii="Times New Roman" w:hAnsi="Times New Roman"/>
          <w:color w:val="000000"/>
          <w:sz w:val="22"/>
        </w:rPr>
        <w:t xml:space="preserve">, L.P." or such other name or names as the General Partner may determine from time to time; provided that any such change of name shall not require the consent of the Limited Partners and shall be promptly communicated to the Limited Partners. The General Partner shall file or cause to be filed any certificates or documents required by applicable law in connection with any such change of name.</w:t>
      </w:r>
    </w:p>
    <w:p>
      <w:pPr>
        <w:keepNext/>
        <w:spacing w:line="276" w:lineRule="auto" w:before="360" w:after="120"/>
        <w:jc w:val="left"/>
      </w:pPr>
      <w:r>
        <w:rPr>
          <w:rFonts w:ascii="Times New Roman" w:hAnsi="Times New Roman"/>
          <w:b/>
          <w:color w:val="000000"/>
          <w:sz w:val="22"/>
          <w:u w:val="single"/>
        </w:rPr>
        <w:t>Section 2.3 — Registered Office and Registered Agent</w:t>
      </w:r>
    </w:p>
    <w:p>
      <w:pPr>
        <w:spacing w:line="276" w:lineRule="auto" w:before="0" w:after="120"/>
        <w:jc w:val="both"/>
      </w:pPr>
      <w:r>
        <w:rPr>
          <w:rFonts w:ascii="Times New Roman" w:hAnsi="Times New Roman"/>
          <w:color w:val="000000"/>
          <w:sz w:val="22"/>
        </w:rPr>
        <w:t>The registered office of the Partnership in the State of Delaware is at the office of the Registered Agent at 160 Greentree Drive, Suite 101, Dover, DE 19904. The Registered Agent at such address is Continental Registered Agents, Inc. The General Partner may change the registered office or the Registered Agent from time to time in accordance with the DRULPA.</w:t>
      </w:r>
    </w:p>
    <w:p>
      <w:pPr>
        <w:keepNext/>
        <w:spacing w:line="276" w:lineRule="auto" w:before="360" w:after="120"/>
        <w:jc w:val="left"/>
      </w:pPr>
      <w:r>
        <w:rPr>
          <w:rFonts w:ascii="Times New Roman" w:hAnsi="Times New Roman"/>
          <w:b/>
          <w:color w:val="000000"/>
          <w:sz w:val="22"/>
          <w:u w:val="single"/>
        </w:rPr>
        <w:t>Section 2.4 — Principal Office</w:t>
      </w:r>
    </w:p>
    <w:p>
      <w:pPr>
        <w:spacing w:line="276" w:lineRule="auto" w:before="0" w:after="120"/>
        <w:jc w:val="both"/>
      </w:pPr>
      <w:r>
        <w:rPr>
          <w:rFonts w:ascii="Times New Roman" w:hAnsi="Times New Roman"/>
          <w:color w:val="000000"/>
          <w:sz w:val="22"/>
        </w:rPr>
        <w:t>The principal office of the Partnership shall be located at 1200 Chestnut Park Drive, Suite 3100, Greenwich, CT 06830, or at such other place or places as the General Partner may designate from time to time by written notice to the Limited Partners. The books and records of the Partnership shall be maintained at the principal office of the Partnership.</w:t>
      </w:r>
    </w:p>
    <w:p>
      <w:pPr>
        <w:keepNext/>
        <w:spacing w:line="276" w:lineRule="auto" w:before="360" w:after="120"/>
        <w:jc w:val="left"/>
      </w:pPr>
      <w:r>
        <w:rPr>
          <w:rFonts w:ascii="Times New Roman" w:hAnsi="Times New Roman"/>
          <w:b/>
          <w:color w:val="000000"/>
          <w:sz w:val="22"/>
          <w:u w:val="single"/>
        </w:rPr>
        <w:t>Section 2.5 — Purpose</w:t>
      </w:r>
    </w:p>
    <w:p>
      <w:pPr>
        <w:spacing w:line="276" w:lineRule="auto" w:before="0" w:after="120"/>
        <w:jc w:val="both"/>
      </w:pPr>
      <w:r>
        <w:rPr>
          <w:rFonts w:ascii="Times New Roman" w:hAnsi="Times New Roman"/>
          <w:color w:val="000000"/>
          <w:sz w:val="22"/>
        </w:rPr>
        <w:t>The purpose of the Partnership shall be to: (a) make, hold, monitor, and dispose of Portfolio Investments; (b) make temporary investments pending the making or disposition of Portfolio Investments; (c) enter into, perform, and carry out contracts of every kind, and do all things necessary or incidental to the accomplishment of the purposes set forth in clauses (a) and (b); and (d) engage in any and all other lawful activities related or incidental to the foregoing. The Partnership shall not engage in any activity inconsistent with its classification as a partnership for United States federal income tax purposes, and no Partner shall take any action or position inconsistent with such classification.</w:t>
      </w:r>
    </w:p>
    <w:p>
      <w:pPr>
        <w:keepNext/>
        <w:spacing w:line="276" w:lineRule="auto" w:before="360" w:after="120"/>
        <w:jc w:val="left"/>
      </w:pPr>
      <w:r>
        <w:rPr>
          <w:rFonts w:ascii="Times New Roman" w:hAnsi="Times New Roman"/>
          <w:b/>
          <w:color w:val="000000"/>
          <w:sz w:val="22"/>
          <w:u w:val="single"/>
        </w:rPr>
        <w:t>Section 2.6 — Term</w:t>
      </w:r>
    </w:p>
    <w:p>
      <w:pPr>
        <w:spacing w:line="276" w:lineRule="auto" w:before="0" w:after="120"/>
        <w:jc w:val="both"/>
      </w:pPr>
      <w:r>
        <w:rPr>
          <w:rFonts w:ascii="Times New Roman" w:hAnsi="Times New Roman"/>
          <w:color w:val="000000"/>
          <w:sz w:val="22"/>
        </w:rPr>
        <w:t>The Partnership commenced on the date the Certificate was filed with the Office of the Secretary of State of the State of Delaware and shall continue in existence until dissolved and its affairs wound up in accordance with Article XIII of this Agreement and the DRULPA.</w:t>
      </w:r>
    </w:p>
    <w:p>
      <w:pPr>
        <w:keepNext/>
        <w:spacing w:line="276" w:lineRule="auto" w:before="360" w:after="120"/>
        <w:jc w:val="left"/>
      </w:pPr>
      <w:r>
        <w:rPr>
          <w:rFonts w:ascii="Times New Roman" w:hAnsi="Times New Roman"/>
          <w:b/>
          <w:color w:val="000000"/>
          <w:sz w:val="22"/>
          <w:u w:val="single"/>
        </w:rPr>
        <w:t>Section 2.7 — Fiscal Year</w:t>
      </w:r>
    </w:p>
    <w:p>
      <w:pPr>
        <w:spacing w:line="276" w:lineRule="auto" w:before="0" w:after="120"/>
        <w:jc w:val="both"/>
      </w:pPr>
      <w:r>
        <w:rPr>
          <w:rFonts w:ascii="Times New Roman" w:hAnsi="Times New Roman"/>
          <w:color w:val="000000"/>
          <w:sz w:val="22"/>
        </w:rPr>
        <w:t>The Fiscal Year of the Partnership shall be the calendar year (January 1 through December 31), except as otherwise provided in Section 1.1.</w:t>
      </w:r>
    </w:p>
    <w:p>
      <w:pPr>
        <w:keepNext/>
        <w:spacing w:line="276" w:lineRule="auto" w:before="360" w:after="120"/>
        <w:jc w:val="left"/>
      </w:pPr>
      <w:r>
        <w:rPr>
          <w:rFonts w:ascii="Times New Roman" w:hAnsi="Times New Roman"/>
          <w:b/>
          <w:color w:val="000000"/>
          <w:sz w:val="22"/>
          <w:u w:val="single"/>
        </w:rPr>
        <w:t>Section 2.8 — Title to Property</w:t>
      </w:r>
    </w:p>
    <w:p>
      <w:pPr>
        <w:spacing w:line="276" w:lineRule="auto" w:before="0" w:after="120"/>
        <w:jc w:val="both"/>
      </w:pPr>
      <w:r>
        <w:rPr>
          <w:rFonts w:ascii="Times New Roman" w:hAnsi="Times New Roman"/>
          <w:color w:val="000000"/>
          <w:sz w:val="22"/>
        </w:rPr>
        <w:t>All property owned by the Partnership, whether real or personal, tangible or intangible, shall be owned by the Partnership as an entity, and no Partner, individually, shall have any ownership interest in such property in its individual name or right. Each Partner's Interest shall be personal property for all purposes. The Partnership shall hold all of its assets in its own name (or in the name of a nominee or custodian for the Partnership's benefit), and the General Partner shall have the authority to execute, deliver, and file all instruments and documents necessary to effectuate the foregoing.</w:t>
      </w:r>
    </w:p>
    <w:p>
      <w:r>
        <w:br w:type="page"/>
      </w:r>
    </w:p>
    <w:p>
      <w:pPr>
        <w:keepNext/>
        <w:spacing w:line="276" w:lineRule="auto" w:before="120" w:after="240"/>
        <w:jc w:val="center"/>
      </w:pPr>
      <w:r>
        <w:rPr>
          <w:rFonts w:ascii="Times New Roman" w:hAnsi="Times New Roman"/>
          <w:b/>
          <w:color w:val="000000"/>
          <w:sz w:val="28"/>
          <w:u w:val="single"/>
        </w:rPr>
        <w:t>ARTICLE III — PARTNERS; CAPITAL COMMITMENTS; CLOSINGS</w:t>
      </w:r>
    </w:p>
    <w:p>
      <w:pPr>
        <w:keepNext/>
        <w:spacing w:line="276" w:lineRule="auto" w:before="360" w:after="120"/>
        <w:jc w:val="left"/>
      </w:pPr>
      <w:r>
        <w:rPr>
          <w:rFonts w:ascii="Times New Roman" w:hAnsi="Times New Roman"/>
          <w:b/>
          <w:color w:val="000000"/>
          <w:sz w:val="22"/>
          <w:u w:val="single"/>
        </w:rPr>
        <w:t>Section 3.1 — General Partner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HCP Fund </w:t>
      </w:r>
      <w:del w:id="10251" w:author="Ashford Blake LLP" w:date="2026-10-16T09:00:00Z">
        <w:r>
          <w:rPr>
            <w:rFonts w:ascii="Times New Roman" w:hAnsi="Times New Roman"/>
            <w:color w:val="000000"/>
            <w:sz w:val="22"/>
          </w:rPr>
          <w:delText xml:space="preserve">III</w:delText>
        </w:r>
      </w:del>
      <w:ins w:id="10252" w:author="Ashford Blake LLP" w:date="2026-10-16T09:00:00Z">
        <w:r>
          <w:rPr>
            <w:rFonts w:ascii="Times New Roman" w:hAnsi="Times New Roman"/>
            <w:color w:val="000000"/>
            <w:sz w:val="22"/>
          </w:rPr>
          <w:t xml:space="preserve">IV</w:t>
        </w:r>
      </w:ins>
      <w:r>
        <w:rPr>
          <w:rFonts w:ascii="Times New Roman" w:hAnsi="Times New Roman"/>
          <w:color w:val="000000"/>
          <w:sz w:val="22"/>
        </w:rPr>
        <w:t xml:space="preserve"> GP, LLC, a Delaware limited liability company, is hereby designated as the General Partner of the Partnership. The Managing Members of the General Partner are Richard Holloway and Catherine Yuen. The General Partner was admitted to the Partnership as of the </w:t>
      </w:r>
      <w:del w:id="9206" w:author="Ashford Blake LLP" w:date="2026-10-16T09:00:00Z">
        <w:r>
          <w:rPr>
            <w:rFonts w:ascii="Times New Roman" w:hAnsi="Times New Roman"/>
            <w:color w:val="000000"/>
            <w:sz w:val="22"/>
          </w:rPr>
          <w:delText xml:space="preserve">Initial</w:delText>
        </w:r>
      </w:del>
      <w:ins w:id="9207" w:author="Ashford Blake LLP" w:date="2026-10-16T09:00:00Z">
        <w:r>
          <w:rPr>
            <w:rFonts w:ascii="Times New Roman" w:hAnsi="Times New Roman"/>
            <w:color w:val="000000"/>
            <w:sz w:val="22"/>
          </w:rPr>
          <w:t xml:space="preserve">First</w:t>
        </w:r>
      </w:ins>
      <w:r>
        <w:rPr>
          <w:rFonts w:ascii="Times New Roman" w:hAnsi="Times New Roman"/>
          <w:color w:val="000000"/>
          <w:sz w:val="22"/>
        </w:rPr>
        <w:t xml:space="preserve"> Closing.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Capital Commitment of the General Partner (including the Capital Commitments of its Affiliates) shall not be less than three percent (3%) of Aggregate Commitments, </w:t>
      </w:r>
      <w:del w:id="9220" w:author="Ashford Blake LLP" w:date="2026-10-16T09:00:00Z">
        <w:r>
          <w:rPr>
            <w:rFonts w:ascii="Times New Roman" w:hAnsi="Times New Roman"/>
            <w:color w:val="000000"/>
            <w:sz w:val="22"/>
          </w:rPr>
          <w:delText xml:space="preserve">which,</w:delText>
        </w:r>
      </w:del>
      <w:ins w:id="9221" w:author="Ashford Blake LLP" w:date="2026-10-16T09:00:00Z">
        <w:r>
          <w:rPr>
            <w:rFonts w:ascii="Times New Roman" w:hAnsi="Times New Roman"/>
            <w:color w:val="000000"/>
            <w:sz w:val="22"/>
          </w:rPr>
          <w:t xml:space="preserve">which</w:t>
        </w:r>
      </w:ins>
      <w:r>
        <w:rPr>
          <w:rFonts w:ascii="Times New Roman" w:hAnsi="Times New Roman"/>
          <w:color w:val="000000"/>
          <w:sz w:val="22"/>
        </w:rPr>
        <w:t xml:space="preserve"> </w:t>
      </w:r>
      <w:del w:id="9218" w:author="Ashford Blake LLP" w:date="2026-10-16T09:00:00Z">
        <w:r>
          <w:rPr>
            <w:rFonts w:ascii="Times New Roman" w:hAnsi="Times New Roman"/>
            <w:color w:val="000000"/>
            <w:sz w:val="22"/>
          </w:rPr>
          <w:delText xml:space="preserve">as</w:delText>
        </w:r>
      </w:del>
      <w:ins w:id="9219" w:author="Ashford Blake LLP" w:date="2026-10-16T09:00:00Z">
        <w:r>
          <w:rPr>
            <w:rFonts w:ascii="Times New Roman" w:hAnsi="Times New Roman"/>
            <w:color w:val="000000"/>
            <w:sz w:val="22"/>
          </w:rPr>
          <w:t xml:space="preserve">would</w:t>
        </w:r>
      </w:ins>
      <w:r>
        <w:rPr>
          <w:rFonts w:ascii="Times New Roman" w:hAnsi="Times New Roman"/>
          <w:color w:val="000000"/>
          <w:sz w:val="22"/>
        </w:rPr>
        <w:t xml:space="preserve"> </w:t>
      </w:r>
      <w:del w:id="9216" w:author="Ashford Blake LLP" w:date="2026-10-16T09:00:00Z">
        <w:r>
          <w:rPr>
            <w:rFonts w:ascii="Times New Roman" w:hAnsi="Times New Roman"/>
            <w:color w:val="000000"/>
            <w:sz w:val="22"/>
          </w:rPr>
          <w:delText xml:space="preserve">of</w:delText>
        </w:r>
      </w:del>
      <w:ins w:id="9217" w:author="Ashford Blake LLP" w:date="2026-10-16T09:00:00Z">
        <w:r>
          <w:rPr>
            <w:rFonts w:ascii="Times New Roman" w:hAnsi="Times New Roman"/>
            <w:color w:val="000000"/>
            <w:sz w:val="22"/>
          </w:rPr>
          <w:t xml:space="preserve">equal</w:t>
        </w:r>
      </w:ins>
      <w:r>
        <w:rPr>
          <w:rFonts w:ascii="Times New Roman" w:hAnsi="Times New Roman"/>
          <w:color w:val="000000"/>
          <w:sz w:val="22"/>
        </w:rPr>
        <w:t xml:space="preserve"> </w:t>
      </w:r>
      <w:del w:id="9214" w:author="Ashford Blake LLP" w:date="2026-10-16T09:00:00Z">
        <w:r>
          <w:rPr>
            <w:rFonts w:ascii="Times New Roman" w:hAnsi="Times New Roman"/>
            <w:color w:val="000000"/>
            <w:sz w:val="22"/>
          </w:rPr>
          <w:delText xml:space="preserve">the Final Closing, equals sixty</w:delText>
        </w:r>
      </w:del>
      <w:ins w:id="9215" w:author="Ashford Blake LLP" w:date="2026-10-16T09:00:00Z">
        <w:r>
          <w:rPr>
            <w:rFonts w:ascii="Times New Roman" w:hAnsi="Times New Roman"/>
            <w:color w:val="000000"/>
            <w:sz w:val="22"/>
          </w:rPr>
          <w:t xml:space="preserve">seventy</w:t>
        </w:r>
      </w:ins>
      <w:r>
        <w:rPr>
          <w:rFonts w:ascii="Times New Roman" w:hAnsi="Times New Roman"/>
          <w:color w:val="000000"/>
          <w:sz w:val="22"/>
        </w:rPr>
        <w:t xml:space="preserve">-</w:t>
      </w:r>
      <w:del w:id="9212" w:author="Ashford Blake LLP" w:date="2026-10-16T09:00:00Z">
        <w:r>
          <w:rPr>
            <w:rFonts w:ascii="Times New Roman" w:hAnsi="Times New Roman"/>
            <w:color w:val="000000"/>
            <w:sz w:val="22"/>
          </w:rPr>
          <w:delText xml:space="preserve">three</w:delText>
        </w:r>
      </w:del>
      <w:ins w:id="9213" w:author="Ashford Blake LLP" w:date="2026-10-16T09:00:00Z">
        <w:r>
          <w:rPr>
            <w:rFonts w:ascii="Times New Roman" w:hAnsi="Times New Roman"/>
            <w:color w:val="000000"/>
            <w:sz w:val="22"/>
          </w:rPr>
          <w:t xml:space="preserve">five</w:t>
        </w:r>
      </w:ins>
      <w:r>
        <w:rPr>
          <w:rFonts w:ascii="Times New Roman" w:hAnsi="Times New Roman"/>
          <w:color w:val="000000"/>
          <w:sz w:val="22"/>
        </w:rPr>
        <w:t xml:space="preserve"> million dollars (</w:t>
      </w:r>
      <w:del w:id="9210" w:author="Ashford Blake LLP" w:date="2026-10-16T09:00:00Z">
        <w:r>
          <w:rPr>
            <w:rFonts w:ascii="Times New Roman" w:hAnsi="Times New Roman"/>
            <w:color w:val="000000"/>
            <w:sz w:val="22"/>
          </w:rPr>
          <w:delText xml:space="preserve">$63,000,000</w:delText>
        </w:r>
      </w:del>
      <w:ins w:id="9211" w:author="Ashford Blake LLP" w:date="2026-10-16T09:00:00Z">
        <w:r>
          <w:rPr>
            <w:rFonts w:ascii="Times New Roman" w:hAnsi="Times New Roman"/>
            <w:color w:val="000000"/>
            <w:sz w:val="22"/>
          </w:rPr>
          <w:t xml:space="preserve">$75,000,000</w:t>
        </w:r>
      </w:ins>
      <w:r>
        <w:rPr>
          <w:rFonts w:ascii="Times New Roman" w:hAnsi="Times New Roman"/>
          <w:color w:val="000000"/>
          <w:sz w:val="22"/>
        </w:rPr>
        <w:t xml:space="preserve">)</w:t>
      </w:r>
      <w:del w:id="9208" w:author="Ashford Blake LLP" w:date="2026-10-16T09:00:00Z">
        <w:r>
          <w:rPr>
            <w:rFonts w:ascii="Times New Roman" w:hAnsi="Times New Roman"/>
            <w:color w:val="000000"/>
            <w:sz w:val="22"/>
          </w:rPr>
          <w:delText xml:space="preserve">.</w:delText>
        </w:r>
      </w:del>
      <w:ins w:id="9209" w:author="Ashford Blake LLP" w:date="2026-10-16T09:00:00Z">
        <w:r>
          <w:rPr>
            <w:rFonts w:ascii="Times New Roman" w:hAnsi="Times New Roman"/>
            <w:color w:val="000000"/>
            <w:sz w:val="22"/>
          </w:rPr>
          <w:t xml:space="preserve"> at the Target Fund Size and ninety million dollars ($90,000,000) at the Hard Cap.</w:t>
        </w:r>
      </w:ins>
      <w:r>
        <w:rPr>
          <w:rFonts w:ascii="Times New Roman" w:hAnsi="Times New Roman"/>
          <w:color w:val="000000"/>
          <w:sz w:val="22"/>
        </w:rPr>
        <w:t xml:space="preserve"> The General Partner (or its Affiliates) shall fund such Capital Commitment pro rata with the Limited Partners in response to each Capital Call. The General Partner's Capital Commitment shall be subject to the same terms and conditions as the Capital Commitments of the Limited Partners, except as expressly provided otherwise </w:t>
      </w:r>
      <w:del w:id="9222" w:author="Ashford Blake LLP" w:date="2026-10-16T09:00:00Z">
        <w:r>
          <w:rPr>
            <w:rFonts w:ascii="Times New Roman" w:hAnsi="Times New Roman"/>
            <w:color w:val="000000"/>
            <w:sz w:val="22"/>
          </w:rPr>
          <w:delText xml:space="preserve">herein.</w:delText>
        </w:r>
      </w:del>
      <w:ins w:id="9223" w:author="Ashford Blake LLP" w:date="2026-10-16T09:00:00Z">
        <w:r>
          <w:rPr>
            <w:rFonts w:ascii="Times New Roman" w:hAnsi="Times New Roman"/>
            <w:color w:val="000000"/>
            <w:sz w:val="22"/>
          </w:rPr>
          <w:t xml:space="preserve">herein; provided that the GP Commitment shall not be subject to the Management Fee (unless the General Partner elects, in its sole discretion, to pay the Management Fee thereon) [or to Carried Interest].</w:t>
        </w:r>
      </w:ins>
    </w:p>
    <w:p>
      <w:pPr>
        <w:spacing w:line="276" w:lineRule="auto" w:before="0" w:after="120"/>
        <w:jc w:val="both"/>
        <w:rPr>
          <w:ins w:id="9224" w:author="Ashford Blake LLP" w:date="2026-10-16T09:00:00Z"/>
        </w:rPr>
      </w:pPr>
      <w:ins w:id="9225" w:author="Ashford Blake LLP" w:date="2026-10-16T09:00:00Z">
        <w:r>
          <w:rPr>
            <w:rFonts w:ascii="Times New Roman" w:hAnsi="Times New Roman"/>
            <w:b/>
            <w:i/>
            <w:color w:val="000000"/>
            <w:sz w:val="22"/>
            <w:highlight w:val="yellow"/>
          </w:rPr>
          <w:t xml:space="preserve">[Partner Note 7 — GP Commitment: </w:t>
        </w:r>
        <w:r>
          <w:rPr>
            <w:rFonts w:ascii="Times New Roman" w:hAnsi="Times New Roman"/>
            <w:i/>
            <w:color w:val="000000"/>
            <w:sz w:val="22"/>
            <w:highlight w:val="yellow"/>
          </w:rPr>
          <w:t xml:space="preserve">Term Sheet Section 3 states that the GP Commitment "shall not be subject to management fees," while Section 5.1 includes the GP Commitment in the fee base "to the extent the GP elects to pay management fees thereon, which it is not required to do." We have reconciled these by excluding the GP Commitment from the fee base unless the General Partner elects otherwise. The Term Sheet is silent on whether the GP Commitment bears Carried Interest, and the Fund III waterfall did not address the GP Commitment at all (Sections 7.2(a)–(d) ran only to "Limited Partners"); we have added bracketed language in Sections 3.1(b) and 7.2 treating the GP Commitment pari passu with the Limited Partners without bearing Carried Interest. The $75 million / $90 million figures assume 3% of total Aggregate Commitments (inclusive of the GP Commitment); please confirm the intended base.</w:t>
        </w:r>
        <w:r>
          <w:rPr>
            <w:rFonts w:ascii="Times New Roman" w:hAnsi="Times New Roman"/>
            <w:b/>
            <w:i/>
            <w:color w:val="000000"/>
            <w:sz w:val="22"/>
            <w:highlight w:val="yellow"/>
          </w:rPr>
          <w:t xml:space="preserve">]</w:t>
        </w:r>
      </w:ins>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have all the rights, powers, and obligations set forth in this Agreement and the DRULPA with respect to the management and conduct of the business and affairs of the Partnership.</w:t>
      </w:r>
    </w:p>
    <w:p>
      <w:pPr>
        <w:keepNext/>
        <w:spacing w:line="276" w:lineRule="auto" w:before="360" w:after="120"/>
        <w:jc w:val="left"/>
      </w:pPr>
      <w:r>
        <w:rPr>
          <w:rFonts w:ascii="Times New Roman" w:hAnsi="Times New Roman"/>
          <w:b/>
          <w:color w:val="000000"/>
          <w:sz w:val="22"/>
          <w:u w:val="single"/>
        </w:rPr>
        <w:t>Section 3.2 — Admission of Limited Partners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Person executing this Agreement, or a counterpart hereof, or a Subscription Agreement pursuant to which such Person agrees to be bound by the terms of this Agreement, and accepted by the General Partner as a limited partner, shall be admitted to the Partnership as a Limited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maintain a current list of all Limited Partners and their respective Capital Commitments, addresses, and other relevant information on Schedule A hereto.</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By executing this Agreement or a Subscription Agreement, each Limited Partner acknowledges that it has been furnished with a copy of this Agreement and has had the opportunity to review and discuss the same with its legal, tax, and financial advisors.</w:t>
      </w:r>
    </w:p>
    <w:p>
      <w:pPr>
        <w:keepNext/>
        <w:spacing w:line="276" w:lineRule="auto" w:before="360" w:after="120"/>
        <w:jc w:val="left"/>
      </w:pPr>
      <w:r>
        <w:rPr>
          <w:rFonts w:ascii="Times New Roman" w:hAnsi="Times New Roman"/>
          <w:b/>
          <w:color w:val="000000"/>
          <w:sz w:val="22"/>
          <w:u w:val="single"/>
        </w:rPr>
        <w:t>Section 3.3 — Capital Commitments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Partner's Capital Commitment is set forth opposite such Partner's name on Schedule A. The Aggregate Commitments of all Partners, as of the Final Closing, are </w:t>
      </w:r>
      <w:del w:id="9228" w:author="Ashford Blake LLP" w:date="2026-10-16T09:00:00Z">
        <w:r>
          <w:rPr>
            <w:rFonts w:ascii="Times New Roman" w:hAnsi="Times New Roman"/>
            <w:color w:val="000000"/>
            <w:sz w:val="22"/>
          </w:rPr>
          <w:delText xml:space="preserve">two billion one hundred million</w:delText>
        </w:r>
      </w:del>
      <w:ins w:id="9229" w:author="Ashford Blake LLP" w:date="2026-10-16T09:00:00Z">
        <w:r>
          <w:rPr>
            <w:rFonts w:ascii="Times New Roman" w:hAnsi="Times New Roman"/>
            <w:color w:val="000000"/>
            <w:sz w:val="22"/>
          </w:rPr>
          <w:t xml:space="preserve">[●]</w:t>
        </w:r>
      </w:ins>
      <w:r>
        <w:rPr>
          <w:rFonts w:ascii="Times New Roman" w:hAnsi="Times New Roman"/>
          <w:color w:val="000000"/>
          <w:sz w:val="22"/>
        </w:rPr>
        <w:t xml:space="preserve"> dollars (</w:t>
      </w:r>
      <w:del w:id="9226" w:author="Ashford Blake LLP" w:date="2026-10-16T09:00:00Z">
        <w:r>
          <w:rPr>
            <w:rFonts w:ascii="Times New Roman" w:hAnsi="Times New Roman"/>
            <w:color w:val="000000"/>
            <w:sz w:val="22"/>
          </w:rPr>
          <w:delText xml:space="preserve">$2,100,000,000</w:delText>
        </w:r>
      </w:del>
      <w:ins w:id="9227" w:author="Ashford Blake LLP" w:date="2026-10-16T09:00:00Z">
        <w:r>
          <w:rPr>
            <w:rFonts w:ascii="Times New Roman" w:hAnsi="Times New Roman"/>
            <w:color w:val="000000"/>
            <w:sz w:val="22"/>
          </w:rPr>
          <w:t xml:space="preserve">$[●]</w:t>
        </w:r>
      </w:ins>
      <w:r>
        <w:rPr>
          <w:rFonts w:ascii="Times New Roman" w:hAnsi="Times New Roman"/>
          <w:color w:val="000000"/>
          <w:sz w:val="22"/>
        </w:rPr>
        <w:t xml:space="preserv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Target Fund Size is two billion </w:t>
      </w:r>
      <w:del w:id="9232" w:author="Ashford Blake LLP" w:date="2026-10-16T09:00:00Z">
        <w:r>
          <w:rPr>
            <w:rFonts w:ascii="Times New Roman" w:hAnsi="Times New Roman"/>
            <w:color w:val="000000"/>
            <w:sz w:val="22"/>
          </w:rPr>
          <w:delText xml:space="preserve">one</w:delText>
        </w:r>
      </w:del>
      <w:ins w:id="9233" w:author="Ashford Blake LLP" w:date="2026-10-16T09:00:00Z">
        <w:r>
          <w:rPr>
            <w:rFonts w:ascii="Times New Roman" w:hAnsi="Times New Roman"/>
            <w:color w:val="000000"/>
            <w:sz w:val="22"/>
          </w:rPr>
          <w:t xml:space="preserve">five</w:t>
        </w:r>
      </w:ins>
      <w:r>
        <w:rPr>
          <w:rFonts w:ascii="Times New Roman" w:hAnsi="Times New Roman"/>
          <w:color w:val="000000"/>
          <w:sz w:val="22"/>
        </w:rPr>
        <w:t xml:space="preserve"> hundred million dollars (</w:t>
      </w:r>
      <w:del w:id="9230" w:author="Ashford Blake LLP" w:date="2026-10-16T09:00:00Z">
        <w:r>
          <w:rPr>
            <w:rFonts w:ascii="Times New Roman" w:hAnsi="Times New Roman"/>
            <w:color w:val="000000"/>
            <w:sz w:val="22"/>
          </w:rPr>
          <w:delText xml:space="preserve">$2,100,000,000</w:delText>
        </w:r>
      </w:del>
      <w:ins w:id="9231" w:author="Ashford Blake LLP" w:date="2026-10-16T09:00:00Z">
        <w:r>
          <w:rPr>
            <w:rFonts w:ascii="Times New Roman" w:hAnsi="Times New Roman"/>
            <w:color w:val="000000"/>
            <w:sz w:val="22"/>
          </w:rPr>
          <w:t xml:space="preserve">$2,500,000,000</w:t>
        </w:r>
      </w:ins>
      <w:r>
        <w:rPr>
          <w:rFonts w:ascii="Times New Roman" w:hAnsi="Times New Roman"/>
          <w:color w:val="000000"/>
          <w:sz w:val="22"/>
        </w:rPr>
        <w:t xml:space="preserve">). The General Partner shall not accept Capital Commitments that would cause the Aggregate Commitments to exceed the Hard Cap of </w:t>
      </w:r>
      <w:del w:id="9237" w:author="Ashford Blake LLP" w:date="2026-10-16T09:00:00Z">
        <w:r>
          <w:rPr>
            <w:rFonts w:ascii="Times New Roman" w:hAnsi="Times New Roman"/>
            <w:color w:val="000000"/>
            <w:sz w:val="22"/>
          </w:rPr>
          <w:delText xml:space="preserve">two</w:delText>
        </w:r>
      </w:del>
      <w:ins w:id="9238" w:author="Ashford Blake LLP" w:date="2026-10-16T09:00:00Z">
        <w:r>
          <w:rPr>
            <w:rFonts w:ascii="Times New Roman" w:hAnsi="Times New Roman"/>
            <w:color w:val="000000"/>
            <w:sz w:val="22"/>
          </w:rPr>
          <w:t xml:space="preserve">three</w:t>
        </w:r>
      </w:ins>
      <w:r>
        <w:rPr>
          <w:rFonts w:ascii="Times New Roman" w:hAnsi="Times New Roman"/>
          <w:color w:val="000000"/>
          <w:sz w:val="22"/>
        </w:rPr>
        <w:t xml:space="preserve"> billion</w:t>
      </w:r>
      <w:del w:id="9236" w:author="Ashford Blake LLP" w:date="2026-10-16T09:00:00Z">
        <w:r>
          <w:rPr>
            <w:rFonts w:ascii="Times New Roman" w:hAnsi="Times New Roman"/>
            <w:color w:val="000000"/>
            <w:sz w:val="22"/>
          </w:rPr>
          <w:delText xml:space="preserve"> five hundred twenty million</w:delText>
        </w:r>
      </w:del>
      <w:r>
        <w:rPr>
          <w:rFonts w:ascii="Times New Roman" w:hAnsi="Times New Roman"/>
          <w:color w:val="000000"/>
          <w:sz w:val="22"/>
        </w:rPr>
        <w:t xml:space="preserve"> dollars (</w:t>
      </w:r>
      <w:del w:id="9234" w:author="Ashford Blake LLP" w:date="2026-10-16T09:00:00Z">
        <w:r>
          <w:rPr>
            <w:rFonts w:ascii="Times New Roman" w:hAnsi="Times New Roman"/>
            <w:color w:val="000000"/>
            <w:sz w:val="22"/>
          </w:rPr>
          <w:delText xml:space="preserve">$2,520,000,000</w:delText>
        </w:r>
      </w:del>
      <w:ins w:id="9235" w:author="Ashford Blake LLP" w:date="2026-10-16T09:00:00Z">
        <w:r>
          <w:rPr>
            <w:rFonts w:ascii="Times New Roman" w:hAnsi="Times New Roman"/>
            <w:color w:val="000000"/>
            <w:sz w:val="22"/>
          </w:rPr>
          <w:t xml:space="preserve">$3,000,000,000</w:t>
        </w:r>
      </w:ins>
      <w:r>
        <w:rPr>
          <w:rFonts w:ascii="Times New Roman" w:hAnsi="Times New Roman"/>
          <w:color w:val="000000"/>
          <w:sz w:val="22"/>
        </w:rPr>
        <w:t xml:space="preserve">), representing one hundred twenty percent (120%) of the Target Fund Size, without the consent of the Advisory Committee.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Capital Commitments are binding and irrevocable obligations of each Partner, subject only to the terms and conditions of this Agreement.</w:t>
      </w:r>
    </w:p>
    <w:p>
      <w:pPr>
        <w:keepNext/>
        <w:spacing w:line="276" w:lineRule="auto" w:before="360" w:after="120"/>
        <w:jc w:val="left"/>
      </w:pPr>
      <w:r>
        <w:rPr>
          <w:rFonts w:ascii="Times New Roman" w:hAnsi="Times New Roman"/>
          <w:b/>
          <w:color w:val="000000"/>
          <w:sz w:val="22"/>
          <w:u w:val="single"/>
        </w:rPr>
        <w:t>Section 3.4 — Closings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del w:id="9239" w:author="Ashford Blake LLP" w:date="2026-10-16T09:00:00Z">
        <w:r>
          <w:rPr>
            <w:rFonts w:ascii="Times New Roman" w:hAnsi="Times New Roman"/>
            <w:color w:val="000000"/>
            <w:sz w:val="22"/>
          </w:rPr>
          <w:delText xml:space="preserve">The Initial Closing of the Partnership occurred on December 15, 2020. The Final Closing occurred on March 12, 2021. The General Partner was permitted to hold one or more Closings subsequent to the Initial Closing and prior to the date that is twelve (12) months after the Initial Closing.</w:delText>
        </w:r>
      </w:del>
      <w:ins w:id="9240" w:author="Ashford Blake LLP" w:date="2026-10-16T09:00:00Z">
        <w:r>
          <w:rPr>
            <w:rFonts w:ascii="Times New Roman" w:hAnsi="Times New Roman"/>
            <w:color w:val="000000"/>
            <w:sz w:val="22"/>
          </w:rPr>
          <w:t xml:space="preserve">The First Closing of the Partnership occurred on [April 15, 2025]. The General Partner may, in its discretion, hold one or more Closings subsequent to the First Closing and on or prior to the Final Closing; provided that the Final Closing shall occur no later than the date that is twelve (12) months after the First Closing (i.e., no later than April 15, 2026).</w:t>
        </w:r>
      </w:ins>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Limited Partner admitted at a Closing subsequent to the </w:t>
      </w:r>
      <w:del w:id="9241" w:author="Ashford Blake LLP" w:date="2026-10-16T09:00:00Z">
        <w:r>
          <w:rPr>
            <w:rFonts w:ascii="Times New Roman" w:hAnsi="Times New Roman"/>
            <w:color w:val="000000"/>
            <w:sz w:val="22"/>
          </w:rPr>
          <w:delText xml:space="preserve">Initial</w:delText>
        </w:r>
      </w:del>
      <w:ins w:id="9242" w:author="Ashford Blake LLP" w:date="2026-10-16T09:00:00Z">
        <w:r>
          <w:rPr>
            <w:rFonts w:ascii="Times New Roman" w:hAnsi="Times New Roman"/>
            <w:color w:val="000000"/>
            <w:sz w:val="22"/>
          </w:rPr>
          <w:t xml:space="preserve">First</w:t>
        </w:r>
      </w:ins>
      <w:r>
        <w:rPr>
          <w:rFonts w:ascii="Times New Roman" w:hAnsi="Times New Roman"/>
          <w:color w:val="000000"/>
          <w:sz w:val="22"/>
        </w:rPr>
        <w:t xml:space="preserve"> Closing (a "Subsequent Closing") shall, at the time of such Subsequent Closing, make a Capital Contribution equal to the aggregate amount that such Limited Partner would have been required to contribute had it been admitted as of the </w:t>
      </w:r>
      <w:del w:id="9244" w:author="Ashford Blake LLP" w:date="2026-10-16T09:00:00Z">
        <w:r>
          <w:rPr>
            <w:rFonts w:ascii="Times New Roman" w:hAnsi="Times New Roman"/>
            <w:color w:val="000000"/>
            <w:sz w:val="22"/>
          </w:rPr>
          <w:delText xml:space="preserve">Initial</w:delText>
        </w:r>
      </w:del>
      <w:ins w:id="9245" w:author="Ashford Blake LLP" w:date="2026-10-16T09:00:00Z">
        <w:r>
          <w:rPr>
            <w:rFonts w:ascii="Times New Roman" w:hAnsi="Times New Roman"/>
            <w:color w:val="000000"/>
            <w:sz w:val="22"/>
          </w:rPr>
          <w:t xml:space="preserve">First</w:t>
        </w:r>
      </w:ins>
      <w:r>
        <w:rPr>
          <w:rFonts w:ascii="Times New Roman" w:hAnsi="Times New Roman"/>
          <w:color w:val="000000"/>
          <w:sz w:val="22"/>
        </w:rPr>
        <w:t xml:space="preserve"> Closing</w:t>
      </w:r>
      <w:ins w:id="9243" w:author="Ashford Blake LLP" w:date="2026-10-16T09:00:00Z">
        <w:r>
          <w:rPr>
            <w:rFonts w:ascii="Times New Roman" w:hAnsi="Times New Roman"/>
            <w:color w:val="000000"/>
            <w:sz w:val="22"/>
          </w:rPr>
          <w:t xml:space="preserve"> in respect of its pro rata share of all Portfolio Investments made and all Management Fees, Organizational Expenses, and Partnership Expenses incurred prior to its admission</w:t>
        </w:r>
      </w:ins>
      <w:r>
        <w:rPr>
          <w:rFonts w:ascii="Times New Roman" w:hAnsi="Times New Roman"/>
          <w:color w:val="000000"/>
          <w:sz w:val="22"/>
        </w:rPr>
        <w:t xml:space="preserve"> (based on the ratio of such Limited Partner's Capital Commitment to the Aggregate Commitments after giving effect to such Subsequent Closing), together with an interest equalization payment. </w:t>
      </w:r>
      <w:del w:id="9246" w:author="Ashford Blake LLP" w:date="2026-10-16T09:00:00Z">
        <w:r>
          <w:rPr>
            <w:rFonts w:ascii="Times New Roman" w:hAnsi="Times New Roman"/>
            <w:color w:val="000000"/>
            <w:sz w:val="22"/>
          </w:rPr>
          <w:delText xml:space="preserve">The interest equalization payment shall be calculated at a rate equal to the Prime Rate plus two percent (2%) per annum on the amount of Capital Contributions that would have been funded by such Limited Partner had it been a Partner as of the Initial Closing, from the date each such Capital Contribution was originally funded through the date of the Subsequent Closing.</w:delText>
        </w:r>
      </w:del>
      <w:ins w:id="9247" w:author="Ashford Blake LLP" w:date="2026-10-16T09:00:00Z">
        <w:r>
          <w:rPr>
            <w:rFonts w:ascii="Times New Roman" w:hAnsi="Times New Roman"/>
            <w:color w:val="000000"/>
            <w:sz w:val="22"/>
          </w:rPr>
          <w:t xml:space="preserve">The interest equalization payment shall be calculated at the rate of the Preferred Return (eight percent (8%) per annum, compounded annually) on the amount of Capital Contributions that would have been funded by such Limited Partner had it been a Partner as of the First Closing, from the date on which the relevant Capital Call was made [(being the funding date specified in the applicable Drawdown Notice)] through the date of such Limited Partner’s admission at the Subsequent Closing.</w:t>
        </w:r>
      </w:ins>
      <w:r>
        <w:rPr>
          <w:rFonts w:ascii="Times New Roman" w:hAnsi="Times New Roman"/>
          <w:color w:val="000000"/>
          <w:sz w:val="22"/>
        </w:rPr>
        <w:t xml:space="preserve"> Interest equalization payments shall be distributed to the existing Partners (including the General Partner) pro rata based on their respective Capital Contributions made prior to such Subsequent Closing and shall not be treated as a return of capital.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del w:id="9248" w:author="Ashford Blake LLP" w:date="2026-10-16T09:00:00Z">
        <w:r>
          <w:rPr>
            <w:rFonts w:ascii="Times New Roman" w:hAnsi="Times New Roman"/>
            <w:color w:val="000000"/>
            <w:sz w:val="22"/>
          </w:rPr>
          <w:delText xml:space="preserve">The Capital Commitments of existing Partners shall be proportionally reduced to reflect the admission of additional Partners at any Subsequent Closing, such that Aggregate Commitments do not exceed the Hard Cap.</w:delText>
        </w:r>
      </w:del>
      <w:ins w:id="9249" w:author="Ashford Blake LLP" w:date="2026-10-16T09:00:00Z">
        <w:r>
          <w:rPr>
            <w:rFonts w:ascii="Times New Roman" w:hAnsi="Times New Roman"/>
            <w:color w:val="000000"/>
            <w:sz w:val="22"/>
          </w:rPr>
          <w:t xml:space="preserve">The Percentage Interests of existing Partners shall be proportionally adjusted (and not their Capital Commitments reduced) to reflect the admission of additional Partners at any Subsequent Closing; provided that in no event shall Aggregate Commitments exceed the Hard Cap.</w:t>
        </w:r>
      </w:ins>
    </w:p>
    <w:p>
      <w:pPr>
        <w:spacing w:line="276" w:lineRule="auto" w:before="0" w:after="120"/>
        <w:jc w:val="both"/>
        <w:rPr>
          <w:ins w:id="9250" w:author="Ashford Blake LLP" w:date="2026-10-16T09:00:00Z"/>
        </w:rPr>
      </w:pPr>
      <w:ins w:id="9251" w:author="Ashford Blake LLP" w:date="2026-10-16T09:00:00Z">
        <w:r>
          <w:rPr>
            <w:rFonts w:ascii="Times New Roman" w:hAnsi="Times New Roman"/>
            <w:b/>
            <w:i/>
            <w:color w:val="000000"/>
            <w:sz w:val="22"/>
            <w:highlight w:val="yellow"/>
          </w:rPr>
          <w:t xml:space="preserve">[Partner Note 8 — Subsequent closings: </w:t>
        </w:r>
        <w:r>
          <w:rPr>
            <w:rFonts w:ascii="Times New Roman" w:hAnsi="Times New Roman"/>
            <w:i/>
            <w:color w:val="000000"/>
            <w:sz w:val="22"/>
            <w:highlight w:val="yellow"/>
          </w:rPr>
          <w:t xml:space="preserve">The Term Sheet replaces the Fund III Prime + 2% equalization rate with interest at the Preferred Return rate (8%, compounded annually) "from the date the relevant capital call was made." Open points: (i) whether interest runs from the date of the Drawdown Notice or the funding date (bracketed: funding date); (ii) whether the true-up of "expenses incurred" includes Management Fees accrued from the First Closing (drafted: yes, consistent with Section 5.1(a), under which fees run from the First Closing); and (iii) whether the equalization interest is paid to the existing Partners (as in Fund III, retained) or retained by the Partnership. We have also corrected Section 3.4(c), which in the precedent provided for a reduction of existing Partners’ Capital Commitments upon a Subsequent Closing; the intended mechanic is a dilution of Percentage Interests.</w:t>
        </w:r>
        <w:r>
          <w:rPr>
            <w:rFonts w:ascii="Times New Roman" w:hAnsi="Times New Roman"/>
            <w:b/>
            <w:i/>
            <w:color w:val="000000"/>
            <w:sz w:val="22"/>
            <w:highlight w:val="yellow"/>
          </w:rPr>
          <w:t xml:space="preserve">]</w:t>
        </w:r>
      </w:ins>
    </w:p>
    <w:p>
      <w:pPr>
        <w:keepNext/>
        <w:spacing w:line="276" w:lineRule="auto" w:before="360" w:after="120"/>
        <w:jc w:val="left"/>
      </w:pPr>
      <w:r>
        <w:rPr>
          <w:rFonts w:ascii="Times New Roman" w:hAnsi="Times New Roman"/>
          <w:b/>
          <w:color w:val="000000"/>
          <w:sz w:val="22"/>
          <w:u w:val="single"/>
        </w:rPr>
        <w:t>Section 3.5 — Defaulting Partners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any Limited Partner (a "Defaulting Partner") fails to fund all or any portion of a Capital Call within the time period specified in the applicable Drawdown Notice, the General Partner shall provide written notice to such Defaulting Partner of such failure (a "Default Notice"). If such failure is not cured within ten (10) Business Days following delivery of the Default Notice, the General Partner may, in its sole discretion, exercise any one or more of the following remedies: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Forfeiture of Capital Account.</w:t>
      </w:r>
      <w:r>
        <w:rPr>
          <w:rFonts w:ascii="Times New Roman" w:hAnsi="Times New Roman"/>
          <w:color w:val="000000"/>
          <w:sz w:val="22"/>
        </w:rPr>
        <w:t xml:space="preserve"> The Defaulting Partner shall forfeit up to fifty percent (50%) of the balance of its Capital Account as of the date of the default, which forfeited amount shall be reallocated among the non-defaulting Partners (pro rata based on their respective Percentage Interests);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Loss of Voting Rights.</w:t>
      </w:r>
      <w:r>
        <w:rPr>
          <w:rFonts w:ascii="Times New Roman" w:hAnsi="Times New Roman"/>
          <w:color w:val="000000"/>
          <w:sz w:val="22"/>
        </w:rPr>
        <w:t xml:space="preserve"> The Defaulting Partner shall lose all voting rights under this Agreement, including the right to vote on removal of the General Partner, dissolution, amendments, and</w:t>
      </w:r>
      <w:ins w:id="9252" w:author="Ashford Blake LLP" w:date="2026-10-16T09:00:00Z">
        <w:r>
          <w:rPr>
            <w:rFonts w:ascii="Times New Roman" w:hAnsi="Times New Roman"/>
            <w:color w:val="000000"/>
            <w:sz w:val="22"/>
          </w:rPr>
          <w:t xml:space="preserve"> any vote (including through any representative on the Advisory Committee) on the</w:t>
        </w:r>
      </w:ins>
      <w:r>
        <w:rPr>
          <w:rFonts w:ascii="Times New Roman" w:hAnsi="Times New Roman"/>
          <w:color w:val="000000"/>
          <w:sz w:val="22"/>
        </w:rPr>
        <w:t xml:space="preserve"> reinstatement of the Investment Period following a Key Person Event;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Forced Sale at Discount.</w:t>
      </w:r>
      <w:r>
        <w:rPr>
          <w:rFonts w:ascii="Times New Roman" w:hAnsi="Times New Roman"/>
          <w:color w:val="000000"/>
          <w:sz w:val="22"/>
        </w:rPr>
        <w:t xml:space="preserve"> The General Partner may require the Defaulting Partner to sell its entire Interest to one or more Persons designated by the General Partner (including other Partners, the General Partner, or its Affiliates), at a purchase price equal to sixty-five percent (65%) of the fair market value of such Interest as determined by the General Partner in good faith (net of any amounts owed to the Partnership);</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Reduction of Commitment.</w:t>
      </w:r>
      <w:r>
        <w:rPr>
          <w:rFonts w:ascii="Times New Roman" w:hAnsi="Times New Roman"/>
          <w:color w:val="000000"/>
          <w:sz w:val="22"/>
        </w:rPr>
        <w:t xml:space="preserve"> The unfunded Capital Commitment of the Defaulting Partner may be reduced to zero, and the Defaulting Partner's Percentage Interest shall be adjusted accordingly;</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Legal Action.</w:t>
      </w:r>
      <w:r>
        <w:rPr>
          <w:rFonts w:ascii="Times New Roman" w:hAnsi="Times New Roman"/>
          <w:color w:val="000000"/>
          <w:sz w:val="22"/>
        </w:rPr>
        <w:t xml:space="preserve"> The General Partner may pursue any and all legal and equitable remedies available at law or in equity against the Defaulting Partner, including an action for specific performance or damages;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Offset.</w:t>
      </w:r>
      <w:r>
        <w:rPr>
          <w:rFonts w:ascii="Times New Roman" w:hAnsi="Times New Roman"/>
          <w:color w:val="000000"/>
          <w:sz w:val="22"/>
        </w:rPr>
        <w:t xml:space="preserve"> The General Partner may offset any amounts owed by the Defaulting Partner against any Distributions otherwise payable to such Defaulting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remedies set forth in this Section 3.5 are cumulative and are in addition to (and not in lieu of) any other rights and remedies available to the Partnership and the General Partner at law or in equity.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Non-defaulting Partners shall not be required to increase their Capital Commitments as a result of any Partner's default, but the General Partner may offer the defaulted amount to non-defaulting Partners on a pro rata basis.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Interest at a rate of twelve percent (12%) per annum shall accrue on any past-due Capital Contributions from the date such contributions were due until the date of cure or exercise of remedies.</w:t>
      </w:r>
    </w:p>
    <w:p>
      <w:pPr>
        <w:keepNext/>
        <w:spacing w:line="276" w:lineRule="auto" w:before="360" w:after="120"/>
        <w:jc w:val="left"/>
      </w:pPr>
      <w:r>
        <w:rPr>
          <w:rFonts w:ascii="Times New Roman" w:hAnsi="Times New Roman"/>
          <w:b/>
          <w:color w:val="000000"/>
          <w:sz w:val="22"/>
          <w:u w:val="single"/>
        </w:rPr>
        <w:t>Section 3.6 — No Withdrawal</w:t>
      </w:r>
    </w:p>
    <w:p>
      <w:pPr>
        <w:spacing w:line="276" w:lineRule="auto" w:before="0" w:after="120"/>
        <w:jc w:val="both"/>
      </w:pPr>
      <w:r>
        <w:rPr>
          <w:rFonts w:ascii="Times New Roman" w:hAnsi="Times New Roman"/>
          <w:color w:val="000000"/>
          <w:sz w:val="22"/>
        </w:rPr>
        <w:t>No Limited Partner may withdraw from the Partnership or receive any distribution or return of its Capital Contributions except as expressly provided in this Agreement. No Limited Partner shall have the right to demand or receive property other than cash in return for its Capital Contributions.</w:t>
      </w:r>
    </w:p>
    <w:p>
      <w:r>
        <w:br w:type="page"/>
      </w:r>
    </w:p>
    <w:p>
      <w:pPr>
        <w:keepNext/>
        <w:spacing w:line="276" w:lineRule="auto" w:before="120" w:after="240"/>
        <w:jc w:val="center"/>
      </w:pPr>
      <w:r>
        <w:rPr>
          <w:rFonts w:ascii="Times New Roman" w:hAnsi="Times New Roman"/>
          <w:b/>
          <w:color w:val="000000"/>
          <w:sz w:val="28"/>
          <w:u w:val="single"/>
        </w:rPr>
        <w:t>ARTICLE IV — CAPITAL CONTRIBUTIONS AND CAPITAL CALLS</w:t>
      </w:r>
    </w:p>
    <w:p>
      <w:pPr>
        <w:keepNext/>
        <w:spacing w:line="276" w:lineRule="auto" w:before="360" w:after="120"/>
        <w:jc w:val="left"/>
      </w:pPr>
      <w:r>
        <w:rPr>
          <w:rFonts w:ascii="Times New Roman" w:hAnsi="Times New Roman"/>
          <w:b/>
          <w:color w:val="000000"/>
          <w:sz w:val="22"/>
          <w:u w:val="single"/>
        </w:rPr>
        <w:t>Section 4.1 — Capital Calls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from time to time issue Capital Calls to the Partners requiring the Partners to make Capital Contributions to the Partnership. Each Capital Call shall be made pro rata among all Partners based on their respective unfunded Capital Commitments, unless the General Partner determines in good faith that a non-pro-rata call is necessary to address a default, an excuse, or an exclusion.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Capital Call shall be made by written notice (a Drawdown Notice) delivered to each Partner not less than ten (10) Business Days prior to the applicable funding date. Each Drawdown Notice shall specify: (i) the aggregate amount of the Capital Call; (ii) each Partner's pro rata share thereof; (iii) the purpose of the Capital Call (including the nature of the Portfolio Investment or other use of proceeds); and (iv) the applicable funding date and wire transfer instructions. A form of Drawdown Notice is attached hereto as Schedule 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During the Investment Period, the General Partner may make Capital Calls for the purpose of making Portfolio Investments, paying Management Fees, funding Partnership Expenses and Organizational Expenses, establishing reserves, and for any other purpose consistent with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Following the expiration or termination of the Investment Period, the General Partner may make Capital Calls only for the following purposes: (i) follow-on investments in existing Portfolio Companies, subject to the limitations set forth in Section 6.2; (ii) investments pursuant to binding commitments entered into during the Investment Period; (iii) payment of Management Fees, Partnership Expenses, and other obligations of the Partnership; (iv) funding the Clawback obligation of the General Partner under Section 7.6, to the extent not otherwise funded; and (v) any other purpose expressly permitted by this Agreement.</w:t>
      </w:r>
    </w:p>
    <w:p>
      <w:pPr>
        <w:keepNext/>
        <w:spacing w:line="276" w:lineRule="auto" w:before="360" w:after="120"/>
        <w:jc w:val="left"/>
      </w:pPr>
      <w:r>
        <w:rPr>
          <w:rFonts w:ascii="Times New Roman" w:hAnsi="Times New Roman"/>
          <w:b/>
          <w:color w:val="000000"/>
          <w:sz w:val="22"/>
          <w:u w:val="single"/>
        </w:rPr>
        <w:t>Section 4.2 — Use of Capital Contributions</w:t>
      </w:r>
    </w:p>
    <w:p>
      <w:pPr>
        <w:spacing w:line="276" w:lineRule="auto" w:before="0" w:after="120"/>
        <w:jc w:val="both"/>
      </w:pPr>
      <w:r>
        <w:rPr>
          <w:rFonts w:ascii="Times New Roman" w:hAnsi="Times New Roman"/>
          <w:color w:val="000000"/>
          <w:sz w:val="22"/>
        </w:rPr>
        <w:t>Capital Contributions shall be used by the Partnership for the following purposes: (a) making Portfolio Investments; (b) paying Management Fees; (c) paying Organizational Expenses (subject to the cap set forth in Section 5.3); (d) paying Partnership Expenses; (e) establishing reserves as determined by the General Partner; and (f) such other lawful purposes as may be determined by the General Partner in furtherance of the Partnership's business.</w:t>
      </w:r>
    </w:p>
    <w:p>
      <w:pPr>
        <w:keepNext/>
        <w:spacing w:line="276" w:lineRule="auto" w:before="360" w:after="120"/>
        <w:jc w:val="left"/>
      </w:pPr>
      <w:r>
        <w:rPr>
          <w:rFonts w:ascii="Times New Roman" w:hAnsi="Times New Roman"/>
          <w:b/>
          <w:color w:val="000000"/>
          <w:sz w:val="22"/>
          <w:u w:val="single"/>
        </w:rPr>
        <w:t>Section 4.3 — Return of Capital Contributions</w:t>
      </w:r>
    </w:p>
    <w:p>
      <w:pPr>
        <w:spacing w:line="276" w:lineRule="auto" w:before="0" w:after="120"/>
        <w:jc w:val="both"/>
      </w:pPr>
      <w:r>
        <w:rPr>
          <w:rFonts w:ascii="Times New Roman" w:hAnsi="Times New Roman"/>
          <w:color w:val="000000"/>
          <w:sz w:val="22"/>
        </w:rPr>
        <w:t>The General Partner may return to the Partners excess Capital Contributions that have been called but not yet invested in Portfolio Investments or applied to the payment of Management Fees, Partnership Expenses, or Organizational Expenses. Any such returned amounts shall restore the applicable Partner's unfunded Capital Commitment on a dollar-for-dollar basis and shall be available for future Capital Calls during the Investment Period.</w:t>
      </w:r>
    </w:p>
    <w:p>
      <w:pPr>
        <w:keepNext/>
        <w:spacing w:line="276" w:lineRule="auto" w:before="360" w:after="120"/>
        <w:jc w:val="left"/>
      </w:pPr>
      <w:r>
        <w:rPr>
          <w:rFonts w:ascii="Times New Roman" w:hAnsi="Times New Roman"/>
          <w:b/>
          <w:color w:val="000000"/>
          <w:sz w:val="22"/>
          <w:u w:val="single"/>
        </w:rPr>
        <w:t>Section 4.4 — No Interest on Capital Contributions</w:t>
      </w:r>
    </w:p>
    <w:p>
      <w:pPr>
        <w:spacing w:line="276" w:lineRule="auto" w:before="0" w:after="120"/>
        <w:jc w:val="both"/>
      </w:pPr>
      <w:r>
        <w:rPr>
          <w:rFonts w:ascii="Times New Roman" w:hAnsi="Times New Roman"/>
          <w:color w:val="000000"/>
          <w:sz w:val="22"/>
        </w:rPr>
        <w:t>No Partner shall be entitled to receive interest on its Capital Contributions or the balance of its Capital Account, except as provided in Section 3.4 with respect to interest equalization payments in connection with Subsequent Closings.</w:t>
      </w:r>
    </w:p>
    <w:p>
      <w:pPr>
        <w:keepNext/>
        <w:spacing w:line="276" w:lineRule="auto" w:before="360" w:after="120"/>
        <w:jc w:val="left"/>
      </w:pPr>
      <w:r>
        <w:rPr>
          <w:rFonts w:ascii="Times New Roman" w:hAnsi="Times New Roman"/>
          <w:b/>
          <w:color w:val="000000"/>
          <w:sz w:val="22"/>
          <w:u w:val="single"/>
        </w:rPr>
        <w:t>Section 4.5 — Limited Liability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Limited Partner shall be liable for the debts, obligations, or liabilities of the Partnership beyond the amount of such Limited Partner's Capital Commitment (including both funded and unfunded portions thereof), except to the extent otherwise required by the DRULPA.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Limited Partner shall be required to lend any funds to the Partnership or to make any Capital Contributions in excess of such Limited Partner's Capital Commitment.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Limited Partner's liability shall be limited as provided under the DRULPA, and no Limited Partner shall be deemed to be a general partner of the Partnership or to have any liability or obligation as a general partner by reason of acting in any capacity permitted by this Agreement.</w:t>
      </w:r>
    </w:p>
    <w:p>
      <w:r>
        <w:br w:type="page"/>
      </w:r>
    </w:p>
    <w:p>
      <w:pPr>
        <w:keepNext/>
        <w:spacing w:line="276" w:lineRule="auto" w:before="120" w:after="240"/>
        <w:jc w:val="center"/>
      </w:pPr>
      <w:r>
        <w:rPr>
          <w:rFonts w:ascii="Times New Roman" w:hAnsi="Times New Roman"/>
          <w:b/>
          <w:color w:val="000000"/>
          <w:sz w:val="28"/>
          <w:u w:val="single"/>
        </w:rPr>
        <w:t>ARTICLE V — MANAGEMENT FEES AND EXPENSES</w:t>
      </w:r>
    </w:p>
    <w:p>
      <w:pPr>
        <w:keepNext/>
        <w:spacing w:line="276" w:lineRule="auto" w:before="360" w:after="120"/>
        <w:jc w:val="left"/>
      </w:pPr>
      <w:r>
        <w:rPr>
          <w:rFonts w:ascii="Times New Roman" w:hAnsi="Times New Roman"/>
          <w:b/>
          <w:color w:val="000000"/>
          <w:sz w:val="22"/>
          <w:u w:val="single"/>
        </w:rPr>
        <w:t>Section 5.1 — Management Fee</w:t>
      </w:r>
    </w:p>
    <w:p>
      <w:pPr>
        <w:spacing w:line="276" w:lineRule="auto" w:before="0" w:after="120"/>
        <w:jc w:val="both"/>
      </w:pPr>
      <w:r>
        <w:rPr>
          <w:rFonts w:ascii="Times New Roman" w:hAnsi="Times New Roman"/>
          <w:b/>
          <w:color w:val="000000"/>
          <w:sz w:val="22"/>
        </w:rPr>
        <w:t xml:space="preserve">(a) </w:t>
      </w:r>
      <w:del w:id="9376" w:author="Ashford Blake LLP" w:date="2026-10-16T09:00:00Z">
        <w:r>
          <w:rPr>
            <w:rFonts w:ascii="Times New Roman" w:hAnsi="Times New Roman"/>
            <w:b/>
            <w:color w:val="000000"/>
            <w:sz w:val="22"/>
          </w:rPr>
          <w:delText xml:space="preserve">During</w:delText>
        </w:r>
      </w:del>
      <w:ins w:id="9377" w:author="Ashford Blake LLP" w:date="2026-10-16T09:00:00Z">
        <w:r>
          <w:rPr>
            <w:rFonts w:ascii="Times New Roman" w:hAnsi="Times New Roman"/>
            <w:b/>
            <w:color w:val="000000"/>
            <w:sz w:val="22"/>
          </w:rPr>
          <w:t xml:space="preserve">First Closing Through</w:t>
        </w:r>
      </w:ins>
      <w:r>
        <w:rPr>
          <w:rFonts w:ascii="Times New Roman" w:hAnsi="Times New Roman"/>
          <w:b/>
          <w:color w:val="000000"/>
          <w:sz w:val="22"/>
        </w:rPr>
        <w:t xml:space="preserve"> the Investment Period.</w:t>
      </w:r>
      <w:r>
        <w:rPr>
          <w:rFonts w:ascii="Times New Roman" w:hAnsi="Times New Roman"/>
          <w:color w:val="000000"/>
          <w:sz w:val="22"/>
        </w:rPr>
        <w:t xml:space="preserve"> </w:t>
      </w:r>
      <w:del w:id="9253" w:author="Ashford Blake LLP" w:date="2026-10-16T09:00:00Z">
        <w:r>
          <w:rPr>
            <w:rFonts w:ascii="Times New Roman" w:hAnsi="Times New Roman"/>
            <w:color w:val="000000"/>
            <w:sz w:val="22"/>
          </w:rPr>
          <w:delText xml:space="preserve">During the Investment Period (commencing on the Final Closing and ending on March 12, 2026), the Partnership shall pay to the Management Company a management fee (the "Management Fee") equal to one and three-quarters percent (1.75%) per annum of Aggregate Commitments. The Management Fee shall be payable quarterly in advance on the first Business Day of each calendar quarter (or, with respect to the first quarter, on the Final Closing), calculated based on the Aggregate Commitments as of the date of payment.</w:delText>
        </w:r>
      </w:del>
      <w:ins w:id="9254" w:author="Ashford Blake LLP" w:date="2026-10-16T09:00:00Z">
        <w:r>
          <w:rPr>
            <w:rFonts w:ascii="Times New Roman" w:hAnsi="Times New Roman"/>
            <w:color w:val="000000"/>
            <w:sz w:val="22"/>
          </w:rPr>
          <w:t xml:space="preserve">During the period commencing on the First Closing and ending on (and including) the last day of the Investment Period (expected to be April 15, 2031), the Partnership shall pay to the Management Company a management fee (the "Management Fee") equal to one and three-quarters percent (1.75%) per annum of Aggregate Commitments (excluding the GP Commitment, unless the General Partner elects in its sole discretion to pay the Management Fee thereon). The Management Fee shall be payable quarterly in advance on the first Business Day of each calendar quarter (or, with respect to the first quarter, on the First Closing), calculated based on the Aggregate Commitments as of the date of payment. Each Limited Partner admitted at a Subsequent Closing shall bear the Management Fee from the First Closing as if it had been admitted at the First Closing, as provided in Section 3.4(b).</w:t>
        </w:r>
      </w:ins>
    </w:p>
    <w:p>
      <w:pPr>
        <w:spacing w:line="276" w:lineRule="auto" w:before="0" w:after="120"/>
        <w:jc w:val="both"/>
      </w:pPr>
      <w:r>
        <w:rPr>
          <w:rFonts w:ascii="Times New Roman" w:hAnsi="Times New Roman"/>
          <w:b/>
          <w:color w:val="000000"/>
          <w:sz w:val="22"/>
        </w:rPr>
        <w:t>(b) Following the Investment Period.</w:t>
      </w:r>
      <w:r>
        <w:rPr>
          <w:rFonts w:ascii="Times New Roman" w:hAnsi="Times New Roman"/>
          <w:color w:val="000000"/>
          <w:sz w:val="22"/>
        </w:rPr>
        <w:t xml:space="preserve"> </w:t>
      </w:r>
      <w:del w:id="9255" w:author="Ashford Blake LLP" w:date="2026-10-16T09:00:00Z">
        <w:r>
          <w:rPr>
            <w:rFonts w:ascii="Times New Roman" w:hAnsi="Times New Roman"/>
            <w:color w:val="000000"/>
            <w:sz w:val="22"/>
          </w:rPr>
          <w:delText xml:space="preserve">Commencing on the first anniversary of the expiration of the Investment Period (i.e., March 12, 2027), the Management Fee shall be reduced to one and one-half percent (1.50%) per annum of Aggregate Commitments. The Management Fee during such period shall continue to be payable quarterly in advance on the first Business Day of each calendar quarter, calculated based on the Aggregate Commitments as of the date of payment. For the avoidance of doubt, during the period from the expiration of the Investment Period (March 12, 2026) through the day immediately preceding the first anniversary of such expiration (March 11, 2027), the Management Fee shall continue to be calculated at the rate of 1.75% per annum of Aggregate Commitments as in effect during the Investment Period.</w:delText>
        </w:r>
      </w:del>
      <w:ins w:id="9256" w:author="Ashford Blake LLP" w:date="2026-10-16T09:00:00Z">
        <w:r>
          <w:rPr>
            <w:rFonts w:ascii="Times New Roman" w:hAnsi="Times New Roman"/>
            <w:color w:val="000000"/>
            <w:sz w:val="22"/>
          </w:rPr>
          <w:t xml:space="preserve">Commencing on the first day following the expiration (or earlier termination) of the Investment Period (expected to be April 16, 2031) and continuing through the end of the Fund Term (including any extension thereof), the Management Fee shall be reduced to one and one-quarter percent (1.25%) per annum of Invested Capital (and not of Aggregate Commitments). The Management Fee during such period shall continue to be payable quarterly in advance on the first Business Day of each calendar quarter (prorated for any partial calendar quarter), calculated based on Invested Capital as of [the first day of such calendar quarter]. For the avoidance of doubt, there shall be no gap or transition period during which the Investment Period rate of 1.75% per annum (or the Aggregate Commitments base) continues to apply after the expiration of the Investment Period. By way of illustration only, if Aggregate Commitments are $2,500,000,000 and Invested Capital is $1,500,000,000, the annual Management Fee would be $18,750,000 ($1,500,000,000 × 1.25%), and not $31,250,000 ($2,500,000,000 × 1.25%).</w:t>
        </w:r>
      </w:ins>
    </w:p>
    <w:p>
      <w:pPr>
        <w:spacing w:line="276" w:lineRule="auto" w:before="0" w:after="120"/>
        <w:jc w:val="both"/>
        <w:rPr>
          <w:ins w:id="9257" w:author="Ashford Blake LLP" w:date="2026-10-16T09:00:00Z"/>
        </w:rPr>
      </w:pPr>
      <w:ins w:id="9258" w:author="Ashford Blake LLP" w:date="2026-10-16T09:00:00Z">
        <w:r>
          <w:rPr>
            <w:rFonts w:ascii="Times New Roman" w:hAnsi="Times New Roman"/>
            <w:b/>
            <w:i/>
            <w:color w:val="000000"/>
            <w:sz w:val="22"/>
            <w:highlight w:val="yellow"/>
          </w:rPr>
          <w:t xml:space="preserve">[Partner Note 9 — Management Fee step-down: </w:t>
        </w:r>
        <w:r>
          <w:rPr>
            <w:rFonts w:ascii="Times New Roman" w:hAnsi="Times New Roman"/>
            <w:i/>
            <w:color w:val="000000"/>
            <w:sz w:val="22"/>
            <w:highlight w:val="yellow"/>
          </w:rPr>
          <w:t xml:space="preserve">Conformed to the Term Sheet: 1.75% of Aggregate Commitments from the First Closing through the last day of the Investment Period, then 1.25% of Invested Capital from the first day after expiration with no transition period (replacing the Fund III one-year 1.75% tail and 1.50% commitments-based rate). Points to confirm: (i) we have applied the step-down upon an earlier termination of the Investment Period (Key Person Event, removal or dissolution) as well as on expiration; the Term Sheet refers only to "expiration"; (ii) because the fee is paid quarterly in advance, the Invested Capital base is fixed as of the first day of each quarter; consider whether a true-up should apply for dispositions and write-downs occurring mid-quarter; (iii) the Term Sheet does not address the fee during a Key Person Suspension Period (drafted: continues at the Investment Period rate), and the anchors may seek a reduction; and (iv) the Fund III 100% fee offset in Section 5.1(d) has been retained, as the Term Sheet is silent.</w:t>
        </w:r>
        <w:r>
          <w:rPr>
            <w:rFonts w:ascii="Times New Roman" w:hAnsi="Times New Roman"/>
            <w:b/>
            <w:i/>
            <w:color w:val="000000"/>
            <w:sz w:val="22"/>
            <w:highlight w:val="yellow"/>
          </w:rPr>
          <w:t xml:space="preserve">]</w:t>
        </w:r>
      </w:ins>
    </w:p>
    <w:p>
      <w:pPr>
        <w:spacing w:line="276" w:lineRule="auto" w:before="0" w:after="120"/>
        <w:jc w:val="both"/>
      </w:pPr>
      <w:r>
        <w:rPr>
          <w:rFonts w:ascii="Times New Roman" w:hAnsi="Times New Roman"/>
          <w:b/>
          <w:color w:val="000000"/>
          <w:sz w:val="22"/>
        </w:rPr>
        <w:t>(c) Proration.</w:t>
      </w:r>
      <w:r>
        <w:rPr>
          <w:rFonts w:ascii="Times New Roman" w:hAnsi="Times New Roman"/>
          <w:color w:val="000000"/>
          <w:sz w:val="22"/>
        </w:rPr>
        <w:t xml:space="preserve"> The Management Fee for any partial calendar quarter shall be prorated on a daily basis based on the actual number of days in such partial quarter.</w:t>
      </w:r>
    </w:p>
    <w:p>
      <w:pPr>
        <w:spacing w:line="276" w:lineRule="auto" w:before="0" w:after="120"/>
        <w:jc w:val="both"/>
      </w:pPr>
      <w:r>
        <w:rPr>
          <w:rFonts w:ascii="Times New Roman" w:hAnsi="Times New Roman"/>
          <w:b/>
          <w:color w:val="000000"/>
          <w:sz w:val="22"/>
        </w:rPr>
        <w:t>(d) Fee Offset.</w:t>
      </w:r>
      <w:r>
        <w:rPr>
          <w:rFonts w:ascii="Times New Roman" w:hAnsi="Times New Roman"/>
          <w:color w:val="000000"/>
          <w:sz w:val="22"/>
        </w:rPr>
        <w:t xml:space="preserve"> One hundred percent (100%) of all management fees, advisory fees, monitoring fees, transaction fees, director fees, break-up fees, topping fees, and similar fees and compensation received by the General Partner, the Management Company, or any of their respective Affiliates from any Portfolio Company (or prospective Portfolio Company) in connection with or arising out of the Partnership's Portfolio Investments (net of any unreimbursed out-of-pocket expenses incurred in connection therewith) shall be applied to reduce the Management Fee otherwise payable by the Partnership to the Management Company. If the aggregate amount of such fees and compensation in any quarter exceeds the Management Fee payable for such quarter, the excess shall be carried forward and applied to reduce the Management Fee payable in subsequent quarters.</w:t>
      </w:r>
    </w:p>
    <w:p>
      <w:pPr>
        <w:spacing w:line="276" w:lineRule="auto" w:before="0" w:after="120"/>
        <w:jc w:val="both"/>
      </w:pPr>
      <w:r>
        <w:rPr>
          <w:rFonts w:ascii="Times New Roman" w:hAnsi="Times New Roman"/>
          <w:b/>
          <w:color w:val="000000"/>
          <w:sz w:val="22"/>
        </w:rPr>
        <w:t>(e) No Double Fees.</w:t>
      </w:r>
      <w:r>
        <w:rPr>
          <w:rFonts w:ascii="Times New Roman" w:hAnsi="Times New Roman"/>
          <w:color w:val="000000"/>
          <w:sz w:val="22"/>
        </w:rPr>
        <w:t xml:space="preserve"> No Management Fee shall be charged on amounts invested through any co-investment vehicle established pursuant to Section 6.8, unless otherwise agreed in the organizational documents of such co-investment vehicle or in a Side Letter with the relevant co-investing Limited Partner.</w:t>
      </w:r>
    </w:p>
    <w:p>
      <w:pPr>
        <w:keepNext/>
        <w:spacing w:line="276" w:lineRule="auto" w:before="360" w:after="120"/>
        <w:jc w:val="left"/>
      </w:pPr>
      <w:r>
        <w:rPr>
          <w:rFonts w:ascii="Times New Roman" w:hAnsi="Times New Roman"/>
          <w:b/>
          <w:color w:val="000000"/>
          <w:sz w:val="22"/>
          <w:u w:val="single"/>
        </w:rPr>
        <w:t>Section 5.2 — Partnership Expenses</w:t>
      </w:r>
    </w:p>
    <w:p>
      <w:pPr>
        <w:spacing w:line="276" w:lineRule="auto" w:before="0" w:after="120"/>
        <w:jc w:val="both"/>
      </w:pPr>
      <w:r>
        <w:rPr>
          <w:rFonts w:ascii="Times New Roman" w:hAnsi="Times New Roman"/>
          <w:color w:val="000000"/>
          <w:sz w:val="22"/>
        </w:rPr>
        <w:t>The Partnership shall bear all costs and expenses incurred in connection with the operation and activities of the Partnership (collectively, "Partnership Expenses"), including the following:</w:t>
      </w:r>
    </w:p>
    <w:p>
      <w:pPr>
        <w:spacing w:line="276" w:lineRule="auto" w:before="0" w:after="120"/>
        <w:ind w:left="432"/>
        <w:jc w:val="both"/>
      </w:pPr>
      <w:r>
        <w:rPr>
          <w:rFonts w:ascii="Times New Roman" w:hAnsi="Times New Roman"/>
          <w:color w:val="000000"/>
          <w:sz w:val="22"/>
        </w:rPr>
        <w:t>(a) all costs and expenses relating to the acquisition, holding, monitoring, and disposition of Portfolio Investments, including legal fees, accounting fees, due diligence costs, brokerage commissions, investment banking fees, finder's fees, broken-deal expenses, and other transaction costs;</w:t>
      </w:r>
    </w:p>
    <w:p>
      <w:pPr>
        <w:spacing w:line="276" w:lineRule="auto" w:before="0" w:after="120"/>
        <w:ind w:left="432"/>
        <w:jc w:val="both"/>
      </w:pPr>
      <w:r>
        <w:rPr>
          <w:rFonts w:ascii="Times New Roman" w:hAnsi="Times New Roman"/>
          <w:color w:val="000000"/>
          <w:sz w:val="22"/>
        </w:rPr>
        <w:t>(b) all fees and expenses of the Accounting Firm (Graystone Whitaker LLP) in connection with the preparation, audit, and review of the Partnership's financial statements;</w:t>
      </w:r>
    </w:p>
    <w:p>
      <w:pPr>
        <w:spacing w:line="276" w:lineRule="auto" w:before="0" w:after="120"/>
        <w:ind w:left="432"/>
        <w:jc w:val="both"/>
      </w:pPr>
      <w:r>
        <w:rPr>
          <w:rFonts w:ascii="Times New Roman" w:hAnsi="Times New Roman"/>
          <w:color w:val="000000"/>
          <w:sz w:val="22"/>
        </w:rPr>
        <w:t>(c) all fees and expenses of the Valuation Firm (Ridgepoint Valuations Inc.) in connection with the valuation of Portfolio Investments;</w:t>
      </w:r>
    </w:p>
    <w:p>
      <w:pPr>
        <w:spacing w:line="276" w:lineRule="auto" w:before="0" w:after="120"/>
        <w:ind w:left="432"/>
        <w:jc w:val="both"/>
      </w:pPr>
      <w:r>
        <w:rPr>
          <w:rFonts w:ascii="Times New Roman" w:hAnsi="Times New Roman"/>
          <w:color w:val="000000"/>
          <w:sz w:val="22"/>
        </w:rPr>
        <w:t>(d) all fees and expenses of the Fund Administrator (Pinnacle Fund Services LLC) in connection with the administration of the Partnership's books, records, and investor communications;</w:t>
      </w:r>
    </w:p>
    <w:p>
      <w:pPr>
        <w:spacing w:line="276" w:lineRule="auto" w:before="0" w:after="120"/>
        <w:ind w:left="432"/>
        <w:jc w:val="both"/>
      </w:pPr>
      <w:r>
        <w:rPr>
          <w:rFonts w:ascii="Times New Roman" w:hAnsi="Times New Roman"/>
          <w:color w:val="000000"/>
          <w:sz w:val="22"/>
        </w:rPr>
        <w:t>(e) all legal fees and expenses of Legal Counsel (Ashford Blake LLP) and any other outside counsel engaged by the Partnership or the General Partner in connection with the Partnership's activities (other than fees incurred in connection with the formation and offering of the Partnership, which constitute Organizational Expenses);</w:t>
      </w:r>
    </w:p>
    <w:p>
      <w:pPr>
        <w:spacing w:line="276" w:lineRule="auto" w:before="0" w:after="120"/>
        <w:ind w:left="432"/>
        <w:jc w:val="both"/>
      </w:pPr>
      <w:r>
        <w:rPr>
          <w:rFonts w:ascii="Times New Roman" w:hAnsi="Times New Roman"/>
          <w:color w:val="000000"/>
          <w:sz w:val="22"/>
        </w:rPr>
        <w:t>(f) all taxes, fees, and other governmental charges levied against or payable by the Partnership;</w:t>
      </w:r>
    </w:p>
    <w:p>
      <w:pPr>
        <w:spacing w:line="276" w:lineRule="auto" w:before="0" w:after="120"/>
        <w:ind w:left="432"/>
        <w:jc w:val="both"/>
      </w:pPr>
      <w:r>
        <w:rPr>
          <w:rFonts w:ascii="Times New Roman" w:hAnsi="Times New Roman"/>
          <w:color w:val="000000"/>
          <w:sz w:val="22"/>
        </w:rPr>
        <w:t>(g) premiums for directors' and officers' liability insurance, errors and omissions insurance, and such other insurance as the General Partner deems necessary or appropriate for the protection of the Partnership, the General Partner, and the Indemnified Persons;</w:t>
      </w:r>
    </w:p>
    <w:p>
      <w:pPr>
        <w:spacing w:line="276" w:lineRule="auto" w:before="0" w:after="120"/>
        <w:ind w:left="432"/>
        <w:jc w:val="both"/>
      </w:pPr>
      <w:r>
        <w:rPr>
          <w:rFonts w:ascii="Times New Roman" w:hAnsi="Times New Roman"/>
          <w:color w:val="000000"/>
          <w:sz w:val="22"/>
        </w:rPr>
        <w:t>(h) all costs and expenses relating to litigation, arbitration, or other legal proceedings involving the Partnership (including indemnification obligations under Section 17.10);</w:t>
      </w:r>
    </w:p>
    <w:p>
      <w:pPr>
        <w:spacing w:line="276" w:lineRule="auto" w:before="0" w:after="120"/>
        <w:ind w:left="432"/>
        <w:jc w:val="both"/>
      </w:pPr>
      <w:r>
        <w:rPr>
          <w:rFonts w:ascii="Times New Roman" w:hAnsi="Times New Roman"/>
          <w:color w:val="000000"/>
          <w:sz w:val="22"/>
        </w:rPr>
        <w:t>(i) all costs and expenses relating to regulatory filings and compliance, including filings with the Securities and Exchange Commission, state securities regulators, and other governmental authorities;</w:t>
      </w:r>
    </w:p>
    <w:p>
      <w:pPr>
        <w:spacing w:line="276" w:lineRule="auto" w:before="0" w:after="120"/>
        <w:ind w:left="432"/>
        <w:jc w:val="both"/>
      </w:pPr>
      <w:r>
        <w:rPr>
          <w:rFonts w:ascii="Times New Roman" w:hAnsi="Times New Roman"/>
          <w:color w:val="000000"/>
          <w:sz w:val="22"/>
        </w:rPr>
        <w:t>(j) travel expenses reasonably incurred by the General Partner or the Management Company's investment professionals in connection with due diligence, monitoring, and disposition of Portfolio Investments;</w:t>
      </w:r>
    </w:p>
    <w:p>
      <w:pPr>
        <w:spacing w:line="276" w:lineRule="auto" w:before="0" w:after="120"/>
        <w:ind w:left="432"/>
        <w:jc w:val="both"/>
      </w:pPr>
      <w:r>
        <w:rPr>
          <w:rFonts w:ascii="Times New Roman" w:hAnsi="Times New Roman"/>
          <w:color w:val="000000"/>
          <w:sz w:val="22"/>
        </w:rPr>
        <w:t xml:space="preserve">(k) all costs and expenses of meetings of the Partners and the Advisory </w:t>
      </w:r>
      <w:ins w:id="9260" w:author="Ashford Blake LLP" w:date="2026-10-16T09:00:00Z">
        <w:r>
          <w:rPr>
            <w:rFonts w:ascii="Times New Roman" w:hAnsi="Times New Roman"/>
            <w:color w:val="000000"/>
            <w:sz w:val="22"/>
          </w:rPr>
          <w:t xml:space="preserve">Committee, and all other fees and expenses of the Advisory </w:t>
        </w:r>
      </w:ins>
      <w:r>
        <w:rPr>
          <w:rFonts w:ascii="Times New Roman" w:hAnsi="Times New Roman"/>
          <w:color w:val="000000"/>
          <w:sz w:val="22"/>
        </w:rPr>
        <w:t xml:space="preserve">Committee</w:t>
      </w:r>
      <w:ins w:id="9259" w:author="Ashford Blake LLP" w:date="2026-10-16T09:00:00Z">
        <w:r>
          <w:rPr>
            <w:rFonts w:ascii="Times New Roman" w:hAnsi="Times New Roman"/>
            <w:color w:val="000000"/>
            <w:sz w:val="22"/>
          </w:rPr>
          <w:t xml:space="preserve"> (including as provided in Section 11.4)</w:t>
        </w:r>
      </w:ins>
      <w:r>
        <w:rPr>
          <w:rFonts w:ascii="Times New Roman" w:hAnsi="Times New Roman"/>
          <w:color w:val="000000"/>
          <w:sz w:val="22"/>
        </w:rPr>
        <w:t xml:space="preserve">; and</w:t>
      </w:r>
    </w:p>
    <w:p>
      <w:pPr>
        <w:spacing w:line="276" w:lineRule="auto" w:before="0" w:after="120"/>
        <w:ind w:left="432"/>
        <w:jc w:val="both"/>
      </w:pPr>
      <w:r>
        <w:rPr>
          <w:rFonts w:ascii="Times New Roman" w:hAnsi="Times New Roman"/>
          <w:color w:val="000000"/>
          <w:sz w:val="22"/>
        </w:rPr>
        <w:t>(l) any other costs and expenses that are properly allocable to the Partnership and are not Organizational Expenses or Management Fees.</w:t>
      </w:r>
    </w:p>
    <w:p>
      <w:pPr>
        <w:spacing w:line="276" w:lineRule="auto" w:before="0" w:after="120"/>
        <w:jc w:val="both"/>
      </w:pPr>
      <w:r>
        <w:rPr>
          <w:rFonts w:ascii="Times New Roman" w:hAnsi="Times New Roman"/>
          <w:color w:val="000000"/>
          <w:sz w:val="22"/>
        </w:rPr>
        <w:t>For the avoidance of doubt, the Partnership shall not bear the overhead or general operating expenses of the General Partner or the Management Company, including salaries, rent, office supplies, and similar expenses, which are the sole responsibility of the Management Company and are intended to be covered by the Management Fee.</w:t>
      </w:r>
      <w:ins w:id="9261" w:author="Ashford Blake LLP" w:date="2026-10-16T09:00:00Z">
        <w:r>
          <w:rPr>
            <w:rFonts w:ascii="Times New Roman" w:hAnsi="Times New Roman"/>
            <w:color w:val="000000"/>
            <w:sz w:val="22"/>
          </w:rPr>
          <w:t xml:space="preserve"> For the avoidance of doubt, Partnership Expenses shall not include (i) any Placement Agent Fee or other placement fees, which shall be borne solely by the General Partner or the Management Company pursuant to Section 5.4, or (ii) any Organizational Expenses in excess of the Organizational Expense Cap.</w:t>
        </w:r>
      </w:ins>
    </w:p>
    <w:p>
      <w:pPr>
        <w:spacing w:line="276" w:lineRule="auto" w:before="0" w:after="120"/>
        <w:jc w:val="both"/>
        <w:rPr>
          <w:ins w:id="9262" w:author="Ashford Blake LLP" w:date="2026-10-16T09:00:00Z"/>
        </w:rPr>
      </w:pPr>
      <w:ins w:id="9263" w:author="Ashford Blake LLP" w:date="2026-10-16T09:00:00Z">
        <w:r>
          <w:rPr>
            <w:rFonts w:ascii="Times New Roman" w:hAnsi="Times New Roman"/>
            <w:b/>
            <w:i/>
            <w:color w:val="000000"/>
            <w:sz w:val="22"/>
            <w:highlight w:val="yellow"/>
          </w:rPr>
          <w:t xml:space="preserve">[Partner Note 10 — Placement agent fees as Fund expense: </w:t>
        </w:r>
        <w:r>
          <w:rPr>
            <w:rFonts w:ascii="Times New Roman" w:hAnsi="Times New Roman"/>
            <w:i/>
            <w:color w:val="000000"/>
            <w:sz w:val="22"/>
            <w:highlight w:val="yellow"/>
          </w:rPr>
          <w:t xml:space="preserve">Term Sheet Section 5.4(h) lists "placement agent fees to the extent payable by the Fund" as a Fund expense, while Section 5.5 provides that placement agent fees are payable solely by the General Partner (or the Management Company) and are not borne by the Fund or the Limited Partners. We have followed Section 5.5 and added an express exclusion. Relatedly, Section 5.3(b)(iii) (retained from Fund III) treats the Placement Agent’s own legal fees as Organizational Expenses borne by the Partnership within the $3.5 million cap; please confirm this remains acceptable, as some Limited Partners treat such amounts as indirect placement fees.</w:t>
        </w:r>
        <w:r>
          <w:rPr>
            <w:rFonts w:ascii="Times New Roman" w:hAnsi="Times New Roman"/>
            <w:b/>
            <w:i/>
            <w:color w:val="000000"/>
            <w:sz w:val="22"/>
            <w:highlight w:val="yellow"/>
          </w:rPr>
          <w:t xml:space="preserve">]</w:t>
        </w:r>
      </w:ins>
    </w:p>
    <w:p>
      <w:pPr>
        <w:keepNext/>
        <w:spacing w:line="276" w:lineRule="auto" w:before="360" w:after="120"/>
        <w:jc w:val="left"/>
      </w:pPr>
      <w:r>
        <w:rPr>
          <w:rFonts w:ascii="Times New Roman" w:hAnsi="Times New Roman"/>
          <w:b/>
          <w:color w:val="000000"/>
          <w:sz w:val="22"/>
          <w:u w:val="single"/>
        </w:rPr>
        <w:t>Section 5.3 — Organizational Expenses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shall bear all Organizational Expenses incurred in connection with the formation, organization, and offering of the Partnership, up to a maximum aggregate amount of </w:t>
      </w:r>
      <w:del w:id="9268" w:author="Ashford Blake LLP" w:date="2026-10-16T09:00:00Z">
        <w:r>
          <w:rPr>
            <w:rFonts w:ascii="Times New Roman" w:hAnsi="Times New Roman"/>
            <w:color w:val="000000"/>
            <w:sz w:val="22"/>
          </w:rPr>
          <w:delText xml:space="preserve">two</w:delText>
        </w:r>
      </w:del>
      <w:ins w:id="9269" w:author="Ashford Blake LLP" w:date="2026-10-16T09:00:00Z">
        <w:r>
          <w:rPr>
            <w:rFonts w:ascii="Times New Roman" w:hAnsi="Times New Roman"/>
            <w:color w:val="000000"/>
            <w:sz w:val="22"/>
          </w:rPr>
          <w:t xml:space="preserve">three</w:t>
        </w:r>
      </w:ins>
      <w:r>
        <w:rPr>
          <w:rFonts w:ascii="Times New Roman" w:hAnsi="Times New Roman"/>
          <w:color w:val="000000"/>
          <w:sz w:val="22"/>
        </w:rPr>
        <w:t xml:space="preserve"> million </w:t>
      </w:r>
      <w:del w:id="9266" w:author="Ashford Blake LLP" w:date="2026-10-16T09:00:00Z">
        <w:r>
          <w:rPr>
            <w:rFonts w:ascii="Times New Roman" w:hAnsi="Times New Roman"/>
            <w:color w:val="000000"/>
            <w:sz w:val="22"/>
          </w:rPr>
          <w:delText xml:space="preserve">eight</w:delText>
        </w:r>
      </w:del>
      <w:ins w:id="9267" w:author="Ashford Blake LLP" w:date="2026-10-16T09:00:00Z">
        <w:r>
          <w:rPr>
            <w:rFonts w:ascii="Times New Roman" w:hAnsi="Times New Roman"/>
            <w:color w:val="000000"/>
            <w:sz w:val="22"/>
          </w:rPr>
          <w:t xml:space="preserve">five</w:t>
        </w:r>
      </w:ins>
      <w:r>
        <w:rPr>
          <w:rFonts w:ascii="Times New Roman" w:hAnsi="Times New Roman"/>
          <w:color w:val="000000"/>
          <w:sz w:val="22"/>
        </w:rPr>
        <w:t xml:space="preserve"> hundred thousand dollars (</w:t>
      </w:r>
      <w:del w:id="9264" w:author="Ashford Blake LLP" w:date="2026-10-16T09:00:00Z">
        <w:r>
          <w:rPr>
            <w:rFonts w:ascii="Times New Roman" w:hAnsi="Times New Roman"/>
            <w:color w:val="000000"/>
            <w:sz w:val="22"/>
          </w:rPr>
          <w:delText xml:space="preserve">$2,800,000</w:delText>
        </w:r>
      </w:del>
      <w:ins w:id="9265" w:author="Ashford Blake LLP" w:date="2026-10-16T09:00:00Z">
        <w:r>
          <w:rPr>
            <w:rFonts w:ascii="Times New Roman" w:hAnsi="Times New Roman"/>
            <w:color w:val="000000"/>
            <w:sz w:val="22"/>
          </w:rPr>
          <w:t xml:space="preserve">$3,500,000</w:t>
        </w:r>
      </w:ins>
      <w:r>
        <w:rPr>
          <w:rFonts w:ascii="Times New Roman" w:hAnsi="Times New Roman"/>
          <w:color w:val="000000"/>
          <w:sz w:val="22"/>
        </w:rPr>
        <w:t xml:space="preserve">) (the "Organizational Expense Cap"). To the extent that Organizational Expenses exceed the Organizational Expense Cap, such excess shall be borne by the General Partner (or the Management Company) and shall not be charged to the Partnership.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Organizational Expenses shall include, without limitation: (i) legal fees and expenses of Ashford Blake LLP incurred in connection with the formation of the Partnership, the preparation of this Agreement, the Subscription Agreements, and related offering documents; (ii) filing fees with the Delaware Division of Corporations and other governmental authorities; (iii) legal fees and expenses incurred by the Placement Agent in connection with the offering; (iv) regulatory filing fees (including fees for filings with the Securities and Exchange Commission and state securities regulators); (v) printing and mailing costs for offering materials; (vi) travel and other expenses incurred in connection with the marketing and offering of the Interests; and (vii) fees and expenses of the Accounting Firm incurred in connection with the formation and initial audit of the Partnership.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Organizational Expenses shall be amortized over the first sixty (60) months of the Partnership's operations for financial reporting purposes.</w:t>
      </w:r>
    </w:p>
    <w:p>
      <w:pPr>
        <w:keepNext/>
        <w:spacing w:line="276" w:lineRule="auto" w:before="360" w:after="120"/>
        <w:jc w:val="left"/>
      </w:pPr>
      <w:r>
        <w:rPr>
          <w:rFonts w:ascii="Times New Roman" w:hAnsi="Times New Roman"/>
          <w:b/>
          <w:color w:val="000000"/>
          <w:sz w:val="22"/>
          <w:u w:val="single"/>
        </w:rPr>
        <w:t>Section 5.4 — Placement Agent Fees</w:t>
      </w:r>
    </w:p>
    <w:p>
      <w:pPr>
        <w:spacing w:line="276" w:lineRule="auto" w:before="0" w:after="120"/>
        <w:jc w:val="both"/>
      </w:pPr>
      <w:r>
        <w:rPr>
          <w:rFonts w:ascii="Times New Roman" w:hAnsi="Times New Roman"/>
          <w:color w:val="000000"/>
          <w:sz w:val="22"/>
        </w:rPr>
        <w:t xml:space="preserve">The General Partner has engaged </w:t>
      </w:r>
      <w:del w:id="9278" w:author="Ashford Blake LLP" w:date="2026-10-16T09:00:00Z">
        <w:r>
          <w:rPr>
            <w:rFonts w:ascii="Times New Roman" w:hAnsi="Times New Roman"/>
            <w:color w:val="000000"/>
            <w:sz w:val="22"/>
          </w:rPr>
          <w:delText xml:space="preserve">Hartwell</w:delText>
        </w:r>
      </w:del>
      <w:ins w:id="9279" w:author="Ashford Blake LLP" w:date="2026-10-16T09:00:00Z">
        <w:r>
          <w:rPr>
            <w:rFonts w:ascii="Times New Roman" w:hAnsi="Times New Roman"/>
            <w:color w:val="000000"/>
            <w:sz w:val="22"/>
          </w:rPr>
          <w:t xml:space="preserve">Thornfield</w:t>
        </w:r>
      </w:ins>
      <w:r>
        <w:rPr>
          <w:rFonts w:ascii="Times New Roman" w:hAnsi="Times New Roman"/>
          <w:color w:val="000000"/>
          <w:sz w:val="22"/>
        </w:rPr>
        <w:t xml:space="preserve"> </w:t>
      </w:r>
      <w:del w:id="9276" w:author="Ashford Blake LLP" w:date="2026-10-16T09:00:00Z">
        <w:r>
          <w:rPr>
            <w:rFonts w:ascii="Times New Roman" w:hAnsi="Times New Roman"/>
            <w:color w:val="000000"/>
            <w:sz w:val="22"/>
          </w:rPr>
          <w:delText xml:space="preserve">Capital</w:delText>
        </w:r>
      </w:del>
      <w:ins w:id="9277" w:author="Ashford Blake LLP" w:date="2026-10-16T09:00:00Z">
        <w:r>
          <w:rPr>
            <w:rFonts w:ascii="Times New Roman" w:hAnsi="Times New Roman"/>
            <w:color w:val="000000"/>
            <w:sz w:val="22"/>
          </w:rPr>
          <w:t xml:space="preserve">Placement</w:t>
        </w:r>
      </w:ins>
      <w:r>
        <w:rPr>
          <w:rFonts w:ascii="Times New Roman" w:hAnsi="Times New Roman"/>
          <w:color w:val="000000"/>
          <w:sz w:val="22"/>
        </w:rPr>
        <w:t xml:space="preserve"> </w:t>
      </w:r>
      <w:del w:id="9274" w:author="Ashford Blake LLP" w:date="2026-10-16T09:00:00Z">
        <w:r>
          <w:rPr>
            <w:rFonts w:ascii="Times New Roman" w:hAnsi="Times New Roman"/>
            <w:color w:val="000000"/>
            <w:sz w:val="22"/>
          </w:rPr>
          <w:delText xml:space="preserve">Advisors</w:delText>
        </w:r>
      </w:del>
      <w:ins w:id="9275" w:author="Ashford Blake LLP" w:date="2026-10-16T09:00:00Z">
        <w:r>
          <w:rPr>
            <w:rFonts w:ascii="Times New Roman" w:hAnsi="Times New Roman"/>
            <w:color w:val="000000"/>
            <w:sz w:val="22"/>
          </w:rPr>
          <w:t xml:space="preserve">Group</w:t>
        </w:r>
      </w:ins>
      <w:r>
        <w:rPr>
          <w:rFonts w:ascii="Times New Roman" w:hAnsi="Times New Roman"/>
          <w:color w:val="000000"/>
          <w:sz w:val="22"/>
        </w:rPr>
        <w:t xml:space="preserve"> </w:t>
      </w:r>
      <w:del w:id="9272" w:author="Ashford Blake LLP" w:date="2026-10-16T09:00:00Z">
        <w:r>
          <w:rPr>
            <w:rFonts w:ascii="Times New Roman" w:hAnsi="Times New Roman"/>
            <w:color w:val="000000"/>
            <w:sz w:val="22"/>
          </w:rPr>
          <w:delText xml:space="preserve">LLC</w:delText>
        </w:r>
      </w:del>
      <w:ins w:id="9273" w:author="Ashford Blake LLP" w:date="2026-10-16T09:00:00Z">
        <w:r>
          <w:rPr>
            <w:rFonts w:ascii="Times New Roman" w:hAnsi="Times New Roman"/>
            <w:color w:val="000000"/>
            <w:sz w:val="22"/>
          </w:rPr>
          <w:t xml:space="preserve">LLC, 460 Park Avenue, 12th Floor, New York, NY 10022 (Attention: Robert Cho, Managing Director),</w:t>
        </w:r>
      </w:ins>
      <w:r>
        <w:rPr>
          <w:rFonts w:ascii="Times New Roman" w:hAnsi="Times New Roman"/>
          <w:color w:val="000000"/>
          <w:sz w:val="22"/>
        </w:rPr>
        <w:t xml:space="preserve"> as </w:t>
      </w:r>
      <w:ins w:id="9271" w:author="Ashford Blake LLP" w:date="2026-10-16T09:00:00Z">
        <w:r>
          <w:rPr>
            <w:rFonts w:ascii="Times New Roman" w:hAnsi="Times New Roman"/>
            <w:color w:val="000000"/>
            <w:sz w:val="22"/>
          </w:rPr>
          <w:t xml:space="preserve">[</w:t>
        </w:r>
      </w:ins>
      <w:r>
        <w:rPr>
          <w:rFonts w:ascii="Times New Roman" w:hAnsi="Times New Roman"/>
          <w:color w:val="000000"/>
          <w:sz w:val="22"/>
        </w:rPr>
        <w:t xml:space="preserve">the exclusive</w:t>
      </w:r>
      <w:ins w:id="9270" w:author="Ashford Blake LLP" w:date="2026-10-16T09:00:00Z">
        <w:r>
          <w:rPr>
            <w:rFonts w:ascii="Times New Roman" w:hAnsi="Times New Roman"/>
            <w:color w:val="000000"/>
            <w:sz w:val="22"/>
          </w:rPr>
          <w:t xml:space="preserve">]</w:t>
        </w:r>
      </w:ins>
      <w:r>
        <w:rPr>
          <w:rFonts w:ascii="Times New Roman" w:hAnsi="Times New Roman"/>
          <w:color w:val="000000"/>
          <w:sz w:val="22"/>
        </w:rPr>
        <w:t xml:space="preserve"> placement agent for the Partnership. The Placement Agent Fee is </w:t>
      </w:r>
      <w:del w:id="9284" w:author="Ashford Blake LLP" w:date="2026-10-16T09:00:00Z">
        <w:r>
          <w:rPr>
            <w:rFonts w:ascii="Times New Roman" w:hAnsi="Times New Roman"/>
            <w:color w:val="000000"/>
            <w:sz w:val="22"/>
          </w:rPr>
          <w:delText xml:space="preserve">fifty</w:delText>
        </w:r>
      </w:del>
      <w:ins w:id="9285" w:author="Ashford Blake LLP" w:date="2026-10-16T09:00:00Z">
        <w:r>
          <w:rPr>
            <w:rFonts w:ascii="Times New Roman" w:hAnsi="Times New Roman"/>
            <w:color w:val="000000"/>
            <w:sz w:val="22"/>
          </w:rPr>
          <w:t xml:space="preserve">forty</w:t>
        </w:r>
      </w:ins>
      <w:r>
        <w:rPr>
          <w:rFonts w:ascii="Times New Roman" w:hAnsi="Times New Roman"/>
          <w:color w:val="000000"/>
          <w:sz w:val="22"/>
        </w:rPr>
        <w:t xml:space="preserve"> (</w:t>
      </w:r>
      <w:del w:id="9282" w:author="Ashford Blake LLP" w:date="2026-10-16T09:00:00Z">
        <w:r>
          <w:rPr>
            <w:rFonts w:ascii="Times New Roman" w:hAnsi="Times New Roman"/>
            <w:color w:val="000000"/>
            <w:sz w:val="22"/>
          </w:rPr>
          <w:delText xml:space="preserve">50</w:delText>
        </w:r>
      </w:del>
      <w:ins w:id="9283" w:author="Ashford Blake LLP" w:date="2026-10-16T09:00:00Z">
        <w:r>
          <w:rPr>
            <w:rFonts w:ascii="Times New Roman" w:hAnsi="Times New Roman"/>
            <w:color w:val="000000"/>
            <w:sz w:val="22"/>
          </w:rPr>
          <w:t xml:space="preserve">40</w:t>
        </w:r>
      </w:ins>
      <w:r>
        <w:rPr>
          <w:rFonts w:ascii="Times New Roman" w:hAnsi="Times New Roman"/>
          <w:color w:val="000000"/>
          <w:sz w:val="22"/>
        </w:rPr>
        <w:t xml:space="preserve">) basis points (</w:t>
      </w:r>
      <w:del w:id="9280" w:author="Ashford Blake LLP" w:date="2026-10-16T09:00:00Z">
        <w:r>
          <w:rPr>
            <w:rFonts w:ascii="Times New Roman" w:hAnsi="Times New Roman"/>
            <w:color w:val="000000"/>
            <w:sz w:val="22"/>
          </w:rPr>
          <w:delText xml:space="preserve">0.50%</w:delText>
        </w:r>
      </w:del>
      <w:ins w:id="9281" w:author="Ashford Blake LLP" w:date="2026-10-16T09:00:00Z">
        <w:r>
          <w:rPr>
            <w:rFonts w:ascii="Times New Roman" w:hAnsi="Times New Roman"/>
            <w:color w:val="000000"/>
            <w:sz w:val="22"/>
          </w:rPr>
          <w:t xml:space="preserve">0.40%</w:t>
        </w:r>
      </w:ins>
      <w:r>
        <w:rPr>
          <w:rFonts w:ascii="Times New Roman" w:hAnsi="Times New Roman"/>
          <w:color w:val="000000"/>
          <w:sz w:val="22"/>
        </w:rPr>
        <w:t xml:space="preserve">) on Capital Commitments raised through the efforts of the Placement Agent. The Placement Agent Fee is payable solely by the General Partner </w:t>
      </w:r>
      <w:ins w:id="9286" w:author="Ashford Blake LLP" w:date="2026-10-16T09:00:00Z">
        <w:r>
          <w:rPr>
            <w:rFonts w:ascii="Times New Roman" w:hAnsi="Times New Roman"/>
            <w:color w:val="000000"/>
            <w:sz w:val="22"/>
          </w:rPr>
          <w:t xml:space="preserve">(or the Management Company) </w:t>
        </w:r>
      </w:ins>
      <w:r>
        <w:rPr>
          <w:rFonts w:ascii="Times New Roman" w:hAnsi="Times New Roman"/>
          <w:color w:val="000000"/>
          <w:sz w:val="22"/>
        </w:rPr>
        <w:t xml:space="preserve">and shall not be borne by the Partnership or any Limited Partner, and shall not be subject to the Fee Offset provisions of Section 5.1(d). The terms of the General Partner's engagement of the Placement Agent are further described in Exhibit D.</w:t>
      </w:r>
      <w:ins w:id="9287" w:author="Ashford Blake LLP" w:date="2026-10-16T09:00:00Z">
        <w:r>
          <w:rPr>
            <w:rFonts w:ascii="Times New Roman" w:hAnsi="Times New Roman"/>
            <w:color w:val="000000"/>
            <w:sz w:val="22"/>
          </w:rPr>
          <w:t xml:space="preserve"> The General Partner shall disclose to all Limited Partners the identity of the Placement Agent, the terms of the placement agent agreement, and the compensation paid or payable thereunder.</w:t>
        </w:r>
      </w:ins>
      <w:r>
        <w:rPr>
          <w:rFonts w:ascii="Times New Roman" w:hAnsi="Times New Roman"/>
          <w:color w:val="000000"/>
          <w:sz w:val="22"/>
        </w:rPr>
        <w:t xml:space="preserve"> </w:t>
      </w:r>
      <w:ins w:id="9288" w:author="Ashford Blake LLP" w:date="2026-10-16T09:00:00Z">
        <w:r>
          <w:rPr>
            <w:rFonts w:ascii="Times New Roman" w:hAnsi="Times New Roman"/>
            <w:color w:val="000000"/>
            <w:sz w:val="22"/>
          </w:rPr>
          <w:t xml:space="preserve">[</w:t>
        </w:r>
      </w:ins>
      <w:r>
        <w:rPr>
          <w:rFonts w:ascii="Times New Roman" w:hAnsi="Times New Roman"/>
          <w:color w:val="000000"/>
          <w:sz w:val="22"/>
        </w:rPr>
        <w:t xml:space="preserve">The Placement Agent is not an Affiliate of the General Partner or the Management Company.</w:t>
      </w:r>
      <w:ins w:id="9289" w:author="Ashford Blake LLP" w:date="2026-10-16T09:00:00Z">
        <w:r>
          <w:rPr>
            <w:rFonts w:ascii="Times New Roman" w:hAnsi="Times New Roman"/>
            <w:color w:val="000000"/>
            <w:sz w:val="22"/>
          </w:rPr>
          <w:t xml:space="preserve">]</w:t>
        </w:r>
      </w:ins>
    </w:p>
    <w:p>
      <w:r>
        <w:br w:type="page"/>
      </w:r>
    </w:p>
    <w:p>
      <w:pPr>
        <w:keepNext/>
        <w:spacing w:line="276" w:lineRule="auto" w:before="120" w:after="240"/>
        <w:jc w:val="center"/>
      </w:pPr>
      <w:r>
        <w:rPr>
          <w:rFonts w:ascii="Times New Roman" w:hAnsi="Times New Roman"/>
          <w:b/>
          <w:color w:val="000000"/>
          <w:sz w:val="28"/>
          <w:u w:val="single"/>
        </w:rPr>
        <w:t>ARTICLE VI — INVESTMENT PROGRAM</w:t>
      </w:r>
    </w:p>
    <w:p>
      <w:pPr>
        <w:keepNext/>
        <w:spacing w:line="276" w:lineRule="auto" w:before="360" w:after="120"/>
        <w:jc w:val="left"/>
      </w:pPr>
      <w:r>
        <w:rPr>
          <w:rFonts w:ascii="Times New Roman" w:hAnsi="Times New Roman"/>
          <w:b/>
          <w:color w:val="000000"/>
          <w:sz w:val="22"/>
          <w:u w:val="single"/>
        </w:rPr>
        <w:t>Section 6.1 — Investment Objective and Strategy</w:t>
      </w:r>
    </w:p>
    <w:p>
      <w:pPr>
        <w:spacing w:line="276" w:lineRule="auto" w:before="0" w:after="120"/>
        <w:jc w:val="both"/>
      </w:pPr>
      <w:r>
        <w:rPr>
          <w:rFonts w:ascii="Times New Roman" w:hAnsi="Times New Roman"/>
          <w:color w:val="000000"/>
          <w:sz w:val="22"/>
        </w:rPr>
        <w:t>The Partnership's investment objective is to generate long-term capital appreciation by making equity and equity-related investments in operating companies, primarily in North America. The Partnership may invest in leveraged buyouts, growth equity transactions, recapitalizations, corporate carve-outs, and similar transactions. The Partnership's target investment size is seventy-five million dollars ($75,000,000) to four hundred million dollars ($400,000,000) of equity per transaction. The General Partner shall seek to build a diversified portfolio of Portfolio Investments across multiple industries and sub-sectors, while maintaining a disciplined approach to valuation, due diligence, and risk management. The Partnership may also make opportunistic investments outside its core strategy where the General Partner identifies attractive risk-adjusted return opportunities, subject to the Investment Restrictions set forth in Section 6.4.</w:t>
      </w:r>
    </w:p>
    <w:p>
      <w:pPr>
        <w:keepNext/>
        <w:spacing w:line="276" w:lineRule="auto" w:before="360" w:after="120"/>
        <w:jc w:val="left"/>
      </w:pPr>
      <w:r>
        <w:rPr>
          <w:rFonts w:ascii="Times New Roman" w:hAnsi="Times New Roman"/>
          <w:b/>
          <w:color w:val="000000"/>
          <w:sz w:val="22"/>
          <w:u w:val="single"/>
        </w:rPr>
        <w:t>Section 6.2 — Investment Period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Investment Period shall commence on the Final Closing (</w:t>
      </w:r>
      <w:del w:id="9300" w:author="Ashford Blake LLP" w:date="2026-10-16T09:00:00Z">
        <w:r>
          <w:rPr>
            <w:rFonts w:ascii="Times New Roman" w:hAnsi="Times New Roman"/>
            <w:color w:val="000000"/>
            <w:sz w:val="22"/>
          </w:rPr>
          <w:delText xml:space="preserve">March</w:delText>
        </w:r>
      </w:del>
      <w:ins w:id="9301" w:author="Ashford Blake LLP" w:date="2026-10-16T09:00:00Z">
        <w:r>
          <w:rPr>
            <w:rFonts w:ascii="Times New Roman" w:hAnsi="Times New Roman"/>
            <w:color w:val="000000"/>
            <w:sz w:val="22"/>
          </w:rPr>
          <w:t xml:space="preserve">expected</w:t>
        </w:r>
      </w:ins>
      <w:r>
        <w:rPr>
          <w:rFonts w:ascii="Times New Roman" w:hAnsi="Times New Roman"/>
          <w:color w:val="000000"/>
          <w:sz w:val="22"/>
        </w:rPr>
        <w:t xml:space="preserve"> </w:t>
      </w:r>
      <w:del w:id="9298" w:author="Ashford Blake LLP" w:date="2026-10-16T09:00:00Z">
        <w:r>
          <w:rPr>
            <w:rFonts w:ascii="Times New Roman" w:hAnsi="Times New Roman"/>
            <w:color w:val="000000"/>
            <w:sz w:val="22"/>
          </w:rPr>
          <w:delText xml:space="preserve">12,</w:delText>
        </w:r>
      </w:del>
      <w:ins w:id="9299" w:author="Ashford Blake LLP" w:date="2026-10-16T09:00:00Z">
        <w:r>
          <w:rPr>
            <w:rFonts w:ascii="Times New Roman" w:hAnsi="Times New Roman"/>
            <w:color w:val="000000"/>
            <w:sz w:val="22"/>
          </w:rPr>
          <w:t xml:space="preserve">to</w:t>
        </w:r>
      </w:ins>
      <w:r>
        <w:rPr>
          <w:rFonts w:ascii="Times New Roman" w:hAnsi="Times New Roman"/>
          <w:color w:val="000000"/>
          <w:sz w:val="22"/>
        </w:rPr>
        <w:t xml:space="preserve"> </w:t>
      </w:r>
      <w:del w:id="9296" w:author="Ashford Blake LLP" w:date="2026-10-16T09:00:00Z">
        <w:r>
          <w:rPr>
            <w:rFonts w:ascii="Times New Roman" w:hAnsi="Times New Roman"/>
            <w:color w:val="000000"/>
            <w:sz w:val="22"/>
          </w:rPr>
          <w:delText xml:space="preserve">2021</w:delText>
        </w:r>
      </w:del>
      <w:ins w:id="9297" w:author="Ashford Blake LLP" w:date="2026-10-16T09:00:00Z">
        <w:r>
          <w:rPr>
            <w:rFonts w:ascii="Times New Roman" w:hAnsi="Times New Roman"/>
            <w:color w:val="000000"/>
            <w:sz w:val="22"/>
          </w:rPr>
          <w:t xml:space="preserve">be April 15, 2026</w:t>
        </w:r>
      </w:ins>
      <w:r>
        <w:rPr>
          <w:rFonts w:ascii="Times New Roman" w:hAnsi="Times New Roman"/>
          <w:color w:val="000000"/>
          <w:sz w:val="22"/>
        </w:rPr>
        <w:t xml:space="preserve">) and shall end on the fifth (5th) anniversary thereof (</w:t>
      </w:r>
      <w:del w:id="9294" w:author="Ashford Blake LLP" w:date="2026-10-16T09:00:00Z">
        <w:r>
          <w:rPr>
            <w:rFonts w:ascii="Times New Roman" w:hAnsi="Times New Roman"/>
            <w:color w:val="000000"/>
            <w:sz w:val="22"/>
          </w:rPr>
          <w:delText xml:space="preserve">March</w:delText>
        </w:r>
      </w:del>
      <w:ins w:id="9295" w:author="Ashford Blake LLP" w:date="2026-10-16T09:00:00Z">
        <w:r>
          <w:rPr>
            <w:rFonts w:ascii="Times New Roman" w:hAnsi="Times New Roman"/>
            <w:color w:val="000000"/>
            <w:sz w:val="22"/>
          </w:rPr>
          <w:t xml:space="preserve">expected</w:t>
        </w:r>
      </w:ins>
      <w:r>
        <w:rPr>
          <w:rFonts w:ascii="Times New Roman" w:hAnsi="Times New Roman"/>
          <w:color w:val="000000"/>
          <w:sz w:val="22"/>
        </w:rPr>
        <w:t xml:space="preserve"> </w:t>
      </w:r>
      <w:del w:id="9292" w:author="Ashford Blake LLP" w:date="2026-10-16T09:00:00Z">
        <w:r>
          <w:rPr>
            <w:rFonts w:ascii="Times New Roman" w:hAnsi="Times New Roman"/>
            <w:color w:val="000000"/>
            <w:sz w:val="22"/>
          </w:rPr>
          <w:delText xml:space="preserve">12,</w:delText>
        </w:r>
      </w:del>
      <w:ins w:id="9293" w:author="Ashford Blake LLP" w:date="2026-10-16T09:00:00Z">
        <w:r>
          <w:rPr>
            <w:rFonts w:ascii="Times New Roman" w:hAnsi="Times New Roman"/>
            <w:color w:val="000000"/>
            <w:sz w:val="22"/>
          </w:rPr>
          <w:t xml:space="preserve">to</w:t>
        </w:r>
      </w:ins>
      <w:r>
        <w:rPr>
          <w:rFonts w:ascii="Times New Roman" w:hAnsi="Times New Roman"/>
          <w:color w:val="000000"/>
          <w:sz w:val="22"/>
        </w:rPr>
        <w:t xml:space="preserve"> </w:t>
      </w:r>
      <w:del w:id="9290" w:author="Ashford Blake LLP" w:date="2026-10-16T09:00:00Z">
        <w:r>
          <w:rPr>
            <w:rFonts w:ascii="Times New Roman" w:hAnsi="Times New Roman"/>
            <w:color w:val="000000"/>
            <w:sz w:val="22"/>
          </w:rPr>
          <w:delText xml:space="preserve">2026</w:delText>
        </w:r>
      </w:del>
      <w:ins w:id="9291" w:author="Ashford Blake LLP" w:date="2026-10-16T09:00:00Z">
        <w:r>
          <w:rPr>
            <w:rFonts w:ascii="Times New Roman" w:hAnsi="Times New Roman"/>
            <w:color w:val="000000"/>
            <w:sz w:val="22"/>
          </w:rPr>
          <w:t xml:space="preserve">be April 15, 2031</w:t>
        </w:r>
      </w:ins>
      <w:r>
        <w:rPr>
          <w:rFonts w:ascii="Times New Roman" w:hAnsi="Times New Roman"/>
          <w:color w:val="000000"/>
          <w:sz w:val="22"/>
        </w:rPr>
        <w:t xml:space="preserve">), unless earlier terminated or suspended in accordance with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During the Investment Period, the General Partner shall have full authority to make new Portfolio Investments on behalf of the Partnership, subject to the Investment Restrictions set forth in Section 6.4 and the other terms and conditions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Following the expiration or termination of the Investment Period, the General Partner shall not make any new Portfolio Investments, except for the following:</w:t>
      </w:r>
    </w:p>
    <w:p>
      <w:pPr>
        <w:spacing w:line="276" w:lineRule="auto" w:before="0" w:after="120"/>
        <w:ind w:left="432"/>
        <w:jc w:val="both"/>
      </w:pPr>
      <w:r>
        <w:rPr>
          <w:rFonts w:ascii="Times New Roman" w:hAnsi="Times New Roman"/>
          <w:color w:val="000000"/>
          <w:sz w:val="22"/>
        </w:rPr>
        <w:t>(i) follow-on investments in existing Portfolio Companies, in an aggregate amount not to exceed fifteen percent (15%) of Aggregate Commitments, to the extent the General Partner determines in good faith that such follow-on investments are necessary or advisable to protect, preserve, or enhance the value of existing Portfolio Investments;</w:t>
      </w:r>
    </w:p>
    <w:p>
      <w:pPr>
        <w:spacing w:line="276" w:lineRule="auto" w:before="0" w:after="120"/>
        <w:ind w:left="432"/>
        <w:jc w:val="both"/>
      </w:pPr>
      <w:r>
        <w:rPr>
          <w:rFonts w:ascii="Times New Roman" w:hAnsi="Times New Roman"/>
          <w:color w:val="000000"/>
          <w:sz w:val="22"/>
        </w:rPr>
        <w:t>(ii) investments pursuant to binding commitments entered into by the Partnership during the Investment Period, to the extent such commitments require funding after the expiration of the Investment Period; and</w:t>
      </w:r>
    </w:p>
    <w:p>
      <w:pPr>
        <w:spacing w:line="276" w:lineRule="auto" w:before="0" w:after="120"/>
        <w:ind w:left="432"/>
        <w:jc w:val="both"/>
      </w:pPr>
      <w:r>
        <w:rPr>
          <w:rFonts w:ascii="Times New Roman" w:hAnsi="Times New Roman"/>
          <w:color w:val="000000"/>
          <w:sz w:val="22"/>
        </w:rPr>
        <w:t>(iii) investments necessary to prevent the forfeiture or material impairment of existing Portfolio Investments.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Investment Period may be terminated early upon: (i) the occurrence of a Key Person Event that is not cured or reinstated pursuant to Section 9.2;</w:t>
      </w:r>
      <w:del w:id="9304" w:author="Ashford Blake LLP" w:date="2026-10-16T09:00:00Z">
        <w:r>
          <w:rPr>
            <w:rFonts w:ascii="Times New Roman" w:hAnsi="Times New Roman"/>
            <w:color w:val="000000"/>
            <w:sz w:val="22"/>
          </w:rPr>
          <w:delText xml:space="preserve"> or</w:delText>
        </w:r>
      </w:del>
      <w:r>
        <w:rPr>
          <w:rFonts w:ascii="Times New Roman" w:hAnsi="Times New Roman"/>
          <w:color w:val="000000"/>
          <w:sz w:val="22"/>
        </w:rPr>
        <w:t xml:space="preserve"> (ii) removal of the General Partner pursuant to Article </w:t>
      </w:r>
      <w:del w:id="9302" w:author="Ashford Blake LLP" w:date="2026-10-16T09:00:00Z">
        <w:r>
          <w:rPr>
            <w:rFonts w:ascii="Times New Roman" w:hAnsi="Times New Roman"/>
            <w:color w:val="000000"/>
            <w:sz w:val="22"/>
          </w:rPr>
          <w:delText xml:space="preserve">X.</w:delText>
        </w:r>
      </w:del>
      <w:ins w:id="9303" w:author="Ashford Blake LLP" w:date="2026-10-16T09:00:00Z">
        <w:r>
          <w:rPr>
            <w:rFonts w:ascii="Times New Roman" w:hAnsi="Times New Roman"/>
            <w:color w:val="000000"/>
            <w:sz w:val="22"/>
          </w:rPr>
          <w:t xml:space="preserve">X; or (iii) the dissolution of the Partnership pursuant to Article XIII.</w:t>
        </w:r>
      </w:ins>
    </w:p>
    <w:p>
      <w:pPr>
        <w:keepNext/>
        <w:spacing w:line="276" w:lineRule="auto" w:before="360" w:after="120"/>
        <w:jc w:val="left"/>
      </w:pPr>
      <w:r>
        <w:rPr>
          <w:rFonts w:ascii="Times New Roman" w:hAnsi="Times New Roman"/>
          <w:b/>
          <w:color w:val="000000"/>
          <w:sz w:val="22"/>
          <w:u w:val="single"/>
        </w:rPr>
        <w:t>Section 6.3 — Investment Authority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have full, exclusive, and complete authority, power, and discretion to manage the investment program of the Partnership, including the authority to identify, evaluate, negotiate, structure, execute, monitor, and dispose of Portfolio Investments. No Limited Partner shall have any authority to participate in the management of the investment program or to bind the Partnership.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Investment Committee of the Management Company (currently composed of Richard Holloway, Catherine Yuen, and such other Senior Partners as may be designated by the Management Company) shall review and approve all proposed Portfolio Investments with an aggregate investment amount (including anticipated follow-on investments) exceeding fifty million dollars ($50,000,000).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act in good faith and in a manner consistent with the investment objective and strategy set forth in Section 6.1 and the Investment Restrictions set forth in Section 6.4.</w:t>
      </w:r>
    </w:p>
    <w:p>
      <w:pPr>
        <w:keepNext/>
        <w:spacing w:line="276" w:lineRule="auto" w:before="360" w:after="120"/>
        <w:jc w:val="left"/>
      </w:pPr>
      <w:r>
        <w:rPr>
          <w:rFonts w:ascii="Times New Roman" w:hAnsi="Times New Roman"/>
          <w:b/>
          <w:color w:val="000000"/>
          <w:sz w:val="22"/>
          <w:u w:val="single"/>
        </w:rPr>
        <w:t>Section 6.4 — Investment Restrictions</w:t>
      </w:r>
    </w:p>
    <w:p>
      <w:pPr>
        <w:spacing w:line="276" w:lineRule="auto" w:before="0" w:after="120"/>
        <w:jc w:val="both"/>
      </w:pPr>
      <w:r>
        <w:rPr>
          <w:rFonts w:ascii="Times New Roman" w:hAnsi="Times New Roman"/>
          <w:color w:val="000000"/>
          <w:sz w:val="22"/>
        </w:rPr>
        <w:t>The General Partner shall be subject to the following restrictions with respect to the investment program of the Partnership (collectively, the "Investment Restrictions"):</w:t>
      </w:r>
    </w:p>
    <w:p>
      <w:pPr>
        <w:spacing w:line="276" w:lineRule="auto" w:before="0" w:after="120"/>
        <w:jc w:val="both"/>
      </w:pPr>
      <w:r>
        <w:rPr>
          <w:rFonts w:ascii="Times New Roman" w:hAnsi="Times New Roman"/>
          <w:b/>
          <w:color w:val="000000"/>
          <w:sz w:val="22"/>
        </w:rPr>
        <w:t>(a) Single Portfolio Company Concentration.</w:t>
      </w:r>
      <w:r>
        <w:rPr>
          <w:rFonts w:ascii="Times New Roman" w:hAnsi="Times New Roman"/>
          <w:color w:val="000000"/>
          <w:sz w:val="22"/>
        </w:rPr>
        <w:t xml:space="preserve"> The Partnership shall not invest (at cost) in any single Portfolio Company </w:t>
      </w:r>
      <w:ins w:id="9308" w:author="Ashford Blake LLP" w:date="2026-10-16T09:00:00Z">
        <w:r>
          <w:rPr>
            <w:rFonts w:ascii="Times New Roman" w:hAnsi="Times New Roman"/>
            <w:color w:val="000000"/>
            <w:sz w:val="22"/>
          </w:rPr>
          <w:t xml:space="preserve">(measured at cost at the time of investment) </w:t>
        </w:r>
      </w:ins>
      <w:r>
        <w:rPr>
          <w:rFonts w:ascii="Times New Roman" w:hAnsi="Times New Roman"/>
          <w:color w:val="000000"/>
          <w:sz w:val="22"/>
        </w:rPr>
        <w:t xml:space="preserve">an amount exceeding twenty</w:t>
      </w:r>
      <w:del w:id="9307" w:author="Ashford Blake LLP" w:date="2026-10-16T09:00:00Z">
        <w:r>
          <w:rPr>
            <w:rFonts w:ascii="Times New Roman" w:hAnsi="Times New Roman"/>
            <w:color w:val="000000"/>
            <w:sz w:val="22"/>
          </w:rPr>
          <w:delText xml:space="preserve">-five</w:delText>
        </w:r>
      </w:del>
      <w:r>
        <w:rPr>
          <w:rFonts w:ascii="Times New Roman" w:hAnsi="Times New Roman"/>
          <w:color w:val="000000"/>
          <w:sz w:val="22"/>
        </w:rPr>
        <w:t xml:space="preserve"> percent (</w:t>
      </w:r>
      <w:del w:id="9305" w:author="Ashford Blake LLP" w:date="2026-10-16T09:00:00Z">
        <w:r>
          <w:rPr>
            <w:rFonts w:ascii="Times New Roman" w:hAnsi="Times New Roman"/>
            <w:color w:val="000000"/>
            <w:sz w:val="22"/>
          </w:rPr>
          <w:delText xml:space="preserve">25%</w:delText>
        </w:r>
      </w:del>
      <w:ins w:id="9306" w:author="Ashford Blake LLP" w:date="2026-10-16T09:00:00Z">
        <w:r>
          <w:rPr>
            <w:rFonts w:ascii="Times New Roman" w:hAnsi="Times New Roman"/>
            <w:color w:val="000000"/>
            <w:sz w:val="22"/>
          </w:rPr>
          <w:t xml:space="preserve">20%</w:t>
        </w:r>
      </w:ins>
      <w:r>
        <w:rPr>
          <w:rFonts w:ascii="Times New Roman" w:hAnsi="Times New Roman"/>
          <w:color w:val="000000"/>
          <w:sz w:val="22"/>
        </w:rPr>
        <w:t xml:space="preserve">) of Aggregate Commitments.</w:t>
      </w:r>
    </w:p>
    <w:p>
      <w:pPr>
        <w:spacing w:line="276" w:lineRule="auto" w:before="0" w:after="120"/>
        <w:jc w:val="both"/>
      </w:pPr>
      <w:r>
        <w:rPr>
          <w:rFonts w:ascii="Times New Roman" w:hAnsi="Times New Roman"/>
          <w:b/>
          <w:color w:val="000000"/>
          <w:sz w:val="22"/>
        </w:rPr>
        <w:t>(b) Industry Concentration.</w:t>
      </w:r>
      <w:r>
        <w:rPr>
          <w:rFonts w:ascii="Times New Roman" w:hAnsi="Times New Roman"/>
          <w:color w:val="000000"/>
          <w:sz w:val="22"/>
        </w:rPr>
        <w:t xml:space="preserve"> The Partnership shall not invest (at cost) more than thirty</w:t>
      </w:r>
      <w:del w:id="9311" w:author="Ashford Blake LLP" w:date="2026-10-16T09:00:00Z">
        <w:r>
          <w:rPr>
            <w:rFonts w:ascii="Times New Roman" w:hAnsi="Times New Roman"/>
            <w:color w:val="000000"/>
            <w:sz w:val="22"/>
          </w:rPr>
          <w:delText xml:space="preserve">-five</w:delText>
        </w:r>
      </w:del>
      <w:r>
        <w:rPr>
          <w:rFonts w:ascii="Times New Roman" w:hAnsi="Times New Roman"/>
          <w:color w:val="000000"/>
          <w:sz w:val="22"/>
        </w:rPr>
        <w:t xml:space="preserve"> percent (</w:t>
      </w:r>
      <w:del w:id="9309" w:author="Ashford Blake LLP" w:date="2026-10-16T09:00:00Z">
        <w:r>
          <w:rPr>
            <w:rFonts w:ascii="Times New Roman" w:hAnsi="Times New Roman"/>
            <w:color w:val="000000"/>
            <w:sz w:val="22"/>
          </w:rPr>
          <w:delText xml:space="preserve">35%</w:delText>
        </w:r>
      </w:del>
      <w:ins w:id="9310" w:author="Ashford Blake LLP" w:date="2026-10-16T09:00:00Z">
        <w:r>
          <w:rPr>
            <w:rFonts w:ascii="Times New Roman" w:hAnsi="Times New Roman"/>
            <w:color w:val="000000"/>
            <w:sz w:val="22"/>
          </w:rPr>
          <w:t xml:space="preserve">30%</w:t>
        </w:r>
      </w:ins>
      <w:r>
        <w:rPr>
          <w:rFonts w:ascii="Times New Roman" w:hAnsi="Times New Roman"/>
          <w:color w:val="000000"/>
          <w:sz w:val="22"/>
        </w:rPr>
        <w:t xml:space="preserve">) of Aggregate Commitments in any single industry sector (as </w:t>
      </w:r>
      <w:del w:id="9313" w:author="Ashford Blake LLP" w:date="2026-10-16T09:00:00Z">
        <w:r>
          <w:rPr>
            <w:rFonts w:ascii="Times New Roman" w:hAnsi="Times New Roman"/>
            <w:color w:val="000000"/>
            <w:sz w:val="22"/>
          </w:rPr>
          <w:delText xml:space="preserve">determined</w:delText>
        </w:r>
      </w:del>
      <w:ins w:id="9314" w:author="Ashford Blake LLP" w:date="2026-10-16T09:00:00Z">
        <w:r>
          <w:rPr>
            <w:rFonts w:ascii="Times New Roman" w:hAnsi="Times New Roman"/>
            <w:color w:val="000000"/>
            <w:sz w:val="22"/>
          </w:rPr>
          <w:t xml:space="preserve">classified</w:t>
        </w:r>
      </w:ins>
      <w:r>
        <w:rPr>
          <w:rFonts w:ascii="Times New Roman" w:hAnsi="Times New Roman"/>
          <w:color w:val="000000"/>
          <w:sz w:val="22"/>
        </w:rPr>
        <w:t xml:space="preserve"> by the General Partner </w:t>
      </w:r>
      <w:ins w:id="9312" w:author="Ashford Blake LLP" w:date="2026-10-16T09:00:00Z">
        <w:r>
          <w:rPr>
            <w:rFonts w:ascii="Times New Roman" w:hAnsi="Times New Roman"/>
            <w:color w:val="000000"/>
            <w:sz w:val="22"/>
          </w:rPr>
          <w:t xml:space="preserve">in good faith </w:t>
        </w:r>
      </w:ins>
      <w:r>
        <w:rPr>
          <w:rFonts w:ascii="Times New Roman" w:hAnsi="Times New Roman"/>
          <w:color w:val="000000"/>
          <w:sz w:val="22"/>
        </w:rPr>
        <w:t xml:space="preserve">based on Standard Industrial Classification ("SIC") codes or such other classification system as the General Partner may adopt from time to time).</w:t>
      </w:r>
    </w:p>
    <w:p>
      <w:pPr>
        <w:spacing w:line="276" w:lineRule="auto" w:before="0" w:after="120"/>
        <w:jc w:val="both"/>
      </w:pPr>
      <w:r>
        <w:rPr>
          <w:rFonts w:ascii="Times New Roman" w:hAnsi="Times New Roman"/>
          <w:b/>
          <w:color w:val="000000"/>
          <w:sz w:val="22"/>
        </w:rPr>
        <w:t>(c) Geographic Restriction.</w:t>
      </w:r>
      <w:r>
        <w:rPr>
          <w:rFonts w:ascii="Times New Roman" w:hAnsi="Times New Roman"/>
          <w:color w:val="000000"/>
          <w:sz w:val="22"/>
        </w:rPr>
        <w:t xml:space="preserve"> Not less than </w:t>
      </w:r>
      <w:del w:id="9317" w:author="Ashford Blake LLP" w:date="2026-10-16T09:00:00Z">
        <w:r>
          <w:rPr>
            <w:rFonts w:ascii="Times New Roman" w:hAnsi="Times New Roman"/>
            <w:color w:val="000000"/>
            <w:sz w:val="22"/>
          </w:rPr>
          <w:delText xml:space="preserve">sixty</w:delText>
        </w:r>
      </w:del>
      <w:ins w:id="9318" w:author="Ashford Blake LLP" w:date="2026-10-16T09:00:00Z">
        <w:r>
          <w:rPr>
            <w:rFonts w:ascii="Times New Roman" w:hAnsi="Times New Roman"/>
            <w:color w:val="000000"/>
            <w:sz w:val="22"/>
          </w:rPr>
          <w:t xml:space="preserve">seventy</w:t>
        </w:r>
      </w:ins>
      <w:r>
        <w:rPr>
          <w:rFonts w:ascii="Times New Roman" w:hAnsi="Times New Roman"/>
          <w:color w:val="000000"/>
          <w:sz w:val="22"/>
        </w:rPr>
        <w:t xml:space="preserve"> percent (</w:t>
      </w:r>
      <w:del w:id="9315" w:author="Ashford Blake LLP" w:date="2026-10-16T09:00:00Z">
        <w:r>
          <w:rPr>
            <w:rFonts w:ascii="Times New Roman" w:hAnsi="Times New Roman"/>
            <w:color w:val="000000"/>
            <w:sz w:val="22"/>
          </w:rPr>
          <w:delText xml:space="preserve">60%</w:delText>
        </w:r>
      </w:del>
      <w:ins w:id="9316" w:author="Ashford Blake LLP" w:date="2026-10-16T09:00:00Z">
        <w:r>
          <w:rPr>
            <w:rFonts w:ascii="Times New Roman" w:hAnsi="Times New Roman"/>
            <w:color w:val="000000"/>
            <w:sz w:val="22"/>
          </w:rPr>
          <w:t xml:space="preserve">70%</w:t>
        </w:r>
      </w:ins>
      <w:r>
        <w:rPr>
          <w:rFonts w:ascii="Times New Roman" w:hAnsi="Times New Roman"/>
          <w:color w:val="000000"/>
          <w:sz w:val="22"/>
        </w:rPr>
        <w:t xml:space="preserve">) of Aggregate Commitments shall be invested in North American companies (measured at the time of each investment). For purposes of this restriction, a "North American company" is </w:t>
      </w:r>
      <w:del w:id="9319" w:author="Ashford Blake LLP" w:date="2026-10-16T09:00:00Z">
        <w:r>
          <w:rPr>
            <w:rFonts w:ascii="Times New Roman" w:hAnsi="Times New Roman"/>
            <w:color w:val="000000"/>
            <w:sz w:val="22"/>
          </w:rPr>
          <w:delText xml:space="preserve">a company that (i) is organized under the laws of the United States, Canada, or Mexico, (ii) has its principal place of business in North America, or (iii) derives a majority of its revenues from operations in North America.</w:delText>
        </w:r>
      </w:del>
      <w:ins w:id="9320" w:author="Ashford Blake LLP" w:date="2026-10-16T09:00:00Z">
        <w:r>
          <w:rPr>
            <w:rFonts w:ascii="Times New Roman" w:hAnsi="Times New Roman"/>
            <w:color w:val="000000"/>
            <w:sz w:val="22"/>
          </w:rPr>
          <w:t xml:space="preserve">a company that has its principal place of business or primary operations in North America, as determined by the General Partner in good faith at the time of each investment.</w:t>
        </w:r>
      </w:ins>
    </w:p>
    <w:p>
      <w:pPr>
        <w:spacing w:line="276" w:lineRule="auto" w:before="0" w:after="120"/>
        <w:jc w:val="both"/>
        <w:rPr>
          <w:ins w:id="9321" w:author="Ashford Blake LLP" w:date="2026-10-16T09:00:00Z"/>
        </w:rPr>
      </w:pPr>
      <w:ins w:id="9322" w:author="Ashford Blake LLP" w:date="2026-10-16T09:00:00Z">
        <w:r>
          <w:rPr>
            <w:rFonts w:ascii="Times New Roman" w:hAnsi="Times New Roman"/>
            <w:b/>
            <w:i/>
            <w:color w:val="000000"/>
            <w:sz w:val="22"/>
            <w:highlight w:val="yellow"/>
          </w:rPr>
          <w:t xml:space="preserve">[Partner Note 11 — North American test: </w:t>
        </w:r>
        <w:r>
          <w:rPr>
            <w:rFonts w:ascii="Times New Roman" w:hAnsi="Times New Roman"/>
            <w:i/>
            <w:color w:val="000000"/>
            <w:sz w:val="22"/>
            <w:highlight w:val="yellow"/>
          </w:rPr>
          <w:t xml:space="preserve">The Term Sheet measures the 70% North American minimum by the portfolio company’s "principal place of business or primary operations." We have deleted the Fund III place-of-organization and majority-of-revenues prongs, which were more permissive (e.g., a Delaware holding company with operations outside North America would have qualified). "Primary operations" is undefined; consider anchoring it to revenues, assets or headcount to avoid disputes.</w:t>
        </w:r>
        <w:r>
          <w:rPr>
            <w:rFonts w:ascii="Times New Roman" w:hAnsi="Times New Roman"/>
            <w:b/>
            <w:i/>
            <w:color w:val="000000"/>
            <w:sz w:val="22"/>
            <w:highlight w:val="yellow"/>
          </w:rPr>
          <w:t xml:space="preserve">]</w:t>
        </w:r>
      </w:ins>
    </w:p>
    <w:p>
      <w:pPr>
        <w:spacing w:line="276" w:lineRule="auto" w:before="0" w:after="120"/>
        <w:jc w:val="both"/>
      </w:pPr>
      <w:r>
        <w:rPr>
          <w:rFonts w:ascii="Times New Roman" w:hAnsi="Times New Roman"/>
          <w:b/>
          <w:color w:val="000000"/>
          <w:sz w:val="22"/>
        </w:rPr>
        <w:t>(d) Publicly Traded Securities.</w:t>
      </w:r>
      <w:r>
        <w:rPr>
          <w:rFonts w:ascii="Times New Roman" w:hAnsi="Times New Roman"/>
          <w:color w:val="000000"/>
          <w:sz w:val="22"/>
        </w:rPr>
        <w:t xml:space="preserve"> The Partnership shall not invest more than </w:t>
      </w:r>
      <w:del w:id="9325" w:author="Ashford Blake LLP" w:date="2026-10-16T09:00:00Z">
        <w:r>
          <w:rPr>
            <w:rFonts w:ascii="Times New Roman" w:hAnsi="Times New Roman"/>
            <w:color w:val="000000"/>
            <w:sz w:val="22"/>
          </w:rPr>
          <w:delText xml:space="preserve">ten</w:delText>
        </w:r>
      </w:del>
      <w:ins w:id="9326" w:author="Ashford Blake LLP" w:date="2026-10-16T09:00:00Z">
        <w:r>
          <w:rPr>
            <w:rFonts w:ascii="Times New Roman" w:hAnsi="Times New Roman"/>
            <w:color w:val="000000"/>
            <w:sz w:val="22"/>
          </w:rPr>
          <w:t xml:space="preserve">fifteen</w:t>
        </w:r>
      </w:ins>
      <w:r>
        <w:rPr>
          <w:rFonts w:ascii="Times New Roman" w:hAnsi="Times New Roman"/>
          <w:color w:val="000000"/>
          <w:sz w:val="22"/>
        </w:rPr>
        <w:t xml:space="preserve"> percent (</w:t>
      </w:r>
      <w:del w:id="9323" w:author="Ashford Blake LLP" w:date="2026-10-16T09:00:00Z">
        <w:r>
          <w:rPr>
            <w:rFonts w:ascii="Times New Roman" w:hAnsi="Times New Roman"/>
            <w:color w:val="000000"/>
            <w:sz w:val="22"/>
          </w:rPr>
          <w:delText xml:space="preserve">10%</w:delText>
        </w:r>
      </w:del>
      <w:ins w:id="9324" w:author="Ashford Blake LLP" w:date="2026-10-16T09:00:00Z">
        <w:r>
          <w:rPr>
            <w:rFonts w:ascii="Times New Roman" w:hAnsi="Times New Roman"/>
            <w:color w:val="000000"/>
            <w:sz w:val="22"/>
          </w:rPr>
          <w:t xml:space="preserve">15%</w:t>
        </w:r>
      </w:ins>
      <w:r>
        <w:rPr>
          <w:rFonts w:ascii="Times New Roman" w:hAnsi="Times New Roman"/>
          <w:color w:val="000000"/>
          <w:sz w:val="22"/>
        </w:rPr>
        <w:t xml:space="preserve">) of Aggregate Commitments in Publicly Traded Securities</w:t>
      </w:r>
      <w:del w:id="9327" w:author="Ashford Blake LLP" w:date="2026-10-16T09:00:00Z">
        <w:r>
          <w:rPr>
            <w:rFonts w:ascii="Times New Roman" w:hAnsi="Times New Roman"/>
            <w:color w:val="000000"/>
            <w:sz w:val="22"/>
          </w:rPr>
          <w:delText xml:space="preserve">; provided that this restriction shall not apply to securities acquired in connection with a Portfolio Investment that subsequently becomes publicly traded (whether by initial public offering, direct listing, or otherwise).</w:delText>
        </w:r>
      </w:del>
      <w:ins w:id="9328" w:author="Ashford Blake LLP" w:date="2026-10-16T09:00:00Z">
        <w:r>
          <w:rPr>
            <w:rFonts w:ascii="Times New Roman" w:hAnsi="Times New Roman"/>
            <w:color w:val="000000"/>
            <w:sz w:val="22"/>
          </w:rPr>
          <w:t xml:space="preserve"> (including securities acquired in take-private transactions that are subsequently re-listed).</w:t>
        </w:r>
      </w:ins>
    </w:p>
    <w:p>
      <w:pPr>
        <w:spacing w:line="276" w:lineRule="auto" w:before="0" w:after="120"/>
        <w:jc w:val="both"/>
        <w:rPr>
          <w:ins w:id="9329" w:author="Ashford Blake LLP" w:date="2026-10-16T09:00:00Z"/>
        </w:rPr>
      </w:pPr>
      <w:ins w:id="9330" w:author="Ashford Blake LLP" w:date="2026-10-16T09:00:00Z">
        <w:r>
          <w:rPr>
            <w:rFonts w:ascii="Times New Roman" w:hAnsi="Times New Roman"/>
            <w:b/>
            <w:i/>
            <w:color w:val="000000"/>
            <w:sz w:val="22"/>
            <w:highlight w:val="yellow"/>
          </w:rPr>
          <w:t xml:space="preserve">[Partner Note 12 — Public securities limit: </w:t>
        </w:r>
        <w:r>
          <w:rPr>
            <w:rFonts w:ascii="Times New Roman" w:hAnsi="Times New Roman"/>
            <w:i/>
            <w:color w:val="000000"/>
            <w:sz w:val="22"/>
            <w:highlight w:val="yellow"/>
          </w:rPr>
          <w:t xml:space="preserve">The Term Sheet’s 15% limit expressly includes "securities acquired in take-private transactions that are subsequently re-listed." The Fund III proviso, which excluded any Portfolio Investment that later became publicly traded, is inconsistent with that language and has been deleted. Because the limits are tested at the time of investment (Section 6.4(f)), a later re-listing or IPO should be a passive breach only, but follow-on investments in such a company would count against the limit. The Term Sheet does not address IPO exits of portfolio companies that were not take-privates; please confirm whether the General Partner wishes to carve those out (a departure from the literal Term Sheet).</w:t>
        </w:r>
        <w:r>
          <w:rPr>
            <w:rFonts w:ascii="Times New Roman" w:hAnsi="Times New Roman"/>
            <w:b/>
            <w:i/>
            <w:color w:val="000000"/>
            <w:sz w:val="22"/>
            <w:highlight w:val="yellow"/>
          </w:rPr>
          <w:t xml:space="preserve">]</w:t>
        </w:r>
      </w:ins>
    </w:p>
    <w:p>
      <w:pPr>
        <w:spacing w:line="276" w:lineRule="auto" w:before="0" w:after="120"/>
        <w:jc w:val="both"/>
      </w:pPr>
      <w:r>
        <w:rPr>
          <w:rFonts w:ascii="Times New Roman" w:hAnsi="Times New Roman"/>
          <w:b/>
          <w:color w:val="000000"/>
          <w:sz w:val="22"/>
        </w:rPr>
        <w:t>(e) Bridge Financing.</w:t>
      </w:r>
      <w:r>
        <w:rPr>
          <w:rFonts w:ascii="Times New Roman" w:hAnsi="Times New Roman"/>
          <w:color w:val="000000"/>
          <w:sz w:val="22"/>
        </w:rPr>
        <w:t xml:space="preserve"> The Partnership may extend Bridge Investments for a period not exceeding </w:t>
      </w:r>
      <w:del w:id="9333" w:author="Ashford Blake LLP" w:date="2026-10-16T09:00:00Z">
        <w:r>
          <w:rPr>
            <w:rFonts w:ascii="Times New Roman" w:hAnsi="Times New Roman"/>
            <w:color w:val="000000"/>
            <w:sz w:val="22"/>
          </w:rPr>
          <w:delText xml:space="preserve">twelve</w:delText>
        </w:r>
      </w:del>
      <w:ins w:id="9334" w:author="Ashford Blake LLP" w:date="2026-10-16T09:00:00Z">
        <w:r>
          <w:rPr>
            <w:rFonts w:ascii="Times New Roman" w:hAnsi="Times New Roman"/>
            <w:color w:val="000000"/>
            <w:sz w:val="22"/>
          </w:rPr>
          <w:t xml:space="preserve">eighteen</w:t>
        </w:r>
      </w:ins>
      <w:r>
        <w:rPr>
          <w:rFonts w:ascii="Times New Roman" w:hAnsi="Times New Roman"/>
          <w:color w:val="000000"/>
          <w:sz w:val="22"/>
        </w:rPr>
        <w:t xml:space="preserve"> (</w:t>
      </w:r>
      <w:del w:id="9331" w:author="Ashford Blake LLP" w:date="2026-10-16T09:00:00Z">
        <w:r>
          <w:rPr>
            <w:rFonts w:ascii="Times New Roman" w:hAnsi="Times New Roman"/>
            <w:color w:val="000000"/>
            <w:sz w:val="22"/>
          </w:rPr>
          <w:delText xml:space="preserve">12</w:delText>
        </w:r>
      </w:del>
      <w:ins w:id="9332" w:author="Ashford Blake LLP" w:date="2026-10-16T09:00:00Z">
        <w:r>
          <w:rPr>
            <w:rFonts w:ascii="Times New Roman" w:hAnsi="Times New Roman"/>
            <w:color w:val="000000"/>
            <w:sz w:val="22"/>
          </w:rPr>
          <w:t xml:space="preserve">18</w:t>
        </w:r>
      </w:ins>
      <w:r>
        <w:rPr>
          <w:rFonts w:ascii="Times New Roman" w:hAnsi="Times New Roman"/>
          <w:color w:val="000000"/>
          <w:sz w:val="22"/>
        </w:rPr>
        <w:t xml:space="preserve">) months from the date of such extension. The aggregate outstanding principal amount of Bridge Investments at any time shall not exceed </w:t>
      </w:r>
      <w:del w:id="9337" w:author="Ashford Blake LLP" w:date="2026-10-16T09:00:00Z">
        <w:r>
          <w:rPr>
            <w:rFonts w:ascii="Times New Roman" w:hAnsi="Times New Roman"/>
            <w:color w:val="000000"/>
            <w:sz w:val="22"/>
          </w:rPr>
          <w:delText xml:space="preserve">ten</w:delText>
        </w:r>
      </w:del>
      <w:ins w:id="9338" w:author="Ashford Blake LLP" w:date="2026-10-16T09:00:00Z">
        <w:r>
          <w:rPr>
            <w:rFonts w:ascii="Times New Roman" w:hAnsi="Times New Roman"/>
            <w:color w:val="000000"/>
            <w:sz w:val="22"/>
          </w:rPr>
          <w:t xml:space="preserve">fifteen</w:t>
        </w:r>
      </w:ins>
      <w:r>
        <w:rPr>
          <w:rFonts w:ascii="Times New Roman" w:hAnsi="Times New Roman"/>
          <w:color w:val="000000"/>
          <w:sz w:val="22"/>
        </w:rPr>
        <w:t xml:space="preserve"> percent (</w:t>
      </w:r>
      <w:del w:id="9335" w:author="Ashford Blake LLP" w:date="2026-10-16T09:00:00Z">
        <w:r>
          <w:rPr>
            <w:rFonts w:ascii="Times New Roman" w:hAnsi="Times New Roman"/>
            <w:color w:val="000000"/>
            <w:sz w:val="22"/>
          </w:rPr>
          <w:delText xml:space="preserve">10%</w:delText>
        </w:r>
      </w:del>
      <w:ins w:id="9336" w:author="Ashford Blake LLP" w:date="2026-10-16T09:00:00Z">
        <w:r>
          <w:rPr>
            <w:rFonts w:ascii="Times New Roman" w:hAnsi="Times New Roman"/>
            <w:color w:val="000000"/>
            <w:sz w:val="22"/>
          </w:rPr>
          <w:t xml:space="preserve">15%</w:t>
        </w:r>
      </w:ins>
      <w:r>
        <w:rPr>
          <w:rFonts w:ascii="Times New Roman" w:hAnsi="Times New Roman"/>
          <w:color w:val="000000"/>
          <w:sz w:val="22"/>
        </w:rPr>
        <w:t xml:space="preserve">) of Aggregate Commitments. Bridge Investments that are not repaid or refinanced within </w:t>
      </w:r>
      <w:del w:id="9341" w:author="Ashford Blake LLP" w:date="2026-10-16T09:00:00Z">
        <w:r>
          <w:rPr>
            <w:rFonts w:ascii="Times New Roman" w:hAnsi="Times New Roman"/>
            <w:color w:val="000000"/>
            <w:sz w:val="22"/>
          </w:rPr>
          <w:delText xml:space="preserve">twelve</w:delText>
        </w:r>
      </w:del>
      <w:ins w:id="9342" w:author="Ashford Blake LLP" w:date="2026-10-16T09:00:00Z">
        <w:r>
          <w:rPr>
            <w:rFonts w:ascii="Times New Roman" w:hAnsi="Times New Roman"/>
            <w:color w:val="000000"/>
            <w:sz w:val="22"/>
          </w:rPr>
          <w:t xml:space="preserve">eighteen</w:t>
        </w:r>
      </w:ins>
      <w:r>
        <w:rPr>
          <w:rFonts w:ascii="Times New Roman" w:hAnsi="Times New Roman"/>
          <w:color w:val="000000"/>
          <w:sz w:val="22"/>
        </w:rPr>
        <w:t xml:space="preserve"> (</w:t>
      </w:r>
      <w:del w:id="9339" w:author="Ashford Blake LLP" w:date="2026-10-16T09:00:00Z">
        <w:r>
          <w:rPr>
            <w:rFonts w:ascii="Times New Roman" w:hAnsi="Times New Roman"/>
            <w:color w:val="000000"/>
            <w:sz w:val="22"/>
          </w:rPr>
          <w:delText xml:space="preserve">12</w:delText>
        </w:r>
      </w:del>
      <w:ins w:id="9340" w:author="Ashford Blake LLP" w:date="2026-10-16T09:00:00Z">
        <w:r>
          <w:rPr>
            <w:rFonts w:ascii="Times New Roman" w:hAnsi="Times New Roman"/>
            <w:color w:val="000000"/>
            <w:sz w:val="22"/>
          </w:rPr>
          <w:t xml:space="preserve">18</w:t>
        </w:r>
      </w:ins>
      <w:r>
        <w:rPr>
          <w:rFonts w:ascii="Times New Roman" w:hAnsi="Times New Roman"/>
          <w:color w:val="000000"/>
          <w:sz w:val="22"/>
        </w:rPr>
        <w:t xml:space="preserve">) months of the date of extension shall be reclassified as Portfolio Investments for purposes of the concentration limits set forth in this Section 6.4.</w:t>
      </w:r>
    </w:p>
    <w:p>
      <w:pPr>
        <w:spacing w:line="276" w:lineRule="auto" w:before="0" w:after="120"/>
        <w:jc w:val="both"/>
      </w:pPr>
      <w:r>
        <w:rPr>
          <w:rFonts w:ascii="Times New Roman" w:hAnsi="Times New Roman"/>
          <w:b/>
          <w:color w:val="000000"/>
          <w:sz w:val="22"/>
        </w:rPr>
        <w:t>(f) Compliance.</w:t>
      </w:r>
      <w:r>
        <w:rPr>
          <w:rFonts w:ascii="Times New Roman" w:hAnsi="Times New Roman"/>
          <w:color w:val="000000"/>
          <w:sz w:val="22"/>
        </w:rPr>
        <w:t xml:space="preserve"> The Investment Restrictions set forth in this Section 6.4 shall be measured at the time each Portfolio Investment is made (or, in the case of follow-on investments, at the time such follow-on investment is made). Passive breaches of the Investment Restrictions resulting from changes in the value of Portfolio Investments, fluctuations in exchange rates, or other circumstances beyond the General Partner's control shall not constitute a violation of this Section 6.4; provided that, in the event of any such passive breach, the General Partner shall not make any additional Portfolio Investment that would exacerbate such breach.</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A summary of the Investment Restrictions is set forth in Schedule C for reference purposes. In the event of any inconsistency between Schedule C and this Section 6.4, the provisions of this Section 6.4 shall control.</w:t>
      </w:r>
    </w:p>
    <w:p>
      <w:pPr>
        <w:keepNext/>
        <w:spacing w:line="276" w:lineRule="auto" w:before="360" w:after="120"/>
        <w:jc w:val="left"/>
      </w:pPr>
      <w:r>
        <w:rPr>
          <w:rFonts w:ascii="Times New Roman" w:hAnsi="Times New Roman"/>
          <w:b/>
          <w:color w:val="000000"/>
          <w:sz w:val="22"/>
          <w:u w:val="single"/>
        </w:rPr>
        <w:t>Section 6.5 — Borrowing and Credit Facilities</w:t>
      </w:r>
    </w:p>
    <w:p>
      <w:pPr>
        <w:spacing w:line="276" w:lineRule="auto" w:before="0" w:after="120"/>
        <w:jc w:val="both"/>
      </w:pPr>
      <w:r>
        <w:rPr>
          <w:rFonts w:ascii="Times New Roman" w:hAnsi="Times New Roman"/>
          <w:b/>
          <w:color w:val="000000"/>
          <w:sz w:val="22"/>
        </w:rPr>
        <w:t>(a) General Borrowing Authority.</w:t>
      </w:r>
      <w:r>
        <w:rPr>
          <w:rFonts w:ascii="Times New Roman" w:hAnsi="Times New Roman"/>
          <w:color w:val="000000"/>
          <w:sz w:val="22"/>
        </w:rPr>
        <w:t xml:space="preserve"> The General Partner may cause the Partnership to borrow funds on a temporary basis for the purpose of facilitating the making or disposition of Portfolio Investments, funding Capital Calls pending receipt of Capital Contributions from the Partners, paying Management Fees and Partnership Expenses, and for any other lawful purpose consistent with the objectives of the Partnership. The aggregate indebtedness of the Partnership (exclusive of indebtedness incurred at the Portfolio Company level and exclusive of any Subscription Facility) shall not exceed twenty percent (20%) of Aggregate Commitments outstanding at any time.</w:t>
      </w:r>
    </w:p>
    <w:p>
      <w:pPr>
        <w:spacing w:line="276" w:lineRule="auto" w:before="0" w:after="120"/>
        <w:jc w:val="both"/>
      </w:pPr>
      <w:r>
        <w:rPr>
          <w:rFonts w:ascii="Times New Roman" w:hAnsi="Times New Roman"/>
          <w:b/>
          <w:color w:val="000000"/>
          <w:sz w:val="22"/>
        </w:rPr>
        <w:t>(b) Portfolio Company Leverage.</w:t>
      </w:r>
      <w:r>
        <w:rPr>
          <w:rFonts w:ascii="Times New Roman" w:hAnsi="Times New Roman"/>
          <w:color w:val="000000"/>
          <w:sz w:val="22"/>
        </w:rPr>
        <w:t xml:space="preserve"> The General Partner may cause any Portfolio Company to incur indebtedness, provide guarantees, or pledge its assets in connection with the financing of such Portfolio Company's operations or the acquisition thereof. The Partnership shall not be liable for the debts or obligations of any Portfolio Company, except to the extent of the Partnership's equity investment therein (and any guarantees expressly approved by the General Partner on behalf of the Partnership).</w:t>
      </w:r>
    </w:p>
    <w:p>
      <w:pPr>
        <w:spacing w:line="276" w:lineRule="auto" w:before="0" w:after="120"/>
        <w:jc w:val="both"/>
      </w:pPr>
      <w:r>
        <w:rPr>
          <w:rFonts w:ascii="Times New Roman" w:hAnsi="Times New Roman"/>
          <w:b/>
          <w:color w:val="000000"/>
          <w:sz w:val="22"/>
        </w:rPr>
        <w:t>(c) Guarantees.</w:t>
      </w:r>
      <w:r>
        <w:rPr>
          <w:rFonts w:ascii="Times New Roman" w:hAnsi="Times New Roman"/>
          <w:color w:val="000000"/>
          <w:sz w:val="22"/>
        </w:rPr>
        <w:t xml:space="preserve"> The General Partner may cause the Partnership to guarantee or provide credit support for the obligations of any Portfolio Company; provided that the aggregate amount of all such guarantees and credit support, together with the aggregate indebtedness of the Partnership under Section 6.5(a), shall not exceed twenty percent (20%) of Aggregate Commitments outstanding at any time.</w:t>
      </w:r>
    </w:p>
    <w:p>
      <w:pPr>
        <w:spacing w:line="276" w:lineRule="auto" w:before="0" w:after="120"/>
        <w:jc w:val="both"/>
      </w:pPr>
      <w:r>
        <w:rPr>
          <w:rFonts w:ascii="Times New Roman" w:hAnsi="Times New Roman"/>
          <w:b/>
          <w:color w:val="000000"/>
          <w:sz w:val="22"/>
        </w:rPr>
        <w:t>(d) Hedging Arrangements.</w:t>
      </w:r>
      <w:r>
        <w:rPr>
          <w:rFonts w:ascii="Times New Roman" w:hAnsi="Times New Roman"/>
          <w:color w:val="000000"/>
          <w:sz w:val="22"/>
        </w:rPr>
        <w:t xml:space="preserve"> The General Partner may enter into hedging arrangements (including interest rate swaps, currency hedges, and other derivative instruments) on behalf of the Partnership for the purpose of managing risk in connection with Portfolio Investments or other obligations of the Partnership.</w:t>
      </w:r>
    </w:p>
    <w:p>
      <w:pPr>
        <w:spacing w:line="276" w:lineRule="auto" w:before="0" w:after="120"/>
        <w:jc w:val="both"/>
      </w:pPr>
      <w:r>
        <w:rPr>
          <w:rFonts w:ascii="Times New Roman" w:hAnsi="Times New Roman"/>
          <w:b/>
          <w:color w:val="000000"/>
          <w:sz w:val="22"/>
        </w:rPr>
        <w:t>(e) Indemnity Bonds.</w:t>
      </w:r>
      <w:r>
        <w:rPr>
          <w:rFonts w:ascii="Times New Roman" w:hAnsi="Times New Roman"/>
          <w:color w:val="000000"/>
          <w:sz w:val="22"/>
        </w:rPr>
        <w:t xml:space="preserve"> The General Partner may cause the Partnership to post indemnity bonds, letters of credit, or similar instruments in connection with the Partnership's investment activities.</w:t>
      </w:r>
    </w:p>
    <w:p>
      <w:pPr>
        <w:spacing w:line="276" w:lineRule="auto" w:before="0" w:after="120"/>
        <w:jc w:val="both"/>
      </w:pPr>
      <w:r>
        <w:rPr>
          <w:rFonts w:ascii="Times New Roman" w:hAnsi="Times New Roman"/>
          <w:b/>
          <w:color w:val="000000"/>
          <w:sz w:val="22"/>
        </w:rPr>
        <w:t>(f) Subscription Line Facility.</w:t>
      </w:r>
      <w:r>
        <w:rPr>
          <w:rFonts w:ascii="Times New Roman" w:hAnsi="Times New Roman"/>
          <w:color w:val="000000"/>
          <w:sz w:val="22"/>
        </w:rPr>
        <w:t xml:space="preserve"> The General Partner may cause the Partnership to enter into one or more subscription line credit facilities (each, a "Subscription Facility") secured by the unfunded Capital Commitments of the Limited Partners. Outstanding borrowings under any Subscription Facility shall not exceed twenty</w:t>
      </w:r>
      <w:ins w:id="9346" w:author="Ashford Blake LLP" w:date="2026-10-16T09:00:00Z">
        <w:r>
          <w:rPr>
            <w:rFonts w:ascii="Times New Roman" w:hAnsi="Times New Roman"/>
            <w:color w:val="000000"/>
            <w:sz w:val="22"/>
          </w:rPr>
          <w:t xml:space="preserve">-five</w:t>
        </w:r>
      </w:ins>
      <w:r>
        <w:rPr>
          <w:rFonts w:ascii="Times New Roman" w:hAnsi="Times New Roman"/>
          <w:color w:val="000000"/>
          <w:sz w:val="22"/>
        </w:rPr>
        <w:t xml:space="preserve"> percent (</w:t>
      </w:r>
      <w:del w:id="9344" w:author="Ashford Blake LLP" w:date="2026-10-16T09:00:00Z">
        <w:r>
          <w:rPr>
            <w:rFonts w:ascii="Times New Roman" w:hAnsi="Times New Roman"/>
            <w:color w:val="000000"/>
            <w:sz w:val="22"/>
          </w:rPr>
          <w:delText xml:space="preserve">20%</w:delText>
        </w:r>
      </w:del>
      <w:ins w:id="9345" w:author="Ashford Blake LLP" w:date="2026-10-16T09:00:00Z">
        <w:r>
          <w:rPr>
            <w:rFonts w:ascii="Times New Roman" w:hAnsi="Times New Roman"/>
            <w:color w:val="000000"/>
            <w:sz w:val="22"/>
          </w:rPr>
          <w:t xml:space="preserve">25%</w:t>
        </w:r>
      </w:ins>
      <w:r>
        <w:rPr>
          <w:rFonts w:ascii="Times New Roman" w:hAnsi="Times New Roman"/>
          <w:color w:val="000000"/>
          <w:sz w:val="22"/>
        </w:rPr>
        <w:t xml:space="preserve">) of unfunded </w:t>
      </w:r>
      <w:ins w:id="9343" w:author="Ashford Blake LLP" w:date="2026-10-16T09:00:00Z">
        <w:r>
          <w:rPr>
            <w:rFonts w:ascii="Times New Roman" w:hAnsi="Times New Roman"/>
            <w:color w:val="000000"/>
            <w:sz w:val="22"/>
          </w:rPr>
          <w:t xml:space="preserve">(i.e., uncalled) </w:t>
        </w:r>
      </w:ins>
      <w:r>
        <w:rPr>
          <w:rFonts w:ascii="Times New Roman" w:hAnsi="Times New Roman"/>
          <w:color w:val="000000"/>
          <w:sz w:val="22"/>
        </w:rPr>
        <w:t xml:space="preserve">Capital Commitments at any time. Draws on any Subscription Facility may not remain outstanding for more than </w:t>
      </w:r>
      <w:del w:id="9353" w:author="Ashford Blake LLP" w:date="2026-10-16T09:00:00Z">
        <w:r>
          <w:rPr>
            <w:rFonts w:ascii="Times New Roman" w:hAnsi="Times New Roman"/>
            <w:color w:val="000000"/>
            <w:sz w:val="22"/>
          </w:rPr>
          <w:delText xml:space="preserve">two</w:delText>
        </w:r>
      </w:del>
      <w:ins w:id="9354" w:author="Ashford Blake LLP" w:date="2026-10-16T09:00:00Z">
        <w:r>
          <w:rPr>
            <w:rFonts w:ascii="Times New Roman" w:hAnsi="Times New Roman"/>
            <w:color w:val="000000"/>
            <w:sz w:val="22"/>
          </w:rPr>
          <w:t xml:space="preserve">one</w:t>
        </w:r>
      </w:ins>
      <w:r>
        <w:rPr>
          <w:rFonts w:ascii="Times New Roman" w:hAnsi="Times New Roman"/>
          <w:color w:val="000000"/>
          <w:sz w:val="22"/>
        </w:rPr>
        <w:t xml:space="preserve"> hundred </w:t>
      </w:r>
      <w:del w:id="9351" w:author="Ashford Blake LLP" w:date="2026-10-16T09:00:00Z">
        <w:r>
          <w:rPr>
            <w:rFonts w:ascii="Times New Roman" w:hAnsi="Times New Roman"/>
            <w:color w:val="000000"/>
            <w:sz w:val="22"/>
          </w:rPr>
          <w:delText xml:space="preserve">seventy</w:delText>
        </w:r>
      </w:del>
      <w:ins w:id="9352" w:author="Ashford Blake LLP" w:date="2026-10-16T09:00:00Z">
        <w:r>
          <w:rPr>
            <w:rFonts w:ascii="Times New Roman" w:hAnsi="Times New Roman"/>
            <w:color w:val="000000"/>
            <w:sz w:val="22"/>
          </w:rPr>
          <w:t xml:space="preserve">eighty</w:t>
        </w:r>
      </w:ins>
      <w:r>
        <w:rPr>
          <w:rFonts w:ascii="Times New Roman" w:hAnsi="Times New Roman"/>
          <w:color w:val="000000"/>
          <w:sz w:val="22"/>
        </w:rPr>
        <w:t xml:space="preserve"> (</w:t>
      </w:r>
      <w:del w:id="9349" w:author="Ashford Blake LLP" w:date="2026-10-16T09:00:00Z">
        <w:r>
          <w:rPr>
            <w:rFonts w:ascii="Times New Roman" w:hAnsi="Times New Roman"/>
            <w:color w:val="000000"/>
            <w:sz w:val="22"/>
          </w:rPr>
          <w:delText xml:space="preserve">270</w:delText>
        </w:r>
      </w:del>
      <w:ins w:id="9350" w:author="Ashford Blake LLP" w:date="2026-10-16T09:00:00Z">
        <w:r>
          <w:rPr>
            <w:rFonts w:ascii="Times New Roman" w:hAnsi="Times New Roman"/>
            <w:color w:val="000000"/>
            <w:sz w:val="22"/>
          </w:rPr>
          <w:t xml:space="preserve">180</w:t>
        </w:r>
      </w:ins>
      <w:r>
        <w:rPr>
          <w:rFonts w:ascii="Times New Roman" w:hAnsi="Times New Roman"/>
          <w:color w:val="000000"/>
          <w:sz w:val="22"/>
        </w:rPr>
        <w:t xml:space="preserve">) </w:t>
      </w:r>
      <w:del w:id="9347" w:author="Ashford Blake LLP" w:date="2026-10-16T09:00:00Z">
        <w:r>
          <w:rPr>
            <w:rFonts w:ascii="Times New Roman" w:hAnsi="Times New Roman"/>
            <w:color w:val="000000"/>
            <w:sz w:val="22"/>
          </w:rPr>
          <w:delText xml:space="preserve">days.</w:delText>
        </w:r>
      </w:del>
      <w:ins w:id="9348" w:author="Ashford Blake LLP" w:date="2026-10-16T09:00:00Z">
        <w:r>
          <w:rPr>
            <w:rFonts w:ascii="Times New Roman" w:hAnsi="Times New Roman"/>
            <w:color w:val="000000"/>
            <w:sz w:val="22"/>
          </w:rPr>
          <w:t xml:space="preserve">days (measured from the date of the relevant borrowing).</w:t>
        </w:r>
      </w:ins>
      <w:r>
        <w:rPr>
          <w:rFonts w:ascii="Times New Roman" w:hAnsi="Times New Roman"/>
          <w:color w:val="000000"/>
          <w:sz w:val="22"/>
        </w:rPr>
        <w:t xml:space="preserve"> The General Partner shall report to the Limited Partners on a quarterly basis regarding the </w:t>
      </w:r>
      <w:ins w:id="9359" w:author="Ashford Blake LLP" w:date="2026-10-16T09:00:00Z">
        <w:r>
          <w:rPr>
            <w:rFonts w:ascii="Times New Roman" w:hAnsi="Times New Roman"/>
            <w:color w:val="000000"/>
            <w:sz w:val="22"/>
          </w:rPr>
          <w:t xml:space="preserve">use, </w:t>
        </w:r>
      </w:ins>
      <w:r>
        <w:rPr>
          <w:rFonts w:ascii="Times New Roman" w:hAnsi="Times New Roman"/>
          <w:color w:val="000000"/>
          <w:sz w:val="22"/>
        </w:rPr>
        <w:t xml:space="preserve">outstanding </w:t>
      </w:r>
      <w:del w:id="9357" w:author="Ashford Blake LLP" w:date="2026-10-16T09:00:00Z">
        <w:r>
          <w:rPr>
            <w:rFonts w:ascii="Times New Roman" w:hAnsi="Times New Roman"/>
            <w:color w:val="000000"/>
            <w:sz w:val="22"/>
          </w:rPr>
          <w:delText xml:space="preserve">balance</w:delText>
        </w:r>
      </w:del>
      <w:ins w:id="9358" w:author="Ashford Blake LLP" w:date="2026-10-16T09:00:00Z">
        <w:r>
          <w:rPr>
            <w:rFonts w:ascii="Times New Roman" w:hAnsi="Times New Roman"/>
            <w:color w:val="000000"/>
            <w:sz w:val="22"/>
          </w:rPr>
          <w:t xml:space="preserve">balance,</w:t>
        </w:r>
      </w:ins>
      <w:r>
        <w:rPr>
          <w:rFonts w:ascii="Times New Roman" w:hAnsi="Times New Roman"/>
          <w:color w:val="000000"/>
          <w:sz w:val="22"/>
        </w:rPr>
        <w:t xml:space="preserve"> and terms of any Subscription </w:t>
      </w:r>
      <w:del w:id="9355" w:author="Ashford Blake LLP" w:date="2026-10-16T09:00:00Z">
        <w:r>
          <w:rPr>
            <w:rFonts w:ascii="Times New Roman" w:hAnsi="Times New Roman"/>
            <w:color w:val="000000"/>
            <w:sz w:val="22"/>
          </w:rPr>
          <w:delText xml:space="preserve">Facility.</w:delText>
        </w:r>
      </w:del>
      <w:ins w:id="9356" w:author="Ashford Blake LLP" w:date="2026-10-16T09:00:00Z">
        <w:r>
          <w:rPr>
            <w:rFonts w:ascii="Times New Roman" w:hAnsi="Times New Roman"/>
            <w:color w:val="000000"/>
            <w:sz w:val="22"/>
          </w:rPr>
          <w:t xml:space="preserve">Facility, and shall disclose the impact of the use of any Subscription Facility on reported internal rates of return and multiples of invested capital in all performance reports delivered to the Limited Partners.</w:t>
        </w:r>
      </w:ins>
      <w:r>
        <w:rPr>
          <w:rFonts w:ascii="Times New Roman" w:hAnsi="Times New Roman"/>
          <w:color w:val="000000"/>
          <w:sz w:val="22"/>
        </w:rPr>
        <w:t xml:space="preserve"> Each Limited Partner, by executing this Agreement, acknowledges and consents to the pledge of its unfunded Capital Commitment as collateral for any Subscription Facility.</w:t>
      </w:r>
    </w:p>
    <w:p>
      <w:pPr>
        <w:spacing w:line="276" w:lineRule="auto" w:before="0" w:after="120"/>
        <w:jc w:val="both"/>
        <w:rPr>
          <w:ins w:id="9360" w:author="Ashford Blake LLP" w:date="2026-10-16T09:00:00Z"/>
        </w:rPr>
      </w:pPr>
      <w:ins w:id="9361" w:author="Ashford Blake LLP" w:date="2026-10-16T09:00:00Z">
        <w:r>
          <w:rPr>
            <w:rFonts w:ascii="Times New Roman" w:hAnsi="Times New Roman"/>
            <w:b/>
            <w:i/>
            <w:color w:val="000000"/>
            <w:sz w:val="22"/>
            <w:highlight w:val="yellow"/>
          </w:rPr>
          <w:t xml:space="preserve">[Partner Note 13 — Subscription facility: </w:t>
        </w:r>
        <w:r>
          <w:rPr>
            <w:rFonts w:ascii="Times New Roman" w:hAnsi="Times New Roman"/>
            <w:i/>
            <w:color w:val="000000"/>
            <w:sz w:val="22"/>
            <w:highlight w:val="yellow"/>
          </w:rPr>
          <w:t xml:space="preserve">Conformed to 25% of uncalled commitments and 180 days. Please confirm (i) whether refinancing or rolling over a draw restarts the 180-day period (drafted: measured from the original borrowing; we can add an express anti-evergreening sentence); (ii) that the 25% cap applies "at any time" (per the Term Sheet), which means the cap tightens as commitments are called and could be breached passively late in the Investment Period; and (iii) the methodology for disclosing the IRR and multiple impact (ILPA guidance recommends presenting performance both with and without the facility).</w:t>
        </w:r>
        <w:r>
          <w:rPr>
            <w:rFonts w:ascii="Times New Roman" w:hAnsi="Times New Roman"/>
            <w:b/>
            <w:i/>
            <w:color w:val="000000"/>
            <w:sz w:val="22"/>
            <w:highlight w:val="yellow"/>
          </w:rPr>
          <w:t xml:space="preserve">]</w:t>
        </w:r>
      </w:ins>
    </w:p>
    <w:p>
      <w:pPr>
        <w:keepNext/>
        <w:spacing w:line="276" w:lineRule="auto" w:before="360" w:after="120"/>
        <w:jc w:val="left"/>
      </w:pPr>
      <w:r>
        <w:rPr>
          <w:rFonts w:ascii="Times New Roman" w:hAnsi="Times New Roman"/>
          <w:b/>
          <w:color w:val="000000"/>
          <w:sz w:val="22"/>
          <w:u w:val="single"/>
        </w:rPr>
        <w:t>Section 6.6 — Temporary Investments</w:t>
      </w:r>
    </w:p>
    <w:p>
      <w:pPr>
        <w:spacing w:line="276" w:lineRule="auto" w:before="0" w:after="120"/>
        <w:jc w:val="both"/>
      </w:pPr>
      <w:r>
        <w:rPr>
          <w:rFonts w:ascii="Times New Roman" w:hAnsi="Times New Roman"/>
          <w:color w:val="000000"/>
          <w:sz w:val="22"/>
        </w:rPr>
        <w:t>Pending investment in Portfolio Companies, the General Partner may invest Partnership funds in cash and cash equivalents, money market accounts, certificates of deposit, United States government or agency securities, repurchase agreements secured by United States government securities, investment-grade commercial paper, and other short-term, liquid, investment-grade instruments. Interest and other income earned on such temporary investments shall be treated as income of the Partnership.</w:t>
      </w:r>
    </w:p>
    <w:p>
      <w:pPr>
        <w:keepNext/>
        <w:spacing w:line="276" w:lineRule="auto" w:before="360" w:after="120"/>
        <w:jc w:val="left"/>
      </w:pPr>
      <w:r>
        <w:rPr>
          <w:rFonts w:ascii="Times New Roman" w:hAnsi="Times New Roman"/>
          <w:b/>
          <w:color w:val="000000"/>
          <w:sz w:val="22"/>
          <w:u w:val="single"/>
        </w:rPr>
        <w:t>Section 6.7 — Recycling of Proceeds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del w:id="9362" w:author="Ashford Blake LLP" w:date="2026-10-16T09:00:00Z">
        <w:r>
          <w:rPr>
            <w:rFonts w:ascii="Times New Roman" w:hAnsi="Times New Roman"/>
            <w:color w:val="000000"/>
            <w:sz w:val="22"/>
          </w:rPr>
          <w:delText xml:space="preserve">The General Partner may reinvest ("recycle") Disposition proceeds (whether attributable to the return of capital or to profits) received within thirty-six (36) months of the date of the related Portfolio Investment (the amounts so reinvested, "Recycled Amounts").</w:delText>
        </w:r>
      </w:del>
      <w:ins w:id="9363" w:author="Ashford Blake LLP" w:date="2026-10-16T09:00:00Z">
        <w:r>
          <w:rPr>
            <w:rFonts w:ascii="Times New Roman" w:hAnsi="Times New Roman"/>
            <w:color w:val="000000"/>
            <w:sz w:val="22"/>
          </w:rPr>
          <w:t xml:space="preserve">During the Investment Period only, the General Partner may reinvest ("recycle") Disposition proceeds solely to the extent attributable to the return of capital (i.e., proceeds in an amount up to, but not exceeding, the cost basis of the related Portfolio Investment) and received within twenty-four (24) months of the date of the related Portfolio Investment (the amounts so reinvested, "Recycled Amounts"). Disposition proceeds attributable to profits (i.e., amounts in excess of the cost basis of the related Portfolio Investment) shall not be recycled.</w:t>
        </w:r>
      </w:ins>
      <w:r>
        <w:rPr>
          <w:rFonts w:ascii="Times New Roman" w:hAnsi="Times New Roman"/>
          <w:color w:val="000000"/>
          <w:sz w:val="22"/>
        </w:rPr>
        <w:t xml:space="preserve"> For purposes of this Section 6.7, the "date of the related Portfolio Investment" means the date on which the Partnership initially funded its investment in the relevant Portfolio Company (or, in the case of a follow-on investment, the date of such follow-on investment).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aggregate Recycled Amounts over the life of the Partnership </w:t>
      </w:r>
      <w:ins w:id="9367" w:author="Ashford Blake LLP" w:date="2026-10-16T09:00:00Z">
        <w:r>
          <w:rPr>
            <w:rFonts w:ascii="Times New Roman" w:hAnsi="Times New Roman"/>
            <w:color w:val="000000"/>
            <w:sz w:val="22"/>
          </w:rPr>
          <w:t xml:space="preserve">(i.e., cumulative Recycled Amounts) </w:t>
        </w:r>
      </w:ins>
      <w:r>
        <w:rPr>
          <w:rFonts w:ascii="Times New Roman" w:hAnsi="Times New Roman"/>
          <w:color w:val="000000"/>
          <w:sz w:val="22"/>
        </w:rPr>
        <w:t xml:space="preserve">shall not exceed one hundred </w:t>
      </w:r>
      <w:del w:id="9366" w:author="Ashford Blake LLP" w:date="2026-10-16T09:00:00Z">
        <w:r>
          <w:rPr>
            <w:rFonts w:ascii="Times New Roman" w:hAnsi="Times New Roman"/>
            <w:color w:val="000000"/>
            <w:sz w:val="22"/>
          </w:rPr>
          <w:delText xml:space="preserve">fifty </w:delText>
        </w:r>
      </w:del>
      <w:r>
        <w:rPr>
          <w:rFonts w:ascii="Times New Roman" w:hAnsi="Times New Roman"/>
          <w:color w:val="000000"/>
          <w:sz w:val="22"/>
        </w:rPr>
        <w:t xml:space="preserve">percent (</w:t>
      </w:r>
      <w:del w:id="9364" w:author="Ashford Blake LLP" w:date="2026-10-16T09:00:00Z">
        <w:r>
          <w:rPr>
            <w:rFonts w:ascii="Times New Roman" w:hAnsi="Times New Roman"/>
            <w:color w:val="000000"/>
            <w:sz w:val="22"/>
          </w:rPr>
          <w:delText xml:space="preserve">150%</w:delText>
        </w:r>
      </w:del>
      <w:ins w:id="9365" w:author="Ashford Blake LLP" w:date="2026-10-16T09:00:00Z">
        <w:r>
          <w:rPr>
            <w:rFonts w:ascii="Times New Roman" w:hAnsi="Times New Roman"/>
            <w:color w:val="000000"/>
            <w:sz w:val="22"/>
          </w:rPr>
          <w:t xml:space="preserve">100%</w:t>
        </w:r>
      </w:ins>
      <w:r>
        <w:rPr>
          <w:rFonts w:ascii="Times New Roman" w:hAnsi="Times New Roman"/>
          <w:color w:val="000000"/>
          <w:sz w:val="22"/>
        </w:rPr>
        <w:t xml:space="preserve">) of Aggregate Commitments. For purposes of this calculation, each dollar of Disposition proceeds that is reinvested pursuant to this Section 6.7 shall be counted once as a Recycled Amount, regardless of the number of times such dollar is subsequently invested and reinvested.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del w:id="9368" w:author="Ashford Blake LLP" w:date="2026-10-16T09:00:00Z">
        <w:r>
          <w:rPr>
            <w:rFonts w:ascii="Times New Roman" w:hAnsi="Times New Roman"/>
            <w:color w:val="000000"/>
            <w:sz w:val="22"/>
          </w:rPr>
          <w:delText xml:space="preserve">Recycling of Disposition proceeds shall be permitted during the Investment Period and for a period of one (1) year following the expiration of the Investment Period (i.e., through March 12, 2027). Following such date, no further recycling shall be permitted,</w:delText>
        </w:r>
      </w:del>
      <w:ins w:id="9369" w:author="Ashford Blake LLP" w:date="2026-10-16T09:00:00Z">
        <w:r>
          <w:rPr>
            <w:rFonts w:ascii="Times New Roman" w:hAnsi="Times New Roman"/>
            <w:color w:val="000000"/>
            <w:sz w:val="22"/>
          </w:rPr>
          <w:t xml:space="preserve">Recycling of Disposition proceeds shall be permitted only during the Investment Period [(and not during any Suspension Period)]. Following the expiration (or earlier termination) of the Investment Period, no recycling shall be permitted,</w:t>
        </w:r>
      </w:ins>
      <w:r>
        <w:rPr>
          <w:rFonts w:ascii="Times New Roman" w:hAnsi="Times New Roman"/>
          <w:color w:val="000000"/>
          <w:sz w:val="22"/>
        </w:rPr>
        <w:t xml:space="preserve"> and all Disposition proceeds shall be distributed to the Partners in accordance with Article VII.</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del w:id="9370" w:author="Ashford Blake LLP" w:date="2026-10-16T09:00:00Z">
        <w:r>
          <w:rPr>
            <w:rFonts w:ascii="Times New Roman" w:hAnsi="Times New Roman"/>
            <w:color w:val="000000"/>
            <w:sz w:val="22"/>
          </w:rPr>
          <w:delText xml:space="preserve">To the extent any Recycled Amounts include proceeds attributable to Net Profits, such amounts shall first be distributed through the waterfall set forth in Section 7.2 before being reinvested; provided that amounts attributable solely to the return of capital may be recycled without first being distributed through the waterfall. The General Partner shall determine in good faith the allocation of Disposition proceeds between capital and profits for purposes of this Section 6.7(d).</w:delText>
        </w:r>
      </w:del>
      <w:ins w:id="9371" w:author="Ashford Blake LLP" w:date="2026-10-16T09:00:00Z">
        <w:r>
          <w:rPr>
            <w:rFonts w:ascii="Times New Roman" w:hAnsi="Times New Roman"/>
            <w:color w:val="000000"/>
            <w:sz w:val="22"/>
          </w:rPr>
          <w:t xml:space="preserve">Recycled Amounts shall not be subject to the waterfall set forth in Section 7.2 and may be retained and reinvested without first being distributed through such waterfall. For the avoidance of doubt, because recycling is limited to proceeds attributable to the return of capital, no proceeds attributable to profits shall be retained for reinvestment or otherwise excluded from the waterfall. The General Partner shall determine in good faith the allocation of Disposition proceeds between capital and profits for purposes of this Section 6.7.</w:t>
        </w:r>
      </w:ins>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Recycled Amounts shall be deemed unfunded Capital Commitments for purposes of future Capital Calls and shall be available for investment in new or follow-on Portfolio Investments. Recycled Amounts shall not be counted as new Capital Contributions for purposes of calculating the Preferred Return under Section 7.2(b) or Section 7.7.</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General Partner shall include in each quarterly report delivered pursuant to Section 12.1 a summary of all Recycled Amounts during the relevant quarter, specifying the source Portfolio Investment, the amount recycled, and the allocation between capital and profits.</w:t>
      </w:r>
    </w:p>
    <w:p>
      <w:pPr>
        <w:spacing w:line="276" w:lineRule="auto" w:before="0" w:after="120"/>
        <w:jc w:val="both"/>
        <w:rPr>
          <w:ins w:id="9372" w:author="Ashford Blake LLP" w:date="2026-10-16T09:00:00Z"/>
        </w:rPr>
      </w:pPr>
      <w:ins w:id="9373" w:author="Ashford Blake LLP" w:date="2026-10-16T09:00:00Z">
        <w:r>
          <w:rPr>
            <w:rFonts w:ascii="Times New Roman" w:hAnsi="Times New Roman"/>
            <w:b/>
            <w:i/>
            <w:color w:val="000000"/>
            <w:sz w:val="22"/>
            <w:highlight w:val="yellow"/>
          </w:rPr>
          <w:t xml:space="preserve">[Partner Note 14 — Recycling: </w:t>
        </w:r>
        <w:r>
          <w:rPr>
            <w:rFonts w:ascii="Times New Roman" w:hAnsi="Times New Roman"/>
            <w:i/>
            <w:color w:val="000000"/>
            <w:sz w:val="22"/>
            <w:highlight w:val="yellow"/>
          </w:rPr>
          <w:t xml:space="preserve">All five Term Sheet parameters have been conformed (24 months; return of capital only; 100% cap; Investment Period only; outside the waterfall). Open points: (i) the Term Sheet parenthetical ("may re-invest up to the full amount of the Fund through recycling") indicates that cumulative Recycled Amounts may equal Aggregate Commitments, so total investment capacity could approach 200% of commitments; LPs may read the cap as a cap on total investments, so please confirm intent; (ii) the Term Sheet describes recycled amounts as "recallable without first distributing through the waterfall," which conflates retention with distribution-and-recall; we have drafted a retention mechanic, with Recycled Amounts deemed unfunded commitments under Section 6.7(e), and can add a recallable-distribution mechanic if desired; (iii) the 24-month window runs from the date of the related investment (initial or follow-on), retained from Fund III; (iv) we have bracketed a prohibition on recycling during a Key Person Suspension Period; and (v) Section 7.7(b), retained from Fund III, is internally inconsistent (it deems Recycled Amounts returned and re-contributed, yet provides that the Preferred Return continues to accrue on the original contribution); we recommend simplifying it to the latter.</w:t>
        </w:r>
        <w:r>
          <w:rPr>
            <w:rFonts w:ascii="Times New Roman" w:hAnsi="Times New Roman"/>
            <w:b/>
            <w:i/>
            <w:color w:val="000000"/>
            <w:sz w:val="22"/>
            <w:highlight w:val="yellow"/>
          </w:rPr>
          <w:t xml:space="preserve">]</w:t>
        </w:r>
      </w:ins>
    </w:p>
    <w:p>
      <w:pPr>
        <w:keepNext/>
        <w:spacing w:line="276" w:lineRule="auto" w:before="360" w:after="120"/>
        <w:jc w:val="left"/>
      </w:pPr>
      <w:r>
        <w:rPr>
          <w:rFonts w:ascii="Times New Roman" w:hAnsi="Times New Roman"/>
          <w:b/>
          <w:color w:val="000000"/>
          <w:sz w:val="22"/>
          <w:u w:val="single"/>
        </w:rPr>
        <w:t>Section 6.8 — Co-Investment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offer co-investment opportunities ("Co-Investment Opportunities") to the Limited Partners (and their Affiliates) before offering such opportunities to any third party.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allocation of Co-Investment Opportunities among the Limited Partners shall be determined by the General Partner in its sole discretion, taking into consideration such factors as the General Partner deems relevant, including the size of each Limited Partner's Capital Commitment, the ability of each Limited Partner to move quickly and decisively, and the relationship of each Limited Partner with the </w:t>
      </w:r>
      <w:del w:id="9374" w:author="Ashford Blake LLP" w:date="2026-10-16T09:00:00Z">
        <w:r>
          <w:rPr>
            <w:rFonts w:ascii="Times New Roman" w:hAnsi="Times New Roman"/>
            <w:color w:val="000000"/>
            <w:sz w:val="22"/>
          </w:rPr>
          <w:delText xml:space="preserve">Partnership.</w:delText>
        </w:r>
      </w:del>
      <w:ins w:id="9375" w:author="Ashford Blake LLP" w:date="2026-10-16T09:00:00Z">
        <w:r>
          <w:rPr>
            <w:rFonts w:ascii="Times New Roman" w:hAnsi="Times New Roman"/>
            <w:color w:val="000000"/>
            <w:sz w:val="22"/>
          </w:rPr>
          <w:t xml:space="preserve">Partnership, subject to the oversight and consent rights of the Advisory Committee set forth in Section 11.3(b).</w:t>
        </w:r>
      </w:ins>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Management Fee or Carried Interest shall be charged on co-investments made by Limited Partners (or their Affiliates) alongside the Partnership, unless otherwise agreed in a co-investment vehicle Side Letter or the organizational documents of the applicable co-investment vehicle.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notify all Limited Partners of each Co-Investment Opportunity within five (5) Business Days of the Fund's commitment to the applicable Portfolio Investment. Such notice shall include a summary of the proposed transaction, the estimated co-investment amount available, and the timeline for investment decisions.</w:t>
      </w:r>
    </w:p>
    <w:p>
      <w:r>
        <w:br w:type="page"/>
      </w:r>
    </w:p>
    <w:p>
      <w:pPr>
        <w:keepNext/>
        <w:spacing w:line="276" w:lineRule="auto" w:before="120" w:after="240"/>
        <w:jc w:val="center"/>
      </w:pPr>
      <w:r>
        <w:rPr>
          <w:rFonts w:ascii="Times New Roman" w:hAnsi="Times New Roman"/>
          <w:b/>
          <w:color w:val="000000"/>
          <w:sz w:val="28"/>
          <w:u w:val="single"/>
        </w:rPr>
        <w:t>ARTICLE VII — DISTRIBUTIONS AND WATERFALL</w:t>
      </w:r>
    </w:p>
    <w:p>
      <w:pPr>
        <w:keepNext/>
        <w:spacing w:line="276" w:lineRule="auto" w:before="360" w:after="120"/>
        <w:jc w:val="left"/>
      </w:pPr>
      <w:r>
        <w:rPr>
          <w:rFonts w:ascii="Times New Roman" w:hAnsi="Times New Roman"/>
          <w:b/>
          <w:color w:val="000000"/>
          <w:sz w:val="22"/>
          <w:u w:val="single"/>
        </w:rPr>
        <w:t>Section 7.1 — Timing of Distributions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distribute Net Proceeds from each Disposition to the Partners as promptly as practicable following the receipt by the Partnership of such Net Proceeds, but in no event later than sixty (60) days following receipt thereof; provided that the General Partner may retain and establish reasonable reserves for contingent liabilities, </w:t>
      </w:r>
      <w:ins w:id="9379" w:author="Ashford Blake LLP" w:date="2026-10-16T09:00:00Z">
        <w:r>
          <w:rPr>
            <w:rFonts w:ascii="Times New Roman" w:hAnsi="Times New Roman"/>
            <w:color w:val="000000"/>
            <w:sz w:val="22"/>
          </w:rPr>
          <w:t xml:space="preserve">pending or </w:t>
        </w:r>
      </w:ins>
      <w:r>
        <w:rPr>
          <w:rFonts w:ascii="Times New Roman" w:hAnsi="Times New Roman"/>
          <w:color w:val="000000"/>
          <w:sz w:val="22"/>
        </w:rPr>
        <w:t xml:space="preserve">anticipated expenses,</w:t>
      </w:r>
      <w:ins w:id="9378" w:author="Ashford Blake LLP" w:date="2026-10-16T09:00:00Z">
        <w:r>
          <w:rPr>
            <w:rFonts w:ascii="Times New Roman" w:hAnsi="Times New Roman"/>
            <w:color w:val="000000"/>
            <w:sz w:val="22"/>
          </w:rPr>
          <w:t xml:space="preserve"> follow-on investments in existing Portfolio Companies,</w:t>
        </w:r>
      </w:ins>
      <w:r>
        <w:rPr>
          <w:rFonts w:ascii="Times New Roman" w:hAnsi="Times New Roman"/>
          <w:color w:val="000000"/>
          <w:sz w:val="22"/>
        </w:rPr>
        <w:t xml:space="preserve"> and other obligations of the Partnership.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Distributions shall be made in cash unless the General Partner determines, with the consent of the Advisory Committee, to make in-kind distributions of securities or other property to the Partners. </w:t>
      </w:r>
      <w:del w:id="9380" w:author="Ashford Blake LLP" w:date="2026-10-16T09:00:00Z">
        <w:r>
          <w:rPr>
            <w:rFonts w:ascii="Times New Roman" w:hAnsi="Times New Roman"/>
            <w:color w:val="000000"/>
            <w:sz w:val="22"/>
          </w:rPr>
          <w:delText xml:space="preserve">Any in-kind distribution shall be valued at fair market value as determined by the General Partner in good faith (with reference to the most recent valuation by the Valuation Firm, if applicable). In-kind distributions of Publicly Traded Securities shall be valued based on the volume-weighted average closing price for the ten (10) trading days preceding the Distribution Date.</w:delText>
        </w:r>
      </w:del>
      <w:ins w:id="9381" w:author="Ashford Blake LLP" w:date="2026-10-16T09:00:00Z">
        <w:r>
          <w:rPr>
            <w:rFonts w:ascii="Times New Roman" w:hAnsi="Times New Roman"/>
            <w:color w:val="000000"/>
            <w:sz w:val="22"/>
          </w:rPr>
          <w:t xml:space="preserve">Any in-kind distribution shall be subject to, and valued at fair market value as determined by, an independent valuation prepared by the Valuation Firm (Ridgepoint Valuations Inc.) or another qualified independent third-party valuation firm. [In-kind distributions of Publicly Traded Securities shall be valued based on the volume-weighted average closing price for the ten (10) trading days preceding the Distribution Date.]</w:t>
        </w:r>
      </w:ins>
    </w:p>
    <w:p>
      <w:pPr>
        <w:spacing w:line="276" w:lineRule="auto" w:before="0" w:after="120"/>
        <w:jc w:val="both"/>
        <w:rPr>
          <w:ins w:id="9382" w:author="Ashford Blake LLP" w:date="2026-10-16T09:00:00Z"/>
        </w:rPr>
      </w:pPr>
      <w:ins w:id="9383" w:author="Ashford Blake LLP" w:date="2026-10-16T09:00:00Z">
        <w:r>
          <w:rPr>
            <w:rFonts w:ascii="Times New Roman" w:hAnsi="Times New Roman"/>
            <w:b/>
            <w:i/>
            <w:color w:val="000000"/>
            <w:sz w:val="22"/>
            <w:highlight w:val="yellow"/>
          </w:rPr>
          <w:t xml:space="preserve">[Partner Note 15 — In-kind distributions: </w:t>
        </w:r>
        <w:r>
          <w:rPr>
            <w:rFonts w:ascii="Times New Roman" w:hAnsi="Times New Roman"/>
            <w:i/>
            <w:color w:val="000000"/>
            <w:sz w:val="22"/>
            <w:highlight w:val="yellow"/>
          </w:rPr>
          <w:t xml:space="preserve">The Term Sheet conditions in-kind distributions on LPAC consent and an independent third-party valuation. The Fund III 10-trading-day VWAP rule for Publicly Traded Securities is bracketed; please confirm whether the independent valuation requirement is intended to apply to listed securities for which a market price is readily available.</w:t>
        </w:r>
        <w:r>
          <w:rPr>
            <w:rFonts w:ascii="Times New Roman" w:hAnsi="Times New Roman"/>
            <w:b/>
            <w:i/>
            <w:color w:val="000000"/>
            <w:sz w:val="22"/>
            <w:highlight w:val="yellow"/>
          </w:rPr>
          <w:t xml:space="preserve">]</w:t>
        </w:r>
      </w:ins>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Interim distributions may be made from time to time at the discretion of the General Partner, from current income, interest, dividends, or other receipts of the Partnership.</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del w:id="9384" w:author="Ashford Blake LLP" w:date="2026-10-16T09:00:00Z">
        <w:r>
          <w:rPr>
            <w:rFonts w:ascii="Times New Roman" w:hAnsi="Times New Roman"/>
            <w:color w:val="000000"/>
            <w:sz w:val="22"/>
          </w:rPr>
          <w:delText xml:space="preserve">Each Distribution shall be allocated among the Partners in accordance with Section 7.2 on a </w:delText>
        </w:r>
      </w:del>
      <w:del w:id="9385" w:author="Ashford Blake LLP" w:date="2026-10-16T09:00:00Z">
        <w:r>
          <w:rPr>
            <w:rFonts w:ascii="Times New Roman" w:hAnsi="Times New Roman"/>
            <w:b/>
            <w:color w:val="000000"/>
            <w:sz w:val="22"/>
          </w:rPr>
          <w:delText>deal-by-deal basis</w:delText>
        </w:r>
      </w:del>
      <w:del w:id="9386" w:author="Ashford Blake LLP" w:date="2026-10-16T09:00:00Z">
        <w:r>
          <w:rPr>
            <w:rFonts w:ascii="Times New Roman" w:hAnsi="Times New Roman"/>
            <w:color w:val="000000"/>
            <w:sz w:val="22"/>
          </w:rPr>
          <w:delText xml:space="preserve"> as set forth therein. For the avoidance of doubt, the distribution waterfall set forth in Section 7.2 shall be applied separately with respect to the Net Proceeds from each Realized Investment, and not on an aggregate or whole-fund basis (except as provided in Section 13.4 upon final dissolution of the Partnership).</w:delText>
        </w:r>
      </w:del>
      <w:ins w:id="9387" w:author="Ashford Blake LLP" w:date="2026-10-16T09:00:00Z">
        <w:r>
          <w:rPr>
            <w:rFonts w:ascii="Times New Roman" w:hAnsi="Times New Roman"/>
            <w:color w:val="000000"/>
            <w:sz w:val="22"/>
          </w:rPr>
          <w:t xml:space="preserve">Each Distribution shall be allocated among the Partners in accordance with Section 7.2 on an aggregate, whole-fund basis. For the avoidance of doubt, the distribution waterfall set forth in Section 7.2 shall be applied on a cumulative basis, taking into account all Capital Contributions made by, and all Distributions made to, the Partners from the First Closing through the relevant Distribution Date, and shall not be applied separately on a deal-by-deal or investment-by-investment basis.</w:t>
        </w:r>
      </w:ins>
    </w:p>
    <w:p>
      <w:pPr>
        <w:keepNext/>
        <w:spacing w:line="276" w:lineRule="auto" w:before="360" w:after="120"/>
        <w:jc w:val="left"/>
      </w:pPr>
      <w:r>
        <w:rPr>
          <w:rFonts w:ascii="Times New Roman" w:hAnsi="Times New Roman"/>
          <w:b/>
          <w:color w:val="000000"/>
          <w:sz w:val="22"/>
          <w:u w:val="single"/>
        </w:rPr>
        <w:t xml:space="preserve">Section 7.2 — Distribution Waterfall (</w:t>
      </w:r>
      <w:del w:id="9390" w:author="Ashford Blake LLP" w:date="2026-10-16T09:00:00Z">
        <w:r>
          <w:rPr>
            <w:rFonts w:ascii="Times New Roman" w:hAnsi="Times New Roman"/>
            <w:b/>
            <w:color w:val="000000"/>
            <w:sz w:val="22"/>
            <w:u w:val="single"/>
          </w:rPr>
          <w:delText xml:space="preserve">Deal</w:delText>
        </w:r>
      </w:del>
      <w:ins w:id="9391" w:author="Ashford Blake LLP" w:date="2026-10-16T09:00:00Z">
        <w:r>
          <w:rPr>
            <w:rFonts w:ascii="Times New Roman" w:hAnsi="Times New Roman"/>
            <w:b/>
            <w:color w:val="000000"/>
            <w:sz w:val="22"/>
            <w:u w:val="single"/>
          </w:rPr>
          <w:t xml:space="preserve">Whole</w:t>
        </w:r>
      </w:ins>
      <w:r>
        <w:rPr>
          <w:rFonts w:ascii="Times New Roman" w:hAnsi="Times New Roman"/>
          <w:b/>
          <w:color w:val="000000"/>
          <w:sz w:val="22"/>
          <w:u w:val="single"/>
        </w:rPr>
        <w:t xml:space="preserve">-</w:t>
      </w:r>
      <w:del w:id="9388" w:author="Ashford Blake LLP" w:date="2026-10-16T09:00:00Z">
        <w:r>
          <w:rPr>
            <w:rFonts w:ascii="Times New Roman" w:hAnsi="Times New Roman"/>
            <w:b/>
            <w:color w:val="000000"/>
            <w:sz w:val="22"/>
            <w:u w:val="single"/>
          </w:rPr>
          <w:delText xml:space="preserve">by-Deal</w:delText>
        </w:r>
      </w:del>
      <w:ins w:id="9389" w:author="Ashford Blake LLP" w:date="2026-10-16T09:00:00Z">
        <w:r>
          <w:rPr>
            <w:rFonts w:ascii="Times New Roman" w:hAnsi="Times New Roman"/>
            <w:b/>
            <w:color w:val="000000"/>
            <w:sz w:val="22"/>
            <w:u w:val="single"/>
          </w:rPr>
          <w:t xml:space="preserve">Fund</w:t>
        </w:r>
      </w:ins>
      <w:r>
        <w:rPr>
          <w:rFonts w:ascii="Times New Roman" w:hAnsi="Times New Roman"/>
          <w:b/>
          <w:color w:val="000000"/>
          <w:sz w:val="22"/>
          <w:u w:val="single"/>
        </w:rPr>
        <w:t xml:space="preserve">)</w:t>
      </w:r>
    </w:p>
    <w:p>
      <w:pPr>
        <w:spacing w:line="276" w:lineRule="auto" w:before="0" w:after="120"/>
        <w:jc w:val="both"/>
      </w:pPr>
      <w:del w:id="9392" w:author="Ashford Blake LLP" w:date="2026-10-16T09:00:00Z">
        <w:r>
          <w:rPr>
            <w:rFonts w:ascii="Times New Roman" w:hAnsi="Times New Roman"/>
            <w:color w:val="000000"/>
            <w:sz w:val="22"/>
          </w:rPr>
          <w:delText xml:space="preserve">With respect to </w:delText>
        </w:r>
      </w:del>
      <w:del w:id="9393" w:author="Ashford Blake LLP" w:date="2026-10-16T09:00:00Z">
        <w:r>
          <w:rPr>
            <w:rFonts w:ascii="Times New Roman" w:hAnsi="Times New Roman"/>
            <w:b/>
            <w:color w:val="000000"/>
            <w:sz w:val="22"/>
          </w:rPr>
          <w:delText>each Realized Investment</w:delText>
        </w:r>
      </w:del>
      <w:del w:id="9394" w:author="Ashford Blake LLP" w:date="2026-10-16T09:00:00Z">
        <w:r>
          <w:rPr>
            <w:rFonts w:ascii="Times New Roman" w:hAnsi="Times New Roman"/>
            <w:color w:val="000000"/>
            <w:sz w:val="22"/>
          </w:rPr>
          <w:delText>, the Net Proceeds attributable to such Realized Investment (after deducting the allocable share of Partnership Expenses and reserves, and after taking into account any Netting Reserve pursuant to Section 7.4) shall be distributed among the Partners in the following order of priority:</w:delText>
        </w:r>
      </w:del>
      <w:ins w:id="9395" w:author="Ashford Blake LLP" w:date="2026-10-16T09:00:00Z">
        <w:r>
          <w:rPr>
            <w:rFonts w:ascii="Times New Roman" w:hAnsi="Times New Roman"/>
            <w:color w:val="000000"/>
            <w:sz w:val="22"/>
          </w:rPr>
          <w:t xml:space="preserve">All Net Proceeds and other amounts available for distribution by the Partnership (after deducting Partnership Expenses and reasonable reserves established in accordance with Section 7.1(a)) shall be aggregated and distributed among the Partners on a cumulative, whole-fund basis (and not on a deal-by-deal or investment-by-investment basis) in the following order of priority:</w:t>
        </w:r>
      </w:ins>
    </w:p>
    <w:p>
      <w:pPr>
        <w:spacing w:line="276" w:lineRule="auto" w:before="0" w:after="120"/>
        <w:jc w:val="both"/>
      </w:pPr>
      <w:r>
        <w:rPr>
          <w:rFonts w:ascii="Times New Roman" w:hAnsi="Times New Roman"/>
          <w:b/>
          <w:color w:val="000000"/>
          <w:sz w:val="22"/>
        </w:rPr>
        <w:t xml:space="preserve">(a) Return of </w:t>
      </w:r>
      <w:del w:id="9396" w:author="Ashford Blake LLP" w:date="2026-10-16T09:00:00Z">
        <w:r>
          <w:rPr>
            <w:rFonts w:ascii="Times New Roman" w:hAnsi="Times New Roman"/>
            <w:b/>
            <w:color w:val="000000"/>
            <w:sz w:val="22"/>
          </w:rPr>
          <w:delText xml:space="preserve">Capital (Deal-Specific).</w:delText>
        </w:r>
      </w:del>
      <w:ins w:id="9397" w:author="Ashford Blake LLP" w:date="2026-10-16T09:00:00Z">
        <w:r>
          <w:rPr>
            <w:rFonts w:ascii="Times New Roman" w:hAnsi="Times New Roman"/>
            <w:b/>
            <w:color w:val="000000"/>
            <w:sz w:val="22"/>
          </w:rPr>
          <w:t xml:space="preserve">Capital.</w:t>
        </w:r>
      </w:ins>
      <w:r>
        <w:rPr>
          <w:rFonts w:ascii="Times New Roman" w:hAnsi="Times New Roman"/>
          <w:color w:val="000000"/>
          <w:sz w:val="22"/>
        </w:rPr>
        <w:t xml:space="preserve"> </w:t>
      </w:r>
      <w:del w:id="9398" w:author="Ashford Blake LLP" w:date="2026-10-16T09:00:00Z">
        <w:r>
          <w:rPr>
            <w:rFonts w:ascii="Times New Roman" w:hAnsi="Times New Roman"/>
            <w:color w:val="000000"/>
            <w:sz w:val="22"/>
          </w:rPr>
          <w:delText xml:space="preserve">First, one hundred percent (100%) to the Limited Partners, pro rata in proportion to their respective Capital Contributions attributable to such Realized Investment, until each such Limited Partner has received an amount equal to the aggregate Capital Contributions made by such Limited Partner that are attributable to such Realized Investment (including such Limited Partner's allocable share of Organizational Expenses, Management Fees, and Partnership Expenses funded with Capital Contributions drawn in respect of such Realized Investment).</w:delText>
        </w:r>
      </w:del>
      <w:ins w:id="9399" w:author="Ashford Blake LLP" w:date="2026-10-16T09:00:00Z">
        <w:r>
          <w:rPr>
            <w:rFonts w:ascii="Times New Roman" w:hAnsi="Times New Roman"/>
            <w:color w:val="000000"/>
            <w:sz w:val="22"/>
          </w:rPr>
          <w:t xml:space="preserve">First, one hundred percent (100%) to the Limited Partners, pro rata in proportion to their respective Capital Contributions, until each Limited Partner has received cumulative Distributions equal to the aggregate amount of all Capital Contributions made by such Limited Partner to the Partnership (including Capital Contributions applied to Management Fees, Organizational Expenses, and Partnership Expenses).</w:t>
        </w:r>
      </w:ins>
    </w:p>
    <w:p>
      <w:pPr>
        <w:spacing w:line="276" w:lineRule="auto" w:before="0" w:after="120"/>
        <w:jc w:val="both"/>
      </w:pPr>
      <w:r>
        <w:rPr>
          <w:rFonts w:ascii="Times New Roman" w:hAnsi="Times New Roman"/>
          <w:b/>
          <w:color w:val="000000"/>
          <w:sz w:val="22"/>
        </w:rPr>
        <w:t xml:space="preserve">(b) Preferred </w:t>
      </w:r>
      <w:del w:id="9400" w:author="Ashford Blake LLP" w:date="2026-10-16T09:00:00Z">
        <w:r>
          <w:rPr>
            <w:rFonts w:ascii="Times New Roman" w:hAnsi="Times New Roman"/>
            <w:b/>
            <w:color w:val="000000"/>
            <w:sz w:val="22"/>
          </w:rPr>
          <w:delText xml:space="preserve">Return (Deal-Specific).</w:delText>
        </w:r>
      </w:del>
      <w:ins w:id="9401" w:author="Ashford Blake LLP" w:date="2026-10-16T09:00:00Z">
        <w:r>
          <w:rPr>
            <w:rFonts w:ascii="Times New Roman" w:hAnsi="Times New Roman"/>
            <w:b/>
            <w:color w:val="000000"/>
            <w:sz w:val="22"/>
          </w:rPr>
          <w:t xml:space="preserve">Return.</w:t>
        </w:r>
      </w:ins>
      <w:r>
        <w:rPr>
          <w:rFonts w:ascii="Times New Roman" w:hAnsi="Times New Roman"/>
          <w:color w:val="000000"/>
          <w:sz w:val="22"/>
        </w:rPr>
        <w:t xml:space="preserve"> </w:t>
      </w:r>
      <w:del w:id="9402" w:author="Ashford Blake LLP" w:date="2026-10-16T09:00:00Z">
        <w:r>
          <w:rPr>
            <w:rFonts w:ascii="Times New Roman" w:hAnsi="Times New Roman"/>
            <w:color w:val="000000"/>
            <w:sz w:val="22"/>
          </w:rPr>
          <w:delText xml:space="preserve">Second, one hundred percent (100%) to the Limited Partners, pro rata in proportion to their respective Capital Contributions attributable to such Realized Investment, until each such Limited Partner has received, with respect to such Realized Investment, an amount equal to a cumulative, compounded preferred return of seven percent (7%) per annum, compounded quarterly, on such Limited Partner's Unreturned Capital Contributions attributable to such Realized Investment, calculated from the date each such Capital Contribution was made through the date of the relevant Distribution (the "Preferred Return").</w:delText>
        </w:r>
      </w:del>
      <w:ins w:id="9403" w:author="Ashford Blake LLP" w:date="2026-10-16T09:00:00Z">
        <w:r>
          <w:rPr>
            <w:rFonts w:ascii="Times New Roman" w:hAnsi="Times New Roman"/>
            <w:color w:val="000000"/>
            <w:sz w:val="22"/>
          </w:rPr>
          <w:t xml:space="preserve">Second, one hundred percent (100%) to the Limited Partners, pro rata in proportion to their respective Capital Contributions, until each Limited Partner has received cumulative Distributions under this clause (b) equal to a cumulative preferred return of eight percent (8%) per annum, compounded annually (and not quarterly), on such Limited Partner’s Unreturned Capital Contributions, calculated from the date each such Capital Contribution was made through the date of the relevant Distribution (the "Preferred Return"). For purposes of this clause (b), "Unreturned Capital Contributions" means Capital Contributions that have not been returned pursuant to clause (a) above.</w:t>
        </w:r>
      </w:ins>
    </w:p>
    <w:p>
      <w:pPr>
        <w:spacing w:line="276" w:lineRule="auto" w:before="0" w:after="120"/>
        <w:jc w:val="both"/>
      </w:pPr>
      <w:r>
        <w:rPr>
          <w:rFonts w:ascii="Times New Roman" w:hAnsi="Times New Roman"/>
          <w:b/>
          <w:color w:val="000000"/>
          <w:sz w:val="22"/>
        </w:rPr>
        <w:t xml:space="preserve">(c) GP Catch-</w:t>
      </w:r>
      <w:del w:id="9404" w:author="Ashford Blake LLP" w:date="2026-10-16T09:00:00Z">
        <w:r>
          <w:rPr>
            <w:rFonts w:ascii="Times New Roman" w:hAnsi="Times New Roman"/>
            <w:b/>
            <w:color w:val="000000"/>
            <w:sz w:val="22"/>
          </w:rPr>
          <w:delText xml:space="preserve">Up (Deal-Specific).</w:delText>
        </w:r>
      </w:del>
      <w:ins w:id="9405" w:author="Ashford Blake LLP" w:date="2026-10-16T09:00:00Z">
        <w:r>
          <w:rPr>
            <w:rFonts w:ascii="Times New Roman" w:hAnsi="Times New Roman"/>
            <w:b/>
            <w:color w:val="000000"/>
            <w:sz w:val="22"/>
          </w:rPr>
          <w:t xml:space="preserve">Up.</w:t>
        </w:r>
      </w:ins>
      <w:r>
        <w:rPr>
          <w:rFonts w:ascii="Times New Roman" w:hAnsi="Times New Roman"/>
          <w:color w:val="000000"/>
          <w:sz w:val="22"/>
        </w:rPr>
        <w:t xml:space="preserve"> </w:t>
      </w:r>
      <w:del w:id="9406" w:author="Ashford Blake LLP" w:date="2026-10-16T09:00:00Z">
        <w:r>
          <w:rPr>
            <w:rFonts w:ascii="Times New Roman" w:hAnsi="Times New Roman"/>
            <w:color w:val="000000"/>
            <w:sz w:val="22"/>
          </w:rPr>
          <w:delText xml:space="preserve">Third, eighty percent (80%) to the General Partner and twenty percent (20%) to the Limited Partners (pro rata in proportion to their respective Percentage Interests), until the General Partner has received an amount equal to twenty percent (20%) of the cumulative amounts distributed pursuant to clauses (b) and (c) of this Section 7.2 with respect to such Realized Investment (the "GP Catch-Up Amount"). For the avoidance of doubt, the GP Catch-Up is intended to result in the General Partner receiving, in the aggregate, twenty percent (20%) of all amounts distributed in excess of the return of capital to the Limited Partners under clause (a) with respect to such Realized Investment, once the GP Catch-Up has been fully satisfied.</w:delText>
        </w:r>
      </w:del>
      <w:ins w:id="9407" w:author="Ashford Blake LLP" w:date="2026-10-16T09:00:00Z">
        <w:r>
          <w:rPr>
            <w:rFonts w:ascii="Times New Roman" w:hAnsi="Times New Roman"/>
            <w:color w:val="000000"/>
            <w:sz w:val="22"/>
          </w:rPr>
          <w:t xml:space="preserve">Third, one hundred percent (100%) to the General Partner until the General Partner has received cumulative Distributions under this clause (c) equal to twenty percent (20%) of the sum of (x) all amounts distributed pursuant to clause (b) of this Section 7.2 and (y) all amounts distributed pursuant to this clause (c) (the "GP Catch-Up Amount"). For the avoidance of doubt, at the completion of the GP Catch-Up the General Partner will have received an amount X such that X = 20% × (Preferred Return + X), i.e., X = 25% of the aggregate Preferred Return distributed under clause (b), with the result that the General Partner will have received twenty percent (20%) of all amounts distributed pursuant to clauses (b) and (c) of this Section 7.2 combined.</w:t>
        </w:r>
      </w:ins>
    </w:p>
    <w:p>
      <w:pPr>
        <w:spacing w:line="276" w:lineRule="auto" w:before="0" w:after="120"/>
        <w:jc w:val="both"/>
      </w:pPr>
      <w:r>
        <w:rPr>
          <w:rFonts w:ascii="Times New Roman" w:hAnsi="Times New Roman"/>
          <w:b/>
          <w:color w:val="000000"/>
          <w:sz w:val="22"/>
        </w:rPr>
        <w:t xml:space="preserve">(d) </w:t>
      </w:r>
      <w:del w:id="9410" w:author="Ashford Blake LLP" w:date="2026-10-16T09:00:00Z">
        <w:r>
          <w:rPr>
            <w:rFonts w:ascii="Times New Roman" w:hAnsi="Times New Roman"/>
            <w:b/>
            <w:color w:val="000000"/>
            <w:sz w:val="22"/>
          </w:rPr>
          <w:delText xml:space="preserve">Carried</w:delText>
        </w:r>
      </w:del>
      <w:ins w:id="9411" w:author="Ashford Blake LLP" w:date="2026-10-16T09:00:00Z">
        <w:r>
          <w:rPr>
            <w:rFonts w:ascii="Times New Roman" w:hAnsi="Times New Roman"/>
            <w:b/>
            <w:color w:val="000000"/>
            <w:sz w:val="22"/>
          </w:rPr>
          <w:t xml:space="preserve">Residual</w:t>
        </w:r>
      </w:ins>
      <w:r>
        <w:rPr>
          <w:rFonts w:ascii="Times New Roman" w:hAnsi="Times New Roman"/>
          <w:b/>
          <w:color w:val="000000"/>
          <w:sz w:val="22"/>
        </w:rPr>
        <w:t xml:space="preserve"> </w:t>
      </w:r>
      <w:del w:id="9408" w:author="Ashford Blake LLP" w:date="2026-10-16T09:00:00Z">
        <w:r>
          <w:rPr>
            <w:rFonts w:ascii="Times New Roman" w:hAnsi="Times New Roman"/>
            <w:b/>
            <w:color w:val="000000"/>
            <w:sz w:val="22"/>
          </w:rPr>
          <w:delText xml:space="preserve">Interest Split (Deal-Specific).</w:delText>
        </w:r>
      </w:del>
      <w:ins w:id="9409" w:author="Ashford Blake LLP" w:date="2026-10-16T09:00:00Z">
        <w:r>
          <w:rPr>
            <w:rFonts w:ascii="Times New Roman" w:hAnsi="Times New Roman"/>
            <w:b/>
            <w:color w:val="000000"/>
            <w:sz w:val="22"/>
          </w:rPr>
          <w:t xml:space="preserve">Split.</w:t>
        </w:r>
      </w:ins>
      <w:r>
        <w:rPr>
          <w:rFonts w:ascii="Times New Roman" w:hAnsi="Times New Roman"/>
          <w:color w:val="000000"/>
          <w:sz w:val="22"/>
        </w:rPr>
        <w:t xml:space="preserve"> </w:t>
      </w:r>
      <w:del w:id="9412" w:author="Ashford Blake LLP" w:date="2026-10-16T09:00:00Z">
        <w:r>
          <w:rPr>
            <w:rFonts w:ascii="Times New Roman" w:hAnsi="Times New Roman"/>
            <w:color w:val="000000"/>
            <w:sz w:val="22"/>
          </w:rPr>
          <w:delText xml:space="preserve">Thereafter,</w:delText>
        </w:r>
      </w:del>
      <w:ins w:id="9413" w:author="Ashford Blake LLP" w:date="2026-10-16T09:00:00Z">
        <w:r>
          <w:rPr>
            <w:rFonts w:ascii="Times New Roman" w:hAnsi="Times New Roman"/>
            <w:color w:val="000000"/>
            <w:sz w:val="22"/>
          </w:rPr>
          <w:t xml:space="preserve">Fourth, thereafter,</w:t>
        </w:r>
      </w:ins>
      <w:r>
        <w:rPr>
          <w:rFonts w:ascii="Times New Roman" w:hAnsi="Times New Roman"/>
          <w:color w:val="000000"/>
          <w:sz w:val="22"/>
        </w:rPr>
        <w:t xml:space="preserve"> eighty percent (80%) to the Limited Partners (pro rata in proportion to their respective Percentage Interests) and twenty percent (20%) to the General Partner.</w:t>
      </w:r>
    </w:p>
    <w:p>
      <w:pPr>
        <w:spacing w:line="276" w:lineRule="auto" w:before="0" w:after="120"/>
        <w:jc w:val="both"/>
      </w:pPr>
      <w:del w:id="9414" w:author="Ashford Blake LLP" w:date="2026-10-16T09:00:00Z">
        <w:r>
          <w:rPr>
            <w:rFonts w:ascii="Times New Roman" w:hAnsi="Times New Roman"/>
            <w:color w:val="000000"/>
            <w:sz w:val="22"/>
          </w:rPr>
          <w:delText xml:space="preserve">For purposes of determining the General Partner's entitlement to Carried Interest under this Section 7.2, see also Section 7.4 (Netting Reserve) and Section 7.5 (Interim Clawback).</w:delText>
        </w:r>
      </w:del>
      <w:ins w:id="9415" w:author="Ashford Blake LLP" w:date="2026-10-16T09:00:00Z">
        <w:r>
          <w:rPr>
            <w:rFonts w:ascii="Times New Roman" w:hAnsi="Times New Roman"/>
            <w:color w:val="000000"/>
            <w:sz w:val="22"/>
          </w:rPr>
          <w:t xml:space="preserve">For purposes of determining the General Partner’s entitlement to Carried Interest under this Section 7.2, see also Section 7.3 (Escrow of Carried Interest Distributions) and Section 7.6 (Clawback Obligation). No deal-by-deal escrow, interim clawback, or loss carry-forward or netting reserve shall apply to Distributions under this Section 7.2.</w:t>
        </w:r>
      </w:ins>
      <w:r>
        <w:rPr>
          <w:rFonts w:ascii="Times New Roman" w:hAnsi="Times New Roman"/>
          <w:color w:val="000000"/>
          <w:sz w:val="22"/>
        </w:rPr>
        <w:t xml:space="preserve"> The General Partner's share of distributions under Sections 7.2(c) and 7.2(d) constitutes the "Carried Interest" payable to the General Partner hereunder.</w:t>
      </w:r>
      <w:ins w:id="9416" w:author="Ashford Blake LLP" w:date="2026-10-16T09:00:00Z">
        <w:r>
          <w:rPr>
            <w:rFonts w:ascii="Times New Roman" w:hAnsi="Times New Roman"/>
            <w:color w:val="000000"/>
            <w:sz w:val="22"/>
          </w:rPr>
          <w:t xml:space="preserve"> Carried Interest is payable solely from Distributions and shall not be separately invoiced or charged. [For purposes of this Section 7.2, the General Partner (and its Affiliates) shall participate in Distributions under clauses (a), (b), and (d) in respect of the GP Commitment as if it were a Limited Partner, and amounts so distributed in respect of the GP Commitment shall not constitute Carried Interest.]</w:t>
        </w:r>
      </w:ins>
    </w:p>
    <w:p>
      <w:pPr>
        <w:spacing w:line="276" w:lineRule="auto" w:before="0" w:after="120"/>
        <w:jc w:val="both"/>
        <w:rPr>
          <w:ins w:id="9417" w:author="Ashford Blake LLP" w:date="2026-10-16T09:00:00Z"/>
        </w:rPr>
      </w:pPr>
      <w:ins w:id="9418" w:author="Ashford Blake LLP" w:date="2026-10-16T09:00:00Z">
        <w:r>
          <w:rPr>
            <w:rFonts w:ascii="Times New Roman" w:hAnsi="Times New Roman"/>
            <w:b/>
            <w:i/>
            <w:color w:val="000000"/>
            <w:sz w:val="22"/>
            <w:highlight w:val="yellow"/>
          </w:rPr>
          <w:t xml:space="preserve">[Partner Note 16 — Whole-fund waterfall: </w:t>
        </w:r>
        <w:r>
          <w:rPr>
            <w:rFonts w:ascii="Times New Roman" w:hAnsi="Times New Roman"/>
            <w:i/>
            <w:color w:val="000000"/>
            <w:sz w:val="22"/>
            <w:highlight w:val="yellow"/>
          </w:rPr>
          <w:t xml:space="preserve">The deal-by-deal waterfall has been converted to a whole-fund (European) structure with a 100% GP catch-up, and the Netting Reserve (former Section 7.4) and Interim Clawback (former Section 7.5) have been deleted and marked "[Reserved]" to preserve cross-references. Points for review: (i) the 30% Clawback Escrow in Section 7.3 is retained because Term Sheet Section 7.3 expressly requires it; we read the Term Sheet’s "no deal-by-deal escrow mechanics" as directed at the Fund III Netting Reserve escrow, but please confirm; (ii) the Term Sheet contains no early-carry or "fair value cushion" test, so no Carried Interest is distributable until all Capital Contributions (including those applied to fees and expenses) and the full Preferred Return have been distributed; (iii) Tax Distributions (Section 7.9) remain advances against Distributions under Section 7.2; (iv) the catch-up is expressed as 20% of amounts distributed under clauses (b) and (c), consistent with Term Sheet Section 6.2; and (v) see the Partner Note at Section 3.1(b) regarding the GP Commitment.</w:t>
        </w:r>
        <w:r>
          <w:rPr>
            <w:rFonts w:ascii="Times New Roman" w:hAnsi="Times New Roman"/>
            <w:b/>
            <w:i/>
            <w:color w:val="000000"/>
            <w:sz w:val="22"/>
            <w:highlight w:val="yellow"/>
          </w:rPr>
          <w:t xml:space="preserve">]</w:t>
        </w:r>
      </w:ins>
    </w:p>
    <w:p>
      <w:pPr>
        <w:keepNext/>
        <w:spacing w:line="276" w:lineRule="auto" w:before="360" w:after="120"/>
        <w:jc w:val="left"/>
      </w:pPr>
      <w:r>
        <w:rPr>
          <w:rFonts w:ascii="Times New Roman" w:hAnsi="Times New Roman"/>
          <w:b/>
          <w:color w:val="000000"/>
          <w:sz w:val="22"/>
          <w:u w:val="single"/>
        </w:rPr>
        <w:t>Section 7.3 — Escrow of Carried Interest Distributions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Notwithstanding Sections 7.2(c) and 7.2(d), </w:t>
      </w:r>
      <w:del w:id="9421" w:author="Ashford Blake LLP" w:date="2026-10-16T09:00:00Z">
        <w:r>
          <w:rPr>
            <w:rFonts w:ascii="Times New Roman" w:hAnsi="Times New Roman"/>
            <w:color w:val="000000"/>
            <w:sz w:val="22"/>
          </w:rPr>
          <w:delText xml:space="preserve">twenty-five</w:delText>
        </w:r>
      </w:del>
      <w:ins w:id="9422" w:author="Ashford Blake LLP" w:date="2026-10-16T09:00:00Z">
        <w:r>
          <w:rPr>
            <w:rFonts w:ascii="Times New Roman" w:hAnsi="Times New Roman"/>
            <w:color w:val="000000"/>
            <w:sz w:val="22"/>
          </w:rPr>
          <w:t xml:space="preserve">thirty</w:t>
        </w:r>
      </w:ins>
      <w:r>
        <w:rPr>
          <w:rFonts w:ascii="Times New Roman" w:hAnsi="Times New Roman"/>
          <w:color w:val="000000"/>
          <w:sz w:val="22"/>
        </w:rPr>
        <w:t xml:space="preserve"> percent (</w:t>
      </w:r>
      <w:del w:id="9419" w:author="Ashford Blake LLP" w:date="2026-10-16T09:00:00Z">
        <w:r>
          <w:rPr>
            <w:rFonts w:ascii="Times New Roman" w:hAnsi="Times New Roman"/>
            <w:color w:val="000000"/>
            <w:sz w:val="22"/>
          </w:rPr>
          <w:delText xml:space="preserve">25%</w:delText>
        </w:r>
      </w:del>
      <w:ins w:id="9420" w:author="Ashford Blake LLP" w:date="2026-10-16T09:00:00Z">
        <w:r>
          <w:rPr>
            <w:rFonts w:ascii="Times New Roman" w:hAnsi="Times New Roman"/>
            <w:color w:val="000000"/>
            <w:sz w:val="22"/>
          </w:rPr>
          <w:t xml:space="preserve">30%</w:t>
        </w:r>
      </w:ins>
      <w:r>
        <w:rPr>
          <w:rFonts w:ascii="Times New Roman" w:hAnsi="Times New Roman"/>
          <w:color w:val="000000"/>
          <w:sz w:val="22"/>
        </w:rPr>
        <w:t xml:space="preserve">) of all Carried Interest distributions otherwise payable to the General Partner pursuant to Sections 7.2(c) and 7.2(d) shall not be distributed to the General Partner but shall instead be deposited into the Carried Interest Escrow account maintained by the Escrow Agent (Northbrook Trust Company) pursuant to the Escrow Agreement. The remaining seventy</w:t>
      </w:r>
      <w:del w:id="9425" w:author="Ashford Blake LLP" w:date="2026-10-16T09:00:00Z">
        <w:r>
          <w:rPr>
            <w:rFonts w:ascii="Times New Roman" w:hAnsi="Times New Roman"/>
            <w:color w:val="000000"/>
            <w:sz w:val="22"/>
          </w:rPr>
          <w:delText xml:space="preserve">-five</w:delText>
        </w:r>
      </w:del>
      <w:r>
        <w:rPr>
          <w:rFonts w:ascii="Times New Roman" w:hAnsi="Times New Roman"/>
          <w:color w:val="000000"/>
          <w:sz w:val="22"/>
        </w:rPr>
        <w:t xml:space="preserve"> percent (</w:t>
      </w:r>
      <w:del w:id="9423" w:author="Ashford Blake LLP" w:date="2026-10-16T09:00:00Z">
        <w:r>
          <w:rPr>
            <w:rFonts w:ascii="Times New Roman" w:hAnsi="Times New Roman"/>
            <w:color w:val="000000"/>
            <w:sz w:val="22"/>
          </w:rPr>
          <w:delText xml:space="preserve">75%</w:delText>
        </w:r>
      </w:del>
      <w:ins w:id="9424" w:author="Ashford Blake LLP" w:date="2026-10-16T09:00:00Z">
        <w:r>
          <w:rPr>
            <w:rFonts w:ascii="Times New Roman" w:hAnsi="Times New Roman"/>
            <w:color w:val="000000"/>
            <w:sz w:val="22"/>
          </w:rPr>
          <w:t xml:space="preserve">70%</w:t>
        </w:r>
      </w:ins>
      <w:r>
        <w:rPr>
          <w:rFonts w:ascii="Times New Roman" w:hAnsi="Times New Roman"/>
          <w:color w:val="000000"/>
          <w:sz w:val="22"/>
        </w:rPr>
        <w:t xml:space="preserve">) of such Carried Interest distributions shall be distributed to the General Partner in accordance with Section 7.2.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Amounts held in the Carried Interest Escrow shall be released to the General Partner </w:t>
      </w:r>
      <w:del w:id="9426" w:author="Ashford Blake LLP" w:date="2026-10-16T09:00:00Z">
        <w:r>
          <w:rPr>
            <w:rFonts w:ascii="Times New Roman" w:hAnsi="Times New Roman"/>
            <w:color w:val="000000"/>
            <w:sz w:val="22"/>
          </w:rPr>
          <w:delText xml:space="preserve">upon the earliest of: (i) the final liquidation and dissolution of the Partnership, subject to the Clawback obligation set forth in Section 7.6 (and after giving effect to any amounts required to satisfy such Clawback obligation); or (ii) at such earlier time as the General Partner determines in good faith, and the Advisory Committee consents (such consent not to be unreasonably withheld), that no Clawback obligation exists or is reasonably likely to arise based on the current portfolio valuations, the aggregate distributions to date, and the remaining Portfolio Investments of the Partnership.</w:delText>
        </w:r>
      </w:del>
      <w:ins w:id="9427" w:author="Ashford Blake LLP" w:date="2026-10-16T09:00:00Z">
        <w:r>
          <w:rPr>
            <w:rFonts w:ascii="Times New Roman" w:hAnsi="Times New Roman"/>
            <w:color w:val="000000"/>
            <w:sz w:val="22"/>
          </w:rPr>
          <w:t xml:space="preserve">upon the final liquidation of the Partnership, to the extent not required to satisfy the Clawback obligation set forth in Section 7.6 (and after giving effect to any amounts required to satisfy such Clawback obligation).</w:t>
        </w:r>
      </w:ins>
    </w:p>
    <w:p>
      <w:pPr>
        <w:spacing w:line="276" w:lineRule="auto" w:before="0" w:after="120"/>
        <w:jc w:val="both"/>
        <w:rPr>
          <w:ins w:id="9428" w:author="Ashford Blake LLP" w:date="2026-10-16T09:00:00Z"/>
        </w:rPr>
      </w:pPr>
      <w:ins w:id="9429" w:author="Ashford Blake LLP" w:date="2026-10-16T09:00:00Z">
        <w:r>
          <w:rPr>
            <w:rFonts w:ascii="Times New Roman" w:hAnsi="Times New Roman"/>
            <w:b/>
            <w:i/>
            <w:color w:val="000000"/>
            <w:sz w:val="22"/>
            <w:highlight w:val="yellow"/>
          </w:rPr>
          <w:t xml:space="preserve">[Partner Note 17 — Escrow release: </w:t>
        </w:r>
        <w:r>
          <w:rPr>
            <w:rFonts w:ascii="Times New Roman" w:hAnsi="Times New Roman"/>
            <w:i/>
            <w:color w:val="000000"/>
            <w:sz w:val="22"/>
            <w:highlight w:val="yellow"/>
          </w:rPr>
          <w:t xml:space="preserve">Term Sheet Section 7.3 provides for release of the Clawback Escrow only upon final liquidation. We have deleted the Fund III early-release mechanic (GP determination plus LPAC consent) and the corresponding LPAC consent right in former Section 11.3(d). The General Partner may wish to negotiate an interim release where escrow balances materially exceed any projected clawback, but that would be a departure from the Term Sheet.</w:t>
        </w:r>
        <w:r>
          <w:rPr>
            <w:rFonts w:ascii="Times New Roman" w:hAnsi="Times New Roman"/>
            <w:b/>
            <w:i/>
            <w:color w:val="000000"/>
            <w:sz w:val="22"/>
            <w:highlight w:val="yellow"/>
          </w:rPr>
          <w:t xml:space="preserve">]</w:t>
        </w:r>
      </w:ins>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Amounts held in the Carried Interest Escrow shall be invested in </w:t>
      </w:r>
      <w:del w:id="9438" w:author="Ashford Blake LLP" w:date="2026-10-16T09:00:00Z">
        <w:r>
          <w:rPr>
            <w:rFonts w:ascii="Times New Roman" w:hAnsi="Times New Roman"/>
            <w:color w:val="000000"/>
            <w:sz w:val="22"/>
          </w:rPr>
          <w:delText xml:space="preserve">money market instruments,</w:delText>
        </w:r>
      </w:del>
      <w:ins w:id="9439" w:author="Ashford Blake LLP" w:date="2026-10-16T09:00:00Z">
        <w:r>
          <w:rPr>
            <w:rFonts w:ascii="Times New Roman" w:hAnsi="Times New Roman"/>
            <w:color w:val="000000"/>
            <w:sz w:val="22"/>
          </w:rPr>
          <w:t xml:space="preserve">short-term</w:t>
        </w:r>
      </w:ins>
      <w:r>
        <w:rPr>
          <w:rFonts w:ascii="Times New Roman" w:hAnsi="Times New Roman"/>
          <w:color w:val="000000"/>
          <w:sz w:val="22"/>
        </w:rPr>
        <w:t xml:space="preserve"> United States Treasury </w:t>
      </w:r>
      <w:del w:id="9436" w:author="Ashford Blake LLP" w:date="2026-10-16T09:00:00Z">
        <w:r>
          <w:rPr>
            <w:rFonts w:ascii="Times New Roman" w:hAnsi="Times New Roman"/>
            <w:color w:val="000000"/>
            <w:sz w:val="22"/>
          </w:rPr>
          <w:delText xml:space="preserve">securities,</w:delText>
        </w:r>
      </w:del>
      <w:ins w:id="9437" w:author="Ashford Blake LLP" w:date="2026-10-16T09:00:00Z">
        <w:r>
          <w:rPr>
            <w:rFonts w:ascii="Times New Roman" w:hAnsi="Times New Roman"/>
            <w:color w:val="000000"/>
            <w:sz w:val="22"/>
          </w:rPr>
          <w:t xml:space="preserve">obligations</w:t>
        </w:r>
      </w:ins>
      <w:r>
        <w:rPr>
          <w:rFonts w:ascii="Times New Roman" w:hAnsi="Times New Roman"/>
          <w:color w:val="000000"/>
          <w:sz w:val="22"/>
        </w:rPr>
        <w:t xml:space="preserve"> or </w:t>
      </w:r>
      <w:del w:id="9434" w:author="Ashford Blake LLP" w:date="2026-10-16T09:00:00Z">
        <w:r>
          <w:rPr>
            <w:rFonts w:ascii="Times New Roman" w:hAnsi="Times New Roman"/>
            <w:color w:val="000000"/>
            <w:sz w:val="22"/>
          </w:rPr>
          <w:delText xml:space="preserve">other</w:delText>
        </w:r>
      </w:del>
      <w:ins w:id="9435" w:author="Ashford Blake LLP" w:date="2026-10-16T09:00:00Z">
        <w:r>
          <w:rPr>
            <w:rFonts w:ascii="Times New Roman" w:hAnsi="Times New Roman"/>
            <w:color w:val="000000"/>
            <w:sz w:val="22"/>
          </w:rPr>
          <w:t xml:space="preserve">money</w:t>
        </w:r>
      </w:ins>
      <w:r>
        <w:rPr>
          <w:rFonts w:ascii="Times New Roman" w:hAnsi="Times New Roman"/>
          <w:color w:val="000000"/>
          <w:sz w:val="22"/>
        </w:rPr>
        <w:t xml:space="preserve"> </w:t>
      </w:r>
      <w:del w:id="9432" w:author="Ashford Blake LLP" w:date="2026-10-16T09:00:00Z">
        <w:r>
          <w:rPr>
            <w:rFonts w:ascii="Times New Roman" w:hAnsi="Times New Roman"/>
            <w:color w:val="000000"/>
            <w:sz w:val="22"/>
          </w:rPr>
          <w:delText xml:space="preserve">cash</w:delText>
        </w:r>
      </w:del>
      <w:ins w:id="9433" w:author="Ashford Blake LLP" w:date="2026-10-16T09:00:00Z">
        <w:r>
          <w:rPr>
            <w:rFonts w:ascii="Times New Roman" w:hAnsi="Times New Roman"/>
            <w:color w:val="000000"/>
            <w:sz w:val="22"/>
          </w:rPr>
          <w:t xml:space="preserve">market</w:t>
        </w:r>
      </w:ins>
      <w:r>
        <w:rPr>
          <w:rFonts w:ascii="Times New Roman" w:hAnsi="Times New Roman"/>
          <w:color w:val="000000"/>
          <w:sz w:val="22"/>
        </w:rPr>
        <w:t xml:space="preserve"> </w:t>
      </w:r>
      <w:del w:id="9430" w:author="Ashford Blake LLP" w:date="2026-10-16T09:00:00Z">
        <w:r>
          <w:rPr>
            <w:rFonts w:ascii="Times New Roman" w:hAnsi="Times New Roman"/>
            <w:color w:val="000000"/>
            <w:sz w:val="22"/>
          </w:rPr>
          <w:delText xml:space="preserve">equivalents</w:delText>
        </w:r>
      </w:del>
      <w:ins w:id="9431" w:author="Ashford Blake LLP" w:date="2026-10-16T09:00:00Z">
        <w:r>
          <w:rPr>
            <w:rFonts w:ascii="Times New Roman" w:hAnsi="Times New Roman"/>
            <w:color w:val="000000"/>
            <w:sz w:val="22"/>
          </w:rPr>
          <w:t xml:space="preserve">funds</w:t>
        </w:r>
      </w:ins>
      <w:r>
        <w:rPr>
          <w:rFonts w:ascii="Times New Roman" w:hAnsi="Times New Roman"/>
          <w:color w:val="000000"/>
          <w:sz w:val="22"/>
        </w:rPr>
        <w:t xml:space="preserve">, as directed by the General Partner.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Interest and other income earned on amounts held in the Carried Interest Escrow shall be credited to the General Partner's account within the escrow but shall remain in the Carried Interest Escrow until such amounts are released to the General Partner pursuant to Section 7.3(b) or applied to satisfy the Clawback obligation pursuant to Section 7.6.</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 summary of the terms of the Escrow Agreement is set forth in Exhibit C.</w:t>
      </w:r>
    </w:p>
    <w:p>
      <w:pPr>
        <w:keepNext/>
        <w:spacing w:line="276" w:lineRule="auto" w:before="360" w:after="120"/>
        <w:jc w:val="left"/>
      </w:pPr>
      <w:r>
        <w:rPr>
          <w:rFonts w:ascii="Times New Roman" w:hAnsi="Times New Roman"/>
          <w:b/>
          <w:color w:val="000000"/>
          <w:sz w:val="22"/>
          <w:u w:val="single"/>
        </w:rPr>
        <w:t xml:space="preserve">Section 7.4 — </w:t>
      </w:r>
      <w:del w:id="9440" w:author="Ashford Blake LLP" w:date="2026-10-16T09:00:00Z">
        <w:r>
          <w:rPr>
            <w:rFonts w:ascii="Times New Roman" w:hAnsi="Times New Roman"/>
            <w:b/>
            <w:color w:val="000000"/>
            <w:sz w:val="22"/>
            <w:u w:val="single"/>
          </w:rPr>
          <w:delText xml:space="preserve">Netting Reserve</w:delText>
        </w:r>
      </w:del>
      <w:ins w:id="9441" w:author="Ashford Blake LLP" w:date="2026-10-16T09:00:00Z">
        <w:r>
          <w:rPr>
            <w:rFonts w:ascii="Times New Roman" w:hAnsi="Times New Roman"/>
            <w:b/>
            <w:color w:val="000000"/>
            <w:sz w:val="22"/>
            <w:u w:val="single"/>
          </w:rPr>
          <w:t xml:space="preserve">[Reserved]</w:t>
        </w:r>
      </w:ins>
    </w:p>
    <w:p>
      <w:pPr>
        <w:spacing w:line="276" w:lineRule="auto" w:before="0" w:after="120"/>
        <w:jc w:val="both"/>
        <w:rPr>
          <w:del w:id="9444" w:author="Ashford Blake LLP" w:date="2026-10-16T09:00:00Z"/>
        </w:rPr>
      </w:pPr>
      <w:del w:id="9442" w:author="Ashford Blake LLP" w:date="2026-10-16T09:00:00Z">
        <w:r>
          <w:rPr>
            <w:rFonts w:ascii="Times New Roman" w:hAnsi="Times New Roman"/>
            <w:b/>
            <w:color w:val="000000"/>
            <w:sz w:val="22"/>
          </w:rPr>
          <w:delText>(a)</w:delText>
        </w:r>
      </w:del>
      <w:del w:id="9443" w:author="Ashford Blake LLP" w:date="2026-10-16T09:00:00Z">
        <w:r>
          <w:rPr>
            <w:rFonts w:ascii="Times New Roman" w:hAnsi="Times New Roman"/>
            <w:color w:val="000000"/>
            <w:sz w:val="22"/>
          </w:rPr>
          <w:delText xml:space="preserve"> Prior to distributing any Carried Interest to the General Partner with respect to any Realized Investment pursuant to Sections 7.2(c) and 7.2(d), the General Partner shall calculate the aggregate net unrealized losses (if any) on all other Portfolio Investments then held by the Partnership (the "Netting Reserve"). For purposes of this Section 7.4, "net unrealized losses" means the amount, if any, by which the aggregate unrealized losses on all remaining Portfolio Investments (determined based on the most recent quarterly valuation prepared in accordance with Section 12.6) exceed the aggregate unrealized gains on all remaining Portfolio Investments.</w:delText>
        </w:r>
      </w:del>
    </w:p>
    <w:p>
      <w:pPr>
        <w:spacing w:line="276" w:lineRule="auto" w:before="0" w:after="120"/>
        <w:jc w:val="both"/>
        <w:rPr>
          <w:del w:id="9447" w:author="Ashford Blake LLP" w:date="2026-10-16T09:00:00Z"/>
        </w:rPr>
      </w:pPr>
      <w:del w:id="9445" w:author="Ashford Blake LLP" w:date="2026-10-16T09:00:00Z">
        <w:r>
          <w:rPr>
            <w:rFonts w:ascii="Times New Roman" w:hAnsi="Times New Roman"/>
            <w:b/>
            <w:color w:val="000000"/>
            <w:sz w:val="22"/>
          </w:rPr>
          <w:delText>(b)</w:delText>
        </w:r>
      </w:del>
      <w:del w:id="9446" w:author="Ashford Blake LLP" w:date="2026-10-16T09:00:00Z">
        <w:r>
          <w:rPr>
            <w:rFonts w:ascii="Times New Roman" w:hAnsi="Times New Roman"/>
            <w:color w:val="000000"/>
            <w:sz w:val="22"/>
          </w:rPr>
          <w:delText xml:space="preserve"> If the aggregate unrealized losses exceed the aggregate unrealized gains across the remaining portfolio (as determined by the General Partner in good faith, based on the most recent quarterly valuation prepared in accordance with Section 12.6), the General Partner shall withhold from Carried Interest distributions otherwise payable to the General Partner with respect to such Realized Investment an amount equal to twenty percent (20%) of such net unrealized losses (the "Netting Reserve Amount").</w:delText>
        </w:r>
      </w:del>
    </w:p>
    <w:p>
      <w:pPr>
        <w:spacing w:line="276" w:lineRule="auto" w:before="0" w:after="120"/>
        <w:jc w:val="both"/>
        <w:rPr>
          <w:del w:id="9450" w:author="Ashford Blake LLP" w:date="2026-10-16T09:00:00Z"/>
        </w:rPr>
      </w:pPr>
      <w:del w:id="9448" w:author="Ashford Blake LLP" w:date="2026-10-16T09:00:00Z">
        <w:r>
          <w:rPr>
            <w:rFonts w:ascii="Times New Roman" w:hAnsi="Times New Roman"/>
            <w:b/>
            <w:color w:val="000000"/>
            <w:sz w:val="22"/>
          </w:rPr>
          <w:delText>(c)</w:delText>
        </w:r>
      </w:del>
      <w:del w:id="9449" w:author="Ashford Blake LLP" w:date="2026-10-16T09:00:00Z">
        <w:r>
          <w:rPr>
            <w:rFonts w:ascii="Times New Roman" w:hAnsi="Times New Roman"/>
            <w:color w:val="000000"/>
            <w:sz w:val="22"/>
          </w:rPr>
          <w:delText xml:space="preserve"> Netting Reserve Amounts withheld pursuant to this Section 7.4 shall be deposited in the Carried Interest Escrow and shall be subject to re-evaluation at each subsequent Distribution Date. If, at any subsequent Distribution Date, the aggregate net unrealized losses have decreased (whether by reason of subsequent Dispositions at a gain, increases in the valuation of remaining Portfolio Investments, or otherwise), the General Partner shall release from the Carried Interest Escrow to the General Partner an amount equal to twenty percent (20%) of such decrease, subject to the overall limitations of the Clawback obligation set forth in Section 7.6.</w:delText>
        </w:r>
      </w:del>
    </w:p>
    <w:p>
      <w:pPr>
        <w:spacing w:line="276" w:lineRule="auto" w:before="0" w:after="120"/>
        <w:jc w:val="both"/>
        <w:rPr>
          <w:del w:id="9453" w:author="Ashford Blake LLP" w:date="2026-10-16T09:00:00Z"/>
        </w:rPr>
      </w:pPr>
      <w:del w:id="9451" w:author="Ashford Blake LLP" w:date="2026-10-16T09:00:00Z">
        <w:r>
          <w:rPr>
            <w:rFonts w:ascii="Times New Roman" w:hAnsi="Times New Roman"/>
            <w:b/>
            <w:color w:val="000000"/>
            <w:sz w:val="22"/>
          </w:rPr>
          <w:delText>(d)</w:delText>
        </w:r>
      </w:del>
      <w:del w:id="9452" w:author="Ashford Blake LLP" w:date="2026-10-16T09:00:00Z">
        <w:r>
          <w:rPr>
            <w:rFonts w:ascii="Times New Roman" w:hAnsi="Times New Roman"/>
            <w:color w:val="000000"/>
            <w:sz w:val="22"/>
          </w:rPr>
          <w:delText xml:space="preserve"> The Advisory Committee may, at any time, request that the Valuation Firm (Ridgepoint Valuations Inc.) provide an independent assessment of unrealized gains and losses for purposes of the Netting Reserve calculation under this Section 7.4. The fees and expenses of the Valuation Firm in connection with any such assessment shall be borne by the Partnership as a Partnership Expense.</w:delText>
        </w:r>
      </w:del>
    </w:p>
    <w:p>
      <w:pPr>
        <w:spacing w:line="276" w:lineRule="auto" w:before="0" w:after="120"/>
        <w:jc w:val="both"/>
        <w:rPr>
          <w:del w:id="9456" w:author="Ashford Blake LLP" w:date="2026-10-16T09:00:00Z"/>
        </w:rPr>
      </w:pPr>
      <w:del w:id="9454" w:author="Ashford Blake LLP" w:date="2026-10-16T09:00:00Z">
        <w:r>
          <w:rPr>
            <w:rFonts w:ascii="Times New Roman" w:hAnsi="Times New Roman"/>
            <w:b/>
            <w:color w:val="000000"/>
            <w:sz w:val="22"/>
          </w:rPr>
          <w:delText>(e)</w:delText>
        </w:r>
      </w:del>
      <w:del w:id="9455" w:author="Ashford Blake LLP" w:date="2026-10-16T09:00:00Z">
        <w:r>
          <w:rPr>
            <w:rFonts w:ascii="Times New Roman" w:hAnsi="Times New Roman"/>
            <w:color w:val="000000"/>
            <w:sz w:val="22"/>
          </w:rPr>
          <w:delText xml:space="preserve"> The Netting Reserve adjustments shall be reflected in the Capital Accounts of the Partners in accordance with Section 8.3.</w:delText>
        </w:r>
      </w:del>
    </w:p>
    <w:p>
      <w:pPr>
        <w:keepNext/>
        <w:spacing w:line="276" w:lineRule="auto" w:before="360" w:after="120"/>
        <w:jc w:val="left"/>
      </w:pPr>
      <w:r>
        <w:rPr>
          <w:rFonts w:ascii="Times New Roman" w:hAnsi="Times New Roman"/>
          <w:b/>
          <w:color w:val="000000"/>
          <w:sz w:val="22"/>
          <w:u w:val="single"/>
        </w:rPr>
        <w:t xml:space="preserve">Section 7.5 — </w:t>
      </w:r>
      <w:del w:id="9457" w:author="Ashford Blake LLP" w:date="2026-10-16T09:00:00Z">
        <w:r>
          <w:rPr>
            <w:rFonts w:ascii="Times New Roman" w:hAnsi="Times New Roman"/>
            <w:b/>
            <w:color w:val="000000"/>
            <w:sz w:val="22"/>
            <w:u w:val="single"/>
          </w:rPr>
          <w:delText xml:space="preserve">Interim Clawback</w:delText>
        </w:r>
      </w:del>
      <w:ins w:id="9458" w:author="Ashford Blake LLP" w:date="2026-10-16T09:00:00Z">
        <w:r>
          <w:rPr>
            <w:rFonts w:ascii="Times New Roman" w:hAnsi="Times New Roman"/>
            <w:b/>
            <w:color w:val="000000"/>
            <w:sz w:val="22"/>
            <w:u w:val="single"/>
          </w:rPr>
          <w:t xml:space="preserve">[Reserved]</w:t>
        </w:r>
      </w:ins>
    </w:p>
    <w:p>
      <w:pPr>
        <w:spacing w:line="276" w:lineRule="auto" w:before="0" w:after="120"/>
        <w:jc w:val="both"/>
        <w:rPr>
          <w:del w:id="9461" w:author="Ashford Blake LLP" w:date="2026-10-16T09:00:00Z"/>
        </w:rPr>
      </w:pPr>
      <w:del w:id="9459" w:author="Ashford Blake LLP" w:date="2026-10-16T09:00:00Z">
        <w:r>
          <w:rPr>
            <w:rFonts w:ascii="Times New Roman" w:hAnsi="Times New Roman"/>
            <w:b/>
            <w:color w:val="000000"/>
            <w:sz w:val="22"/>
          </w:rPr>
          <w:delText>(a)</w:delText>
        </w:r>
      </w:del>
      <w:del w:id="9460" w:author="Ashford Blake LLP" w:date="2026-10-16T09:00:00Z">
        <w:r>
          <w:rPr>
            <w:rFonts w:ascii="Times New Roman" w:hAnsi="Times New Roman"/>
            <w:color w:val="000000"/>
            <w:sz w:val="22"/>
          </w:rPr>
          <w:delText xml:space="preserve"> In addition to the final Clawback obligation set forth in Section 7.6, if, at any time after the General Partner has received Carried Interest distributions with respect to one or more Realized Investments, subsequent Dispositions result in aggregate losses to the Limited Partners such that the General Partner has, on a cumulative basis across all Realized Investments to date, received Carried Interest distributions in excess of twenty percent (20%) of cumulative Net Profits (calculated across all Realized Investments to date, after deducting all allocable Partnership Expenses and reserves), the General Partner shall, within ninety (90) days of the relevant Distribution Date, return to the Partnership the amount of such excess (the "Interim Clawback Amount").</w:delText>
        </w:r>
      </w:del>
    </w:p>
    <w:p>
      <w:pPr>
        <w:spacing w:line="276" w:lineRule="auto" w:before="0" w:after="120"/>
        <w:jc w:val="both"/>
        <w:rPr>
          <w:del w:id="9464" w:author="Ashford Blake LLP" w:date="2026-10-16T09:00:00Z"/>
        </w:rPr>
      </w:pPr>
      <w:del w:id="9462" w:author="Ashford Blake LLP" w:date="2026-10-16T09:00:00Z">
        <w:r>
          <w:rPr>
            <w:rFonts w:ascii="Times New Roman" w:hAnsi="Times New Roman"/>
            <w:b/>
            <w:color w:val="000000"/>
            <w:sz w:val="22"/>
          </w:rPr>
          <w:delText>(b)</w:delText>
        </w:r>
      </w:del>
      <w:del w:id="9463" w:author="Ashford Blake LLP" w:date="2026-10-16T09:00:00Z">
        <w:r>
          <w:rPr>
            <w:rFonts w:ascii="Times New Roman" w:hAnsi="Times New Roman"/>
            <w:color w:val="000000"/>
            <w:sz w:val="22"/>
          </w:rPr>
          <w:delText xml:space="preserve"> The Interim Clawback Amount shall be calculated on a pre-tax basis. For the avoidance of doubt, unlike the final Clawback obligation set forth in Section 7.6(b), no adjustment shall be made for taxes paid or payable by the General Partner or its members on prior Carried Interest distributions.</w:delText>
        </w:r>
      </w:del>
    </w:p>
    <w:p>
      <w:pPr>
        <w:spacing w:line="276" w:lineRule="auto" w:before="0" w:after="120"/>
        <w:jc w:val="both"/>
        <w:rPr>
          <w:del w:id="9467" w:author="Ashford Blake LLP" w:date="2026-10-16T09:00:00Z"/>
        </w:rPr>
      </w:pPr>
      <w:del w:id="9465" w:author="Ashford Blake LLP" w:date="2026-10-16T09:00:00Z">
        <w:r>
          <w:rPr>
            <w:rFonts w:ascii="Times New Roman" w:hAnsi="Times New Roman"/>
            <w:b/>
            <w:color w:val="000000"/>
            <w:sz w:val="22"/>
          </w:rPr>
          <w:delText>(c)</w:delText>
        </w:r>
      </w:del>
      <w:del w:id="9466" w:author="Ashford Blake LLP" w:date="2026-10-16T09:00:00Z">
        <w:r>
          <w:rPr>
            <w:rFonts w:ascii="Times New Roman" w:hAnsi="Times New Roman"/>
            <w:color w:val="000000"/>
            <w:sz w:val="22"/>
          </w:rPr>
          <w:delText xml:space="preserve"> The General Partner may satisfy its Interim Clawback obligation, in whole or in part, from amounts held in the Carried Interest Escrow. To the extent that amounts in the Carried Interest Escrow are insufficient to satisfy the Interim Clawback Amount, the General Partner shall fund the balance from its own resources within sixty (60) days following the expiration of the ninety (90)-day period specified in clause (a) above.</w:delText>
        </w:r>
      </w:del>
    </w:p>
    <w:p>
      <w:pPr>
        <w:spacing w:line="276" w:lineRule="auto" w:before="0" w:after="120"/>
        <w:jc w:val="both"/>
        <w:rPr>
          <w:del w:id="9470" w:author="Ashford Blake LLP" w:date="2026-10-16T09:00:00Z"/>
        </w:rPr>
      </w:pPr>
      <w:del w:id="9468" w:author="Ashford Blake LLP" w:date="2026-10-16T09:00:00Z">
        <w:r>
          <w:rPr>
            <w:rFonts w:ascii="Times New Roman" w:hAnsi="Times New Roman"/>
            <w:b/>
            <w:color w:val="000000"/>
            <w:sz w:val="22"/>
          </w:rPr>
          <w:delText>(d)</w:delText>
        </w:r>
      </w:del>
      <w:del w:id="9469" w:author="Ashford Blake LLP" w:date="2026-10-16T09:00:00Z">
        <w:r>
          <w:rPr>
            <w:rFonts w:ascii="Times New Roman" w:hAnsi="Times New Roman"/>
            <w:color w:val="000000"/>
            <w:sz w:val="22"/>
          </w:rPr>
          <w:delText xml:space="preserve"> The General Partner shall provide the Advisory Committee with a written calculation of the Interim Clawback Amount and supporting documentation (including a schedule of all Carried Interest distributions received to date, a schedule of all Realized Investments and the Net Profits or Net Losses attributable thereto, and a calculation of cumulative Net Profits) within thirty (30) days of each Distribution Date. The Advisory Committee shall have the right to review such calculation and to request additional information or independent verification by the Accounting Firm.</w:delText>
        </w:r>
      </w:del>
    </w:p>
    <w:p>
      <w:pPr>
        <w:keepNext/>
        <w:spacing w:line="276" w:lineRule="auto" w:before="360" w:after="120"/>
        <w:jc w:val="left"/>
      </w:pPr>
      <w:r>
        <w:rPr>
          <w:rFonts w:ascii="Times New Roman" w:hAnsi="Times New Roman"/>
          <w:b/>
          <w:color w:val="000000"/>
          <w:sz w:val="22"/>
          <w:u w:val="single"/>
        </w:rPr>
        <w:t>Section 7.6 — Clawback Obligation (Final)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final liquidation and dissolution of the Partnership, the General Partner shall determine whether it has received aggregate Carried Interest distributions (including amounts released from the Carried Interest Escrow) in excess of twenty percent (20%) of the cumulative Net Profits of the </w:t>
      </w:r>
      <w:del w:id="9477" w:author="Ashford Blake LLP" w:date="2026-10-16T09:00:00Z">
        <w:r>
          <w:rPr>
            <w:rFonts w:ascii="Times New Roman" w:hAnsi="Times New Roman"/>
            <w:color w:val="000000"/>
            <w:sz w:val="22"/>
          </w:rPr>
          <w:delText xml:space="preserve">Partnership</w:delText>
        </w:r>
      </w:del>
      <w:ins w:id="9478" w:author="Ashford Blake LLP" w:date="2026-10-16T09:00:00Z">
        <w:r>
          <w:rPr>
            <w:rFonts w:ascii="Times New Roman" w:hAnsi="Times New Roman"/>
            <w:color w:val="000000"/>
            <w:sz w:val="22"/>
          </w:rPr>
          <w:t xml:space="preserve">Partnership, calculated on a whole-fund basis consistent with Section 7.2</w:t>
        </w:r>
      </w:ins>
      <w:r>
        <w:rPr>
          <w:rFonts w:ascii="Times New Roman" w:hAnsi="Times New Roman"/>
          <w:color w:val="000000"/>
          <w:sz w:val="22"/>
        </w:rPr>
        <w:t xml:space="preserve"> (after giving effect to: (i) the return of all Capital Contributions to the Limited Partners; and (ii) the payment of the Preferred Return thereon at a rate of </w:t>
      </w:r>
      <w:del w:id="9475" w:author="Ashford Blake LLP" w:date="2026-10-16T09:00:00Z">
        <w:r>
          <w:rPr>
            <w:rFonts w:ascii="Times New Roman" w:hAnsi="Times New Roman"/>
            <w:color w:val="000000"/>
            <w:sz w:val="22"/>
          </w:rPr>
          <w:delText xml:space="preserve">seven</w:delText>
        </w:r>
      </w:del>
      <w:ins w:id="9476" w:author="Ashford Blake LLP" w:date="2026-10-16T09:00:00Z">
        <w:r>
          <w:rPr>
            <w:rFonts w:ascii="Times New Roman" w:hAnsi="Times New Roman"/>
            <w:color w:val="000000"/>
            <w:sz w:val="22"/>
          </w:rPr>
          <w:t xml:space="preserve">eight</w:t>
        </w:r>
      </w:ins>
      <w:r>
        <w:rPr>
          <w:rFonts w:ascii="Times New Roman" w:hAnsi="Times New Roman"/>
          <w:color w:val="000000"/>
          <w:sz w:val="22"/>
        </w:rPr>
        <w:t xml:space="preserve"> percent (</w:t>
      </w:r>
      <w:del w:id="9473" w:author="Ashford Blake LLP" w:date="2026-10-16T09:00:00Z">
        <w:r>
          <w:rPr>
            <w:rFonts w:ascii="Times New Roman" w:hAnsi="Times New Roman"/>
            <w:color w:val="000000"/>
            <w:sz w:val="22"/>
          </w:rPr>
          <w:delText xml:space="preserve">7%</w:delText>
        </w:r>
      </w:del>
      <w:ins w:id="9474" w:author="Ashford Blake LLP" w:date="2026-10-16T09:00:00Z">
        <w:r>
          <w:rPr>
            <w:rFonts w:ascii="Times New Roman" w:hAnsi="Times New Roman"/>
            <w:color w:val="000000"/>
            <w:sz w:val="22"/>
          </w:rPr>
          <w:t xml:space="preserve">8%</w:t>
        </w:r>
      </w:ins>
      <w:r>
        <w:rPr>
          <w:rFonts w:ascii="Times New Roman" w:hAnsi="Times New Roman"/>
          <w:color w:val="000000"/>
          <w:sz w:val="22"/>
        </w:rPr>
        <w:t xml:space="preserve">) per annum, compounded </w:t>
      </w:r>
      <w:del w:id="9471" w:author="Ashford Blake LLP" w:date="2026-10-16T09:00:00Z">
        <w:r>
          <w:rPr>
            <w:rFonts w:ascii="Times New Roman" w:hAnsi="Times New Roman"/>
            <w:color w:val="000000"/>
            <w:sz w:val="22"/>
          </w:rPr>
          <w:delText xml:space="preserve">quarterly,</w:delText>
        </w:r>
      </w:del>
      <w:ins w:id="9472" w:author="Ashford Blake LLP" w:date="2026-10-16T09:00:00Z">
        <w:r>
          <w:rPr>
            <w:rFonts w:ascii="Times New Roman" w:hAnsi="Times New Roman"/>
            <w:color w:val="000000"/>
            <w:sz w:val="22"/>
          </w:rPr>
          <w:t xml:space="preserve">annually,</w:t>
        </w:r>
      </w:ins>
      <w:r>
        <w:rPr>
          <w:rFonts w:ascii="Times New Roman" w:hAnsi="Times New Roman"/>
          <w:color w:val="000000"/>
          <w:sz w:val="22"/>
        </w:rPr>
        <w:t xml:space="preserve"> calculated from the date of each Capital Contribution through the date of the relevant Distribution or the date of final dissolution, as applicable). If the General Partner has received Carried Interest distributions in excess of such amount, the General Partner shall return such excess (</w:t>
      </w:r>
      <w:ins w:id="9479" w:author="Ashford Blake LLP" w:date="2026-10-16T09:00:00Z">
        <w:r>
          <w:rPr>
            <w:rFonts w:ascii="Times New Roman" w:hAnsi="Times New Roman"/>
            <w:color w:val="000000"/>
            <w:sz w:val="22"/>
          </w:rPr>
          <w:t xml:space="preserve">as adjusted pursuant to Section 7.6(b), </w:t>
        </w:r>
      </w:ins>
      <w:r>
        <w:rPr>
          <w:rFonts w:ascii="Times New Roman" w:hAnsi="Times New Roman"/>
          <w:color w:val="000000"/>
          <w:sz w:val="22"/>
        </w:rPr>
        <w:t xml:space="preserve">the "Clawback Amount") to the Partnership for distribution to the Limited Partners, pro rata in proportion to their respective Percentage Interests.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del w:id="9480" w:author="Ashford Blake LLP" w:date="2026-10-16T09:00:00Z">
        <w:r>
          <w:rPr>
            <w:rFonts w:ascii="Times New Roman" w:hAnsi="Times New Roman"/>
            <w:color w:val="000000"/>
            <w:sz w:val="22"/>
          </w:rPr>
          <w:delText xml:space="preserve">The Clawback obligation under this Section 7.6 shall be calculated on an after-tax basis, assuming a combined federal, state, and local income tax rate of forty percent (40%) applied to the Carried Interest distributions previously received by the General Partner.</w:delText>
        </w:r>
      </w:del>
      <w:ins w:id="9481" w:author="Ashford Blake LLP" w:date="2026-10-16T09:00:00Z">
        <w:r>
          <w:rPr>
            <w:rFonts w:ascii="Times New Roman" w:hAnsi="Times New Roman"/>
            <w:color w:val="000000"/>
            <w:sz w:val="22"/>
          </w:rPr>
          <w:t xml:space="preserve">The Clawback obligation under this Section 7.6 shall be calculated on an after-tax basis, using the Assumed Tax Rate of forty-five percent (45%) (being an assumed combined federal, state, and local tax rate), such that the Clawback Amount shall equal the excess Carried Interest determined under Section 7.6(a), reduced by the taxes deemed to have been paid on such excess at the Assumed Tax Rate (i.e., Clawback Amount = excess Carried Interest × (1 – 0.45) = excess Carried Interest × 0.55).</w:t>
        </w:r>
      </w:ins>
      <w:r>
        <w:rPr>
          <w:rFonts w:ascii="Times New Roman" w:hAnsi="Times New Roman"/>
          <w:color w:val="000000"/>
          <w:sz w:val="22"/>
        </w:rPr>
        <w:t xml:space="preserve"> The General Partner shall provide the Advisory Committee and the Limited Partners with a detailed written calculation of the Clawback Amount, including the after-tax adjustment, within sixty (60) days following the final dissolution of the Partnership.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be personally obligated to fund the Clawback Amount; provided, however, that amounts then held in the Carried Interest Escrow shall first be applied to satisfy such obligation. To the extent that amounts in the Carried Interest Escrow are insufficient to satisfy the Clawback Amount, the General Partner (and, to the extent applicable, the individual members of the General Partner receiving Carried Interest distributions) shall fund the balance from their own resources within ninety (90) days following the final dissolution of the Partnership.</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Clawback obligation under this Section 7.6 shall survive the </w:t>
      </w:r>
      <w:del w:id="9486" w:author="Ashford Blake LLP" w:date="2026-10-16T09:00:00Z">
        <w:r>
          <w:rPr>
            <w:rFonts w:ascii="Times New Roman" w:hAnsi="Times New Roman"/>
            <w:color w:val="000000"/>
            <w:sz w:val="22"/>
          </w:rPr>
          <w:delText xml:space="preserve">dissolution</w:delText>
        </w:r>
      </w:del>
      <w:ins w:id="9487" w:author="Ashford Blake LLP" w:date="2026-10-16T09:00:00Z">
        <w:r>
          <w:rPr>
            <w:rFonts w:ascii="Times New Roman" w:hAnsi="Times New Roman"/>
            <w:color w:val="000000"/>
            <w:sz w:val="22"/>
          </w:rPr>
          <w:t xml:space="preserve">termination</w:t>
        </w:r>
      </w:ins>
      <w:r>
        <w:rPr>
          <w:rFonts w:ascii="Times New Roman" w:hAnsi="Times New Roman"/>
          <w:color w:val="000000"/>
          <w:sz w:val="22"/>
        </w:rPr>
        <w:t xml:space="preserve"> and </w:t>
      </w:r>
      <w:del w:id="9484" w:author="Ashford Blake LLP" w:date="2026-10-16T09:00:00Z">
        <w:r>
          <w:rPr>
            <w:rFonts w:ascii="Times New Roman" w:hAnsi="Times New Roman"/>
            <w:color w:val="000000"/>
            <w:sz w:val="22"/>
          </w:rPr>
          <w:delText xml:space="preserve">termination</w:delText>
        </w:r>
      </w:del>
      <w:ins w:id="9485" w:author="Ashford Blake LLP" w:date="2026-10-16T09:00:00Z">
        <w:r>
          <w:rPr>
            <w:rFonts w:ascii="Times New Roman" w:hAnsi="Times New Roman"/>
            <w:color w:val="000000"/>
            <w:sz w:val="22"/>
          </w:rPr>
          <w:t xml:space="preserve">dissolution</w:t>
        </w:r>
      </w:ins>
      <w:r>
        <w:rPr>
          <w:rFonts w:ascii="Times New Roman" w:hAnsi="Times New Roman"/>
          <w:color w:val="000000"/>
          <w:sz w:val="22"/>
        </w:rPr>
        <w:t xml:space="preserve"> of the </w:t>
      </w:r>
      <w:del w:id="9482" w:author="Ashford Blake LLP" w:date="2026-10-16T09:00:00Z">
        <w:r>
          <w:rPr>
            <w:rFonts w:ascii="Times New Roman" w:hAnsi="Times New Roman"/>
            <w:color w:val="000000"/>
            <w:sz w:val="22"/>
          </w:rPr>
          <w:delText xml:space="preserve">Partnership for a period of three (3) years.</w:delText>
        </w:r>
      </w:del>
      <w:ins w:id="9483" w:author="Ashford Blake LLP" w:date="2026-10-16T09:00:00Z">
        <w:r>
          <w:rPr>
            <w:rFonts w:ascii="Times New Roman" w:hAnsi="Times New Roman"/>
            <w:color w:val="000000"/>
            <w:sz w:val="22"/>
          </w:rPr>
          <w:t xml:space="preserve">Partnership.</w:t>
        </w:r>
      </w:ins>
      <w:r>
        <w:rPr>
          <w:rFonts w:ascii="Times New Roman" w:hAnsi="Times New Roman"/>
          <w:color w:val="000000"/>
          <w:sz w:val="22"/>
        </w:rPr>
        <w:t xml:space="preserve"> The General Partner's obligation to fund the Clawback Amount shall be an unconditional obligation, enforceable against the General Partner (and its successors and assigns) by any Limited Partner or group of Limited Partners.</w:t>
      </w:r>
    </w:p>
    <w:p>
      <w:pPr>
        <w:spacing w:line="276" w:lineRule="auto" w:before="0" w:after="120"/>
        <w:jc w:val="both"/>
        <w:rPr>
          <w:ins w:id="9488" w:author="Ashford Blake LLP" w:date="2026-10-16T09:00:00Z"/>
        </w:rPr>
      </w:pPr>
      <w:ins w:id="9489" w:author="Ashford Blake LLP" w:date="2026-10-16T09:00:00Z">
        <w:r>
          <w:rPr>
            <w:rFonts w:ascii="Times New Roman" w:hAnsi="Times New Roman"/>
            <w:b/>
            <w:i/>
            <w:color w:val="000000"/>
            <w:sz w:val="22"/>
            <w:highlight w:val="yellow"/>
          </w:rPr>
          <w:t xml:space="preserve">[Partner Note 18 — After-tax clawback; survival: </w:t>
        </w:r>
        <w:r>
          <w:rPr>
            <w:rFonts w:ascii="Times New Roman" w:hAnsi="Times New Roman"/>
            <w:i/>
            <w:color w:val="000000"/>
            <w:sz w:val="22"/>
            <w:highlight w:val="yellow"/>
          </w:rPr>
          <w:t xml:space="preserve">(i) The Term Sheet formula (excess Carried Interest × (1 – 45%)) reduces the clawback by assumed taxes on the full excess regardless of the General Partner’s actual tax position or the benefit of later losses; LPs commonly seek a "greater of" formulation or a cap at after-tax amounts actually received, and we have held to the Term Sheet formula. (ii) It is unclear whether amounts held in the Clawback Escrow (allocated but not received by the General Partner) are subject to the after-tax reduction; as drafted, the escrow is applied first to the after-tax Clawback Amount (Section 7.6(c)). (iii) Per the Term Sheet, the clawback survives termination and dissolution without time limit; the Fund III three-year survival period has been deleted, and the Escrow Agreement term (Exhibit C) should align. (iv) Former Section 7.6(e) (credit for Interim Clawback payments) has been deleted as moot.</w:t>
        </w:r>
        <w:r>
          <w:rPr>
            <w:rFonts w:ascii="Times New Roman" w:hAnsi="Times New Roman"/>
            <w:b/>
            <w:i/>
            <w:color w:val="000000"/>
            <w:sz w:val="22"/>
            <w:highlight w:val="yellow"/>
          </w:rPr>
          <w:t xml:space="preserve">]</w:t>
        </w:r>
      </w:ins>
    </w:p>
    <w:p>
      <w:pPr>
        <w:spacing w:line="276" w:lineRule="auto" w:before="0" w:after="120"/>
        <w:jc w:val="both"/>
        <w:rPr>
          <w:del w:id="9492" w:author="Ashford Blake LLP" w:date="2026-10-16T09:00:00Z"/>
        </w:rPr>
      </w:pPr>
      <w:del w:id="9490" w:author="Ashford Blake LLP" w:date="2026-10-16T09:00:00Z">
        <w:r>
          <w:rPr>
            <w:rFonts w:ascii="Times New Roman" w:hAnsi="Times New Roman"/>
            <w:b/>
            <w:color w:val="000000"/>
            <w:sz w:val="22"/>
          </w:rPr>
          <w:delText>(e)</w:delText>
        </w:r>
      </w:del>
      <w:del w:id="9491" w:author="Ashford Blake LLP" w:date="2026-10-16T09:00:00Z">
        <w:r>
          <w:rPr>
            <w:rFonts w:ascii="Times New Roman" w:hAnsi="Times New Roman"/>
            <w:color w:val="000000"/>
            <w:sz w:val="22"/>
          </w:rPr>
          <w:delText xml:space="preserve"> Amounts returned by the General Partner pursuant to Section 7.5 (Interim Clawback) shall be credited against the Clawback obligation under this Section 7.6. For the avoidance of doubt, the General Partner shall not be required to return amounts under both Section 7.5 and this Section 7.6 with respect to the same excess Carried Interest.</w:delText>
        </w:r>
      </w:del>
    </w:p>
    <w:p>
      <w:pPr>
        <w:keepNext/>
        <w:spacing w:line="276" w:lineRule="auto" w:before="360" w:after="120"/>
        <w:jc w:val="left"/>
      </w:pPr>
      <w:r>
        <w:rPr>
          <w:rFonts w:ascii="Times New Roman" w:hAnsi="Times New Roman"/>
          <w:b/>
          <w:color w:val="000000"/>
          <w:sz w:val="22"/>
          <w:u w:val="single"/>
        </w:rPr>
        <w:t>Section 7.7 — Distribution Reinvestment; Preferred Return on Reinvested Amounts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the General Partner determines to recycle Disposition proceeds pursuant to Section 6.7, such amounts shall not be distributed through the waterfall set forth in Section 7.2</w:t>
      </w:r>
      <w:del w:id="9493" w:author="Ashford Blake LLP" w:date="2026-10-16T09:00:00Z">
        <w:r>
          <w:rPr>
            <w:rFonts w:ascii="Times New Roman" w:hAnsi="Times New Roman"/>
            <w:color w:val="000000"/>
            <w:sz w:val="22"/>
          </w:rPr>
          <w:delText xml:space="preserve"> (except to the extent required by Section 6.7(d) with respect to the profit component of such proceeds)</w:delText>
        </w:r>
      </w:del>
      <w:r>
        <w:rPr>
          <w:rFonts w:ascii="Times New Roman" w:hAnsi="Times New Roman"/>
          <w:color w:val="000000"/>
          <w:sz w:val="22"/>
        </w:rPr>
        <w:t xml:space="preserve"> but shall instead be retained by the Partnership and treated as available for reinvestment in new or follow-on Portfolio Investments.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purposes of calculating the Preferred Return under Section 7.2(b), reinvested amounts (Recycled Amounts) shall be treated as if such amounts had been returned to the Limited Partners and immediately re-contributed to the Partnership by such Limited Partners; provided that the Preferred Return shall continue to accrue on the original Capital Contribution at a rate of </w:t>
      </w:r>
      <w:del w:id="9498" w:author="Ashford Blake LLP" w:date="2026-10-16T09:00:00Z">
        <w:r>
          <w:rPr>
            <w:rFonts w:ascii="Times New Roman" w:hAnsi="Times New Roman"/>
            <w:color w:val="000000"/>
            <w:sz w:val="22"/>
          </w:rPr>
          <w:delText xml:space="preserve">seven</w:delText>
        </w:r>
      </w:del>
      <w:ins w:id="9499" w:author="Ashford Blake LLP" w:date="2026-10-16T09:00:00Z">
        <w:r>
          <w:rPr>
            <w:rFonts w:ascii="Times New Roman" w:hAnsi="Times New Roman"/>
            <w:color w:val="000000"/>
            <w:sz w:val="22"/>
          </w:rPr>
          <w:t xml:space="preserve">eight</w:t>
        </w:r>
      </w:ins>
      <w:r>
        <w:rPr>
          <w:rFonts w:ascii="Times New Roman" w:hAnsi="Times New Roman"/>
          <w:color w:val="000000"/>
          <w:sz w:val="22"/>
        </w:rPr>
        <w:t xml:space="preserve"> percent (</w:t>
      </w:r>
      <w:del w:id="9496" w:author="Ashford Blake LLP" w:date="2026-10-16T09:00:00Z">
        <w:r>
          <w:rPr>
            <w:rFonts w:ascii="Times New Roman" w:hAnsi="Times New Roman"/>
            <w:color w:val="000000"/>
            <w:sz w:val="22"/>
          </w:rPr>
          <w:delText xml:space="preserve">7%</w:delText>
        </w:r>
      </w:del>
      <w:ins w:id="9497" w:author="Ashford Blake LLP" w:date="2026-10-16T09:00:00Z">
        <w:r>
          <w:rPr>
            <w:rFonts w:ascii="Times New Roman" w:hAnsi="Times New Roman"/>
            <w:color w:val="000000"/>
            <w:sz w:val="22"/>
          </w:rPr>
          <w:t xml:space="preserve">8%</w:t>
        </w:r>
      </w:ins>
      <w:r>
        <w:rPr>
          <w:rFonts w:ascii="Times New Roman" w:hAnsi="Times New Roman"/>
          <w:color w:val="000000"/>
          <w:sz w:val="22"/>
        </w:rPr>
        <w:t xml:space="preserve">) per annum, compounded </w:t>
      </w:r>
      <w:del w:id="9494" w:author="Ashford Blake LLP" w:date="2026-10-16T09:00:00Z">
        <w:r>
          <w:rPr>
            <w:rFonts w:ascii="Times New Roman" w:hAnsi="Times New Roman"/>
            <w:color w:val="000000"/>
            <w:sz w:val="22"/>
          </w:rPr>
          <w:delText xml:space="preserve">quarterly,</w:delText>
        </w:r>
      </w:del>
      <w:ins w:id="9495" w:author="Ashford Blake LLP" w:date="2026-10-16T09:00:00Z">
        <w:r>
          <w:rPr>
            <w:rFonts w:ascii="Times New Roman" w:hAnsi="Times New Roman"/>
            <w:color w:val="000000"/>
            <w:sz w:val="22"/>
          </w:rPr>
          <w:t xml:space="preserve">annually,</w:t>
        </w:r>
      </w:ins>
      <w:r>
        <w:rPr>
          <w:rFonts w:ascii="Times New Roman" w:hAnsi="Times New Roman"/>
          <w:color w:val="000000"/>
          <w:sz w:val="22"/>
        </w:rPr>
        <w:t xml:space="preserve"> until such Capital Contribution is fully returned to the relevant Limited Partner through actual cash Distributions. Recycled Amounts shall not be counted as new Capital Contributions for purposes of calculating the Preferred Return.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maintain detailed records of all Recycled Amounts and shall provide the Limited Partners with a reconciliation of Recycled Amounts in connection with each quarterly report delivered pursuant to Section 12.1.</w:t>
      </w:r>
    </w:p>
    <w:p>
      <w:pPr>
        <w:keepNext/>
        <w:spacing w:line="276" w:lineRule="auto" w:before="360" w:after="120"/>
        <w:jc w:val="left"/>
      </w:pPr>
      <w:r>
        <w:rPr>
          <w:rFonts w:ascii="Times New Roman" w:hAnsi="Times New Roman"/>
          <w:b/>
          <w:color w:val="000000"/>
          <w:sz w:val="22"/>
          <w:u w:val="single"/>
        </w:rPr>
        <w:t>Section 7.8 — Withholding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is authorized and directed to withhold from any Distribution to any Partner any amounts required to be withheld under the Code, Treasury Regulations, or any provision of any state, local, or foreign tax law. Any amounts so withheld shall be treated as having been distributed to the affected Partner for all purposes of this Agreement, including for purposes of the distribution waterfall set forth in Section 7.2 and for purposes of maintaining such Partner's Capital Account under Section 8.1.</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Partner shall provide the General Partner with such tax forms, certifications, and other information as the General Partner may reasonably request in order to determine whether any withholding is required with respect to Distributions to such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Partnership incurs a withholding tax obligation with respect to any Partner's share of Partnership income (other than in connection with a Distribution), the amount of such withholding tax shall be treated as a Distribution to such Partner and shall reduce subsequent Distributions to such Partner accordingly.</w:t>
      </w:r>
    </w:p>
    <w:p>
      <w:pPr>
        <w:keepNext/>
        <w:spacing w:line="276" w:lineRule="auto" w:before="360" w:after="120"/>
        <w:jc w:val="left"/>
      </w:pPr>
      <w:r>
        <w:rPr>
          <w:rFonts w:ascii="Times New Roman" w:hAnsi="Times New Roman"/>
          <w:b/>
          <w:color w:val="000000"/>
          <w:sz w:val="22"/>
          <w:u w:val="single"/>
        </w:rPr>
        <w:t>Section 7.9 — Tax Distributions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use commercially reasonable efforts to make quarterly tax distributions ("Tax Distributions") to the Partners in an amount estimated by the General Partner, in consultation with the Accounting Firm, to be sufficient to enable each Partner to satisfy its United States federal and state income tax liabilities attributable to such Partner's allocable share of the Partnership's taxable income for the relevant period. Tax Distributions shall be calculated based on the highest combined marginal rate of United States federal and applicable state income tax applicable to individuals or corporations (whichever is higher) resident in New York, New York.</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Tax Distributions shall be treated as advances against, and shall reduce, future Distributions to which such Partner would otherwise be entitled under the distribution waterfall set forth in Section 7.2.</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not be required to make Tax Distributions to the extent that such Distributions would impair the Partnership's ability to fund its operations, make Portfolio Investments, or satisfy its outstanding obligations.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provide each Partner with an estimate of such Partner's taxable income for each Fiscal Year within ninety (90) days after the end of such Fiscal Year, together with such Partner's Schedule K-1 (or a preliminary estimate thereof).</w:t>
      </w:r>
    </w:p>
    <w:p>
      <w:r>
        <w:br w:type="page"/>
      </w:r>
    </w:p>
    <w:p>
      <w:pPr>
        <w:keepNext/>
        <w:spacing w:line="276" w:lineRule="auto" w:before="120" w:after="240"/>
        <w:jc w:val="center"/>
      </w:pPr>
      <w:r>
        <w:rPr>
          <w:rFonts w:ascii="Times New Roman" w:hAnsi="Times New Roman"/>
          <w:b/>
          <w:color w:val="000000"/>
          <w:sz w:val="28"/>
          <w:u w:val="single"/>
        </w:rPr>
        <w:t>ARTICLE VIII — ALLOCATIONS</w:t>
      </w:r>
    </w:p>
    <w:p>
      <w:pPr>
        <w:keepNext/>
        <w:spacing w:line="276" w:lineRule="auto" w:before="360" w:after="120"/>
        <w:jc w:val="left"/>
      </w:pPr>
      <w:r>
        <w:rPr>
          <w:rFonts w:ascii="Times New Roman" w:hAnsi="Times New Roman"/>
          <w:b/>
          <w:color w:val="000000"/>
          <w:sz w:val="22"/>
          <w:u w:val="single"/>
        </w:rPr>
        <w:t>Section 8.1 — Capital Accounts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separate Capital Account shall be established and maintained for each Partner in accordance with the rules of Treasury Regulation Section 1.704-1(b)(2)(iv). Each Partner's Capital Account shall be:</w:t>
      </w:r>
    </w:p>
    <w:p>
      <w:pPr>
        <w:spacing w:line="276" w:lineRule="auto" w:before="0" w:after="120"/>
        <w:ind w:left="432"/>
        <w:jc w:val="both"/>
      </w:pPr>
      <w:r>
        <w:rPr>
          <w:rFonts w:ascii="Times New Roman" w:hAnsi="Times New Roman"/>
          <w:color w:val="000000"/>
          <w:sz w:val="22"/>
        </w:rPr>
        <w:t>(i) credited with: (A) the amount of cash contributed by such Partner to the Partnership; (B) the agreed fair market value of any property (other than cash) contributed by such Partner to the Partnership (net of any liabilities secured by such property that the Partnership is considered to assume or take subject to under Section 752 of the Code); and (C) such Partner's allocable share of Net Profits and items of income and gain allocated to such Partner pursuant to this Article VIII;</w:t>
      </w:r>
    </w:p>
    <w:p>
      <w:pPr>
        <w:spacing w:line="276" w:lineRule="auto" w:before="0" w:after="120"/>
        <w:ind w:left="432"/>
        <w:jc w:val="both"/>
      </w:pPr>
      <w:r>
        <w:rPr>
          <w:rFonts w:ascii="Times New Roman" w:hAnsi="Times New Roman"/>
          <w:color w:val="000000"/>
          <w:sz w:val="22"/>
        </w:rPr>
        <w:t>(ii) debited with: (A) the amount of cash distributed to such Partner by the Partnership; (B) the agreed fair market value of any property (other than cash) distributed to such Partner by the Partnership (net of any liabilities secured by such property that such Partner is considered to assume or take subject to under Section 752 of the Code); and (C) such Partner's allocable share of Net Losses and items of loss and deduction allocated to such Partner pursuant to this Article VIII.</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Capital Account of any transferee of all or a portion of a Partner's Interest shall be determined in accordance with Treasury Regulation Section 1.704-1(b)(2)(iv)(l).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may, in its discretion, adjust the Capital Accounts of the Partners to reflect a revaluation of Partnership property in accordance with Treasury Regulation Section 1.704-1(b)(2)(iv)(f), including upon the admission of a new Partner, the liquidation of the Partnership, or such other events as may be specified in the Treasury Regulations.</w:t>
      </w:r>
    </w:p>
    <w:p>
      <w:pPr>
        <w:keepNext/>
        <w:spacing w:line="276" w:lineRule="auto" w:before="360" w:after="120"/>
        <w:jc w:val="left"/>
      </w:pPr>
      <w:r>
        <w:rPr>
          <w:rFonts w:ascii="Times New Roman" w:hAnsi="Times New Roman"/>
          <w:b/>
          <w:color w:val="000000"/>
          <w:sz w:val="22"/>
          <w:u w:val="single"/>
        </w:rPr>
        <w:t>Section 8.2 — Allocations of Net Profits and Net Losses</w:t>
      </w:r>
    </w:p>
    <w:p>
      <w:pPr>
        <w:spacing w:line="276" w:lineRule="auto" w:before="0" w:after="120"/>
        <w:jc w:val="both"/>
      </w:pPr>
      <w:r>
        <w:rPr>
          <w:rFonts w:ascii="Times New Roman" w:hAnsi="Times New Roman"/>
          <w:b/>
          <w:color w:val="000000"/>
          <w:sz w:val="22"/>
        </w:rPr>
        <w:t>(a) Net Profits.</w:t>
      </w:r>
      <w:r>
        <w:rPr>
          <w:rFonts w:ascii="Times New Roman" w:hAnsi="Times New Roman"/>
          <w:color w:val="000000"/>
          <w:sz w:val="22"/>
        </w:rPr>
        <w:t xml:space="preserve"> Net Profits for each Fiscal Year (or other relevant period) shall be allocated among the Partners in a manner consistent with the distribution waterfall set forth in Section 7.2, such that, to the greatest extent possible, the Capital Account balances of the Partners reflect the amounts that would be distributed to each Partner if the Partnership were dissolved, its assets sold at their Gross Asset Value, and the net proceeds distributed in accordance with Section 7.2.</w:t>
      </w:r>
    </w:p>
    <w:p>
      <w:pPr>
        <w:spacing w:line="276" w:lineRule="auto" w:before="0" w:after="120"/>
        <w:jc w:val="both"/>
      </w:pPr>
      <w:r>
        <w:rPr>
          <w:rFonts w:ascii="Times New Roman" w:hAnsi="Times New Roman"/>
          <w:b/>
          <w:color w:val="000000"/>
          <w:sz w:val="22"/>
        </w:rPr>
        <w:t>(b) Net Losses.</w:t>
      </w:r>
      <w:r>
        <w:rPr>
          <w:rFonts w:ascii="Times New Roman" w:hAnsi="Times New Roman"/>
          <w:color w:val="000000"/>
          <w:sz w:val="22"/>
        </w:rPr>
        <w:t xml:space="preserve"> Net Losses for each Fiscal Year (or other relevant period) shall be allocated among the Partners in a manner consistent with the distribution waterfall set forth in Section 7.2, in reverse order of priority; provided that Net Losses shall not be allocated to any Partner to the extent that such allocation would cause such Partner to have an Adjusted Capital Account deficit at the end of the relevant Fiscal Year.</w:t>
      </w:r>
    </w:p>
    <w:p>
      <w:pPr>
        <w:spacing w:line="276" w:lineRule="auto" w:before="0" w:after="120"/>
        <w:jc w:val="both"/>
      </w:pPr>
      <w:r>
        <w:rPr>
          <w:rFonts w:ascii="Times New Roman" w:hAnsi="Times New Roman"/>
          <w:b/>
          <w:color w:val="000000"/>
          <w:sz w:val="22"/>
        </w:rPr>
        <w:t>(c) Regulatory Allocations.</w:t>
      </w:r>
      <w:r>
        <w:rPr>
          <w:rFonts w:ascii="Times New Roman" w:hAnsi="Times New Roman"/>
          <w:color w:val="000000"/>
          <w:sz w:val="22"/>
        </w:rPr>
        <w:t xml:space="preserve"> The following special allocations shall be made in the following order of priority, before any other allocations under this Article VIII:</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Qualified Income Offset.</w:t>
      </w:r>
      <w:r>
        <w:rPr>
          <w:rFonts w:ascii="Times New Roman" w:hAnsi="Times New Roman"/>
          <w:color w:val="000000"/>
          <w:sz w:val="22"/>
        </w:rPr>
        <w:t xml:space="preserve"> If any Partner unexpectedly receives any adjustment, allocation, or distribution described in Treasury Regulation Sections 1.704-1(b)(2)(ii)(d)(4), (5), or (6) that causes or increases an Adjusted Capital Account deficit for such Partner, items of Partnership income and gain shall be specially allocated to such Partner in an amount and manner sufficient to eliminate such Adjusted Capital Account deficit as quickly as possible.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Gross Income Allocation.</w:t>
      </w:r>
      <w:r>
        <w:rPr>
          <w:rFonts w:ascii="Times New Roman" w:hAnsi="Times New Roman"/>
          <w:color w:val="000000"/>
          <w:sz w:val="22"/>
        </w:rPr>
        <w:t xml:space="preserve"> If any Partner has an Adjusted Capital Account deficit at the end of any Fiscal Year, items of Partnership gross income and gain shall be allocated to such Partner in an amount and manner sufficient to eliminate such deficit as quickly as possible.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Gain Chargeback.</w:t>
      </w:r>
      <w:r>
        <w:rPr>
          <w:rFonts w:ascii="Times New Roman" w:hAnsi="Times New Roman"/>
          <w:color w:val="000000"/>
          <w:sz w:val="22"/>
        </w:rPr>
        <w:t xml:space="preserve"> Notwithstanding any other provision of this Article VIII, if there is a net decrease in Partnership minimum gain during any Fiscal Year, each Partner shall be allocated items of Partnership income and gain for such Fiscal Year (and, if necessary, subsequent Fiscal Years) in an amount and manner consistent with Treasury Regulation Section 1.704-2(f).</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Partner Nonrecourse Debt Minimum Gain Chargeback.</w:t>
      </w:r>
      <w:r>
        <w:rPr>
          <w:rFonts w:ascii="Times New Roman" w:hAnsi="Times New Roman"/>
          <w:color w:val="000000"/>
          <w:sz w:val="22"/>
        </w:rPr>
        <w:t xml:space="preserve"> Notwithstanding any other provision of this Article VIII (other than clause (iii) above), if there is a net decrease in partner nonrecourse debt minimum gain attributable to a partner nonrecourse debt during any Fiscal Year, each Partner who has a share of the partner nonrecourse debt minimum gain attributable to such partner nonrecourse debt shall be allocated items of Partnership income and gain for such Fiscal Year (and, if necessary, subsequent Fiscal Years) in an amount and manner consistent with Treasury Regulation Section 1.704-2(i)(4).</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Nonrecourse Deductions.</w:t>
      </w:r>
      <w:r>
        <w:rPr>
          <w:rFonts w:ascii="Times New Roman" w:hAnsi="Times New Roman"/>
          <w:color w:val="000000"/>
          <w:sz w:val="22"/>
        </w:rPr>
        <w:t xml:space="preserve"> Nonrecourse deductions for any Fiscal Year shall be allocated among the Partners in proportion to their respective Percentage Interests.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To the extent that any regulatory allocation made pursuant to Section 8.2(c) is inconsistent with the economic arrangement of the Partners as reflected in the distribution waterfall set forth in Section 7.2, subsequent allocations of Net Profits, Net Losses, and other items shall be made so as to offset, to the greatest extent possible, the effect of such regulatory allocation.</w:t>
      </w:r>
    </w:p>
    <w:p>
      <w:pPr>
        <w:keepNext/>
        <w:spacing w:line="276" w:lineRule="auto" w:before="360" w:after="120"/>
        <w:jc w:val="left"/>
      </w:pPr>
      <w:r>
        <w:rPr>
          <w:rFonts w:ascii="Times New Roman" w:hAnsi="Times New Roman"/>
          <w:b/>
          <w:color w:val="000000"/>
          <w:sz w:val="22"/>
          <w:u w:val="single"/>
        </w:rPr>
        <w:t>Section 8.3 — Special Allocations; Preferred Return Allocation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Net Profits shall first be allocated to the Limited Partners to the extent of the Preferred Return (</w:t>
      </w:r>
      <w:del w:id="9504" w:author="Ashford Blake LLP" w:date="2026-10-16T09:00:00Z">
        <w:r>
          <w:rPr>
            <w:rFonts w:ascii="Times New Roman" w:hAnsi="Times New Roman"/>
            <w:color w:val="000000"/>
            <w:sz w:val="22"/>
          </w:rPr>
          <w:delText xml:space="preserve">seven</w:delText>
        </w:r>
      </w:del>
      <w:ins w:id="9505" w:author="Ashford Blake LLP" w:date="2026-10-16T09:00:00Z">
        <w:r>
          <w:rPr>
            <w:rFonts w:ascii="Times New Roman" w:hAnsi="Times New Roman"/>
            <w:color w:val="000000"/>
            <w:sz w:val="22"/>
          </w:rPr>
          <w:t xml:space="preserve">eight</w:t>
        </w:r>
      </w:ins>
      <w:r>
        <w:rPr>
          <w:rFonts w:ascii="Times New Roman" w:hAnsi="Times New Roman"/>
          <w:color w:val="000000"/>
          <w:sz w:val="22"/>
        </w:rPr>
        <w:t xml:space="preserve"> percent (</w:t>
      </w:r>
      <w:del w:id="9502" w:author="Ashford Blake LLP" w:date="2026-10-16T09:00:00Z">
        <w:r>
          <w:rPr>
            <w:rFonts w:ascii="Times New Roman" w:hAnsi="Times New Roman"/>
            <w:color w:val="000000"/>
            <w:sz w:val="22"/>
          </w:rPr>
          <w:delText xml:space="preserve">7%</w:delText>
        </w:r>
      </w:del>
      <w:ins w:id="9503" w:author="Ashford Blake LLP" w:date="2026-10-16T09:00:00Z">
        <w:r>
          <w:rPr>
            <w:rFonts w:ascii="Times New Roman" w:hAnsi="Times New Roman"/>
            <w:color w:val="000000"/>
            <w:sz w:val="22"/>
          </w:rPr>
          <w:t xml:space="preserve">8%</w:t>
        </w:r>
      </w:ins>
      <w:r>
        <w:rPr>
          <w:rFonts w:ascii="Times New Roman" w:hAnsi="Times New Roman"/>
          <w:color w:val="000000"/>
          <w:sz w:val="22"/>
        </w:rPr>
        <w:t xml:space="preserve">) per annum, compounded </w:t>
      </w:r>
      <w:del w:id="9500" w:author="Ashford Blake LLP" w:date="2026-10-16T09:00:00Z">
        <w:r>
          <w:rPr>
            <w:rFonts w:ascii="Times New Roman" w:hAnsi="Times New Roman"/>
            <w:color w:val="000000"/>
            <w:sz w:val="22"/>
          </w:rPr>
          <w:delText xml:space="preserve">quarterly,</w:delText>
        </w:r>
      </w:del>
      <w:ins w:id="9501" w:author="Ashford Blake LLP" w:date="2026-10-16T09:00:00Z">
        <w:r>
          <w:rPr>
            <w:rFonts w:ascii="Times New Roman" w:hAnsi="Times New Roman"/>
            <w:color w:val="000000"/>
            <w:sz w:val="22"/>
          </w:rPr>
          <w:t xml:space="preserve">annually,</w:t>
        </w:r>
      </w:ins>
      <w:r>
        <w:rPr>
          <w:rFonts w:ascii="Times New Roman" w:hAnsi="Times New Roman"/>
          <w:color w:val="000000"/>
          <w:sz w:val="22"/>
        </w:rPr>
        <w:t xml:space="preserve"> on each Limited Partner's Unreturned Capital Contributions), such that each Limited Partner's Capital Account reflects the accrued Preferred Return </w:t>
      </w:r>
      <w:del w:id="9516" w:author="Ashford Blake LLP" w:date="2026-10-16T09:00:00Z">
        <w:r>
          <w:rPr>
            <w:rFonts w:ascii="Times New Roman" w:hAnsi="Times New Roman"/>
            <w:color w:val="000000"/>
            <w:sz w:val="22"/>
          </w:rPr>
          <w:delText xml:space="preserve">with</w:delText>
        </w:r>
      </w:del>
      <w:ins w:id="9517" w:author="Ashford Blake LLP" w:date="2026-10-16T09:00:00Z">
        <w:r>
          <w:rPr>
            <w:rFonts w:ascii="Times New Roman" w:hAnsi="Times New Roman"/>
            <w:color w:val="000000"/>
            <w:sz w:val="22"/>
          </w:rPr>
          <w:t xml:space="preserve">determined</w:t>
        </w:r>
      </w:ins>
      <w:r>
        <w:rPr>
          <w:rFonts w:ascii="Times New Roman" w:hAnsi="Times New Roman"/>
          <w:color w:val="000000"/>
          <w:sz w:val="22"/>
        </w:rPr>
        <w:t xml:space="preserve"> </w:t>
      </w:r>
      <w:del w:id="9514" w:author="Ashford Blake LLP" w:date="2026-10-16T09:00:00Z">
        <w:r>
          <w:rPr>
            <w:rFonts w:ascii="Times New Roman" w:hAnsi="Times New Roman"/>
            <w:color w:val="000000"/>
            <w:sz w:val="22"/>
          </w:rPr>
          <w:delText xml:space="preserve">respect</w:delText>
        </w:r>
      </w:del>
      <w:ins w:id="9515" w:author="Ashford Blake LLP" w:date="2026-10-16T09:00:00Z">
        <w:r>
          <w:rPr>
            <w:rFonts w:ascii="Times New Roman" w:hAnsi="Times New Roman"/>
            <w:color w:val="000000"/>
            <w:sz w:val="22"/>
          </w:rPr>
          <w:t xml:space="preserve">on</w:t>
        </w:r>
      </w:ins>
      <w:r>
        <w:rPr>
          <w:rFonts w:ascii="Times New Roman" w:hAnsi="Times New Roman"/>
          <w:color w:val="000000"/>
          <w:sz w:val="22"/>
        </w:rPr>
        <w:t xml:space="preserve"> </w:t>
      </w:r>
      <w:del w:id="9512" w:author="Ashford Blake LLP" w:date="2026-10-16T09:00:00Z">
        <w:r>
          <w:rPr>
            <w:rFonts w:ascii="Times New Roman" w:hAnsi="Times New Roman"/>
            <w:color w:val="000000"/>
            <w:sz w:val="22"/>
          </w:rPr>
          <w:delText xml:space="preserve">to</w:delText>
        </w:r>
      </w:del>
      <w:ins w:id="9513" w:author="Ashford Blake LLP" w:date="2026-10-16T09:00:00Z">
        <w:r>
          <w:rPr>
            <w:rFonts w:ascii="Times New Roman" w:hAnsi="Times New Roman"/>
            <w:color w:val="000000"/>
            <w:sz w:val="22"/>
          </w:rPr>
          <w:t xml:space="preserve">a</w:t>
        </w:r>
      </w:ins>
      <w:r>
        <w:rPr>
          <w:rFonts w:ascii="Times New Roman" w:hAnsi="Times New Roman"/>
          <w:color w:val="000000"/>
          <w:sz w:val="22"/>
        </w:rPr>
        <w:t xml:space="preserve"> </w:t>
      </w:r>
      <w:del w:id="9510" w:author="Ashford Blake LLP" w:date="2026-10-16T09:00:00Z">
        <w:r>
          <w:rPr>
            <w:rFonts w:ascii="Times New Roman" w:hAnsi="Times New Roman"/>
            <w:color w:val="000000"/>
            <w:sz w:val="22"/>
          </w:rPr>
          <w:delText xml:space="preserve">such</w:delText>
        </w:r>
      </w:del>
      <w:ins w:id="9511" w:author="Ashford Blake LLP" w:date="2026-10-16T09:00:00Z">
        <w:r>
          <w:rPr>
            <w:rFonts w:ascii="Times New Roman" w:hAnsi="Times New Roman"/>
            <w:color w:val="000000"/>
            <w:sz w:val="22"/>
          </w:rPr>
          <w:t xml:space="preserve">cumulative,</w:t>
        </w:r>
      </w:ins>
      <w:r>
        <w:rPr>
          <w:rFonts w:ascii="Times New Roman" w:hAnsi="Times New Roman"/>
          <w:color w:val="000000"/>
          <w:sz w:val="22"/>
        </w:rPr>
        <w:t xml:space="preserve"> </w:t>
      </w:r>
      <w:del w:id="9508" w:author="Ashford Blake LLP" w:date="2026-10-16T09:00:00Z">
        <w:r>
          <w:rPr>
            <w:rFonts w:ascii="Times New Roman" w:hAnsi="Times New Roman"/>
            <w:color w:val="000000"/>
            <w:sz w:val="22"/>
          </w:rPr>
          <w:delText xml:space="preserve">Limited</w:delText>
        </w:r>
      </w:del>
      <w:ins w:id="9509" w:author="Ashford Blake LLP" w:date="2026-10-16T09:00:00Z">
        <w:r>
          <w:rPr>
            <w:rFonts w:ascii="Times New Roman" w:hAnsi="Times New Roman"/>
            <w:color w:val="000000"/>
            <w:sz w:val="22"/>
          </w:rPr>
          <w:t xml:space="preserve">whole-fund</w:t>
        </w:r>
      </w:ins>
      <w:r>
        <w:rPr>
          <w:rFonts w:ascii="Times New Roman" w:hAnsi="Times New Roman"/>
          <w:color w:val="000000"/>
          <w:sz w:val="22"/>
        </w:rPr>
        <w:t xml:space="preserve"> </w:t>
      </w:r>
      <w:del w:id="9506" w:author="Ashford Blake LLP" w:date="2026-10-16T09:00:00Z">
        <w:r>
          <w:rPr>
            <w:rFonts w:ascii="Times New Roman" w:hAnsi="Times New Roman"/>
            <w:color w:val="000000"/>
            <w:sz w:val="22"/>
          </w:rPr>
          <w:delText xml:space="preserve">Partner's share of each Realized Investment.</w:delText>
        </w:r>
      </w:del>
      <w:ins w:id="9507" w:author="Ashford Blake LLP" w:date="2026-10-16T09:00:00Z">
        <w:r>
          <w:rPr>
            <w:rFonts w:ascii="Times New Roman" w:hAnsi="Times New Roman"/>
            <w:color w:val="000000"/>
            <w:sz w:val="22"/>
          </w:rPr>
          <w:t xml:space="preserve">basis.</w:t>
        </w:r>
      </w:ins>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del w:id="9518" w:author="Ashford Blake LLP" w:date="2026-10-16T09:00:00Z">
        <w:r>
          <w:rPr>
            <w:rFonts w:ascii="Times New Roman" w:hAnsi="Times New Roman"/>
            <w:color w:val="000000"/>
            <w:sz w:val="22"/>
          </w:rPr>
          <w:delText xml:space="preserve">Thereafter, Net Profits shall be allocated eighty percent (80%)</w:delText>
        </w:r>
      </w:del>
      <w:ins w:id="9519" w:author="Ashford Blake LLP" w:date="2026-10-16T09:00:00Z">
        <w:r>
          <w:rPr>
            <w:rFonts w:ascii="Times New Roman" w:hAnsi="Times New Roman"/>
            <w:color w:val="000000"/>
            <w:sz w:val="22"/>
          </w:rPr>
          <w:t xml:space="preserve">Second, Net Profits shall be allocated one hundred percent (100%) to the General Partner until the General Partner has been allocated an amount equal to the GP Catch-Up Amount; and thereafter, Net Profits shall be allocated eighty percent (80%)</w:t>
        </w:r>
      </w:ins>
      <w:r>
        <w:rPr>
          <w:rFonts w:ascii="Times New Roman" w:hAnsi="Times New Roman"/>
          <w:color w:val="000000"/>
          <w:sz w:val="22"/>
        </w:rPr>
        <w:t xml:space="preserve"> to the Limited Partners (pro rata in proportion to their respective Percentage Interests) and twenty percent (20%) to the General Partner, consistent with the distribution waterfall set forth in Section 7.2.</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make such curative allocations of income, gain, loss, deduction, and credit as are necessary to ensure that the allocations under this Article VIII are consistent with the economic arrangement of the Partners as reflected in the distribution waterfall of Section 7.2.</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Allocations under Section 704(c) of the Code with respect to contributed property or revalued property shall be made using the traditional method under Treasury Regulation Section 1.704-3(b), unless the General Partner determines in its discretion that another reasonable method under Treasury Regulation Section 1.704-3 is more appropriate.</w:t>
      </w:r>
    </w:p>
    <w:p>
      <w:pPr>
        <w:keepNext/>
        <w:spacing w:line="276" w:lineRule="auto" w:before="360" w:after="120"/>
        <w:jc w:val="left"/>
      </w:pPr>
      <w:r>
        <w:rPr>
          <w:rFonts w:ascii="Times New Roman" w:hAnsi="Times New Roman"/>
          <w:b/>
          <w:color w:val="000000"/>
          <w:sz w:val="22"/>
          <w:u w:val="single"/>
        </w:rPr>
        <w:t>Section 8.4 — Tax Allocations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otherwise provided in this Section 8.4, items of income, gain, loss, deduction, and credit shall be allocated among the Partners for federal, state, and local income tax purposes in the same manner as the corresponding items are allocated among the Partners pursuant to Sections 8.2 and 8.3.</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accordance with Section 704(c) of the Code and the Treasury Regulations thereunder, income, gain, loss, and deduction with respect to any property contributed to the Partnership shall, solely for tax purposes, be allocated among the Partners so as to take account of any variation between the adjusted basis of such property to the Partnership for federal income tax purposes and its initial Gross Asset Value. Any elections or other decisions relating to such allocations shall be made in a manner that reasonably reflects the purpose and intent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Partnership shall make an election under Section 754 of the Code upon the written request of any transferee of an Interest, at such transferee's expense. The General Partner may, in its discretion, make a Section 754 election at any other time.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prepare, or cause the Accounting Firm to prepare, all federal, state, and local income tax returns of the Partnership and shall deliver to each Partner a Schedule K-1 (or equivalent form) on or before the date required for the filing of the Partnership's income tax return for the relevant Fiscal Year (including extensions).</w:t>
      </w:r>
    </w:p>
    <w:p>
      <w:pPr>
        <w:keepNext/>
        <w:spacing w:line="276" w:lineRule="auto" w:before="360" w:after="120"/>
        <w:jc w:val="left"/>
      </w:pPr>
      <w:r>
        <w:rPr>
          <w:rFonts w:ascii="Times New Roman" w:hAnsi="Times New Roman"/>
          <w:b/>
          <w:color w:val="000000"/>
          <w:sz w:val="22"/>
          <w:u w:val="single"/>
        </w:rPr>
        <w:t>Section 8.5 — Determinations by General Partner</w:t>
      </w:r>
    </w:p>
    <w:p>
      <w:pPr>
        <w:spacing w:line="276" w:lineRule="auto" w:before="0" w:after="120"/>
        <w:jc w:val="both"/>
      </w:pPr>
      <w:r>
        <w:rPr>
          <w:rFonts w:ascii="Times New Roman" w:hAnsi="Times New Roman"/>
          <w:color w:val="000000"/>
          <w:sz w:val="22"/>
        </w:rPr>
        <w:t>All accounting determinations, allocations, and valuations required to be made under this Article VIII (and under Article VII) shall be made by the General Partner in good faith, in consultation with the Accounting Firm (Graystone Whitaker LLP), and shall be final and binding on all Partners, absent manifest error or fraud.</w:t>
      </w:r>
    </w:p>
    <w:p>
      <w:r>
        <w:br w:type="page"/>
      </w:r>
    </w:p>
    <w:p>
      <w:pPr>
        <w:keepNext/>
        <w:spacing w:line="276" w:lineRule="auto" w:before="120" w:after="240"/>
        <w:jc w:val="center"/>
      </w:pPr>
      <w:r>
        <w:rPr>
          <w:rFonts w:ascii="Times New Roman" w:hAnsi="Times New Roman"/>
          <w:b/>
          <w:color w:val="000000"/>
          <w:sz w:val="28"/>
          <w:u w:val="single"/>
        </w:rPr>
        <w:t xml:space="preserve">ARTICLE IX — KEY </w:t>
      </w:r>
      <w:del w:id="9520" w:author="Ashford Blake LLP" w:date="2026-10-16T09:00:00Z">
        <w:r>
          <w:rPr>
            <w:rFonts w:ascii="Times New Roman" w:hAnsi="Times New Roman"/>
            <w:b/>
            <w:color w:val="000000"/>
            <w:sz w:val="28"/>
            <w:u w:val="single"/>
          </w:rPr>
          <w:delText xml:space="preserve">PERSON</w:delText>
        </w:r>
      </w:del>
      <w:ins w:id="9521" w:author="Ashford Blake LLP" w:date="2026-10-16T09:00:00Z">
        <w:r>
          <w:rPr>
            <w:rFonts w:ascii="Times New Roman" w:hAnsi="Times New Roman"/>
            <w:b/>
            <w:color w:val="000000"/>
            <w:sz w:val="28"/>
            <w:u w:val="single"/>
          </w:rPr>
          <w:t xml:space="preserve">PERSONS</w:t>
        </w:r>
      </w:ins>
    </w:p>
    <w:p>
      <w:pPr>
        <w:keepNext/>
        <w:spacing w:line="276" w:lineRule="auto" w:before="360" w:after="120"/>
        <w:jc w:val="left"/>
      </w:pPr>
      <w:r>
        <w:rPr>
          <w:rFonts w:ascii="Times New Roman" w:hAnsi="Times New Roman"/>
          <w:b/>
          <w:color w:val="000000"/>
          <w:sz w:val="22"/>
          <w:u w:val="single"/>
        </w:rPr>
        <w:t xml:space="preserve">Section 9.1 — Key </w:t>
      </w:r>
      <w:ins w:id="9522" w:author="Ashford Blake LLP" w:date="2026-10-16T09:00:00Z">
        <w:r>
          <w:rPr>
            <w:rFonts w:ascii="Times New Roman" w:hAnsi="Times New Roman"/>
            <w:b/>
            <w:color w:val="000000"/>
            <w:sz w:val="22"/>
            <w:u w:val="single"/>
          </w:rPr>
          <w:t xml:space="preserve">Persons; Senior Partners; Key </w:t>
        </w:r>
      </w:ins>
      <w:r>
        <w:rPr>
          <w:rFonts w:ascii="Times New Roman" w:hAnsi="Times New Roman"/>
          <w:b/>
          <w:color w:val="000000"/>
          <w:sz w:val="22"/>
          <w:u w:val="single"/>
        </w:rPr>
        <w:t xml:space="preserve">Person Event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del w:id="9523" w:author="Ashford Blake LLP" w:date="2026-10-16T09:00:00Z">
        <w:r>
          <w:rPr>
            <w:rFonts w:ascii="Times New Roman" w:hAnsi="Times New Roman"/>
            <w:color w:val="000000"/>
            <w:sz w:val="22"/>
          </w:rPr>
          <w:delText xml:space="preserve">The "Key Person" for purposes of this Agreement shall be Richard Holloway.</w:delText>
        </w:r>
      </w:del>
      <w:ins w:id="9524" w:author="Ashford Blake LLP" w:date="2026-10-16T09:00:00Z">
        <w:r>
          <w:rPr>
            <w:rFonts w:ascii="Times New Roman" w:hAnsi="Times New Roman"/>
            <w:color w:val="000000"/>
            <w:sz w:val="22"/>
          </w:rPr>
          <w:t xml:space="preserve">The "Key Persons" for purposes of this Agreement shall be Richard Holloway (Founder and Chief Executive Officer) and Catherine Yuen (Co-Managing Partner). The "Senior Partners" for purposes of this Agreement shall be Thomas Agarwal, Danielle Matsuda, Erik Sorensen, Monica Hale, and Jonathan Trevino.</w:t>
        </w:r>
      </w:ins>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del w:id="9525" w:author="Ashford Blake LLP" w:date="2026-10-16T09:00:00Z">
        <w:r>
          <w:rPr>
            <w:rFonts w:ascii="Times New Roman" w:hAnsi="Times New Roman"/>
            <w:color w:val="000000"/>
            <w:sz w:val="22"/>
          </w:rPr>
          <w:delText xml:space="preserve">A "Key Person Event" shall occur if Richard Holloway ceases to devote substantially all of his business time and attention to the affairs of the Partnership and the Management Company. For purposes of this Section 9.1, the term "substantially all" shall be determined by the General Partner in its reasonable judgment, taking into account all relevant facts and circumstances; provided that a Key Person Event shall not be deemed to have occurred solely by reason of:</w:delText>
        </w:r>
      </w:del>
      <w:ins w:id="9526" w:author="Ashford Blake LLP" w:date="2026-10-16T09:00:00Z">
        <w:r>
          <w:rPr>
            <w:rFonts w:ascii="Times New Roman" w:hAnsi="Times New Roman"/>
            <w:color w:val="000000"/>
            <w:sz w:val="22"/>
          </w:rPr>
          <w:t xml:space="preserve">A "Key Person Event" shall occur upon the earliest to occur of the following:</w:t>
        </w:r>
      </w:ins>
    </w:p>
    <w:p>
      <w:pPr>
        <w:spacing w:line="276" w:lineRule="auto" w:before="0" w:after="120"/>
        <w:ind w:left="432"/>
        <w:jc w:val="both"/>
        <w:rPr>
          <w:ins w:id="9527" w:author="Ashford Blake LLP" w:date="2026-10-16T09:00:00Z"/>
        </w:rPr>
      </w:pPr>
      <w:ins w:id="9528" w:author="Ashford Blake LLP" w:date="2026-10-16T09:00:00Z">
        <w:r>
          <w:rPr>
            <w:rFonts w:ascii="Times New Roman" w:hAnsi="Times New Roman"/>
            <w:b/>
            <w:color w:val="000000"/>
            <w:sz w:val="22"/>
          </w:rPr>
          <w:t xml:space="preserve">(A) Tier 1 Trigger.</w:t>
        </w:r>
        <w:r>
          <w:rPr>
            <w:rFonts w:ascii="Times New Roman" w:hAnsi="Times New Roman"/>
            <w:color w:val="000000"/>
            <w:sz w:val="22"/>
          </w:rPr>
          <w:t xml:space="preserve"> Richard Holloway ceases to devote Substantially All of his business time and attention to the affairs of the Partnership [and the Management Company and its Affiliates (including the Predecessor Fund)]; or</w:t>
        </w:r>
      </w:ins>
    </w:p>
    <w:p>
      <w:pPr>
        <w:spacing w:line="276" w:lineRule="auto" w:before="0" w:after="120"/>
        <w:ind w:left="432"/>
        <w:jc w:val="both"/>
        <w:rPr>
          <w:ins w:id="9529" w:author="Ashford Blake LLP" w:date="2026-10-16T09:00:00Z"/>
        </w:rPr>
      </w:pPr>
      <w:ins w:id="9530" w:author="Ashford Blake LLP" w:date="2026-10-16T09:00:00Z">
        <w:r>
          <w:rPr>
            <w:rFonts w:ascii="Times New Roman" w:hAnsi="Times New Roman"/>
            <w:b/>
            <w:color w:val="000000"/>
            <w:sz w:val="22"/>
          </w:rPr>
          <w:t xml:space="preserve">(B) Tier 2 Trigger.</w:t>
        </w:r>
        <w:r>
          <w:rPr>
            <w:rFonts w:ascii="Times New Roman" w:hAnsi="Times New Roman"/>
            <w:color w:val="000000"/>
            <w:sz w:val="22"/>
          </w:rPr>
          <w:t xml:space="preserve"> Both of the following conditions are satisfied: (1) Catherine Yuen ceases to devote Substantially All of her business time and attention to the affairs of the Partnership [and the Management Company and its Affiliates (including the Predecessor Fund)]; and (2) fewer than three (3) of the five (5) Senior Partners remain actively involved in the affairs of the Partnership.</w:t>
        </w:r>
      </w:ins>
    </w:p>
    <w:p>
      <w:pPr>
        <w:spacing w:line="276" w:lineRule="auto" w:before="0" w:after="120"/>
        <w:jc w:val="both"/>
        <w:rPr>
          <w:ins w:id="9531" w:author="Ashford Blake LLP" w:date="2026-10-16T09:00:00Z"/>
        </w:rPr>
      </w:pPr>
      <w:ins w:id="9532" w:author="Ashford Blake LLP" w:date="2026-10-16T09:00:00Z">
        <w:r>
          <w:rPr>
            <w:rFonts w:ascii="Times New Roman" w:hAnsi="Times New Roman"/>
            <w:color w:val="000000"/>
            <w:sz w:val="22"/>
          </w:rPr>
          <w:t xml:space="preserve">For the avoidance of doubt: (x) the cessation described in clause (A) above with respect to Richard Holloway alone shall constitute a Key Person Event, regardless of the status of Catherine Yuen or any Senior Partner; (y) the cessation described in clause (B)(1) above with respect to Catherine Yuen alone shall not constitute a Key Person Event if at least three (3) Senior Partners remain actively involved in the affairs of the Partnership; and (z) the departure of one or more Senior Partners alone (without the cessation described in clause (B)(1) above with respect to Catherine Yuen) shall not constitute a Key Person Event. A Key Person Event under clause (B) shall occur on the date on which both conditions described therein are first satisfied, regardless of the order in which they occur.</w:t>
        </w:r>
      </w:ins>
    </w:p>
    <w:p>
      <w:pPr>
        <w:spacing w:line="276" w:lineRule="auto" w:before="0" w:after="120"/>
        <w:jc w:val="both"/>
        <w:rPr>
          <w:ins w:id="9533" w:author="Ashford Blake LLP" w:date="2026-10-16T09:00:00Z"/>
        </w:rPr>
      </w:pPr>
      <w:ins w:id="9534" w:author="Ashford Blake LLP" w:date="2026-10-16T09:00:00Z">
        <w:r>
          <w:rPr>
            <w:rFonts w:ascii="Times New Roman" w:hAnsi="Times New Roman"/>
            <w:b/>
            <w:color w:val="000000"/>
            <w:sz w:val="22"/>
          </w:rPr>
          <w:t xml:space="preserve">(c)</w:t>
        </w:r>
        <w:r>
          <w:rPr>
            <w:rFonts w:ascii="Times New Roman" w:hAnsi="Times New Roman"/>
            <w:color w:val="000000"/>
            <w:sz w:val="22"/>
          </w:rPr>
          <w:t xml:space="preserve"> For purposes of this Section 9.1, a Key Person shall not be deemed to have ceased to devote Substantially All of his or her business time and attention to the affairs of the Partnership, and a Key Person Event shall not be deemed to have occurred, solely by reason of:</w:t>
        </w:r>
      </w:ins>
    </w:p>
    <w:p>
      <w:pPr>
        <w:spacing w:line="276" w:lineRule="auto" w:before="0" w:after="120"/>
        <w:ind w:left="432"/>
        <w:jc w:val="both"/>
      </w:pPr>
      <w:r>
        <w:rPr>
          <w:rFonts w:ascii="Times New Roman" w:hAnsi="Times New Roman"/>
          <w:color w:val="000000"/>
          <w:sz w:val="22"/>
        </w:rPr>
        <w:t>(i) a temporary absence due to illness, injury, or disability for a period not exceeding one hundred eighty (180) consecutive days;</w:t>
      </w:r>
    </w:p>
    <w:p>
      <w:pPr>
        <w:spacing w:line="276" w:lineRule="auto" w:before="0" w:after="120"/>
        <w:ind w:left="432"/>
        <w:jc w:val="both"/>
      </w:pPr>
      <w:r>
        <w:rPr>
          <w:rFonts w:ascii="Times New Roman" w:hAnsi="Times New Roman"/>
          <w:color w:val="000000"/>
          <w:sz w:val="22"/>
        </w:rPr>
        <w:t>(ii) reasonable vacation time consistent with the Key Person's past practice; or</w:t>
      </w:r>
    </w:p>
    <w:p>
      <w:pPr>
        <w:spacing w:line="276" w:lineRule="auto" w:before="0" w:after="120"/>
        <w:ind w:left="432"/>
        <w:jc w:val="both"/>
      </w:pPr>
      <w:r>
        <w:rPr>
          <w:rFonts w:ascii="Times New Roman" w:hAnsi="Times New Roman"/>
          <w:color w:val="000000"/>
          <w:sz w:val="22"/>
        </w:rPr>
        <w:t>(iii) service on up to three (3) outside boards of directors of entities that do not compete, directly or indirectly, with the Partnership's investment program.</w:t>
      </w:r>
    </w:p>
    <w:p>
      <w:pPr>
        <w:spacing w:line="276" w:lineRule="auto" w:before="0" w:after="120"/>
        <w:jc w:val="both"/>
      </w:pPr>
      <w:r>
        <w:rPr>
          <w:rFonts w:ascii="Times New Roman" w:hAnsi="Times New Roman"/>
          <w:b/>
          <w:color w:val="000000"/>
          <w:sz w:val="22"/>
        </w:rPr>
        <w:t xml:space="preserve">(</w:t>
      </w:r>
      <w:del w:id="9535" w:author="Ashford Blake LLP" w:date="2026-10-16T09:00:00Z">
        <w:r>
          <w:rPr>
            <w:rFonts w:ascii="Times New Roman" w:hAnsi="Times New Roman"/>
            <w:b/>
            <w:color w:val="000000"/>
            <w:sz w:val="22"/>
          </w:rPr>
          <w:delText xml:space="preserve">c</w:delText>
        </w:r>
      </w:del>
      <w:ins w:id="9536" w:author="Ashford Blake LLP" w:date="2026-10-16T09:00:00Z">
        <w:r>
          <w:rPr>
            <w:rFonts w:ascii="Times New Roman" w:hAnsi="Times New Roman"/>
            <w:b/>
            <w:color w:val="000000"/>
            <w:sz w:val="22"/>
          </w:rPr>
          <w:t xml:space="preserve">d</w:t>
        </w:r>
      </w:ins>
      <w:r>
        <w:rPr>
          <w:rFonts w:ascii="Times New Roman" w:hAnsi="Times New Roman"/>
          <w:b/>
          <w:color w:val="000000"/>
          <w:sz w:val="22"/>
        </w:rPr>
        <w:t xml:space="preserve">)</w:t>
      </w:r>
      <w:r>
        <w:rPr>
          <w:rFonts w:ascii="Times New Roman" w:hAnsi="Times New Roman"/>
          <w:color w:val="000000"/>
          <w:sz w:val="22"/>
        </w:rPr>
        <w:t xml:space="preserve"> </w:t>
      </w:r>
      <w:del w:id="9537" w:author="Ashford Blake LLP" w:date="2026-10-16T09:00:00Z">
        <w:r>
          <w:rPr>
            <w:rFonts w:ascii="Times New Roman" w:hAnsi="Times New Roman"/>
            <w:color w:val="000000"/>
            <w:sz w:val="22"/>
          </w:rPr>
          <w:delText xml:space="preserve">For the avoidance of doubt, a Key Person Event shall be deemed to have occurred upon the death, permanent disability, or voluntary resignation of Richard Holloway from his position with the Management Company.</w:delText>
        </w:r>
      </w:del>
      <w:ins w:id="9538" w:author="Ashford Blake LLP" w:date="2026-10-16T09:00:00Z">
        <w:r>
          <w:rPr>
            <w:rFonts w:ascii="Times New Roman" w:hAnsi="Times New Roman"/>
            <w:color w:val="000000"/>
            <w:sz w:val="22"/>
          </w:rPr>
          <w:t xml:space="preserve">For the avoidance of doubt, (i) the death, permanent disability, or voluntary resignation of Richard Holloway from his position with the Management Company shall constitute a Key Person Event, and (ii) the death, permanent disability, or voluntary resignation of Catherine Yuen from her position with the Management Company shall constitute a cessation for purposes of Section 9.1(b)(B)(1), but shall constitute a Key Person Event only if the condition set forth in Section 9.1(b)(B)(2) is also satisfied.</w:t>
        </w:r>
      </w:ins>
    </w:p>
    <w:p>
      <w:pPr>
        <w:spacing w:line="276" w:lineRule="auto" w:before="0" w:after="120"/>
        <w:jc w:val="both"/>
        <w:rPr>
          <w:ins w:id="9539" w:author="Ashford Blake LLP" w:date="2026-10-16T09:00:00Z"/>
        </w:rPr>
      </w:pPr>
      <w:ins w:id="9540" w:author="Ashford Blake LLP" w:date="2026-10-16T09:00:00Z">
        <w:r>
          <w:rPr>
            <w:rFonts w:ascii="Times New Roman" w:hAnsi="Times New Roman"/>
            <w:b/>
            <w:color w:val="000000"/>
            <w:sz w:val="22"/>
          </w:rPr>
          <w:t xml:space="preserve">(e)</w:t>
        </w:r>
        <w:r>
          <w:rPr>
            <w:rFonts w:ascii="Times New Roman" w:hAnsi="Times New Roman"/>
            <w:color w:val="000000"/>
            <w:sz w:val="22"/>
          </w:rPr>
          <w:t xml:space="preserve"> A Senior Partner shall cease to be "actively involved" in the affairs of the Partnership upon [such Senior Partner’s death, permanent disability, resignation, or termination of employment with the Management Company and its Affiliates, or such Senior Partner ceasing to devote [a majority] of his or her business time and attention to the affairs of the Partnership and its Affiliates].</w:t>
        </w:r>
      </w:ins>
    </w:p>
    <w:p>
      <w:pPr>
        <w:spacing w:line="276" w:lineRule="auto" w:before="0" w:after="120"/>
        <w:jc w:val="both"/>
        <w:rPr>
          <w:ins w:id="9541" w:author="Ashford Blake LLP" w:date="2026-10-16T09:00:00Z"/>
        </w:rPr>
      </w:pPr>
      <w:ins w:id="9542" w:author="Ashford Blake LLP" w:date="2026-10-16T09:00:00Z">
        <w:r>
          <w:rPr>
            <w:rFonts w:ascii="Times New Roman" w:hAnsi="Times New Roman"/>
            <w:b/>
            <w:i/>
            <w:color w:val="000000"/>
            <w:sz w:val="22"/>
            <w:highlight w:val="yellow"/>
          </w:rPr>
          <w:t xml:space="preserve">[Partner Note 19 — Two-tier Key Person: </w:t>
        </w:r>
        <w:r>
          <w:rPr>
            <w:rFonts w:ascii="Times New Roman" w:hAnsi="Times New Roman"/>
            <w:i/>
            <w:color w:val="000000"/>
            <w:sz w:val="22"/>
            <w:highlight w:val="yellow"/>
          </w:rPr>
          <w:t xml:space="preserve">The two-tier Term Sheet trigger is implemented in Section 9.1(b), including the Term Sheet’s avoidance-of-doubt examples (x)–(z). Open points: (i) the Term Sheet tests time commitment to "the affairs of the Fund," which read literally is inconsistent with the Key Persons’ continuing responsibilities to the Predecessor Fund (whose term runs to at least 2031) and the Management Company; we have bracketed broader language, and the anchors may require a split formulation (e.g., Substantially All to the Partnership and its Affiliates, with a minimum allocation to the Partnership); (ii) "actively involved" is undefined in the Term Sheet; a bracketed definition is in Section 9.1(e); (iii) the Fund III carve-outs in Section 9.1(c) (180-day disability, vacation, three outside boards) are retained although the Term Sheet is silent, and LPs may view 180 days as long; (iv) we have clarified that a Tier 2 event occurs when both limbs are first satisfied, in either order; and (v) see the Partner Notes at Section 1.1 ("Substantially All" and "Senior Partners").</w:t>
        </w:r>
        <w:r>
          <w:rPr>
            <w:rFonts w:ascii="Times New Roman" w:hAnsi="Times New Roman"/>
            <w:b/>
            <w:i/>
            <w:color w:val="000000"/>
            <w:sz w:val="22"/>
            <w:highlight w:val="yellow"/>
          </w:rPr>
          <w:t xml:space="preserve">]</w:t>
        </w:r>
      </w:ins>
    </w:p>
    <w:p>
      <w:pPr>
        <w:keepNext/>
        <w:spacing w:line="276" w:lineRule="auto" w:before="360" w:after="120"/>
        <w:jc w:val="left"/>
      </w:pPr>
      <w:r>
        <w:rPr>
          <w:rFonts w:ascii="Times New Roman" w:hAnsi="Times New Roman"/>
          <w:b/>
          <w:color w:val="000000"/>
          <w:sz w:val="22"/>
          <w:u w:val="single"/>
        </w:rPr>
        <w:t>Section 9.2 — Consequences of a Key Person Event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occurrence of a Key Person Event, the Investment Period shall be automatically suspended as of the date of such Key Person </w:t>
      </w:r>
      <w:del w:id="9543" w:author="Ashford Blake LLP" w:date="2026-10-16T09:00:00Z">
        <w:r>
          <w:rPr>
            <w:rFonts w:ascii="Times New Roman" w:hAnsi="Times New Roman"/>
            <w:color w:val="000000"/>
            <w:sz w:val="22"/>
          </w:rPr>
          <w:delText xml:space="preserve">Event.</w:delText>
        </w:r>
      </w:del>
      <w:ins w:id="9544" w:author="Ashford Blake LLP" w:date="2026-10-16T09:00:00Z">
        <w:r>
          <w:rPr>
            <w:rFonts w:ascii="Times New Roman" w:hAnsi="Times New Roman"/>
            <w:color w:val="000000"/>
            <w:sz w:val="22"/>
          </w:rPr>
          <w:t xml:space="preserve">Event (the period of such suspension, the "Suspension Period").</w:t>
        </w:r>
      </w:ins>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del w:id="9545" w:author="Ashford Blake LLP" w:date="2026-10-16T09:00:00Z">
        <w:r>
          <w:rPr>
            <w:rFonts w:ascii="Times New Roman" w:hAnsi="Times New Roman"/>
            <w:color w:val="000000"/>
            <w:sz w:val="22"/>
          </w:rPr>
          <w:delText xml:space="preserve">During any suspension of the Investment Period, the General Partner shall not make any new Portfolio Investments on behalf of the Partnership; provided that the General Partner may (i) fund investments pursuant to binding commitments entered into prior to the date of the Key Person Event, (ii) make follow-on investments in existing Portfolio Companies that the General Partner determines in good faith are necessary to protect or preserve the value of existing Portfolio Investments, and (iii) continue to pay Management Fees, Partnership Expenses, and other obligations of the Partnership from available funds or unfunded Capital Commitments.</w:delText>
        </w:r>
      </w:del>
      <w:ins w:id="9546" w:author="Ashford Blake LLP" w:date="2026-10-16T09:00:00Z">
        <w:r>
          <w:rPr>
            <w:rFonts w:ascii="Times New Roman" w:hAnsi="Times New Roman"/>
            <w:color w:val="000000"/>
            <w:sz w:val="22"/>
          </w:rPr>
          <w:t xml:space="preserve">During the Suspension Period, the General Partner shall not make any new Portfolio Investments on behalf of the Partnership or issue any Capital Calls for the purpose of making new Portfolio Investments; provided that the General Partner may issue Capital Calls for, and may, (i) [fund investments pursuant to binding commitments entered into prior to the date of the Key Person Event,] (ii) make follow-on investments in existing Portfolio Companies [that the General Partner determines in good faith are necessary or advisable to protect, preserve, or enhance the value of existing Portfolio Investments], and (iii) pay Management Fees, Partnership Expenses, and other fees, expenses, and obligations of the Partnership from available funds or unfunded Capital Commitments.</w:t>
        </w:r>
      </w:ins>
    </w:p>
    <w:p>
      <w:pPr>
        <w:spacing w:line="276" w:lineRule="auto" w:before="0" w:after="120"/>
        <w:jc w:val="both"/>
        <w:rPr>
          <w:ins w:id="9547" w:author="Ashford Blake LLP" w:date="2026-10-16T09:00:00Z"/>
        </w:rPr>
      </w:pPr>
      <w:ins w:id="9548" w:author="Ashford Blake LLP" w:date="2026-10-16T09:00:00Z">
        <w:r>
          <w:rPr>
            <w:rFonts w:ascii="Times New Roman" w:hAnsi="Times New Roman"/>
            <w:b/>
            <w:i/>
            <w:color w:val="000000"/>
            <w:sz w:val="22"/>
            <w:highlight w:val="yellow"/>
          </w:rPr>
          <w:t xml:space="preserve">[Partner Note 20 — Permitted activity during Suspension Period: </w:t>
        </w:r>
        <w:r>
          <w:rPr>
            <w:rFonts w:ascii="Times New Roman" w:hAnsi="Times New Roman"/>
            <w:i/>
            <w:color w:val="000000"/>
            <w:sz w:val="22"/>
            <w:highlight w:val="yellow"/>
          </w:rPr>
          <w:t xml:space="preserve">The Term Sheet permits capital calls during the Suspension Period for "fees, expenses, and follow-on investments in existing portfolio companies," without the Fund III value-protection qualifier on follow-ons and without any express reference to investments under binding commitments entered into before the Key Person Event. Both are bracketed. Omitting the binding-commitment carve-out could leave the Partnership unable to close signed transactions; we recommend retaining it and explaining it to the anchors.</w:t>
        </w:r>
        <w:r>
          <w:rPr>
            <w:rFonts w:ascii="Times New Roman" w:hAnsi="Times New Roman"/>
            <w:b/>
            <w:i/>
            <w:color w:val="000000"/>
            <w:sz w:val="22"/>
            <w:highlight w:val="yellow"/>
          </w:rPr>
          <w:t xml:space="preserve">]</w:t>
        </w:r>
      </w:ins>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del w:id="9549" w:author="Ashford Blake LLP" w:date="2026-10-16T09:00:00Z">
        <w:r>
          <w:rPr>
            <w:rFonts w:ascii="Times New Roman" w:hAnsi="Times New Roman"/>
            <w:color w:val="000000"/>
            <w:sz w:val="22"/>
          </w:rPr>
          <w:delText xml:space="preserve">The Investment Period may be reinstated by the affirmative vote (or written consent) of a majority in Interest (more than fifty percent (50%)) of all Limited Partners (not merely those present or voting at a meeting). If the Limited Partners vote to reinstate the Investment Period,</w:delText>
        </w:r>
      </w:del>
      <w:ins w:id="9550" w:author="Ashford Blake LLP" w:date="2026-10-16T09:00:00Z">
        <w:r>
          <w:rPr>
            <w:rFonts w:ascii="Times New Roman" w:hAnsi="Times New Roman"/>
            <w:color w:val="000000"/>
            <w:sz w:val="22"/>
          </w:rPr>
          <w:t xml:space="preserve">The Investment Period may be reinstated by the affirmative vote (or written consent) of members of the Advisory Committee representing Limited Partners holding at least sixty-six and two-thirds percent (66⅔%) of the aggregate Capital Commitments of all Limited Partners represented on the Advisory Committee (i.e., a supermajority of the Advisory Committee, weighted by Capital Commitments, and not a vote of all Limited Partners). If the Advisory Committee votes to reinstate the Investment Period,</w:t>
        </w:r>
      </w:ins>
      <w:r>
        <w:rPr>
          <w:rFonts w:ascii="Times New Roman" w:hAnsi="Times New Roman"/>
          <w:color w:val="000000"/>
          <w:sz w:val="22"/>
        </w:rPr>
        <w:t xml:space="preserve"> such reinstatement shall be effective as of the date of such vote and the General Partner shall resume making new Portfolio Investments in accordance with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the Investment Period is not reinstated within twelve (12) months of the date of the Key Person Event, </w:t>
      </w:r>
      <w:del w:id="9551" w:author="Ashford Blake LLP" w:date="2026-10-16T09:00:00Z">
        <w:r>
          <w:rPr>
            <w:rFonts w:ascii="Times New Roman" w:hAnsi="Times New Roman"/>
            <w:color w:val="000000"/>
            <w:sz w:val="22"/>
          </w:rPr>
          <w:delText xml:space="preserve">the Investment Period shall be permanently terminated, and the General Partner shall commence an orderly wind-down of the Partnership's investment program. During such wind-down period, the General Partner shall use commercially reasonable efforts to liquidate or distribute the remaining Portfolio Investments in an orderly manner, consistent with maximizing value for the Limited Partners.</w:delText>
        </w:r>
      </w:del>
      <w:ins w:id="9552" w:author="Ashford Blake LLP" w:date="2026-10-16T09:00:00Z">
        <w:r>
          <w:rPr>
            <w:rFonts w:ascii="Times New Roman" w:hAnsi="Times New Roman"/>
            <w:color w:val="000000"/>
            <w:sz w:val="22"/>
          </w:rPr>
          <w:t xml:space="preserve">the Investment Period shall be deemed permanently terminated, and the provisions of this Agreement applicable following the expiration or termination of the Investment Period (including Sections 4.1(d), 5.1(b), 6.2(c), and 6.7(c)) shall apply.</w:t>
        </w:r>
      </w:ins>
    </w:p>
    <w:p>
      <w:pPr>
        <w:spacing w:line="276" w:lineRule="auto" w:before="0" w:after="120"/>
        <w:jc w:val="both"/>
        <w:rPr>
          <w:ins w:id="9553" w:author="Ashford Blake LLP" w:date="2026-10-16T09:00:00Z"/>
        </w:rPr>
      </w:pPr>
      <w:ins w:id="9554" w:author="Ashford Blake LLP" w:date="2026-10-16T09:00:00Z">
        <w:r>
          <w:rPr>
            <w:rFonts w:ascii="Times New Roman" w:hAnsi="Times New Roman"/>
            <w:b/>
            <w:i/>
            <w:color w:val="000000"/>
            <w:sz w:val="22"/>
            <w:highlight w:val="yellow"/>
          </w:rPr>
          <w:t xml:space="preserve">[Partner Note 21 — Reinstatement vote: </w:t>
        </w:r>
        <w:r>
          <w:rPr>
            <w:rFonts w:ascii="Times New Roman" w:hAnsi="Times New Roman"/>
            <w:i/>
            <w:color w:val="000000"/>
            <w:sz w:val="22"/>
            <w:highlight w:val="yellow"/>
          </w:rPr>
          <w:t xml:space="preserve">The Term Sheet requires "the affirmative vote of Limited Partners holding at least 66⅔% of the aggregate capital commitments represented on the LPAC." We read this as a commitment-weighted vote of LPAC members (by reference to the Capital Commitments of the Limited Partners they represent), not a per-capita vote and not a vote of all Limited Partners. Please confirm (i) that the denominator is all LPAC-represented commitments rather than only those present or voting (drafted: all represented); (ii) that the general quorum and majority rule in Section 11.2(d) is displaced (drafted: yes); and (iii) treatment if the LPAC is below its minimum size. By way of example, on an LPAC of Kestrel ($300 million), Birchmont ($200 million) and three $100 million Limited Partners, the two anchors together (62.5%) could not reinstate without one further member. The Defaulting Partner voting bar in Section 3.5(a)(ii) now extends to LPAC reinstatement votes. Separately, the Fund III wind-down requirement in Section 9.2(d) has been replaced with a cross-reference to the post-Investment Period provisions, since the Term Sheet provides only that the Investment Period terminates.</w:t>
        </w:r>
        <w:r>
          <w:rPr>
            <w:rFonts w:ascii="Times New Roman" w:hAnsi="Times New Roman"/>
            <w:b/>
            <w:i/>
            <w:color w:val="000000"/>
            <w:sz w:val="22"/>
            <w:highlight w:val="yellow"/>
          </w:rPr>
          <w:t xml:space="preserve">]</w:t>
        </w:r>
      </w:ins>
    </w:p>
    <w:p>
      <w:pPr>
        <w:keepNext/>
        <w:spacing w:line="276" w:lineRule="auto" w:before="360" w:after="120"/>
        <w:jc w:val="left"/>
      </w:pPr>
      <w:r>
        <w:rPr>
          <w:rFonts w:ascii="Times New Roman" w:hAnsi="Times New Roman"/>
          <w:b/>
          <w:color w:val="000000"/>
          <w:sz w:val="22"/>
          <w:u w:val="single"/>
        </w:rPr>
        <w:t>Section 9.3 — Notification</w:t>
      </w:r>
    </w:p>
    <w:p>
      <w:pPr>
        <w:spacing w:line="276" w:lineRule="auto" w:before="0" w:after="120"/>
        <w:jc w:val="both"/>
      </w:pPr>
      <w:r>
        <w:rPr>
          <w:rFonts w:ascii="Times New Roman" w:hAnsi="Times New Roman"/>
          <w:color w:val="000000"/>
          <w:sz w:val="22"/>
        </w:rPr>
        <w:t>The General Partner shall provide written notice to all Limited Partners and the members of the Advisory Committee within five (5) Business Days of the occurrence or reasonably anticipated occurrence of a Key Person Event. Such notice shall describe the circumstances giving rise to the Key Person Event and the General Partner's assessment of the impact on the Partnership's investment program.</w:t>
      </w:r>
      <w:ins w:id="9555" w:author="Ashford Blake LLP" w:date="2026-10-16T09:00:00Z">
        <w:r>
          <w:rPr>
            <w:rFonts w:ascii="Times New Roman" w:hAnsi="Times New Roman"/>
            <w:color w:val="000000"/>
            <w:sz w:val="22"/>
          </w:rPr>
          <w:t xml:space="preserve"> [The General Partner shall also notify the Advisory Committee within five (5) Business Days after any Senior Partner ceases to be actively involved in the affairs of the Partnership.]</w:t>
        </w:r>
      </w:ins>
    </w:p>
    <w:p>
      <w:r>
        <w:br w:type="page"/>
      </w:r>
    </w:p>
    <w:p>
      <w:pPr>
        <w:keepNext/>
        <w:spacing w:line="276" w:lineRule="auto" w:before="120" w:after="240"/>
        <w:jc w:val="center"/>
      </w:pPr>
      <w:r>
        <w:rPr>
          <w:rFonts w:ascii="Times New Roman" w:hAnsi="Times New Roman"/>
          <w:b/>
          <w:color w:val="000000"/>
          <w:sz w:val="28"/>
          <w:u w:val="single"/>
        </w:rPr>
        <w:t>ARTICLE X — REMOVAL OF GENERAL PARTNER</w:t>
      </w:r>
    </w:p>
    <w:p>
      <w:pPr>
        <w:keepNext/>
        <w:spacing w:line="276" w:lineRule="auto" w:before="360" w:after="120"/>
        <w:jc w:val="left"/>
      </w:pPr>
      <w:r>
        <w:rPr>
          <w:rFonts w:ascii="Times New Roman" w:hAnsi="Times New Roman"/>
          <w:b/>
          <w:color w:val="000000"/>
          <w:sz w:val="22"/>
          <w:u w:val="single"/>
        </w:rPr>
        <w:t>Section 10.1 — Removal for Cause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For purposes of this Agreement, "Cause" means: (i) fraud; (ii) willful misconduct; (iii) gross negligence</w:t>
      </w:r>
      <w:ins w:id="9556" w:author="Ashford Blake LLP" w:date="2026-10-16T09:00:00Z">
        <w:r>
          <w:rPr>
            <w:rFonts w:ascii="Times New Roman" w:hAnsi="Times New Roman"/>
            <w:color w:val="000000"/>
            <w:sz w:val="22"/>
          </w:rPr>
          <w:t xml:space="preserve"> in the performance of the General Partner’s duties under this Agreement</w:t>
        </w:r>
      </w:ins>
      <w:r>
        <w:rPr>
          <w:rFonts w:ascii="Times New Roman" w:hAnsi="Times New Roman"/>
          <w:color w:val="000000"/>
          <w:sz w:val="22"/>
        </w:rPr>
        <w:t xml:space="preserve">; or (iv) conviction of </w:t>
      </w:r>
      <w:ins w:id="9558" w:author="Ashford Blake LLP" w:date="2026-10-16T09:00:00Z">
        <w:r>
          <w:rPr>
            <w:rFonts w:ascii="Times New Roman" w:hAnsi="Times New Roman"/>
            <w:color w:val="000000"/>
            <w:sz w:val="22"/>
          </w:rPr>
          <w:t xml:space="preserve">[</w:t>
        </w:r>
      </w:ins>
      <w:r>
        <w:rPr>
          <w:rFonts w:ascii="Times New Roman" w:hAnsi="Times New Roman"/>
          <w:color w:val="000000"/>
          <w:sz w:val="22"/>
        </w:rPr>
        <w:t xml:space="preserve">(or entry of a plea of guilty or nolo contendere to)</w:t>
      </w:r>
      <w:ins w:id="9557" w:author="Ashford Blake LLP" w:date="2026-10-16T09:00:00Z">
        <w:r>
          <w:rPr>
            <w:rFonts w:ascii="Times New Roman" w:hAnsi="Times New Roman"/>
            <w:color w:val="000000"/>
            <w:sz w:val="22"/>
          </w:rPr>
          <w:t xml:space="preserve">]</w:t>
        </w:r>
      </w:ins>
      <w:r>
        <w:rPr>
          <w:rFonts w:ascii="Times New Roman" w:hAnsi="Times New Roman"/>
          <w:color w:val="000000"/>
          <w:sz w:val="22"/>
        </w:rPr>
        <w:t xml:space="preserve"> a felony, in each case by the General Partner or any Key Person</w:t>
      </w:r>
      <w:ins w:id="9561" w:author="Ashford Blake LLP" w:date="2026-10-16T09:00:00Z">
        <w:r>
          <w:rPr>
            <w:rFonts w:ascii="Times New Roman" w:hAnsi="Times New Roman"/>
            <w:color w:val="000000"/>
            <w:sz w:val="22"/>
          </w:rPr>
          <w:t xml:space="preserve">[</w:t>
        </w:r>
      </w:ins>
      <w:r>
        <w:rPr>
          <w:rFonts w:ascii="Times New Roman" w:hAnsi="Times New Roman"/>
          <w:color w:val="000000"/>
          <w:sz w:val="22"/>
        </w:rPr>
        <w:t xml:space="preserve">, as determined by a final, non-appealable judgment of a court of competent </w:t>
      </w:r>
      <w:del w:id="9559" w:author="Ashford Blake LLP" w:date="2026-10-16T09:00:00Z">
        <w:r>
          <w:rPr>
            <w:rFonts w:ascii="Times New Roman" w:hAnsi="Times New Roman"/>
            <w:color w:val="000000"/>
            <w:sz w:val="22"/>
          </w:rPr>
          <w:delText xml:space="preserve">jurisdiction.</w:delText>
        </w:r>
      </w:del>
      <w:ins w:id="9560" w:author="Ashford Blake LLP" w:date="2026-10-16T09:00:00Z">
        <w:r>
          <w:rPr>
            <w:rFonts w:ascii="Times New Roman" w:hAnsi="Times New Roman"/>
            <w:color w:val="000000"/>
            <w:sz w:val="22"/>
          </w:rPr>
          <w:t xml:space="preserve">jurisdiction].</w:t>
        </w:r>
      </w:ins>
    </w:p>
    <w:p>
      <w:pPr>
        <w:spacing w:line="276" w:lineRule="auto" w:before="0" w:after="120"/>
        <w:jc w:val="both"/>
        <w:rPr>
          <w:ins w:id="9562" w:author="Ashford Blake LLP" w:date="2026-10-16T09:00:00Z"/>
        </w:rPr>
      </w:pPr>
      <w:ins w:id="9563" w:author="Ashford Blake LLP" w:date="2026-10-16T09:00:00Z">
        <w:r>
          <w:rPr>
            <w:rFonts w:ascii="Times New Roman" w:hAnsi="Times New Roman"/>
            <w:b/>
            <w:i/>
            <w:color w:val="000000"/>
            <w:sz w:val="22"/>
            <w:highlight w:val="yellow"/>
          </w:rPr>
          <w:t xml:space="preserve">[Partner Note 22 — Definition of Cause: </w:t>
        </w:r>
        <w:r>
          <w:rPr>
            <w:rFonts w:ascii="Times New Roman" w:hAnsi="Times New Roman"/>
            <w:i/>
            <w:color w:val="000000"/>
            <w:sz w:val="22"/>
            <w:highlight w:val="yellow"/>
          </w:rPr>
          <w:t xml:space="preserve">The Term Sheet definition (fraud, willful misconduct, gross negligence in the performance of duties under the LPA, felony conviction of the GP or any Key Person) does not include the Fund III requirement of a final, non-appealable judgment or the extension to guilty and nolo contendere pleas. Both Fund III features are bracketed: the final-judgment requirement is GP-favorable and may be resisted by the anchors given the time needed to obtain one, while the plea language is LP-favorable. The Term Sheet is also silent on any cure period and on whether Cause extends to acts of the Management Company or Senior Partners (drafted: General Partner and Key Persons only).</w:t>
        </w:r>
        <w:r>
          <w:rPr>
            <w:rFonts w:ascii="Times New Roman" w:hAnsi="Times New Roman"/>
            <w:b/>
            <w:i/>
            <w:color w:val="000000"/>
            <w:sz w:val="22"/>
            <w:highlight w:val="yellow"/>
          </w:rPr>
          <w:t xml:space="preserve">]</w:t>
        </w:r>
      </w:ins>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may be removed for Cause by the affirmative vote (or written consent) of Limited Partners holding at least </w:t>
      </w:r>
      <w:del w:id="9567" w:author="Ashford Blake LLP" w:date="2026-10-16T09:00:00Z">
        <w:r>
          <w:rPr>
            <w:rFonts w:ascii="Times New Roman" w:hAnsi="Times New Roman"/>
            <w:color w:val="000000"/>
            <w:sz w:val="22"/>
          </w:rPr>
          <w:delText xml:space="preserve">fifty</w:delText>
        </w:r>
      </w:del>
      <w:ins w:id="9568" w:author="Ashford Blake LLP" w:date="2026-10-16T09:00:00Z">
        <w:r>
          <w:rPr>
            <w:rFonts w:ascii="Times New Roman" w:hAnsi="Times New Roman"/>
            <w:color w:val="000000"/>
            <w:sz w:val="22"/>
          </w:rPr>
          <w:t xml:space="preserve">sixty</w:t>
        </w:r>
      </w:ins>
      <w:r>
        <w:rPr>
          <w:rFonts w:ascii="Times New Roman" w:hAnsi="Times New Roman"/>
          <w:color w:val="000000"/>
          <w:sz w:val="22"/>
        </w:rPr>
        <w:t xml:space="preserve"> percent (</w:t>
      </w:r>
      <w:del w:id="9565" w:author="Ashford Blake LLP" w:date="2026-10-16T09:00:00Z">
        <w:r>
          <w:rPr>
            <w:rFonts w:ascii="Times New Roman" w:hAnsi="Times New Roman"/>
            <w:color w:val="000000"/>
            <w:sz w:val="22"/>
          </w:rPr>
          <w:delText xml:space="preserve">50%</w:delText>
        </w:r>
      </w:del>
      <w:ins w:id="9566" w:author="Ashford Blake LLP" w:date="2026-10-16T09:00:00Z">
        <w:r>
          <w:rPr>
            <w:rFonts w:ascii="Times New Roman" w:hAnsi="Times New Roman"/>
            <w:color w:val="000000"/>
            <w:sz w:val="22"/>
          </w:rPr>
          <w:t xml:space="preserve">60%</w:t>
        </w:r>
      </w:ins>
      <w:r>
        <w:rPr>
          <w:rFonts w:ascii="Times New Roman" w:hAnsi="Times New Roman"/>
          <w:color w:val="000000"/>
          <w:sz w:val="22"/>
        </w:rPr>
        <w:t xml:space="preserve">) in Interest of all Limited Partners (not merely those present or voting at a meeting</w:t>
      </w:r>
      <w:ins w:id="9564" w:author="Ashford Blake LLP" w:date="2026-10-16T09:00:00Z">
        <w:r>
          <w:rPr>
            <w:rFonts w:ascii="Times New Roman" w:hAnsi="Times New Roman"/>
            <w:color w:val="000000"/>
            <w:sz w:val="22"/>
          </w:rPr>
          <w:t xml:space="preserve"> or participating in a written consent</w:t>
        </w:r>
      </w:ins>
      <w:r>
        <w:rPr>
          <w:rFonts w:ascii="Times New Roman" w:hAnsi="Times New Roman"/>
          <w:color w:val="000000"/>
          <w:sz w:val="22"/>
        </w:rPr>
        <w:t xml:space="preserv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del w:id="9569" w:author="Ashford Blake LLP" w:date="2026-10-16T09:00:00Z">
        <w:r>
          <w:rPr>
            <w:rFonts w:ascii="Times New Roman" w:hAnsi="Times New Roman"/>
            <w:color w:val="000000"/>
            <w:sz w:val="22"/>
          </w:rPr>
          <w:delText xml:space="preserve">Upon removal for Cause, the General Partner shall forfeit all rights to Carried Interest, both realized (to the extent not yet distributed from the Carried Interest Escrow or otherwise) and unrealized, as of the date of removal. Any amounts held in the Carried Interest Escrow at the time of removal for Cause shall be distributed to the Limited Partners, pro rata in proportion to their respective Percentage Interests.</w:delText>
        </w:r>
      </w:del>
      <w:ins w:id="9570" w:author="Ashford Blake LLP" w:date="2026-10-16T09:00:00Z">
        <w:r>
          <w:rPr>
            <w:rFonts w:ascii="Times New Roman" w:hAnsi="Times New Roman"/>
            <w:color w:val="000000"/>
            <w:sz w:val="22"/>
          </w:rPr>
          <w:t xml:space="preserve">Upon removal for Cause, the General Partner shall forfeit all rights to receive any future Carried Interest distributions from and after the date of removal; provided that the General Partner shall retain all Carried Interest distributed to it prior to the date of removal, subject in all cases to the Clawback obligation set forth in Section 7.6. [Amounts deposited in the Carried Interest Escrow prior to the date of removal shall be treated as Carried Interest previously distributed and shall continue to be held and released in accordance with Section 7.3.]</w:t>
        </w:r>
      </w:ins>
      <w:r>
        <w:rPr>
          <w:rFonts w:ascii="Times New Roman" w:hAnsi="Times New Roman"/>
          <w:color w:val="000000"/>
          <w:sz w:val="22"/>
        </w:rPr>
        <w:t xml:space="preserve"> The General Partner shall not be entitled to any further Management Fees from and after the date of removal for Cause.</w:t>
      </w:r>
    </w:p>
    <w:p>
      <w:pPr>
        <w:spacing w:line="276" w:lineRule="auto" w:before="0" w:after="120"/>
        <w:jc w:val="both"/>
        <w:rPr>
          <w:ins w:id="9571" w:author="Ashford Blake LLP" w:date="2026-10-16T09:00:00Z"/>
        </w:rPr>
      </w:pPr>
      <w:ins w:id="9572" w:author="Ashford Blake LLP" w:date="2026-10-16T09:00:00Z">
        <w:r>
          <w:rPr>
            <w:rFonts w:ascii="Times New Roman" w:hAnsi="Times New Roman"/>
            <w:b/>
            <w:i/>
            <w:color w:val="000000"/>
            <w:sz w:val="22"/>
            <w:highlight w:val="yellow"/>
          </w:rPr>
          <w:t xml:space="preserve">[Partner Note 23 — Cause removal economics: </w:t>
        </w:r>
        <w:r>
          <w:rPr>
            <w:rFonts w:ascii="Times New Roman" w:hAnsi="Times New Roman"/>
            <w:i/>
            <w:color w:val="000000"/>
            <w:sz w:val="22"/>
            <w:highlight w:val="yellow"/>
          </w:rPr>
          <w:t xml:space="preserve">The Term Sheet provides that on for-Cause removal the General Partner forfeits "future carried interest distributions" but "retain[s] carried interest previously distributed, subject to the clawback obligation." It is unclear whether amounts already deposited in the Clawback Escrow are "previously distributed" (Fund III forfeited them to the Limited Partners). We have bracketed language treating escrowed amounts as previously distributed, so that they remain subject to Section 7.3 and the clawback. This is a material economic point; please confirm with the client and expect anchor pushback.</w:t>
        </w:r>
        <w:r>
          <w:rPr>
            <w:rFonts w:ascii="Times New Roman" w:hAnsi="Times New Roman"/>
            <w:b/>
            <w:i/>
            <w:color w:val="000000"/>
            <w:sz w:val="22"/>
            <w:highlight w:val="yellow"/>
          </w:rPr>
          <w:t xml:space="preserve">]</w:t>
        </w:r>
      </w:ins>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Following the removal of the General Partner for Cause, a successor General Partner may be elected by the affirmative vote (or written consent) of a majority in Interest of all Limited Partners. The successor General Partner shall assume all rights and obligations of the removed General Partner under this Agreement, except for the Clawback obligation under Section 7.6 and the indemnification obligations under Section 17.10, which shall remain the personal obligations of the removed General Partner.</w:t>
      </w:r>
    </w:p>
    <w:p>
      <w:pPr>
        <w:keepNext/>
        <w:spacing w:line="276" w:lineRule="auto" w:before="360" w:after="120"/>
        <w:jc w:val="left"/>
      </w:pPr>
      <w:r>
        <w:rPr>
          <w:rFonts w:ascii="Times New Roman" w:hAnsi="Times New Roman"/>
          <w:b/>
          <w:color w:val="000000"/>
          <w:sz w:val="22"/>
          <w:u w:val="single"/>
        </w:rPr>
        <w:t>Section 10.2 — No-Fault Removal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be removed without Cause by the affirmative vote (or written consent) of Limited Partners holding at least </w:t>
      </w:r>
      <w:del w:id="9578" w:author="Ashford Blake LLP" w:date="2026-10-16T09:00:00Z">
        <w:r>
          <w:rPr>
            <w:rFonts w:ascii="Times New Roman" w:hAnsi="Times New Roman"/>
            <w:color w:val="000000"/>
            <w:sz w:val="22"/>
          </w:rPr>
          <w:delText xml:space="preserve">sixty</w:delText>
        </w:r>
      </w:del>
      <w:ins w:id="9579" w:author="Ashford Blake LLP" w:date="2026-10-16T09:00:00Z">
        <w:r>
          <w:rPr>
            <w:rFonts w:ascii="Times New Roman" w:hAnsi="Times New Roman"/>
            <w:color w:val="000000"/>
            <w:sz w:val="22"/>
          </w:rPr>
          <w:t xml:space="preserve">seventy</w:t>
        </w:r>
      </w:ins>
      <w:r>
        <w:rPr>
          <w:rFonts w:ascii="Times New Roman" w:hAnsi="Times New Roman"/>
          <w:color w:val="000000"/>
          <w:sz w:val="22"/>
        </w:rPr>
        <w:t xml:space="preserve">-</w:t>
      </w:r>
      <w:del w:id="9576" w:author="Ashford Blake LLP" w:date="2026-10-16T09:00:00Z">
        <w:r>
          <w:rPr>
            <w:rFonts w:ascii="Times New Roman" w:hAnsi="Times New Roman"/>
            <w:color w:val="000000"/>
            <w:sz w:val="22"/>
          </w:rPr>
          <w:delText xml:space="preserve">six and two-thirds</w:delText>
        </w:r>
      </w:del>
      <w:ins w:id="9577" w:author="Ashford Blake LLP" w:date="2026-10-16T09:00:00Z">
        <w:r>
          <w:rPr>
            <w:rFonts w:ascii="Times New Roman" w:hAnsi="Times New Roman"/>
            <w:color w:val="000000"/>
            <w:sz w:val="22"/>
          </w:rPr>
          <w:t xml:space="preserve">five</w:t>
        </w:r>
      </w:ins>
      <w:r>
        <w:rPr>
          <w:rFonts w:ascii="Times New Roman" w:hAnsi="Times New Roman"/>
          <w:color w:val="000000"/>
          <w:sz w:val="22"/>
        </w:rPr>
        <w:t xml:space="preserve"> percent (</w:t>
      </w:r>
      <w:del w:id="9574" w:author="Ashford Blake LLP" w:date="2026-10-16T09:00:00Z">
        <w:r>
          <w:rPr>
            <w:rFonts w:ascii="Times New Roman" w:hAnsi="Times New Roman"/>
            <w:color w:val="000000"/>
            <w:sz w:val="22"/>
          </w:rPr>
          <w:delText xml:space="preserve">66⅔%</w:delText>
        </w:r>
      </w:del>
      <w:ins w:id="9575" w:author="Ashford Blake LLP" w:date="2026-10-16T09:00:00Z">
        <w:r>
          <w:rPr>
            <w:rFonts w:ascii="Times New Roman" w:hAnsi="Times New Roman"/>
            <w:color w:val="000000"/>
            <w:sz w:val="22"/>
          </w:rPr>
          <w:t xml:space="preserve">75%</w:t>
        </w:r>
      </w:ins>
      <w:r>
        <w:rPr>
          <w:rFonts w:ascii="Times New Roman" w:hAnsi="Times New Roman"/>
          <w:color w:val="000000"/>
          <w:sz w:val="22"/>
        </w:rPr>
        <w:t xml:space="preserve">) in Interest of all Limited Partners (not merely those present or voting at a meeting</w:t>
      </w:r>
      <w:ins w:id="9573" w:author="Ashford Blake LLP" w:date="2026-10-16T09:00:00Z">
        <w:r>
          <w:rPr>
            <w:rFonts w:ascii="Times New Roman" w:hAnsi="Times New Roman"/>
            <w:color w:val="000000"/>
            <w:sz w:val="22"/>
          </w:rPr>
          <w:t xml:space="preserve"> or participating in a written consent) ("No-Fault Removal"</w:t>
        </w:r>
      </w:ins>
      <w:r>
        <w:rPr>
          <w:rFonts w:ascii="Times New Roman" w:hAnsi="Times New Roman"/>
          <w:color w:val="000000"/>
          <w:sz w:val="22"/>
        </w:rPr>
        <w:t xml:space="preserv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del w:id="9580" w:author="Ashford Blake LLP" w:date="2026-10-16T09:00:00Z">
        <w:r>
          <w:rPr>
            <w:rFonts w:ascii="Times New Roman" w:hAnsi="Times New Roman"/>
            <w:color w:val="000000"/>
            <w:sz w:val="22"/>
          </w:rPr>
          <w:delText xml:space="preserve">Upon removal without Cause, the General Partner shall be entitled to receive Carried Interest distributions with respect to Portfolio Investments that have been realized (i.e., disposed of) prior to the effective date of removal, calculated in accordance with the waterfall set forth in Section 7.2 as if the Partnership were dissolved on such date, but only with respect to actual Disposition proceeds received by the Partnership prior to such date (and not with respect to any unrealized appreciation, fair market value, or hypothetical liquidation value of unsold Portfolio Investments). For the avoidance of doubt, the General Partner's entitlement to Carried Interest upon removal without Cause is limited to amounts attributable to actual cash (or cash-equivalent) Disposition proceeds received by the Partnership, and shall not include any amounts attributable to the estimated or appraised value of Portfolio Investments that remain unsold as of the effective date of removal.</w:delText>
        </w:r>
      </w:del>
      <w:ins w:id="9581" w:author="Ashford Blake LLP" w:date="2026-10-16T09:00:00Z">
        <w:r>
          <w:rPr>
            <w:rFonts w:ascii="Times New Roman" w:hAnsi="Times New Roman"/>
            <w:color w:val="000000"/>
            <w:sz w:val="22"/>
          </w:rPr>
          <w:t xml:space="preserve">Upon No-Fault Removal, the General Partner shall be entitled to Carried Interest on all Portfolio Investments made prior to the effective date of removal, calculated in accordance with the waterfall set forth in Section 7.2 as if all such Portfolio Investments had been sold for cash at their fair market value as of the effective date of removal and the proceeds distributed in accordance with Section 7.2 on such date (the "FMV Hypothetical Liquidation"). The fair market value of each Portfolio Investment for purposes of the FMV Hypothetical Liquidation shall be determined by an independent third-party valuation firm selected by the Advisory Committee (initially, Ridgepoint Valuations Inc.), [the fees and expenses of which shall be borne by the Partnership as a Partnership Expense].</w:t>
        </w:r>
      </w:ins>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del w:id="9582" w:author="Ashford Blake LLP" w:date="2026-10-16T09:00:00Z">
        <w:r>
          <w:rPr>
            <w:rFonts w:ascii="Times New Roman" w:hAnsi="Times New Roman"/>
            <w:color w:val="000000"/>
            <w:sz w:val="22"/>
          </w:rPr>
          <w:delText xml:space="preserve">Upon removal without Cause, the General Partner shall have no further entitlement to Carried Interest with respect to Portfolio Investments that are realized after the effective date of removal, and all such Carried Interest shall instead be allocated to the successor General Partner (if any) or distributed to the Limited Partners in accordance with the waterfall set forth in Section 7.2 (with the Carried Interest portion allocated to the Limited Partners, pro rata).</w:delText>
        </w:r>
      </w:del>
      <w:ins w:id="9583" w:author="Ashford Blake LLP" w:date="2026-10-16T09:00:00Z">
        <w:r>
          <w:rPr>
            <w:rFonts w:ascii="Times New Roman" w:hAnsi="Times New Roman"/>
            <w:color w:val="000000"/>
            <w:sz w:val="22"/>
          </w:rPr>
          <w:t xml:space="preserve">The removed General Partner’s Carried Interest entitlement shall be crystallized as of the effective date of removal based on the FMV Hypothetical Liquidation and shall be paid to the removed General Partner if, as and when the relevant Portfolio Investments are actually realized by the Partnership [, in each case subject to Section 7.3 (Escrow of Carried Interest Distributions) and Section 7.6 (Clawback Obligation)]. Any Carried Interest in excess of the crystallized entitlement of the removed General Partner shall be allocated to the successor General Partner (if any) or, if none, distributed to the Limited Partners, pro rata.</w:t>
        </w:r>
      </w:ins>
    </w:p>
    <w:p>
      <w:pPr>
        <w:spacing w:line="276" w:lineRule="auto" w:before="0" w:after="120"/>
        <w:jc w:val="both"/>
        <w:rPr>
          <w:ins w:id="9584" w:author="Ashford Blake LLP" w:date="2026-10-16T09:00:00Z"/>
        </w:rPr>
      </w:pPr>
      <w:ins w:id="9585" w:author="Ashford Blake LLP" w:date="2026-10-16T09:00:00Z">
        <w:r>
          <w:rPr>
            <w:rFonts w:ascii="Times New Roman" w:hAnsi="Times New Roman"/>
            <w:b/>
            <w:i/>
            <w:color w:val="000000"/>
            <w:sz w:val="22"/>
            <w:highlight w:val="yellow"/>
          </w:rPr>
          <w:t xml:space="preserve">[Partner Note 24 — No-fault removal (FMV Hypothetical Liquidation): </w:t>
        </w:r>
        <w:r>
          <w:rPr>
            <w:rFonts w:ascii="Times New Roman" w:hAnsi="Times New Roman"/>
            <w:i/>
            <w:color w:val="000000"/>
            <w:sz w:val="22"/>
            <w:highlight w:val="yellow"/>
          </w:rPr>
          <w:t xml:space="preserve">(i) The Term Sheet requires the FMV determination to be made by an independent valuation firm "selected by the LPAC" but names the Partnership’s regular Valuation Firm, Ridgepoint, as the initial firm; LPs may question Ridgepoint’s independence given its ongoing engagement by the General Partner. (ii) The crystallized entitlement is "paid out as the relevant investments are actually realized": it is unclear whether payment is capped at actual proceeds if an investment is later sold below its removal-date value, whether payment comes from the first proceeds of each realization or pro rata, and whether the crystallized amount remains subject to the escrow and clawback (drafted: subject to both, bracketed). (iii) The Term Sheet does not allocate the cost of the valuation (drafted: Partnership Expense, bracketed). (iv) The 120-day period for electing a successor in Section 13.2(c) is retained from Fund III; the Term Sheet refers only to removal "without appointment of a successor."</w:t>
        </w:r>
        <w:r>
          <w:rPr>
            <w:rFonts w:ascii="Times New Roman" w:hAnsi="Times New Roman"/>
            <w:b/>
            <w:i/>
            <w:color w:val="000000"/>
            <w:sz w:val="22"/>
            <w:highlight w:val="yellow"/>
          </w:rPr>
          <w:t xml:space="preserve">]</w:t>
        </w:r>
      </w:ins>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Management Fees shall cease as of the effective date of </w:t>
      </w:r>
      <w:del w:id="9588" w:author="Ashford Blake LLP" w:date="2026-10-16T09:00:00Z">
        <w:r>
          <w:rPr>
            <w:rFonts w:ascii="Times New Roman" w:hAnsi="Times New Roman"/>
            <w:color w:val="000000"/>
            <w:sz w:val="22"/>
          </w:rPr>
          <w:delText xml:space="preserve">removal</w:delText>
        </w:r>
      </w:del>
      <w:ins w:id="9589" w:author="Ashford Blake LLP" w:date="2026-10-16T09:00:00Z">
        <w:r>
          <w:rPr>
            <w:rFonts w:ascii="Times New Roman" w:hAnsi="Times New Roman"/>
            <w:color w:val="000000"/>
            <w:sz w:val="22"/>
          </w:rPr>
          <w:t xml:space="preserve">No-Fault</w:t>
        </w:r>
      </w:ins>
      <w:r>
        <w:rPr>
          <w:rFonts w:ascii="Times New Roman" w:hAnsi="Times New Roman"/>
          <w:color w:val="000000"/>
          <w:sz w:val="22"/>
        </w:rPr>
        <w:t xml:space="preserve"> </w:t>
      </w:r>
      <w:del w:id="9586" w:author="Ashford Blake LLP" w:date="2026-10-16T09:00:00Z">
        <w:r>
          <w:rPr>
            <w:rFonts w:ascii="Times New Roman" w:hAnsi="Times New Roman"/>
            <w:color w:val="000000"/>
            <w:sz w:val="22"/>
          </w:rPr>
          <w:delText xml:space="preserve">without Cause,</w:delText>
        </w:r>
      </w:del>
      <w:ins w:id="9587" w:author="Ashford Blake LLP" w:date="2026-10-16T09:00:00Z">
        <w:r>
          <w:rPr>
            <w:rFonts w:ascii="Times New Roman" w:hAnsi="Times New Roman"/>
            <w:color w:val="000000"/>
            <w:sz w:val="22"/>
          </w:rPr>
          <w:t xml:space="preserve">Removal,</w:t>
        </w:r>
      </w:ins>
      <w:r>
        <w:rPr>
          <w:rFonts w:ascii="Times New Roman" w:hAnsi="Times New Roman"/>
          <w:color w:val="000000"/>
          <w:sz w:val="22"/>
        </w:rPr>
        <w:t xml:space="preserve"> and the General Partner shall not be entitled to any further Management Fees from and after such date.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Following the removal of the General Partner without Cause, a successor General Partner may be elected by the affirmative vote (or written consent) of a majority in Interest of all Limited Partners. The successor General Partner shall assume all rights and obligations of the removed General Partner under this Agreement, subject to the limitations set forth in this Section 10.2.</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removed General Partner shall cooperate fully in an orderly transition of the management and affairs of the Partnership to the successor General Partner, including the transfer of all books, records, files, and documents relating to the Partnership's affairs. The removed General Partner shall not be released from its Clawback obligations under Section 7.6 or any indemnification obligations under Section 17.10 as a result of its removal. For purposes of the Fund Term provisions of Section 13.1 (including any extensions thereof), the removal of the General Partner without Cause shall not, by itself, cause a dissolution of the Partnership or a termination of the Fund Term.</w:t>
      </w:r>
    </w:p>
    <w:p>
      <w:pPr>
        <w:keepNext/>
        <w:spacing w:line="276" w:lineRule="auto" w:before="360" w:after="120"/>
        <w:jc w:val="left"/>
      </w:pPr>
      <w:r>
        <w:rPr>
          <w:rFonts w:ascii="Times New Roman" w:hAnsi="Times New Roman"/>
          <w:b/>
          <w:color w:val="000000"/>
          <w:sz w:val="22"/>
          <w:u w:val="single"/>
        </w:rPr>
        <w:t>Section 10.3 — Voting Procedures for Removal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vote to remove the General Partner pursuant to Section 10.1 or Section 10.2 shall be conducted by written ballot circulated to all Limited Partners. The General Partner shall, within five (5) Business Days of receiving a written request from Limited Partners holding at least twenty-five percent (25%) in Interest of all Limited Partners, circulate a ballot to all Limited Partners requesting a vote on the removal of the General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ballot shall specify the grounds for removal (Cause or no-fault) and the applicable voting threshold. Each Limited Partner shall have sixty (60) days from the date of the ballot to submit its vote. Votes may be submitted by hand delivery, overnight courier, or email to the address specified in the ballot.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be entitled to present its position to the Limited Partners in writing within thirty (30) days of the date of the ballot, and such written response shall be circulated to all Limited Partners.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Limited Partners may retain independent legal counsel at the Partnership's expense to advise them in connection with any proposed removal vote.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results of the removal vote shall be tabulated by the Fund Administrator (Pinnacle Fund Services LLC) and communicated to all Partners within five (5) Business Days following the expiration of the sixty (60)-day voting period.</w:t>
      </w:r>
    </w:p>
    <w:p>
      <w:r>
        <w:br w:type="page"/>
      </w:r>
    </w:p>
    <w:p>
      <w:pPr>
        <w:keepNext/>
        <w:spacing w:line="276" w:lineRule="auto" w:before="120" w:after="240"/>
        <w:jc w:val="center"/>
      </w:pPr>
      <w:r>
        <w:rPr>
          <w:rFonts w:ascii="Times New Roman" w:hAnsi="Times New Roman"/>
          <w:b/>
          <w:color w:val="000000"/>
          <w:sz w:val="28"/>
          <w:u w:val="single"/>
        </w:rPr>
        <w:t>ARTICLE XI — LIMITED PARTNER ADVISORY COMMITTEE</w:t>
      </w:r>
    </w:p>
    <w:p>
      <w:pPr>
        <w:keepNext/>
        <w:spacing w:line="276" w:lineRule="auto" w:before="360" w:after="120"/>
        <w:jc w:val="left"/>
      </w:pPr>
      <w:r>
        <w:rPr>
          <w:rFonts w:ascii="Times New Roman" w:hAnsi="Times New Roman"/>
          <w:b/>
          <w:color w:val="000000"/>
          <w:sz w:val="22"/>
          <w:u w:val="single"/>
        </w:rPr>
        <w:t>Section 11.1 — Establishment and Composition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establish a Limited Partner Advisory Committee (the "Advisory Committee" or "LPAC") consisting of not fewer than </w:t>
      </w:r>
      <w:del w:id="9597" w:author="Ashford Blake LLP" w:date="2026-10-16T09:00:00Z">
        <w:r>
          <w:rPr>
            <w:rFonts w:ascii="Times New Roman" w:hAnsi="Times New Roman"/>
            <w:color w:val="000000"/>
            <w:sz w:val="22"/>
          </w:rPr>
          <w:delText xml:space="preserve">three</w:delText>
        </w:r>
      </w:del>
      <w:ins w:id="9598" w:author="Ashford Blake LLP" w:date="2026-10-16T09:00:00Z">
        <w:r>
          <w:rPr>
            <w:rFonts w:ascii="Times New Roman" w:hAnsi="Times New Roman"/>
            <w:color w:val="000000"/>
            <w:sz w:val="22"/>
          </w:rPr>
          <w:t xml:space="preserve">five</w:t>
        </w:r>
      </w:ins>
      <w:r>
        <w:rPr>
          <w:rFonts w:ascii="Times New Roman" w:hAnsi="Times New Roman"/>
          <w:color w:val="000000"/>
          <w:sz w:val="22"/>
        </w:rPr>
        <w:t xml:space="preserve"> (</w:t>
      </w:r>
      <w:del w:id="9595" w:author="Ashford Blake LLP" w:date="2026-10-16T09:00:00Z">
        <w:r>
          <w:rPr>
            <w:rFonts w:ascii="Times New Roman" w:hAnsi="Times New Roman"/>
            <w:color w:val="000000"/>
            <w:sz w:val="22"/>
          </w:rPr>
          <w:delText xml:space="preserve">3</w:delText>
        </w:r>
      </w:del>
      <w:ins w:id="9596" w:author="Ashford Blake LLP" w:date="2026-10-16T09:00:00Z">
        <w:r>
          <w:rPr>
            <w:rFonts w:ascii="Times New Roman" w:hAnsi="Times New Roman"/>
            <w:color w:val="000000"/>
            <w:sz w:val="22"/>
          </w:rPr>
          <w:t xml:space="preserve">5</w:t>
        </w:r>
      </w:ins>
      <w:r>
        <w:rPr>
          <w:rFonts w:ascii="Times New Roman" w:hAnsi="Times New Roman"/>
          <w:color w:val="000000"/>
          <w:sz w:val="22"/>
        </w:rPr>
        <w:t xml:space="preserve">) and not more than </w:t>
      </w:r>
      <w:del w:id="9593" w:author="Ashford Blake LLP" w:date="2026-10-16T09:00:00Z">
        <w:r>
          <w:rPr>
            <w:rFonts w:ascii="Times New Roman" w:hAnsi="Times New Roman"/>
            <w:color w:val="000000"/>
            <w:sz w:val="22"/>
          </w:rPr>
          <w:delText xml:space="preserve">five</w:delText>
        </w:r>
      </w:del>
      <w:ins w:id="9594" w:author="Ashford Blake LLP" w:date="2026-10-16T09:00:00Z">
        <w:r>
          <w:rPr>
            <w:rFonts w:ascii="Times New Roman" w:hAnsi="Times New Roman"/>
            <w:color w:val="000000"/>
            <w:sz w:val="22"/>
          </w:rPr>
          <w:t xml:space="preserve">seven</w:t>
        </w:r>
      </w:ins>
      <w:r>
        <w:rPr>
          <w:rFonts w:ascii="Times New Roman" w:hAnsi="Times New Roman"/>
          <w:color w:val="000000"/>
          <w:sz w:val="22"/>
        </w:rPr>
        <w:t xml:space="preserve"> (</w:t>
      </w:r>
      <w:del w:id="9591" w:author="Ashford Blake LLP" w:date="2026-10-16T09:00:00Z">
        <w:r>
          <w:rPr>
            <w:rFonts w:ascii="Times New Roman" w:hAnsi="Times New Roman"/>
            <w:color w:val="000000"/>
            <w:sz w:val="22"/>
          </w:rPr>
          <w:delText xml:space="preserve">5</w:delText>
        </w:r>
      </w:del>
      <w:ins w:id="9592" w:author="Ashford Blake LLP" w:date="2026-10-16T09:00:00Z">
        <w:r>
          <w:rPr>
            <w:rFonts w:ascii="Times New Roman" w:hAnsi="Times New Roman"/>
            <w:color w:val="000000"/>
            <w:sz w:val="22"/>
          </w:rPr>
          <w:t xml:space="preserve">7</w:t>
        </w:r>
      </w:ins>
      <w:r>
        <w:rPr>
          <w:rFonts w:ascii="Times New Roman" w:hAnsi="Times New Roman"/>
          <w:color w:val="000000"/>
          <w:sz w:val="22"/>
        </w:rPr>
        <w:t xml:space="preserve">) members, each of whom shall be a representative designated by a Limited Partner.</w:t>
      </w:r>
      <w:ins w:id="9590" w:author="Ashford Blake LLP" w:date="2026-10-16T09:00:00Z">
        <w:r>
          <w:rPr>
            <w:rFonts w:ascii="Times New Roman" w:hAnsi="Times New Roman"/>
            <w:color w:val="000000"/>
            <w:sz w:val="22"/>
          </w:rPr>
          <w:t xml:space="preserve"> At least three (3) members of the Advisory Committee shall be representatives of Limited Partners with Capital Commitments of one hundred million dollars ($100,000,000) or more.</w:t>
        </w:r>
      </w:ins>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Members of the Advisory Committee shall be appointed by the General Partner, in consultation with the Limited Partners. The General Partner shall use commercially reasonable efforts to ensure that the Advisory Committee includes representatives of Limited Partners with diverse perspectives, including public pension funds, corporate pension plans, endowments, foundations, and other institutional investors.</w:t>
      </w:r>
      <w:ins w:id="9599" w:author="Ashford Blake LLP" w:date="2026-10-16T09:00:00Z">
        <w:r>
          <w:rPr>
            <w:rFonts w:ascii="Times New Roman" w:hAnsi="Times New Roman"/>
            <w:color w:val="000000"/>
            <w:sz w:val="22"/>
          </w:rPr>
          <w:t xml:space="preserve"> The initial co-lead of the Advisory Committee shall be the representative of Kestrel Institutional Partners (initially, James Alford, Head of Private Equity Allocations)[, and the other initial co-lead shall be [●]].</w:t>
        </w:r>
      </w:ins>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del w:id="9600" w:author="Ashford Blake LLP" w:date="2026-10-16T09:00:00Z">
        <w:r>
          <w:rPr>
            <w:rFonts w:ascii="Times New Roman" w:hAnsi="Times New Roman"/>
            <w:color w:val="000000"/>
            <w:sz w:val="22"/>
          </w:rPr>
          <w:delText xml:space="preserve">Each member of the Advisory Committee shall serve until the earlier of: (i) the dissolution of the Partnership; (ii) the withdrawal, removal, or transfer of the entire Interest of the appointing Limited Partner; or (iii) replacement by the General Partner with the consent of a majority of the then-serving members of the Advisory Committee.</w:delText>
        </w:r>
      </w:del>
      <w:ins w:id="9601" w:author="Ashford Blake LLP" w:date="2026-10-16T09:00:00Z">
        <w:r>
          <w:rPr>
            <w:rFonts w:ascii="Times New Roman" w:hAnsi="Times New Roman"/>
            <w:color w:val="000000"/>
            <w:sz w:val="22"/>
          </w:rPr>
          <w:t xml:space="preserve">Members of the Advisory Committee shall serve at the discretion of the General Partner. Each member of the Advisory Committee shall serve until the earliest of: (i) the dissolution of the Partnership; (ii) the withdrawal, removal, or transfer of the entire Interest of the appointing Limited Partner; or (iii) replacement by the General Partner upon reasonable prior written notice to such member and the appointing Limited Partner [; provided that no such replacement shall cause the Advisory Committee to fail to satisfy the composition requirements of Section 11.1(a) or be made while a matter requiring the vote or consent of the Advisory Committee is pending].</w:t>
        </w:r>
      </w:ins>
    </w:p>
    <w:p>
      <w:pPr>
        <w:spacing w:line="276" w:lineRule="auto" w:before="0" w:after="120"/>
        <w:jc w:val="both"/>
        <w:rPr>
          <w:ins w:id="9602" w:author="Ashford Blake LLP" w:date="2026-10-16T09:00:00Z"/>
        </w:rPr>
      </w:pPr>
      <w:ins w:id="9603" w:author="Ashford Blake LLP" w:date="2026-10-16T09:00:00Z">
        <w:r>
          <w:rPr>
            <w:rFonts w:ascii="Times New Roman" w:hAnsi="Times New Roman"/>
            <w:b/>
            <w:i/>
            <w:color w:val="000000"/>
            <w:sz w:val="22"/>
            <w:highlight w:val="yellow"/>
          </w:rPr>
          <w:t xml:space="preserve">[Partner Note 25 — LPAC composition: </w:t>
        </w:r>
        <w:r>
          <w:rPr>
            <w:rFonts w:ascii="Times New Roman" w:hAnsi="Times New Roman"/>
            <w:i/>
            <w:color w:val="000000"/>
            <w:sz w:val="22"/>
            <w:highlight w:val="yellow"/>
          </w:rPr>
          <w:t xml:space="preserve">Composition conformed (5–7 members; at least three representatives of $100 million+ Limited Partners). The Term Sheet names Kestrel (James Alford) as "initial LPAC co-lead," implying a second co-lead who is not identified (possibly Birchmont, the other anchor); please confirm. The Term Sheet also provides that members serve at the GP’s discretion and may be replaced on reasonable notice, replacing the Fund III requirement of LPAC consent to a replacement. Given the LPAC’s role in Key Person reinstatement, conflicts and valuation disputes, LPs are likely to request the bracketed protections (no replacement while a relevant matter is pending; composition maintained).</w:t>
        </w:r>
        <w:r>
          <w:rPr>
            <w:rFonts w:ascii="Times New Roman" w:hAnsi="Times New Roman"/>
            <w:b/>
            <w:i/>
            <w:color w:val="000000"/>
            <w:sz w:val="22"/>
            <w:highlight w:val="yellow"/>
          </w:rPr>
          <w:t xml:space="preserve">]</w:t>
        </w:r>
      </w:ins>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Advisory Committee is an advisory body only. The Advisory Committee's consent (or refusal to consent) with respect to any matter shall not create any fiduciary duty owed by the members of the Advisory Committee to any Partner or to the Partnership. No member of the Advisory Committee shall have any personal liability to the Partnership or to any Partner by reason of its service on the Advisory Committee, except as provided in Section 11.5.</w:t>
      </w:r>
    </w:p>
    <w:p>
      <w:pPr>
        <w:keepNext/>
        <w:spacing w:line="276" w:lineRule="auto" w:before="360" w:after="120"/>
        <w:jc w:val="left"/>
      </w:pPr>
      <w:r>
        <w:rPr>
          <w:rFonts w:ascii="Times New Roman" w:hAnsi="Times New Roman"/>
          <w:b/>
          <w:color w:val="000000"/>
          <w:sz w:val="22"/>
          <w:u w:val="single"/>
        </w:rPr>
        <w:t>Section 11.2 — Meetings and Quorum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Advisory Committee shall meet not less frequently than </w:t>
      </w:r>
      <w:del w:id="9604" w:author="Ashford Blake LLP" w:date="2026-10-16T09:00:00Z">
        <w:r>
          <w:rPr>
            <w:rFonts w:ascii="Times New Roman" w:hAnsi="Times New Roman"/>
            <w:color w:val="000000"/>
            <w:sz w:val="22"/>
          </w:rPr>
          <w:delText xml:space="preserve">semi-annually,</w:delText>
        </w:r>
      </w:del>
      <w:ins w:id="9605" w:author="Ashford Blake LLP" w:date="2026-10-16T09:00:00Z">
        <w:r>
          <w:rPr>
            <w:rFonts w:ascii="Times New Roman" w:hAnsi="Times New Roman"/>
            <w:color w:val="000000"/>
            <w:sz w:val="22"/>
          </w:rPr>
          <w:t xml:space="preserve">quarterly (i.e., at least four (4) times per Fiscal Year),</w:t>
        </w:r>
      </w:ins>
      <w:r>
        <w:rPr>
          <w:rFonts w:ascii="Times New Roman" w:hAnsi="Times New Roman"/>
          <w:color w:val="000000"/>
          <w:sz w:val="22"/>
        </w:rPr>
        <w:t xml:space="preserve"> at such times and places (including the principal office of the Partnership or such other location) as determined by the General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provide not less than </w:t>
      </w:r>
      <w:del w:id="9608" w:author="Ashford Blake LLP" w:date="2026-10-16T09:00:00Z">
        <w:r>
          <w:rPr>
            <w:rFonts w:ascii="Times New Roman" w:hAnsi="Times New Roman"/>
            <w:color w:val="000000"/>
            <w:sz w:val="22"/>
          </w:rPr>
          <w:delText xml:space="preserve">ten</w:delText>
        </w:r>
      </w:del>
      <w:ins w:id="9609" w:author="Ashford Blake LLP" w:date="2026-10-16T09:00:00Z">
        <w:r>
          <w:rPr>
            <w:rFonts w:ascii="Times New Roman" w:hAnsi="Times New Roman"/>
            <w:color w:val="000000"/>
            <w:sz w:val="22"/>
          </w:rPr>
          <w:t xml:space="preserve">fifteen</w:t>
        </w:r>
      </w:ins>
      <w:r>
        <w:rPr>
          <w:rFonts w:ascii="Times New Roman" w:hAnsi="Times New Roman"/>
          <w:color w:val="000000"/>
          <w:sz w:val="22"/>
        </w:rPr>
        <w:t xml:space="preserve"> (</w:t>
      </w:r>
      <w:del w:id="9606" w:author="Ashford Blake LLP" w:date="2026-10-16T09:00:00Z">
        <w:r>
          <w:rPr>
            <w:rFonts w:ascii="Times New Roman" w:hAnsi="Times New Roman"/>
            <w:color w:val="000000"/>
            <w:sz w:val="22"/>
          </w:rPr>
          <w:delText xml:space="preserve">10</w:delText>
        </w:r>
      </w:del>
      <w:ins w:id="9607" w:author="Ashford Blake LLP" w:date="2026-10-16T09:00:00Z">
        <w:r>
          <w:rPr>
            <w:rFonts w:ascii="Times New Roman" w:hAnsi="Times New Roman"/>
            <w:color w:val="000000"/>
            <w:sz w:val="22"/>
          </w:rPr>
          <w:t xml:space="preserve">15</w:t>
        </w:r>
      </w:ins>
      <w:r>
        <w:rPr>
          <w:rFonts w:ascii="Times New Roman" w:hAnsi="Times New Roman"/>
          <w:color w:val="000000"/>
          <w:sz w:val="22"/>
        </w:rPr>
        <w:t xml:space="preserve">) Business Days' advance written notice of each meeting of the Advisory Committee, together with a proposed agenda and any materials to be discussed at such meeting. Notice may be given by email to the addresses provided by the Advisory Committee members.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Special meetings of the Advisory Committee may be called by the General Partner</w:t>
      </w:r>
      <w:ins w:id="9612" w:author="Ashford Blake LLP" w:date="2026-10-16T09:00:00Z">
        <w:r>
          <w:rPr>
            <w:rFonts w:ascii="Times New Roman" w:hAnsi="Times New Roman"/>
            <w:color w:val="000000"/>
            <w:sz w:val="22"/>
          </w:rPr>
          <w:t xml:space="preserve"> upon reasonable advance notice to all members [,</w:t>
        </w:r>
      </w:ins>
      <w:r>
        <w:rPr>
          <w:rFonts w:ascii="Times New Roman" w:hAnsi="Times New Roman"/>
          <w:color w:val="000000"/>
          <w:sz w:val="22"/>
        </w:rPr>
        <w:t xml:space="preserve"> or by any two (2) members of the Advisory Committee upon not less than five (5) Business Days' advance written notice to all members and the General </w:t>
      </w:r>
      <w:del w:id="9610" w:author="Ashford Blake LLP" w:date="2026-10-16T09:00:00Z">
        <w:r>
          <w:rPr>
            <w:rFonts w:ascii="Times New Roman" w:hAnsi="Times New Roman"/>
            <w:color w:val="000000"/>
            <w:sz w:val="22"/>
          </w:rPr>
          <w:delText xml:space="preserve">Partner.</w:delText>
        </w:r>
      </w:del>
      <w:ins w:id="9611" w:author="Ashford Blake LLP" w:date="2026-10-16T09:00:00Z">
        <w:r>
          <w:rPr>
            <w:rFonts w:ascii="Times New Roman" w:hAnsi="Times New Roman"/>
            <w:color w:val="000000"/>
            <w:sz w:val="22"/>
          </w:rPr>
          <w:t xml:space="preserve">Partner].</w:t>
        </w:r>
      </w:ins>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 majority of the members of the Advisory Committee shall constitute a quorum for the transaction of business at any meeting. </w:t>
      </w:r>
      <w:del w:id="9614" w:author="Ashford Blake LLP" w:date="2026-10-16T09:00:00Z">
        <w:r>
          <w:rPr>
            <w:rFonts w:ascii="Times New Roman" w:hAnsi="Times New Roman"/>
            <w:color w:val="000000"/>
            <w:sz w:val="22"/>
          </w:rPr>
          <w:delText xml:space="preserve">Actions</w:delText>
        </w:r>
      </w:del>
      <w:ins w:id="9615" w:author="Ashford Blake LLP" w:date="2026-10-16T09:00:00Z">
        <w:r>
          <w:rPr>
            <w:rFonts w:ascii="Times New Roman" w:hAnsi="Times New Roman"/>
            <w:color w:val="000000"/>
            <w:sz w:val="22"/>
          </w:rPr>
          <w:t xml:space="preserve">Except as otherwise provided in Section 9.2(c), actions</w:t>
        </w:r>
      </w:ins>
      <w:r>
        <w:rPr>
          <w:rFonts w:ascii="Times New Roman" w:hAnsi="Times New Roman"/>
          <w:color w:val="000000"/>
          <w:sz w:val="22"/>
        </w:rPr>
        <w:t xml:space="preserve"> of the Advisory Committee </w:t>
      </w:r>
      <w:ins w:id="9613" w:author="Ashford Blake LLP" w:date="2026-10-16T09:00:00Z">
        <w:r>
          <w:rPr>
            <w:rFonts w:ascii="Times New Roman" w:hAnsi="Times New Roman"/>
            <w:color w:val="000000"/>
            <w:sz w:val="22"/>
          </w:rPr>
          <w:t xml:space="preserve">(including the grant or withholding of any consent under Section 11.3) </w:t>
        </w:r>
      </w:ins>
      <w:r>
        <w:rPr>
          <w:rFonts w:ascii="Times New Roman" w:hAnsi="Times New Roman"/>
          <w:color w:val="000000"/>
          <w:sz w:val="22"/>
        </w:rPr>
        <w:t xml:space="preserve">shall be taken by the affirmative vote of a majority of the members present at a meeting at which a quorum is present.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Meetings of the Advisory Committee may be held in person, by teleconference, or by videoconference, as determined by the General Partner or, in the case of special meetings, by the members calling such meeting. The Advisory Committee may also act by written consent in lieu of a meeting, signed by a majority of the members.</w:t>
      </w:r>
    </w:p>
    <w:p>
      <w:pPr>
        <w:keepNext/>
        <w:spacing w:line="276" w:lineRule="auto" w:before="360" w:after="120"/>
        <w:jc w:val="left"/>
      </w:pPr>
      <w:r>
        <w:rPr>
          <w:rFonts w:ascii="Times New Roman" w:hAnsi="Times New Roman"/>
          <w:b/>
          <w:color w:val="000000"/>
          <w:sz w:val="22"/>
          <w:u w:val="single"/>
        </w:rPr>
        <w:t>Section 11.3 — Consent Rights</w:t>
      </w:r>
    </w:p>
    <w:p>
      <w:pPr>
        <w:spacing w:line="276" w:lineRule="auto" w:before="0" w:after="120"/>
        <w:jc w:val="both"/>
      </w:pPr>
      <w:r>
        <w:rPr>
          <w:rFonts w:ascii="Times New Roman" w:hAnsi="Times New Roman"/>
          <w:color w:val="000000"/>
          <w:sz w:val="22"/>
        </w:rPr>
        <w:t xml:space="preserve">The</w:t>
      </w:r>
      <w:ins w:id="9618" w:author="Ashford Blake LLP" w:date="2026-10-16T09:00:00Z">
        <w:r>
          <w:rPr>
            <w:rFonts w:ascii="Times New Roman" w:hAnsi="Times New Roman"/>
            <w:color w:val="000000"/>
            <w:sz w:val="22"/>
          </w:rPr>
          <w:t xml:space="preserve"> Advisory Committee shall have the right to review, and the</w:t>
        </w:r>
      </w:ins>
      <w:r>
        <w:rPr>
          <w:rFonts w:ascii="Times New Roman" w:hAnsi="Times New Roman"/>
          <w:color w:val="000000"/>
          <w:sz w:val="22"/>
        </w:rPr>
        <w:t xml:space="preserve"> General Partner shall seek the prior consent (which consent shall not be unreasonably withheld, conditioned, or delayed) of the Advisory Committee with respect </w:t>
      </w:r>
      <w:del w:id="9616" w:author="Ashford Blake LLP" w:date="2026-10-16T09:00:00Z">
        <w:r>
          <w:rPr>
            <w:rFonts w:ascii="Times New Roman" w:hAnsi="Times New Roman"/>
            <w:color w:val="000000"/>
            <w:sz w:val="22"/>
          </w:rPr>
          <w:delText xml:space="preserve">to</w:delText>
        </w:r>
      </w:del>
      <w:ins w:id="9617" w:author="Ashford Blake LLP" w:date="2026-10-16T09:00:00Z">
        <w:r>
          <w:rPr>
            <w:rFonts w:ascii="Times New Roman" w:hAnsi="Times New Roman"/>
            <w:color w:val="000000"/>
            <w:sz w:val="22"/>
          </w:rPr>
          <w:t xml:space="preserve">to,</w:t>
        </w:r>
      </w:ins>
      <w:r>
        <w:rPr>
          <w:rFonts w:ascii="Times New Roman" w:hAnsi="Times New Roman"/>
          <w:color w:val="000000"/>
          <w:sz w:val="22"/>
        </w:rPr>
        <w:t xml:space="preserve"> the following matters:</w:t>
      </w:r>
    </w:p>
    <w:p>
      <w:pPr>
        <w:spacing w:line="276" w:lineRule="auto" w:before="0" w:after="120"/>
        <w:jc w:val="both"/>
      </w:pPr>
      <w:r>
        <w:rPr>
          <w:rFonts w:ascii="Times New Roman" w:hAnsi="Times New Roman"/>
          <w:b/>
          <w:color w:val="000000"/>
          <w:sz w:val="22"/>
        </w:rPr>
        <w:t>(a) Conflicts of Interest.</w:t>
      </w:r>
      <w:r>
        <w:rPr>
          <w:rFonts w:ascii="Times New Roman" w:hAnsi="Times New Roman"/>
          <w:color w:val="000000"/>
          <w:sz w:val="22"/>
        </w:rPr>
        <w:t xml:space="preserve"> Any transaction between the Partnership, on the one hand, and the General Partner, the Management Company, or any of their respective Affiliates, on the other hand (other than the payment of Management Fees pursuant to Section 5.1 and Co-Investment arrangements that are offered to all Limited Partners in accordance with Section 6.8), including any transaction in which the General Partner or its Affiliates have a material financial interest that is adverse to the interest of the Partnership.</w:t>
      </w:r>
    </w:p>
    <w:p>
      <w:pPr>
        <w:spacing w:line="276" w:lineRule="auto" w:before="0" w:after="120"/>
        <w:jc w:val="both"/>
        <w:rPr>
          <w:ins w:id="9619" w:author="Ashford Blake LLP" w:date="2026-10-16T09:00:00Z"/>
        </w:rPr>
      </w:pPr>
      <w:ins w:id="9620" w:author="Ashford Blake LLP" w:date="2026-10-16T09:00:00Z">
        <w:r>
          <w:rPr>
            <w:rFonts w:ascii="Times New Roman" w:hAnsi="Times New Roman"/>
            <w:b/>
            <w:color w:val="000000"/>
            <w:sz w:val="22"/>
          </w:rPr>
          <w:t xml:space="preserve">(b) Co-Investment Allocation.</w:t>
        </w:r>
        <w:r>
          <w:rPr>
            <w:rFonts w:ascii="Times New Roman" w:hAnsi="Times New Roman"/>
            <w:color w:val="000000"/>
            <w:sz w:val="22"/>
          </w:rPr>
          <w:t xml:space="preserve"> The allocation of Co-Investment Opportunities among the Limited Partners (and their Affiliates) and third parties pursuant to Section 6.8.</w:t>
        </w:r>
      </w:ins>
    </w:p>
    <w:p>
      <w:pPr>
        <w:spacing w:line="276" w:lineRule="auto" w:before="0" w:after="120"/>
        <w:jc w:val="both"/>
        <w:rPr>
          <w:ins w:id="9621" w:author="Ashford Blake LLP" w:date="2026-10-16T09:00:00Z"/>
        </w:rPr>
      </w:pPr>
      <w:ins w:id="9622" w:author="Ashford Blake LLP" w:date="2026-10-16T09:00:00Z">
        <w:r>
          <w:rPr>
            <w:rFonts w:ascii="Times New Roman" w:hAnsi="Times New Roman"/>
            <w:b/>
            <w:color w:val="000000"/>
            <w:sz w:val="22"/>
          </w:rPr>
          <w:t xml:space="preserve">(c) Valuation Disputes.</w:t>
        </w:r>
        <w:r>
          <w:rPr>
            <w:rFonts w:ascii="Times New Roman" w:hAnsi="Times New Roman"/>
            <w:color w:val="000000"/>
            <w:sz w:val="22"/>
          </w:rPr>
          <w:t xml:space="preserve"> Any valuation dispute, including any objection to a valuation of a Portfolio Investment prepared by the General Partner or by any third-party valuation firm (including the Valuation Firm) pursuant to Section 12.6 [or Section 10.2(b)].</w:t>
        </w:r>
      </w:ins>
    </w:p>
    <w:p>
      <w:pPr>
        <w:spacing w:line="276" w:lineRule="auto" w:before="0" w:after="120"/>
        <w:jc w:val="both"/>
      </w:pPr>
      <w:r>
        <w:rPr>
          <w:rFonts w:ascii="Times New Roman" w:hAnsi="Times New Roman"/>
          <w:b/>
          <w:color w:val="000000"/>
          <w:sz w:val="22"/>
        </w:rPr>
        <w:t xml:space="preserve">(</w:t>
      </w:r>
      <w:del w:id="9623" w:author="Ashford Blake LLP" w:date="2026-10-16T09:00:00Z">
        <w:r>
          <w:rPr>
            <w:rFonts w:ascii="Times New Roman" w:hAnsi="Times New Roman"/>
            <w:b/>
            <w:color w:val="000000"/>
            <w:sz w:val="22"/>
          </w:rPr>
          <w:delText xml:space="preserve">b</w:delText>
        </w:r>
      </w:del>
      <w:ins w:id="9624" w:author="Ashford Blake LLP" w:date="2026-10-16T09:00:00Z">
        <w:r>
          <w:rPr>
            <w:rFonts w:ascii="Times New Roman" w:hAnsi="Times New Roman"/>
            <w:b/>
            <w:color w:val="000000"/>
            <w:sz w:val="22"/>
          </w:rPr>
          <w:t xml:space="preserve">d</w:t>
        </w:r>
      </w:ins>
      <w:r>
        <w:rPr>
          <w:rFonts w:ascii="Times New Roman" w:hAnsi="Times New Roman"/>
          <w:b/>
          <w:color w:val="000000"/>
          <w:sz w:val="22"/>
        </w:rPr>
        <w:t xml:space="preserve">) Extension of Fund Term.</w:t>
      </w:r>
      <w:r>
        <w:rPr>
          <w:rFonts w:ascii="Times New Roman" w:hAnsi="Times New Roman"/>
          <w:color w:val="000000"/>
          <w:sz w:val="22"/>
        </w:rPr>
        <w:t xml:space="preserve"> Any extension of the Fund Term </w:t>
      </w:r>
      <w:ins w:id="9625" w:author="Ashford Blake LLP" w:date="2026-10-16T09:00:00Z">
        <w:r>
          <w:rPr>
            <w:rFonts w:ascii="Times New Roman" w:hAnsi="Times New Roman"/>
            <w:color w:val="000000"/>
            <w:sz w:val="22"/>
          </w:rPr>
          <w:t xml:space="preserve">beyond the initial ten (10)-year term </w:t>
        </w:r>
      </w:ins>
      <w:r>
        <w:rPr>
          <w:rFonts w:ascii="Times New Roman" w:hAnsi="Times New Roman"/>
          <w:color w:val="000000"/>
          <w:sz w:val="22"/>
        </w:rPr>
        <w:t xml:space="preserve">pursuant to Section 13.1(b), including the duration and terms of any such extension.</w:t>
      </w:r>
    </w:p>
    <w:p>
      <w:pPr>
        <w:spacing w:line="276" w:lineRule="auto" w:before="0" w:after="120"/>
        <w:jc w:val="both"/>
      </w:pPr>
      <w:r>
        <w:rPr>
          <w:rFonts w:ascii="Times New Roman" w:hAnsi="Times New Roman"/>
          <w:b/>
          <w:color w:val="000000"/>
          <w:sz w:val="22"/>
        </w:rPr>
        <w:t xml:space="preserve">(</w:t>
      </w:r>
      <w:del w:id="9628" w:author="Ashford Blake LLP" w:date="2026-10-16T09:00:00Z">
        <w:r>
          <w:rPr>
            <w:rFonts w:ascii="Times New Roman" w:hAnsi="Times New Roman"/>
            <w:b/>
            <w:color w:val="000000"/>
            <w:sz w:val="22"/>
          </w:rPr>
          <w:delText xml:space="preserve">c</w:delText>
        </w:r>
      </w:del>
      <w:ins w:id="9629" w:author="Ashford Blake LLP" w:date="2026-10-16T09:00:00Z">
        <w:r>
          <w:rPr>
            <w:rFonts w:ascii="Times New Roman" w:hAnsi="Times New Roman"/>
            <w:b/>
            <w:color w:val="000000"/>
            <w:sz w:val="22"/>
          </w:rPr>
          <w:t xml:space="preserve">e</w:t>
        </w:r>
      </w:ins>
      <w:r>
        <w:rPr>
          <w:rFonts w:ascii="Times New Roman" w:hAnsi="Times New Roman"/>
          <w:b/>
          <w:color w:val="000000"/>
          <w:sz w:val="22"/>
        </w:rPr>
        <w:t xml:space="preserve">) Modification of </w:t>
      </w:r>
      <w:del w:id="9626" w:author="Ashford Blake LLP" w:date="2026-10-16T09:00:00Z">
        <w:r>
          <w:rPr>
            <w:rFonts w:ascii="Times New Roman" w:hAnsi="Times New Roman"/>
            <w:b/>
            <w:color w:val="000000"/>
            <w:sz w:val="22"/>
          </w:rPr>
          <w:delText xml:space="preserve">Fee</w:delText>
        </w:r>
      </w:del>
      <w:ins w:id="9627" w:author="Ashford Blake LLP" w:date="2026-10-16T09:00:00Z">
        <w:r>
          <w:rPr>
            <w:rFonts w:ascii="Times New Roman" w:hAnsi="Times New Roman"/>
            <w:b/>
            <w:color w:val="000000"/>
            <w:sz w:val="22"/>
          </w:rPr>
          <w:t xml:space="preserve">Economic</w:t>
        </w:r>
      </w:ins>
      <w:r>
        <w:rPr>
          <w:rFonts w:ascii="Times New Roman" w:hAnsi="Times New Roman"/>
          <w:b/>
          <w:color w:val="000000"/>
          <w:sz w:val="22"/>
        </w:rPr>
        <w:t xml:space="preserve"> Terms.</w:t>
      </w:r>
      <w:r>
        <w:rPr>
          <w:rFonts w:ascii="Times New Roman" w:hAnsi="Times New Roman"/>
          <w:color w:val="000000"/>
          <w:sz w:val="22"/>
        </w:rPr>
        <w:t xml:space="preserve"> </w:t>
      </w:r>
      <w:del w:id="9630" w:author="Ashford Blake LLP" w:date="2026-10-16T09:00:00Z">
        <w:r>
          <w:rPr>
            <w:rFonts w:ascii="Times New Roman" w:hAnsi="Times New Roman"/>
            <w:color w:val="000000"/>
            <w:sz w:val="22"/>
          </w:rPr>
          <w:delText xml:space="preserve">Any amendment to the Management Fee provisions of Section 5.1, any modification of the fee offset provisions of Section 5.1(d), or any other change to the economic terms of the General Partner's or the Management Company's compensation.</w:delText>
        </w:r>
      </w:del>
      <w:ins w:id="9631" w:author="Ashford Blake LLP" w:date="2026-10-16T09:00:00Z">
        <w:r>
          <w:rPr>
            <w:rFonts w:ascii="Times New Roman" w:hAnsi="Times New Roman"/>
            <w:color w:val="000000"/>
            <w:sz w:val="22"/>
          </w:rPr>
          <w:t xml:space="preserve">Any modification of the Management Fee terms (including Section 5.1 and the fee offset provisions of Section 5.1(d)), the Carried Interest terms (including Article VII), or any other economic terms of the Partnership, in each case in addition to (and not in lieu of) any consent of the Limited Partners required under Section 17.1.</w:t>
        </w:r>
      </w:ins>
    </w:p>
    <w:p>
      <w:pPr>
        <w:spacing w:line="276" w:lineRule="auto" w:before="0" w:after="120"/>
        <w:jc w:val="both"/>
        <w:rPr>
          <w:del w:id="9634" w:author="Ashford Blake LLP" w:date="2026-10-16T09:00:00Z"/>
        </w:rPr>
      </w:pPr>
      <w:del w:id="9632" w:author="Ashford Blake LLP" w:date="2026-10-16T09:00:00Z">
        <w:r>
          <w:rPr>
            <w:rFonts w:ascii="Times New Roman" w:hAnsi="Times New Roman"/>
            <w:b/>
            <w:color w:val="000000"/>
            <w:sz w:val="22"/>
          </w:rPr>
          <w:delText>(d) Release of Carried Interest Escrow.</w:delText>
        </w:r>
      </w:del>
      <w:del w:id="9633" w:author="Ashford Blake LLP" w:date="2026-10-16T09:00:00Z">
        <w:r>
          <w:rPr>
            <w:rFonts w:ascii="Times New Roman" w:hAnsi="Times New Roman"/>
            <w:color w:val="000000"/>
            <w:sz w:val="22"/>
          </w:rPr>
          <w:delText xml:space="preserve"> Any release of amounts from the Carried Interest Escrow prior to the final dissolution of the Partnership, as set forth in Section 7.3(b)(ii).</w:delText>
        </w:r>
      </w:del>
    </w:p>
    <w:p>
      <w:pPr>
        <w:spacing w:line="276" w:lineRule="auto" w:before="0" w:after="120"/>
        <w:jc w:val="both"/>
      </w:pPr>
      <w:r>
        <w:rPr>
          <w:rFonts w:ascii="Times New Roman" w:hAnsi="Times New Roman"/>
          <w:color w:val="000000"/>
          <w:sz w:val="22"/>
        </w:rPr>
        <w:t>The Advisory Committee shall act in good faith and with due regard for the interests of all Limited Partners (and not solely the interests of the appointing Limited Partners) in exercising its consent rights under this Section 11.3.</w:t>
      </w:r>
    </w:p>
    <w:p>
      <w:pPr>
        <w:spacing w:line="276" w:lineRule="auto" w:before="0" w:after="120"/>
        <w:jc w:val="both"/>
        <w:rPr>
          <w:ins w:id="9635" w:author="Ashford Blake LLP" w:date="2026-10-16T09:00:00Z"/>
        </w:rPr>
      </w:pPr>
      <w:ins w:id="9636" w:author="Ashford Blake LLP" w:date="2026-10-16T09:00:00Z">
        <w:r>
          <w:rPr>
            <w:rFonts w:ascii="Times New Roman" w:hAnsi="Times New Roman"/>
            <w:b/>
            <w:i/>
            <w:color w:val="000000"/>
            <w:sz w:val="22"/>
            <w:highlight w:val="yellow"/>
          </w:rPr>
          <w:t xml:space="preserve">[Partner Note 26 — LPAC consent rights: </w:t>
        </w:r>
        <w:r>
          <w:rPr>
            <w:rFonts w:ascii="Times New Roman" w:hAnsi="Times New Roman"/>
            <w:i/>
            <w:color w:val="000000"/>
            <w:sz w:val="22"/>
            <w:highlight w:val="yellow"/>
          </w:rPr>
          <w:t xml:space="preserve">(i) The Term Sheet gives the LPAC the right "to review and, where specified, to consent to" the listed matters but does not specify which are consent matters; we have drafted all five as consent matters, consistent with Fund III. (ii) Extension of the Fund Term: see the Partner Note at Section 13.1(b) regarding the conflict between Term Sheet Sections 4/18 (GP sole discretion) and 12.2(d). (iii) Co-investment: Term Sheet Section 14.1 leaves allocation to the GP’s "sole discretion, subject to LPAC oversight," which sits uneasily with a consent right; consider limiting the LPAC role to review of the allocation policy and consent to allocations to GP Affiliates. (iv) An LPAC consent to modifications of economic terms does not substitute for the Limited Partner consents required under Section 17.1 (drafted as cumulative). (v) The Fund III consent right over early escrow release (former Section 11.3(d)) has been deleted because early release is no longer permitted (Section 7.3(b)).</w:t>
        </w:r>
        <w:r>
          <w:rPr>
            <w:rFonts w:ascii="Times New Roman" w:hAnsi="Times New Roman"/>
            <w:b/>
            <w:i/>
            <w:color w:val="000000"/>
            <w:sz w:val="22"/>
            <w:highlight w:val="yellow"/>
          </w:rPr>
          <w:t xml:space="preserve">]</w:t>
        </w:r>
      </w:ins>
    </w:p>
    <w:p>
      <w:pPr>
        <w:keepNext/>
        <w:spacing w:line="276" w:lineRule="auto" w:before="360" w:after="120"/>
        <w:jc w:val="left"/>
      </w:pPr>
      <w:r>
        <w:rPr>
          <w:rFonts w:ascii="Times New Roman" w:hAnsi="Times New Roman"/>
          <w:b/>
          <w:color w:val="000000"/>
          <w:sz w:val="22"/>
          <w:u w:val="single"/>
        </w:rPr>
        <w:t>Section 11.4 — Expenses</w:t>
      </w:r>
    </w:p>
    <w:p>
      <w:pPr>
        <w:spacing w:line="276" w:lineRule="auto" w:before="0" w:after="120"/>
        <w:jc w:val="both"/>
      </w:pPr>
      <w:r>
        <w:rPr>
          <w:rFonts w:ascii="Times New Roman" w:hAnsi="Times New Roman"/>
          <w:color w:val="000000"/>
          <w:sz w:val="22"/>
        </w:rPr>
        <w:t>Reasonable out-of-pocket expenses incurred by members of the Advisory Committee in connection with their attendance at meetings of the Advisory Committee (including travel, lodging, and meal expenses) shall be borne by the Partnership as a Partnership Expense.</w:t>
      </w:r>
    </w:p>
    <w:p>
      <w:pPr>
        <w:keepNext/>
        <w:spacing w:line="276" w:lineRule="auto" w:before="360" w:after="120"/>
        <w:jc w:val="left"/>
      </w:pPr>
      <w:r>
        <w:rPr>
          <w:rFonts w:ascii="Times New Roman" w:hAnsi="Times New Roman"/>
          <w:b/>
          <w:color w:val="000000"/>
          <w:sz w:val="22"/>
          <w:u w:val="single"/>
        </w:rPr>
        <w:t>Section 11.5 — Indemnification</w:t>
      </w:r>
    </w:p>
    <w:p>
      <w:pPr>
        <w:spacing w:line="276" w:lineRule="auto" w:before="0" w:after="120"/>
        <w:jc w:val="both"/>
      </w:pPr>
      <w:r>
        <w:rPr>
          <w:rFonts w:ascii="Times New Roman" w:hAnsi="Times New Roman"/>
          <w:color w:val="000000"/>
          <w:sz w:val="22"/>
        </w:rPr>
        <w:t>The Partnership shall indemnify each member of the Advisory Committee against any and all losses, claims, damages, liabilities, and expenses (including reasonable attorneys' fees and expenses) arising from or in connection with such member's service on the Advisory Committee, to the same extent and subject to the same exceptions as set forth in Section 17.10 with respect to Indemnified Persons; provided that no member shall be indemnified for any losses arising from such member's fraud, gross negligence, or willful misconduct.</w:t>
      </w:r>
    </w:p>
    <w:p>
      <w:r>
        <w:br w:type="page"/>
      </w:r>
    </w:p>
    <w:p>
      <w:pPr>
        <w:keepNext/>
        <w:spacing w:line="276" w:lineRule="auto" w:before="120" w:after="240"/>
        <w:jc w:val="center"/>
      </w:pPr>
      <w:r>
        <w:rPr>
          <w:rFonts w:ascii="Times New Roman" w:hAnsi="Times New Roman"/>
          <w:b/>
          <w:color w:val="000000"/>
          <w:sz w:val="28"/>
          <w:u w:val="single"/>
        </w:rPr>
        <w:t>ARTICLE XII — REPORTING AND ACCOUNTING</w:t>
      </w:r>
    </w:p>
    <w:p>
      <w:pPr>
        <w:keepNext/>
        <w:spacing w:line="276" w:lineRule="auto" w:before="360" w:after="120"/>
        <w:jc w:val="left"/>
      </w:pPr>
      <w:r>
        <w:rPr>
          <w:rFonts w:ascii="Times New Roman" w:hAnsi="Times New Roman"/>
          <w:b/>
          <w:color w:val="000000"/>
          <w:sz w:val="22"/>
          <w:u w:val="single"/>
        </w:rPr>
        <w:t>Section 12.1 — Quarterly Reports</w:t>
      </w:r>
    </w:p>
    <w:p>
      <w:pPr>
        <w:spacing w:line="276" w:lineRule="auto" w:before="0" w:after="120"/>
        <w:jc w:val="both"/>
      </w:pPr>
      <w:r>
        <w:rPr>
          <w:rFonts w:ascii="Times New Roman" w:hAnsi="Times New Roman"/>
          <w:color w:val="000000"/>
          <w:sz w:val="22"/>
        </w:rPr>
        <w:t>Within sixty (60) days after the end of each fiscal quarter, the General Partner shall furnish to each Limited Partner a report containing the following:</w:t>
      </w:r>
    </w:p>
    <w:p>
      <w:pPr>
        <w:spacing w:line="276" w:lineRule="auto" w:before="0" w:after="120"/>
        <w:ind w:left="432"/>
        <w:jc w:val="both"/>
      </w:pPr>
      <w:r>
        <w:rPr>
          <w:rFonts w:ascii="Times New Roman" w:hAnsi="Times New Roman"/>
          <w:color w:val="000000"/>
          <w:sz w:val="22"/>
        </w:rPr>
        <w:t xml:space="preserve">(a) unaudited financial statements of the Partnership for such fiscal quarter, including a balance sheet, </w:t>
      </w:r>
      <w:del w:id="9640" w:author="Ashford Blake LLP" w:date="2026-10-16T09:00:00Z">
        <w:r>
          <w:rPr>
            <w:rFonts w:ascii="Times New Roman" w:hAnsi="Times New Roman"/>
            <w:color w:val="000000"/>
            <w:sz w:val="22"/>
          </w:rPr>
          <w:delText xml:space="preserve">a</w:delText>
        </w:r>
      </w:del>
      <w:ins w:id="9641" w:author="Ashford Blake LLP" w:date="2026-10-16T09:00:00Z">
        <w:r>
          <w:rPr>
            <w:rFonts w:ascii="Times New Roman" w:hAnsi="Times New Roman"/>
            <w:color w:val="000000"/>
            <w:sz w:val="22"/>
          </w:rPr>
          <w:t xml:space="preserve">an</w:t>
        </w:r>
      </w:ins>
      <w:r>
        <w:rPr>
          <w:rFonts w:ascii="Times New Roman" w:hAnsi="Times New Roman"/>
          <w:color w:val="000000"/>
          <w:sz w:val="22"/>
        </w:rPr>
        <w:t xml:space="preserve"> </w:t>
      </w:r>
      <w:ins w:id="9639" w:author="Ashford Blake LLP" w:date="2026-10-16T09:00:00Z">
        <w:r>
          <w:rPr>
            <w:rFonts w:ascii="Times New Roman" w:hAnsi="Times New Roman"/>
            <w:color w:val="000000"/>
            <w:sz w:val="22"/>
          </w:rPr>
          <w:t xml:space="preserve">income statement (</w:t>
        </w:r>
      </w:ins>
      <w:r>
        <w:rPr>
          <w:rFonts w:ascii="Times New Roman" w:hAnsi="Times New Roman"/>
          <w:color w:val="000000"/>
          <w:sz w:val="22"/>
        </w:rPr>
        <w:t xml:space="preserve">statement of </w:t>
      </w:r>
      <w:del w:id="9637" w:author="Ashford Blake LLP" w:date="2026-10-16T09:00:00Z">
        <w:r>
          <w:rPr>
            <w:rFonts w:ascii="Times New Roman" w:hAnsi="Times New Roman"/>
            <w:color w:val="000000"/>
            <w:sz w:val="22"/>
          </w:rPr>
          <w:delText xml:space="preserve">operations,</w:delText>
        </w:r>
      </w:del>
      <w:ins w:id="9638" w:author="Ashford Blake LLP" w:date="2026-10-16T09:00:00Z">
        <w:r>
          <w:rPr>
            <w:rFonts w:ascii="Times New Roman" w:hAnsi="Times New Roman"/>
            <w:color w:val="000000"/>
            <w:sz w:val="22"/>
          </w:rPr>
          <w:t xml:space="preserve">operations), a cash flow statement,</w:t>
        </w:r>
      </w:ins>
      <w:r>
        <w:rPr>
          <w:rFonts w:ascii="Times New Roman" w:hAnsi="Times New Roman"/>
          <w:color w:val="000000"/>
          <w:sz w:val="22"/>
        </w:rPr>
        <w:t xml:space="preserve"> and a statement of changes in partners' capital, prepared in accordance with GAAP;</w:t>
      </w:r>
    </w:p>
    <w:p>
      <w:pPr>
        <w:spacing w:line="276" w:lineRule="auto" w:before="0" w:after="120"/>
        <w:ind w:left="432"/>
        <w:jc w:val="both"/>
      </w:pPr>
      <w:r>
        <w:rPr>
          <w:rFonts w:ascii="Times New Roman" w:hAnsi="Times New Roman"/>
          <w:color w:val="000000"/>
          <w:sz w:val="22"/>
        </w:rPr>
        <w:t xml:space="preserve">(b) a portfolio summary, including an investment-by-investment listing of all Portfolio Investments held by the Partnership as of the end of such fiscal quarter, showing</w:t>
      </w:r>
      <w:ins w:id="9647" w:author="Ashford Blake LLP" w:date="2026-10-16T09:00:00Z">
        <w:r>
          <w:rPr>
            <w:rFonts w:ascii="Times New Roman" w:hAnsi="Times New Roman"/>
            <w:color w:val="000000"/>
            <w:sz w:val="22"/>
          </w:rPr>
          <w:t xml:space="preserve"> investment</w:t>
        </w:r>
      </w:ins>
      <w:r>
        <w:rPr>
          <w:rFonts w:ascii="Times New Roman" w:hAnsi="Times New Roman"/>
          <w:color w:val="000000"/>
          <w:sz w:val="22"/>
        </w:rPr>
        <w:t xml:space="preserve"> cost, </w:t>
      </w:r>
      <w:ins w:id="9646" w:author="Ashford Blake LLP" w:date="2026-10-16T09:00:00Z">
        <w:r>
          <w:rPr>
            <w:rFonts w:ascii="Times New Roman" w:hAnsi="Times New Roman"/>
            <w:color w:val="000000"/>
            <w:sz w:val="22"/>
          </w:rPr>
          <w:t xml:space="preserve">current </w:t>
        </w:r>
      </w:ins>
      <w:r>
        <w:rPr>
          <w:rFonts w:ascii="Times New Roman" w:hAnsi="Times New Roman"/>
          <w:color w:val="000000"/>
          <w:sz w:val="22"/>
        </w:rPr>
        <w:t xml:space="preserve">fair </w:t>
      </w:r>
      <w:del w:id="9644" w:author="Ashford Blake LLP" w:date="2026-10-16T09:00:00Z">
        <w:r>
          <w:rPr>
            <w:rFonts w:ascii="Times New Roman" w:hAnsi="Times New Roman"/>
            <w:color w:val="000000"/>
            <w:sz w:val="22"/>
          </w:rPr>
          <w:delText xml:space="preserve">market</w:delText>
        </w:r>
      </w:del>
      <w:ins w:id="9645" w:author="Ashford Blake LLP" w:date="2026-10-16T09:00:00Z">
        <w:r>
          <w:rPr>
            <w:rFonts w:ascii="Times New Roman" w:hAnsi="Times New Roman"/>
            <w:color w:val="000000"/>
            <w:sz w:val="22"/>
          </w:rPr>
          <w:t xml:space="preserve">value,</w:t>
        </w:r>
      </w:ins>
      <w:r>
        <w:rPr>
          <w:rFonts w:ascii="Times New Roman" w:hAnsi="Times New Roman"/>
          <w:color w:val="000000"/>
          <w:sz w:val="22"/>
        </w:rPr>
        <w:t xml:space="preserve"> </w:t>
      </w:r>
      <w:del w:id="9642" w:author="Ashford Blake LLP" w:date="2026-10-16T09:00:00Z">
        <w:r>
          <w:rPr>
            <w:rFonts w:ascii="Times New Roman" w:hAnsi="Times New Roman"/>
            <w:color w:val="000000"/>
            <w:sz w:val="22"/>
          </w:rPr>
          <w:delText xml:space="preserve">value,</w:delText>
        </w:r>
      </w:del>
      <w:ins w:id="9643" w:author="Ashford Blake LLP" w:date="2026-10-16T09:00:00Z">
        <w:r>
          <w:rPr>
            <w:rFonts w:ascii="Times New Roman" w:hAnsi="Times New Roman"/>
            <w:color w:val="000000"/>
            <w:sz w:val="22"/>
          </w:rPr>
          <w:t xml:space="preserve">key operating metrics,</w:t>
        </w:r>
      </w:ins>
      <w:r>
        <w:rPr>
          <w:rFonts w:ascii="Times New Roman" w:hAnsi="Times New Roman"/>
          <w:color w:val="000000"/>
          <w:sz w:val="22"/>
        </w:rPr>
        <w:t xml:space="preserve"> and key performance metrics (including gross and net internal rate of return and gross and net multiple of invested capital) for each Portfolio Investment;</w:t>
      </w:r>
    </w:p>
    <w:p>
      <w:pPr>
        <w:spacing w:line="276" w:lineRule="auto" w:before="0" w:after="120"/>
        <w:ind w:left="432"/>
        <w:jc w:val="both"/>
      </w:pPr>
      <w:r>
        <w:rPr>
          <w:rFonts w:ascii="Times New Roman" w:hAnsi="Times New Roman"/>
          <w:color w:val="000000"/>
          <w:sz w:val="22"/>
        </w:rPr>
        <w:t>(c) a summary of all Capital Calls made during such fiscal quarter, all Distributions made during such fiscal quarter, and each Limited Partner's unfunded Capital Commitment as of the end of such fiscal quarter;</w:t>
      </w:r>
    </w:p>
    <w:p>
      <w:pPr>
        <w:spacing w:line="276" w:lineRule="auto" w:before="0" w:after="120"/>
        <w:ind w:left="432"/>
        <w:jc w:val="both"/>
      </w:pPr>
      <w:r>
        <w:rPr>
          <w:rFonts w:ascii="Times New Roman" w:hAnsi="Times New Roman"/>
          <w:color w:val="000000"/>
          <w:sz w:val="22"/>
        </w:rPr>
        <w:t>(d) a summary of all Recycled Amounts during such fiscal quarter, as required by Section 6.7(f);</w:t>
      </w:r>
    </w:p>
    <w:p>
      <w:pPr>
        <w:spacing w:line="276" w:lineRule="auto" w:before="0" w:after="120"/>
        <w:ind w:left="432"/>
        <w:jc w:val="both"/>
      </w:pPr>
      <w:r>
        <w:rPr>
          <w:rFonts w:ascii="Times New Roman" w:hAnsi="Times New Roman"/>
          <w:color w:val="000000"/>
          <w:sz w:val="22"/>
        </w:rPr>
        <w:t xml:space="preserve">(e) a summary of </w:t>
      </w:r>
      <w:del w:id="9654" w:author="Ashford Blake LLP" w:date="2026-10-16T09:00:00Z">
        <w:r>
          <w:rPr>
            <w:rFonts w:ascii="Times New Roman" w:hAnsi="Times New Roman"/>
            <w:color w:val="000000"/>
            <w:sz w:val="22"/>
          </w:rPr>
          <w:delText xml:space="preserve">any</w:delText>
        </w:r>
      </w:del>
      <w:ins w:id="9655" w:author="Ashford Blake LLP" w:date="2026-10-16T09:00:00Z">
        <w:r>
          <w:rPr>
            <w:rFonts w:ascii="Times New Roman" w:hAnsi="Times New Roman"/>
            <w:color w:val="000000"/>
            <w:sz w:val="22"/>
          </w:rPr>
          <w:t xml:space="preserve">the utilization and</w:t>
        </w:r>
      </w:ins>
      <w:r>
        <w:rPr>
          <w:rFonts w:ascii="Times New Roman" w:hAnsi="Times New Roman"/>
          <w:color w:val="000000"/>
          <w:sz w:val="22"/>
        </w:rPr>
        <w:t xml:space="preserve"> outstanding </w:t>
      </w:r>
      <w:del w:id="9652" w:author="Ashford Blake LLP" w:date="2026-10-16T09:00:00Z">
        <w:r>
          <w:rPr>
            <w:rFonts w:ascii="Times New Roman" w:hAnsi="Times New Roman"/>
            <w:color w:val="000000"/>
            <w:sz w:val="22"/>
          </w:rPr>
          <w:delText xml:space="preserve">borrowings</w:delText>
        </w:r>
      </w:del>
      <w:ins w:id="9653" w:author="Ashford Blake LLP" w:date="2026-10-16T09:00:00Z">
        <w:r>
          <w:rPr>
            <w:rFonts w:ascii="Times New Roman" w:hAnsi="Times New Roman"/>
            <w:color w:val="000000"/>
            <w:sz w:val="22"/>
          </w:rPr>
          <w:t xml:space="preserve">balance</w:t>
        </w:r>
      </w:ins>
      <w:r>
        <w:rPr>
          <w:rFonts w:ascii="Times New Roman" w:hAnsi="Times New Roman"/>
          <w:color w:val="000000"/>
          <w:sz w:val="22"/>
        </w:rPr>
        <w:t xml:space="preserve"> </w:t>
      </w:r>
      <w:del w:id="9650" w:author="Ashford Blake LLP" w:date="2026-10-16T09:00:00Z">
        <w:r>
          <w:rPr>
            <w:rFonts w:ascii="Times New Roman" w:hAnsi="Times New Roman"/>
            <w:color w:val="000000"/>
            <w:sz w:val="22"/>
          </w:rPr>
          <w:delText xml:space="preserve">under</w:delText>
        </w:r>
      </w:del>
      <w:ins w:id="9651" w:author="Ashford Blake LLP" w:date="2026-10-16T09:00:00Z">
        <w:r>
          <w:rPr>
            <w:rFonts w:ascii="Times New Roman" w:hAnsi="Times New Roman"/>
            <w:color w:val="000000"/>
            <w:sz w:val="22"/>
          </w:rPr>
          <w:t xml:space="preserve">of</w:t>
        </w:r>
      </w:ins>
      <w:r>
        <w:rPr>
          <w:rFonts w:ascii="Times New Roman" w:hAnsi="Times New Roman"/>
          <w:color w:val="000000"/>
          <w:sz w:val="22"/>
        </w:rPr>
        <w:t xml:space="preserve"> any Subscription Facility,</w:t>
      </w:r>
      <w:ins w:id="9649" w:author="Ashford Blake LLP" w:date="2026-10-16T09:00:00Z">
        <w:r>
          <w:rPr>
            <w:rFonts w:ascii="Times New Roman" w:hAnsi="Times New Roman"/>
            <w:color w:val="000000"/>
            <w:sz w:val="22"/>
          </w:rPr>
          <w:t xml:space="preserve"> and the impact of such utilization on reported internal rates of return and multiples,</w:t>
        </w:r>
      </w:ins>
      <w:r>
        <w:rPr>
          <w:rFonts w:ascii="Times New Roman" w:hAnsi="Times New Roman"/>
          <w:color w:val="000000"/>
          <w:sz w:val="22"/>
        </w:rPr>
        <w:t xml:space="preserve"> as required by Section 6.5(f);</w:t>
      </w:r>
      <w:del w:id="9648" w:author="Ashford Blake LLP" w:date="2026-10-16T09:00:00Z">
        <w:r>
          <w:rPr>
            <w:rFonts w:ascii="Times New Roman" w:hAnsi="Times New Roman"/>
            <w:color w:val="000000"/>
            <w:sz w:val="22"/>
          </w:rPr>
          <w:delText xml:space="preserve"> and</w:delText>
        </w:r>
      </w:del>
    </w:p>
    <w:p>
      <w:pPr>
        <w:spacing w:line="276" w:lineRule="auto" w:before="0" w:after="120"/>
        <w:ind w:left="432"/>
        <w:jc w:val="both"/>
      </w:pPr>
      <w:r>
        <w:rPr>
          <w:rFonts w:ascii="Times New Roman" w:hAnsi="Times New Roman"/>
          <w:color w:val="000000"/>
          <w:sz w:val="22"/>
        </w:rPr>
        <w:t xml:space="preserve">(f) a discussion of material developments affecting the Partnership or any Portfolio Company during such fiscal quarter, including any material changes to the General Partner's outlook for the </w:t>
      </w:r>
      <w:del w:id="9656" w:author="Ashford Blake LLP" w:date="2026-10-16T09:00:00Z">
        <w:r>
          <w:rPr>
            <w:rFonts w:ascii="Times New Roman" w:hAnsi="Times New Roman"/>
            <w:color w:val="000000"/>
            <w:sz w:val="22"/>
          </w:rPr>
          <w:delText xml:space="preserve">portfolio.</w:delText>
        </w:r>
      </w:del>
      <w:ins w:id="9657" w:author="Ashford Blake LLP" w:date="2026-10-16T09:00:00Z">
        <w:r>
          <w:rPr>
            <w:rFonts w:ascii="Times New Roman" w:hAnsi="Times New Roman"/>
            <w:color w:val="000000"/>
            <w:sz w:val="22"/>
          </w:rPr>
          <w:t xml:space="preserve">portfolio;</w:t>
        </w:r>
      </w:ins>
    </w:p>
    <w:p>
      <w:pPr>
        <w:spacing w:line="276" w:lineRule="auto" w:before="0" w:after="120"/>
        <w:ind w:left="432"/>
        <w:jc w:val="both"/>
        <w:rPr>
          <w:ins w:id="9658" w:author="Ashford Blake LLP" w:date="2026-10-16T09:00:00Z"/>
        </w:rPr>
      </w:pPr>
      <w:ins w:id="9659" w:author="Ashford Blake LLP" w:date="2026-10-16T09:00:00Z">
        <w:r>
          <w:rPr>
            <w:rFonts w:ascii="Times New Roman" w:hAnsi="Times New Roman"/>
            <w:color w:val="000000"/>
            <w:sz w:val="22"/>
          </w:rPr>
          <w:t xml:space="preserve">(g) the capital account statement of such Limited Partner for such fiscal quarter, as provided in Section 12.3; and</w:t>
        </w:r>
      </w:ins>
    </w:p>
    <w:p>
      <w:pPr>
        <w:spacing w:line="276" w:lineRule="auto" w:before="0" w:after="120"/>
        <w:ind w:left="432"/>
        <w:jc w:val="both"/>
        <w:rPr>
          <w:ins w:id="9660" w:author="Ashford Blake LLP" w:date="2026-10-16T09:00:00Z"/>
        </w:rPr>
      </w:pPr>
      <w:ins w:id="9661" w:author="Ashford Blake LLP" w:date="2026-10-16T09:00:00Z">
        <w:r>
          <w:rPr>
            <w:rFonts w:ascii="Times New Roman" w:hAnsi="Times New Roman"/>
            <w:color w:val="000000"/>
            <w:sz w:val="22"/>
          </w:rPr>
          <w:t xml:space="preserve">(h) disclosure of all fees and expenses borne by the Partnership (including Management Fees, fee offsets, Partnership Expenses, and Carried Interest) prepared in a manner consistent with the reporting standards and templates of the Institutional Limited Partners Association ("ILPA").</w:t>
        </w:r>
      </w:ins>
    </w:p>
    <w:p>
      <w:pPr>
        <w:spacing w:line="276" w:lineRule="auto" w:before="0" w:after="120"/>
        <w:jc w:val="both"/>
        <w:rPr>
          <w:ins w:id="9673" w:author="Ashford Blake LLP" w:date="2026-10-16T09:00:00Z"/>
        </w:rPr>
      </w:pPr>
      <w:ins w:id="9674" w:author="Ashford Blake LLP" w:date="2026-10-16T09:00:00Z">
        <w:r>
          <w:rPr>
            <w:rFonts w:ascii="Times New Roman" w:hAnsi="Times New Roman"/>
            <w:b/>
            <w:i/>
            <w:color w:val="000000"/>
            <w:sz w:val="22"/>
            <w:highlight w:val="yellow"/>
          </w:rPr>
          <w:t xml:space="preserve">[Partner Note 27 — Reporting: </w:t>
        </w:r>
        <w:r>
          <w:rPr>
            <w:rFonts w:ascii="Times New Roman" w:hAnsi="Times New Roman"/>
            <w:i/>
            <w:color w:val="000000"/>
            <w:sz w:val="22"/>
            <w:highlight w:val="yellow"/>
          </w:rPr>
          <w:t xml:space="preserve">Quarterly reporting now includes a cash flow statement, operating metrics, capital account statements, subscription line utilization and ILPA-compliant fee and expense disclosure; annual audited statements move from 90 to 120 days (by April 30) and include a GP letter. Note that the Section 12.2(b) Schedule K-1 delivery now falls within the 120-day window, while Section 7.9(d) still requires a taxable income estimate within 90 days; consider whether K-1 timing should be separately stated. ILPA released updated reporting and performance templates in 2025; please confirm which version the General Partner and the Fund Administrator will adopt.</w:t>
        </w:r>
        <w:r>
          <w:rPr>
            <w:rFonts w:ascii="Times New Roman" w:hAnsi="Times New Roman"/>
            <w:b/>
            <w:i/>
            <w:color w:val="000000"/>
            <w:sz w:val="22"/>
            <w:highlight w:val="yellow"/>
          </w:rPr>
          <w:t xml:space="preserve">]</w:t>
        </w:r>
      </w:ins>
    </w:p>
    <w:p>
      <w:pPr>
        <w:keepNext/>
        <w:spacing w:line="276" w:lineRule="auto" w:before="360" w:after="120"/>
        <w:jc w:val="left"/>
      </w:pPr>
      <w:r>
        <w:rPr>
          <w:rFonts w:ascii="Times New Roman" w:hAnsi="Times New Roman"/>
          <w:b/>
          <w:color w:val="000000"/>
          <w:sz w:val="22"/>
          <w:u w:val="single"/>
        </w:rPr>
        <w:t>Section 12.2 — Annual Reports</w:t>
      </w:r>
    </w:p>
    <w:p>
      <w:pPr>
        <w:spacing w:line="276" w:lineRule="auto" w:before="0" w:after="120"/>
        <w:jc w:val="both"/>
      </w:pPr>
      <w:r>
        <w:rPr>
          <w:rFonts w:ascii="Times New Roman" w:hAnsi="Times New Roman"/>
          <w:color w:val="000000"/>
          <w:sz w:val="22"/>
        </w:rPr>
        <w:t xml:space="preserve">Within </w:t>
      </w:r>
      <w:del w:id="9666" w:author="Ashford Blake LLP" w:date="2026-10-16T09:00:00Z">
        <w:r>
          <w:rPr>
            <w:rFonts w:ascii="Times New Roman" w:hAnsi="Times New Roman"/>
            <w:color w:val="000000"/>
            <w:sz w:val="22"/>
          </w:rPr>
          <w:delText xml:space="preserve">ninety</w:delText>
        </w:r>
      </w:del>
      <w:ins w:id="9667" w:author="Ashford Blake LLP" w:date="2026-10-16T09:00:00Z">
        <w:r>
          <w:rPr>
            <w:rFonts w:ascii="Times New Roman" w:hAnsi="Times New Roman"/>
            <w:color w:val="000000"/>
            <w:sz w:val="22"/>
          </w:rPr>
          <w:t xml:space="preserve">one hundred twenty</w:t>
        </w:r>
      </w:ins>
      <w:r>
        <w:rPr>
          <w:rFonts w:ascii="Times New Roman" w:hAnsi="Times New Roman"/>
          <w:color w:val="000000"/>
          <w:sz w:val="22"/>
        </w:rPr>
        <w:t xml:space="preserve"> (</w:t>
      </w:r>
      <w:del w:id="9664" w:author="Ashford Blake LLP" w:date="2026-10-16T09:00:00Z">
        <w:r>
          <w:rPr>
            <w:rFonts w:ascii="Times New Roman" w:hAnsi="Times New Roman"/>
            <w:color w:val="000000"/>
            <w:sz w:val="22"/>
          </w:rPr>
          <w:delText xml:space="preserve">90</w:delText>
        </w:r>
      </w:del>
      <w:ins w:id="9665" w:author="Ashford Blake LLP" w:date="2026-10-16T09:00:00Z">
        <w:r>
          <w:rPr>
            <w:rFonts w:ascii="Times New Roman" w:hAnsi="Times New Roman"/>
            <w:color w:val="000000"/>
            <w:sz w:val="22"/>
          </w:rPr>
          <w:t xml:space="preserve">120</w:t>
        </w:r>
      </w:ins>
      <w:r>
        <w:rPr>
          <w:rFonts w:ascii="Times New Roman" w:hAnsi="Times New Roman"/>
          <w:color w:val="000000"/>
          <w:sz w:val="22"/>
        </w:rPr>
        <w:t xml:space="preserve">) days after the end of each Fiscal </w:t>
      </w:r>
      <w:del w:id="9662" w:author="Ashford Blake LLP" w:date="2026-10-16T09:00:00Z">
        <w:r>
          <w:rPr>
            <w:rFonts w:ascii="Times New Roman" w:hAnsi="Times New Roman"/>
            <w:color w:val="000000"/>
            <w:sz w:val="22"/>
          </w:rPr>
          <w:delText xml:space="preserve">Year,</w:delText>
        </w:r>
      </w:del>
      <w:ins w:id="9663" w:author="Ashford Blake LLP" w:date="2026-10-16T09:00:00Z">
        <w:r>
          <w:rPr>
            <w:rFonts w:ascii="Times New Roman" w:hAnsi="Times New Roman"/>
            <w:color w:val="000000"/>
            <w:sz w:val="22"/>
          </w:rPr>
          <w:t xml:space="preserve">Year (i.e., by April 30 of the following year),</w:t>
        </w:r>
      </w:ins>
      <w:r>
        <w:rPr>
          <w:rFonts w:ascii="Times New Roman" w:hAnsi="Times New Roman"/>
          <w:color w:val="000000"/>
          <w:sz w:val="22"/>
        </w:rPr>
        <w:t xml:space="preserve"> the General Partner shall furnish to each Limited Partner a report containing the following:</w:t>
      </w:r>
    </w:p>
    <w:p>
      <w:pPr>
        <w:spacing w:line="276" w:lineRule="auto" w:before="0" w:after="120"/>
        <w:ind w:left="432"/>
        <w:jc w:val="both"/>
      </w:pPr>
      <w:r>
        <w:rPr>
          <w:rFonts w:ascii="Times New Roman" w:hAnsi="Times New Roman"/>
          <w:color w:val="000000"/>
          <w:sz w:val="22"/>
        </w:rPr>
        <w:t xml:space="preserve">(a) audited financial statements of the Partnership for such Fiscal Year, including a balance sheet, a statement of operations, a statement of changes in partners' capital, and a statement of cash flows, prepared in accordance with GAAP and audited by the Accounting Firm (Graystone Whitaker LLP</w:t>
      </w:r>
      <w:ins w:id="9668" w:author="Ashford Blake LLP" w:date="2026-10-16T09:00:00Z">
        <w:r>
          <w:rPr>
            <w:rFonts w:ascii="Times New Roman" w:hAnsi="Times New Roman"/>
            <w:color w:val="000000"/>
            <w:sz w:val="22"/>
          </w:rPr>
          <w:t xml:space="preserve"> or a successor independent auditor</w:t>
        </w:r>
      </w:ins>
      <w:r>
        <w:rPr>
          <w:rFonts w:ascii="Times New Roman" w:hAnsi="Times New Roman"/>
          <w:color w:val="000000"/>
          <w:sz w:val="22"/>
        </w:rPr>
        <w:t xml:space="preserve">);</w:t>
      </w:r>
    </w:p>
    <w:p>
      <w:pPr>
        <w:spacing w:line="276" w:lineRule="auto" w:before="0" w:after="120"/>
        <w:ind w:left="432"/>
        <w:jc w:val="both"/>
      </w:pPr>
      <w:r>
        <w:rPr>
          <w:rFonts w:ascii="Times New Roman" w:hAnsi="Times New Roman"/>
          <w:color w:val="000000"/>
          <w:sz w:val="22"/>
        </w:rPr>
        <w:t>(b) a Schedule K-1 (Form 1065) for each Partner, reflecting such Partner's allocable share of the Partnership's income, gain, loss, deduction, and credits for such Fiscal Year;</w:t>
      </w:r>
    </w:p>
    <w:p>
      <w:pPr>
        <w:spacing w:line="276" w:lineRule="auto" w:before="0" w:after="120"/>
        <w:ind w:left="432"/>
        <w:jc w:val="both"/>
      </w:pPr>
      <w:r>
        <w:rPr>
          <w:rFonts w:ascii="Times New Roman" w:hAnsi="Times New Roman"/>
          <w:color w:val="000000"/>
          <w:sz w:val="22"/>
        </w:rPr>
        <w:t xml:space="preserve">(c)</w:t>
      </w:r>
      <w:ins w:id="9669" w:author="Ashford Blake LLP" w:date="2026-10-16T09:00:00Z">
        <w:r>
          <w:rPr>
            <w:rFonts w:ascii="Times New Roman" w:hAnsi="Times New Roman"/>
            <w:color w:val="000000"/>
            <w:sz w:val="22"/>
          </w:rPr>
          <w:t xml:space="preserve"> a letter from the General Partner discussing the Partnership's performance, investment activity, and outlook, together with</w:t>
        </w:r>
      </w:ins>
      <w:r>
        <w:rPr>
          <w:rFonts w:ascii="Times New Roman" w:hAnsi="Times New Roman"/>
          <w:color w:val="000000"/>
          <w:sz w:val="22"/>
        </w:rPr>
        <w:t xml:space="preserve"> a report on the operations of the Partnership during such Fiscal Year, including a discussion of Portfolio Investments made and disposed of, material developments at Portfolio Companies, and the General Partner's assessment of the Partnership's overall performance and outlook;</w:t>
      </w:r>
    </w:p>
    <w:p>
      <w:pPr>
        <w:spacing w:line="276" w:lineRule="auto" w:before="0" w:after="120"/>
        <w:ind w:left="432"/>
        <w:jc w:val="both"/>
      </w:pPr>
      <w:r>
        <w:rPr>
          <w:rFonts w:ascii="Times New Roman" w:hAnsi="Times New Roman"/>
          <w:color w:val="000000"/>
          <w:sz w:val="22"/>
        </w:rPr>
        <w:t xml:space="preserve">(d) a schedule of all fees and expenses borne by the Partnership during such Fiscal Year, including Management Fees paid, Partnership Expenses, and the status of the Organizational Expense </w:t>
      </w:r>
      <w:del w:id="9670" w:author="Ashford Blake LLP" w:date="2026-10-16T09:00:00Z">
        <w:r>
          <w:rPr>
            <w:rFonts w:ascii="Times New Roman" w:hAnsi="Times New Roman"/>
            <w:color w:val="000000"/>
            <w:sz w:val="22"/>
          </w:rPr>
          <w:delText xml:space="preserve">Cap</w:delText>
        </w:r>
      </w:del>
      <w:ins w:id="9671" w:author="Ashford Blake LLP" w:date="2026-10-16T09:00:00Z">
        <w:r>
          <w:rPr>
            <w:rFonts w:ascii="Times New Roman" w:hAnsi="Times New Roman"/>
            <w:color w:val="000000"/>
            <w:sz w:val="22"/>
          </w:rPr>
          <w:t xml:space="preserve">Cap, presented in a manner consistent with ILPA reporting standards for fee and expense disclosure</w:t>
        </w:r>
      </w:ins>
      <w:r>
        <w:rPr>
          <w:rFonts w:ascii="Times New Roman" w:hAnsi="Times New Roman"/>
          <w:color w:val="000000"/>
          <w:sz w:val="22"/>
        </w:rPr>
        <w:t xml:space="preserve">;</w:t>
      </w:r>
    </w:p>
    <w:p>
      <w:pPr>
        <w:spacing w:line="276" w:lineRule="auto" w:before="0" w:after="120"/>
        <w:ind w:left="432"/>
        <w:jc w:val="both"/>
      </w:pPr>
      <w:r>
        <w:rPr>
          <w:rFonts w:ascii="Times New Roman" w:hAnsi="Times New Roman"/>
          <w:color w:val="000000"/>
          <w:sz w:val="22"/>
        </w:rPr>
        <w:t xml:space="preserve">(e) a schedule of all Carried Interest distributions made to the General Partner during such Fiscal Year, including the status of the Carried Interest Escrow and any</w:t>
      </w:r>
      <w:del w:id="9672" w:author="Ashford Blake LLP" w:date="2026-10-16T09:00:00Z">
        <w:r>
          <w:rPr>
            <w:rFonts w:ascii="Times New Roman" w:hAnsi="Times New Roman"/>
            <w:color w:val="000000"/>
            <w:sz w:val="22"/>
          </w:rPr>
          <w:delText xml:space="preserve"> Interim Clawback or final</w:delText>
        </w:r>
      </w:del>
      <w:r>
        <w:rPr>
          <w:rFonts w:ascii="Times New Roman" w:hAnsi="Times New Roman"/>
          <w:color w:val="000000"/>
          <w:sz w:val="22"/>
        </w:rPr>
        <w:t xml:space="preserve"> Clawback amounts; and</w:t>
      </w:r>
    </w:p>
    <w:p>
      <w:pPr>
        <w:spacing w:line="276" w:lineRule="auto" w:before="0" w:after="120"/>
        <w:ind w:left="432"/>
        <w:jc w:val="both"/>
      </w:pPr>
      <w:r>
        <w:rPr>
          <w:rFonts w:ascii="Times New Roman" w:hAnsi="Times New Roman"/>
          <w:color w:val="000000"/>
          <w:sz w:val="22"/>
        </w:rPr>
        <w:t>(f) any other information reasonably requested by any Limited Partner, to the extent such information is available and the General Partner determines in good faith that providing such information would not be unduly burdensome or harmful to the Partnership.</w:t>
      </w:r>
    </w:p>
    <w:p>
      <w:pPr>
        <w:keepNext/>
        <w:spacing w:line="276" w:lineRule="auto" w:before="360" w:after="120"/>
        <w:jc w:val="left"/>
      </w:pPr>
      <w:r>
        <w:rPr>
          <w:rFonts w:ascii="Times New Roman" w:hAnsi="Times New Roman"/>
          <w:b/>
          <w:color w:val="000000"/>
          <w:sz w:val="22"/>
          <w:u w:val="single"/>
        </w:rPr>
        <w:t>Section 12.3 — Capital Account Statements</w:t>
      </w:r>
    </w:p>
    <w:p>
      <w:pPr>
        <w:spacing w:line="276" w:lineRule="auto" w:before="0" w:after="120"/>
        <w:jc w:val="both"/>
      </w:pPr>
      <w:r>
        <w:rPr>
          <w:rFonts w:ascii="Times New Roman" w:hAnsi="Times New Roman"/>
          <w:color w:val="000000"/>
          <w:sz w:val="22"/>
        </w:rPr>
        <w:t xml:space="preserve">Within sixty (60) days after the end of each fiscal quarter, the General Partner shall furnish to each Limited Partner a statement showing: (a) such Limited Partner's aggregate Capital Contributions as of the end of such quarter; (b) aggregate Distributions received by such Limited Partner as of the end of such quarter; (c</w:t>
      </w:r>
      <w:ins w:id="9678" w:author="Ashford Blake LLP" w:date="2026-10-16T09:00:00Z">
        <w:r>
          <w:rPr>
            <w:rFonts w:ascii="Times New Roman" w:hAnsi="Times New Roman"/>
            <w:color w:val="000000"/>
            <w:sz w:val="22"/>
          </w:rPr>
          <w:t xml:space="preserve">) the allocations of income, gain, loss, and deduction (including Net Profits and Net Losses) made to such Limited Partner for such quarter; (d) the Management Fees charged to such Limited Partner for such quarter; (e</w:t>
        </w:r>
      </w:ins>
      <w:r>
        <w:rPr>
          <w:rFonts w:ascii="Times New Roman" w:hAnsi="Times New Roman"/>
          <w:color w:val="000000"/>
          <w:sz w:val="22"/>
        </w:rPr>
        <w:t xml:space="preserve">) such Limited Partner's</w:t>
      </w:r>
      <w:ins w:id="9677" w:author="Ashford Blake LLP" w:date="2026-10-16T09:00:00Z">
        <w:r>
          <w:rPr>
            <w:rFonts w:ascii="Times New Roman" w:hAnsi="Times New Roman"/>
            <w:color w:val="000000"/>
            <w:sz w:val="22"/>
          </w:rPr>
          <w:t xml:space="preserve"> ending</w:t>
        </w:r>
      </w:ins>
      <w:r>
        <w:rPr>
          <w:rFonts w:ascii="Times New Roman" w:hAnsi="Times New Roman"/>
          <w:color w:val="000000"/>
          <w:sz w:val="22"/>
        </w:rPr>
        <w:t xml:space="preserve"> Capital Account balance as of the end of such quarter; and (</w:t>
      </w:r>
      <w:del w:id="9675" w:author="Ashford Blake LLP" w:date="2026-10-16T09:00:00Z">
        <w:r>
          <w:rPr>
            <w:rFonts w:ascii="Times New Roman" w:hAnsi="Times New Roman"/>
            <w:color w:val="000000"/>
            <w:sz w:val="22"/>
          </w:rPr>
          <w:delText xml:space="preserve">d</w:delText>
        </w:r>
      </w:del>
      <w:ins w:id="9676" w:author="Ashford Blake LLP" w:date="2026-10-16T09:00:00Z">
        <w:r>
          <w:rPr>
            <w:rFonts w:ascii="Times New Roman" w:hAnsi="Times New Roman"/>
            <w:color w:val="000000"/>
            <w:sz w:val="22"/>
          </w:rPr>
          <w:t xml:space="preserve">f</w:t>
        </w:r>
      </w:ins>
      <w:r>
        <w:rPr>
          <w:rFonts w:ascii="Times New Roman" w:hAnsi="Times New Roman"/>
          <w:color w:val="000000"/>
          <w:sz w:val="22"/>
        </w:rPr>
        <w:t xml:space="preserve">) such Limited Partner's unfunded Capital Commitment as of the end of such quarter.</w:t>
      </w:r>
    </w:p>
    <w:p>
      <w:pPr>
        <w:keepNext/>
        <w:spacing w:line="276" w:lineRule="auto" w:before="360" w:after="120"/>
        <w:jc w:val="left"/>
      </w:pPr>
      <w:r>
        <w:rPr>
          <w:rFonts w:ascii="Times New Roman" w:hAnsi="Times New Roman"/>
          <w:b/>
          <w:color w:val="000000"/>
          <w:sz w:val="22"/>
          <w:u w:val="single"/>
        </w:rPr>
        <w:t>Section 12.4 — Annual Meeting</w:t>
      </w:r>
    </w:p>
    <w:p>
      <w:pPr>
        <w:spacing w:line="276" w:lineRule="auto" w:before="0" w:after="120"/>
        <w:jc w:val="both"/>
      </w:pPr>
      <w:r>
        <w:rPr>
          <w:rFonts w:ascii="Times New Roman" w:hAnsi="Times New Roman"/>
          <w:color w:val="000000"/>
          <w:sz w:val="22"/>
        </w:rPr>
        <w:t>The General Partner shall hold an annual meeting of the Limited Partners within one hundred twenty (120) days after the end of each Fiscal Year, at a time and place determined by the General Partner (which may include a virtual meeting by videoconference). The purpose of the annual meeting shall be to discuss the Partnership's activities, investment performance, market outlook, and such other matters as the General Partner or the Limited Partners may wish to address. The General Partner shall provide reasonable advance notice of the annual meeting and distribute relevant materials in advance thereof.</w:t>
      </w:r>
    </w:p>
    <w:p>
      <w:pPr>
        <w:keepNext/>
        <w:spacing w:line="276" w:lineRule="auto" w:before="360" w:after="120"/>
        <w:jc w:val="left"/>
      </w:pPr>
      <w:r>
        <w:rPr>
          <w:rFonts w:ascii="Times New Roman" w:hAnsi="Times New Roman"/>
          <w:b/>
          <w:color w:val="000000"/>
          <w:sz w:val="22"/>
          <w:u w:val="single"/>
        </w:rPr>
        <w:t>Section 12.5 — Books and Records; Inspection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maintain, or cause to be maintained, complete and accurate books and records of the Partnership at the principal office of the Partnership. The Fund Administrator (Pinnacle Fund Services LLC) shall maintain the Partnership's books and records on a day-to-day basis, under the supervision of the General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Limited Partner (and its designated representatives) shall have the right, at reasonable times and upon reasonable advance written notice to the General Partner, to inspect and copy the books and records of the Partnership at the principal office of the Partnership during normal business hours. Such inspection rights shall be subject to compliance with the confidentiality provisions of Section 12.7.</w:t>
      </w:r>
    </w:p>
    <w:p>
      <w:pPr>
        <w:keepNext/>
        <w:spacing w:line="276" w:lineRule="auto" w:before="360" w:after="120"/>
        <w:jc w:val="left"/>
      </w:pPr>
      <w:r>
        <w:rPr>
          <w:rFonts w:ascii="Times New Roman" w:hAnsi="Times New Roman"/>
          <w:b/>
          <w:color w:val="000000"/>
          <w:sz w:val="22"/>
          <w:u w:val="single"/>
        </w:rPr>
        <w:t>Section 12.6 — Valuation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Portfolio Investments shall be valued at fair market value as determined by the General Partner in good faith, in accordance with GAAP and consistent with the IPEV Guidelines (International Private Equity and Venture Capital Valuation Guidelines).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cause the Valuation Firm (Ridgepoint Valuations Inc.) to perform an independent valuation of all Portfolio Investments at least annually, as of the end of each Fiscal Year. The Valuation Firm may also be engaged to perform interim valuations at the request of the General Partner or the Advisory Committee.</w:t>
      </w:r>
      <w:ins w:id="9679" w:author="Ashford Blake LLP" w:date="2026-10-16T09:00:00Z">
        <w:r>
          <w:rPr>
            <w:rFonts w:ascii="Times New Roman" w:hAnsi="Times New Roman"/>
            <w:color w:val="000000"/>
            <w:sz w:val="22"/>
          </w:rPr>
          <w:t xml:space="preserve"> Any dispute regarding a valuation prepared by the General Partner or any third-party valuation firm shall be subject to the consent right of the Advisory Committee set forth in Section 11.3(c).</w:t>
        </w:r>
      </w:ins>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Publicly Traded Securities held by the Partnership shall be valued based on the closing market price as of the applicable valuation date (or, if such date is not a trading day, the most recent prior trading day).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report the fair market value of each Portfolio Investment in each quarterly report and annual report delivered to the Limited Partners pursuant to Sections 12.1 and 12.2.</w:t>
      </w:r>
    </w:p>
    <w:p>
      <w:pPr>
        <w:keepNext/>
        <w:spacing w:line="276" w:lineRule="auto" w:before="360" w:after="120"/>
        <w:jc w:val="left"/>
      </w:pPr>
      <w:r>
        <w:rPr>
          <w:rFonts w:ascii="Times New Roman" w:hAnsi="Times New Roman"/>
          <w:b/>
          <w:color w:val="000000"/>
          <w:sz w:val="22"/>
          <w:u w:val="single"/>
        </w:rPr>
        <w:t>Section 12.7 — Confidentiality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information provided to the Limited Partners and the Advisory Committee in connection with the Partnership's activities (including financial statements, portfolio information,</w:t>
      </w:r>
      <w:ins w:id="9680" w:author="Ashford Blake LLP" w:date="2026-10-16T09:00:00Z">
        <w:r>
          <w:rPr>
            <w:rFonts w:ascii="Times New Roman" w:hAnsi="Times New Roman"/>
            <w:color w:val="000000"/>
            <w:sz w:val="22"/>
          </w:rPr>
          <w:t xml:space="preserve"> information regarding Portfolio Companies and other Partners,</w:t>
        </w:r>
      </w:ins>
      <w:r>
        <w:rPr>
          <w:rFonts w:ascii="Times New Roman" w:hAnsi="Times New Roman"/>
          <w:color w:val="000000"/>
          <w:sz w:val="22"/>
        </w:rPr>
        <w:t xml:space="preserve"> and any other non-public information) shall be treated as confidential and shall not be disclosed by any Limited Partner to any third party without the prior written consent of the General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foregoing confidentiality restriction shall not apply to disclosures: (i) required by applicable law, regulation, or judicial or administrative process (including disclosures required by the Freedom of Information Act or analogous state laws applicable to governmental pension plans); (ii) to a Limited Partner's legal, tax, financial, or other professional advisors who are bound by obligations of confidentiality; (iii) to a Limited Partner's Affiliates, officers, directors, employees, and agents who have a need to know and are bound by obligations of confidentiality;</w:t>
      </w:r>
      <w:del w:id="9681" w:author="Ashford Blake LLP" w:date="2026-10-16T09:00:00Z">
        <w:r>
          <w:rPr>
            <w:rFonts w:ascii="Times New Roman" w:hAnsi="Times New Roman"/>
            <w:color w:val="000000"/>
            <w:sz w:val="22"/>
          </w:rPr>
          <w:delText xml:space="preserve"> or</w:delText>
        </w:r>
      </w:del>
      <w:r>
        <w:rPr>
          <w:rFonts w:ascii="Times New Roman" w:hAnsi="Times New Roman"/>
          <w:color w:val="000000"/>
          <w:sz w:val="22"/>
        </w:rPr>
        <w:t xml:space="preserve"> (iv) to a prospective transferee of a Limited Partner's Interest in connection with a proposed Transfer, subject to the execution of a confidentiality agreement reasonably acceptable to the General </w:t>
      </w:r>
      <w:del w:id="9682" w:author="Ashford Blake LLP" w:date="2026-10-16T09:00:00Z">
        <w:r>
          <w:rPr>
            <w:rFonts w:ascii="Times New Roman" w:hAnsi="Times New Roman"/>
            <w:color w:val="000000"/>
            <w:sz w:val="22"/>
          </w:rPr>
          <w:delText xml:space="preserve">Partner.</w:delText>
        </w:r>
      </w:del>
      <w:ins w:id="9683" w:author="Ashford Blake LLP" w:date="2026-10-16T09:00:00Z">
        <w:r>
          <w:rPr>
            <w:rFonts w:ascii="Times New Roman" w:hAnsi="Times New Roman"/>
            <w:color w:val="000000"/>
            <w:sz w:val="22"/>
          </w:rPr>
          <w:t xml:space="preserve">Partner; (v) to any regulatory or supervisory authority having jurisdiction over such Limited Partner; or (vi) of information that is or becomes publicly available through no fault of the disclosing party.</w:t>
        </w:r>
      </w:ins>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Limited Partner shall use commercially reasonable efforts to cooperate with the General Partner in seeking confidential treatment or protective orders with respect to any information required to be disclosed pursuant to clause (b)(i) above.</w:t>
      </w:r>
    </w:p>
    <w:p>
      <w:pPr>
        <w:spacing w:line="276" w:lineRule="auto" w:before="0" w:after="120"/>
        <w:jc w:val="both"/>
        <w:rPr>
          <w:ins w:id="9684" w:author="Ashford Blake LLP" w:date="2026-10-16T09:00:00Z"/>
        </w:rPr>
      </w:pPr>
      <w:ins w:id="9685" w:author="Ashford Blake LLP" w:date="2026-10-16T09:00:00Z">
        <w:r>
          <w:rPr>
            <w:rFonts w:ascii="Times New Roman" w:hAnsi="Times New Roman"/>
            <w:b/>
            <w:color w:val="000000"/>
            <w:sz w:val="22"/>
          </w:rPr>
          <w:t xml:space="preserve">(d)</w:t>
        </w:r>
        <w:r>
          <w:rPr>
            <w:rFonts w:ascii="Times New Roman" w:hAnsi="Times New Roman"/>
            <w:color w:val="000000"/>
            <w:sz w:val="22"/>
          </w:rPr>
          <w:t xml:space="preserve"> The General Partner acknowledges that certain Limited Partners (including public pension funds such as Kestrel Institutional Partners) may be subject to freedom of information, public records, or similar laws. The General Partner shall use commercially reasonable efforts to cooperate with any such Limited Partner to preserve the confidentiality of information relating to the Partnership to the extent permitted by applicable law.</w:t>
        </w:r>
      </w:ins>
    </w:p>
    <w:p>
      <w:pPr>
        <w:keepNext/>
        <w:spacing w:line="276" w:lineRule="auto" w:before="360" w:after="120"/>
        <w:jc w:val="left"/>
        <w:rPr>
          <w:ins w:id="9686" w:author="Ashford Blake LLP" w:date="2026-10-16T09:00:00Z"/>
        </w:rPr>
      </w:pPr>
      <w:ins w:id="9687" w:author="Ashford Blake LLP" w:date="2026-10-16T09:00:00Z">
        <w:r>
          <w:rPr>
            <w:rFonts w:ascii="Times New Roman" w:hAnsi="Times New Roman"/>
            <w:b/>
            <w:color w:val="000000"/>
            <w:sz w:val="22"/>
            <w:u w:val="single"/>
          </w:rPr>
          <w:t xml:space="preserve">Section 12.8 — ESG Reporting</w:t>
        </w:r>
      </w:ins>
    </w:p>
    <w:p>
      <w:pPr>
        <w:spacing w:line="276" w:lineRule="auto" w:before="0" w:after="120"/>
        <w:jc w:val="both"/>
        <w:rPr>
          <w:ins w:id="9688" w:author="Ashford Blake LLP" w:date="2026-10-16T09:00:00Z"/>
        </w:rPr>
      </w:pPr>
      <w:ins w:id="9689" w:author="Ashford Blake LLP" w:date="2026-10-16T09:00:00Z">
        <w:r>
          <w:rPr>
            <w:rFonts w:ascii="Times New Roman" w:hAnsi="Times New Roman"/>
            <w:b/>
            <w:color w:val="000000"/>
            <w:sz w:val="22"/>
          </w:rPr>
          <w:t xml:space="preserve">(a)</w:t>
        </w:r>
        <w:r>
          <w:rPr>
            <w:rFonts w:ascii="Times New Roman" w:hAnsi="Times New Roman"/>
            <w:color w:val="000000"/>
            <w:sz w:val="22"/>
          </w:rPr>
          <w:t xml:space="preserve"> Within one hundred fifty (150) days after the end of each Fiscal Year, the General Partner shall furnish to each Limited Partner an annual environmental, social, and governance report (the "ESG Report"), which shall include:</w:t>
        </w:r>
      </w:ins>
    </w:p>
    <w:p>
      <w:pPr>
        <w:spacing w:line="276" w:lineRule="auto" w:before="0" w:after="120"/>
        <w:ind w:left="432"/>
        <w:jc w:val="both"/>
        <w:rPr>
          <w:ins w:id="9690" w:author="Ashford Blake LLP" w:date="2026-10-16T09:00:00Z"/>
        </w:rPr>
      </w:pPr>
      <w:ins w:id="9691" w:author="Ashford Blake LLP" w:date="2026-10-16T09:00:00Z">
        <w:r>
          <w:rPr>
            <w:rFonts w:ascii="Times New Roman" w:hAnsi="Times New Roman"/>
            <w:color w:val="000000"/>
            <w:sz w:val="22"/>
          </w:rPr>
          <w:t xml:space="preserve">(i) a report prepared in accordance with the framework of the United Nations-supported Principles for Responsible Investment ("UN PRI"), including the most recent PRI assessment report of the General Partner or the Management Company (if applicable);</w:t>
        </w:r>
      </w:ins>
    </w:p>
    <w:p>
      <w:pPr>
        <w:spacing w:line="276" w:lineRule="auto" w:before="0" w:after="120"/>
        <w:ind w:left="432"/>
        <w:jc w:val="both"/>
        <w:rPr>
          <w:ins w:id="9692" w:author="Ashford Blake LLP" w:date="2026-10-16T09:00:00Z"/>
        </w:rPr>
      </w:pPr>
      <w:ins w:id="9693" w:author="Ashford Blake LLP" w:date="2026-10-16T09:00:00Z">
        <w:r>
          <w:rPr>
            <w:rFonts w:ascii="Times New Roman" w:hAnsi="Times New Roman"/>
            <w:color w:val="000000"/>
            <w:sz w:val="22"/>
          </w:rPr>
          <w:t xml:space="preserve">(ii) disclosures under Regulation (EU) 2019/2088 on sustainability-related disclosures in the financial services sector (the Sustainable Finance Disclosure Regulation, or "SFDR"), as applicable to Limited Partners subject to SFDR reporting requirements, including principal adverse impact indicators and sustainability risk assessments;</w:t>
        </w:r>
      </w:ins>
    </w:p>
    <w:p>
      <w:pPr>
        <w:spacing w:line="276" w:lineRule="auto" w:before="0" w:after="120"/>
        <w:ind w:left="432"/>
        <w:jc w:val="both"/>
        <w:rPr>
          <w:ins w:id="9694" w:author="Ashford Blake LLP" w:date="2026-10-16T09:00:00Z"/>
        </w:rPr>
      </w:pPr>
      <w:ins w:id="9695" w:author="Ashford Blake LLP" w:date="2026-10-16T09:00:00Z">
        <w:r>
          <w:rPr>
            <w:rFonts w:ascii="Times New Roman" w:hAnsi="Times New Roman"/>
            <w:color w:val="000000"/>
            <w:sz w:val="22"/>
          </w:rPr>
          <w:t xml:space="preserve">(iii) climate-related risk assessments aligned with the recommendations of the Task Force on Climate-Related Financial Disclosures ("TCFD") [or any successor framework, including IFRS S2], including identification of climate-related risks and opportunities across the portfolio, scenario analysis (where practicable), and metrics and targets for greenhouse gas emissions (Scope 1, Scope 2, and, where available, Scope 3);</w:t>
        </w:r>
      </w:ins>
    </w:p>
    <w:p>
      <w:pPr>
        <w:spacing w:line="276" w:lineRule="auto" w:before="0" w:after="120"/>
        <w:ind w:left="432"/>
        <w:jc w:val="both"/>
        <w:rPr>
          <w:ins w:id="9696" w:author="Ashford Blake LLP" w:date="2026-10-16T09:00:00Z"/>
        </w:rPr>
      </w:pPr>
      <w:ins w:id="9697" w:author="Ashford Blake LLP" w:date="2026-10-16T09:00:00Z">
        <w:r>
          <w:rPr>
            <w:rFonts w:ascii="Times New Roman" w:hAnsi="Times New Roman"/>
            <w:color w:val="000000"/>
            <w:sz w:val="22"/>
          </w:rPr>
          <w:t xml:space="preserve">(iv) a summary of the integration of environmental, social, and governance ("ESG") considerations across the Partnership’s investment process, including pre-investment due diligence, active ownership, and monitoring; and</w:t>
        </w:r>
      </w:ins>
    </w:p>
    <w:p>
      <w:pPr>
        <w:spacing w:line="276" w:lineRule="auto" w:before="0" w:after="120"/>
        <w:ind w:left="432"/>
        <w:jc w:val="both"/>
        <w:rPr>
          <w:ins w:id="9698" w:author="Ashford Blake LLP" w:date="2026-10-16T09:00:00Z"/>
        </w:rPr>
      </w:pPr>
      <w:ins w:id="9699" w:author="Ashford Blake LLP" w:date="2026-10-16T09:00:00Z">
        <w:r>
          <w:rPr>
            <w:rFonts w:ascii="Times New Roman" w:hAnsi="Times New Roman"/>
            <w:color w:val="000000"/>
            <w:sz w:val="22"/>
          </w:rPr>
          <w:t xml:space="preserve">(v) portfolio-level ESG key performance indicators and progress against stated ESG objectives.</w:t>
        </w:r>
      </w:ins>
    </w:p>
    <w:p>
      <w:pPr>
        <w:spacing w:line="276" w:lineRule="auto" w:before="0" w:after="120"/>
        <w:jc w:val="both"/>
        <w:rPr>
          <w:ins w:id="9700" w:author="Ashford Blake LLP" w:date="2026-10-16T09:00:00Z"/>
        </w:rPr>
      </w:pPr>
      <w:ins w:id="9701" w:author="Ashford Blake LLP" w:date="2026-10-16T09:00:00Z">
        <w:r>
          <w:rPr>
            <w:rFonts w:ascii="Times New Roman" w:hAnsi="Times New Roman"/>
            <w:b/>
            <w:color w:val="000000"/>
            <w:sz w:val="22"/>
          </w:rPr>
          <w:t xml:space="preserve">(b)</w:t>
        </w:r>
        <w:r>
          <w:rPr>
            <w:rFonts w:ascii="Times New Roman" w:hAnsi="Times New Roman"/>
            <w:color w:val="000000"/>
            <w:sz w:val="22"/>
          </w:rPr>
          <w:t xml:space="preserve"> The General Partner shall use commercially reasonable efforts to adopt and implement ESG policies consistent with leading institutional investor expectations.</w:t>
        </w:r>
      </w:ins>
    </w:p>
    <w:p>
      <w:pPr>
        <w:spacing w:line="276" w:lineRule="auto" w:before="0" w:after="120"/>
        <w:jc w:val="both"/>
        <w:rPr>
          <w:ins w:id="9702" w:author="Ashford Blake LLP" w:date="2026-10-16T09:00:00Z"/>
        </w:rPr>
      </w:pPr>
      <w:ins w:id="9703" w:author="Ashford Blake LLP" w:date="2026-10-16T09:00:00Z">
        <w:r>
          <w:rPr>
            <w:rFonts w:ascii="Times New Roman" w:hAnsi="Times New Roman"/>
            <w:b/>
            <w:color w:val="000000"/>
            <w:sz w:val="22"/>
          </w:rPr>
          <w:t xml:space="preserve">(c)</w:t>
        </w:r>
        <w:r>
          <w:rPr>
            <w:rFonts w:ascii="Times New Roman" w:hAnsi="Times New Roman"/>
            <w:color w:val="000000"/>
            <w:sz w:val="22"/>
          </w:rPr>
          <w:t xml:space="preserve"> [Information included in the ESG Report with respect to Portfolio Companies may be based on information provided by Portfolio Companies and third-party data providers, and the General Partner shall have no liability for the accuracy or completeness of such information, provided that it has acted in good faith. The ESG Report shall constitute confidential information subject to Section 12.7. The reasonable costs of preparing the ESG Report shall be borne by the Partnership as a Partnership Expense.]</w:t>
        </w:r>
      </w:ins>
    </w:p>
    <w:p>
      <w:pPr>
        <w:spacing w:line="276" w:lineRule="auto" w:before="0" w:after="120"/>
        <w:jc w:val="both"/>
        <w:rPr>
          <w:ins w:id="9704" w:author="Ashford Blake LLP" w:date="2026-10-16T09:00:00Z"/>
        </w:rPr>
      </w:pPr>
      <w:ins w:id="9705" w:author="Ashford Blake LLP" w:date="2026-10-16T09:00:00Z">
        <w:r>
          <w:rPr>
            <w:rFonts w:ascii="Times New Roman" w:hAnsi="Times New Roman"/>
            <w:b/>
            <w:i/>
            <w:color w:val="000000"/>
            <w:sz w:val="22"/>
            <w:highlight w:val="yellow"/>
          </w:rPr>
          <w:t xml:space="preserve">[Partner Note 28 — ESG reporting: </w:t>
        </w:r>
        <w:r>
          <w:rPr>
            <w:rFonts w:ascii="Times New Roman" w:hAnsi="Times New Roman"/>
            <w:i/>
            <w:color w:val="000000"/>
            <w:sz w:val="22"/>
            <w:highlight w:val="yellow"/>
          </w:rPr>
          <w:t xml:space="preserve">New Section 12.8 implements Term Sheet Section 15.4 (no Fund III counterpart). Points: (i) SFDR: the Partnership and the Management Company are U.S. entities not directly subject to SFDR (unless interests are marketed in the EU under national private placement regimes, which would bring SFDR Articles 6 and 7 into scope); the obligation "as applicable to Limited Partners subject to SFDR" is open-ended, and we suggest a commercially reasonable efforts standard and limiting principal adverse impact reporting to data reasonably available; (ii) please confirm whether the Management Company is a PRI signatory ("if applicable"); (iii) the TCFD was disbanded in October 2023 and its monitoring role transferred to the ISSB, so we have bracketed a reference to successor frameworks; (iv) cost allocation, reliance on portfolio-company data and confidentiality are not addressed in the Term Sheet, and the bracketed Section 12.8(c) is proposed for discussion; and (v) the 150-day ESG deadline is later than the 120-day annual report deadline, so the ESG Report will be a separate deliverable.</w:t>
        </w:r>
        <w:r>
          <w:rPr>
            <w:rFonts w:ascii="Times New Roman" w:hAnsi="Times New Roman"/>
            <w:b/>
            <w:i/>
            <w:color w:val="000000"/>
            <w:sz w:val="22"/>
            <w:highlight w:val="yellow"/>
          </w:rPr>
          <w:t xml:space="preserve">]</w:t>
        </w:r>
      </w:ins>
    </w:p>
    <w:p>
      <w:r>
        <w:br w:type="page"/>
      </w:r>
    </w:p>
    <w:p>
      <w:pPr>
        <w:keepNext/>
        <w:spacing w:line="276" w:lineRule="auto" w:before="120" w:after="240"/>
        <w:jc w:val="center"/>
      </w:pPr>
      <w:r>
        <w:rPr>
          <w:rFonts w:ascii="Times New Roman" w:hAnsi="Times New Roman"/>
          <w:b/>
          <w:color w:val="000000"/>
          <w:sz w:val="28"/>
          <w:u w:val="single"/>
        </w:rPr>
        <w:t>ARTICLE XIII — TERM AND DISSOLUTION</w:t>
      </w:r>
    </w:p>
    <w:p>
      <w:pPr>
        <w:keepNext/>
        <w:spacing w:line="276" w:lineRule="auto" w:before="360" w:after="120"/>
        <w:jc w:val="left"/>
      </w:pPr>
      <w:r>
        <w:rPr>
          <w:rFonts w:ascii="Times New Roman" w:hAnsi="Times New Roman"/>
          <w:b/>
          <w:color w:val="000000"/>
          <w:sz w:val="22"/>
          <w:u w:val="single"/>
        </w:rPr>
        <w:t>Section 13.1 — Term of the Partnership</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shall continue until the tenth (10th) anniversary of the Final Closing (</w:t>
      </w:r>
      <w:del w:id="9712" w:author="Ashford Blake LLP" w:date="2026-10-16T09:00:00Z">
        <w:r>
          <w:rPr>
            <w:rFonts w:ascii="Times New Roman" w:hAnsi="Times New Roman"/>
            <w:color w:val="000000"/>
            <w:sz w:val="22"/>
          </w:rPr>
          <w:delText xml:space="preserve">i.e.,</w:delText>
        </w:r>
      </w:del>
      <w:ins w:id="9713" w:author="Ashford Blake LLP" w:date="2026-10-16T09:00:00Z">
        <w:r>
          <w:rPr>
            <w:rFonts w:ascii="Times New Roman" w:hAnsi="Times New Roman"/>
            <w:color w:val="000000"/>
            <w:sz w:val="22"/>
          </w:rPr>
          <w:t xml:space="preserve">expected</w:t>
        </w:r>
      </w:ins>
      <w:r>
        <w:rPr>
          <w:rFonts w:ascii="Times New Roman" w:hAnsi="Times New Roman"/>
          <w:color w:val="000000"/>
          <w:sz w:val="22"/>
        </w:rPr>
        <w:t xml:space="preserve"> </w:t>
      </w:r>
      <w:del w:id="9710" w:author="Ashford Blake LLP" w:date="2026-10-16T09:00:00Z">
        <w:r>
          <w:rPr>
            <w:rFonts w:ascii="Times New Roman" w:hAnsi="Times New Roman"/>
            <w:color w:val="000000"/>
            <w:sz w:val="22"/>
          </w:rPr>
          <w:delText xml:space="preserve">March</w:delText>
        </w:r>
      </w:del>
      <w:ins w:id="9711" w:author="Ashford Blake LLP" w:date="2026-10-16T09:00:00Z">
        <w:r>
          <w:rPr>
            <w:rFonts w:ascii="Times New Roman" w:hAnsi="Times New Roman"/>
            <w:color w:val="000000"/>
            <w:sz w:val="22"/>
          </w:rPr>
          <w:t xml:space="preserve">to</w:t>
        </w:r>
      </w:ins>
      <w:r>
        <w:rPr>
          <w:rFonts w:ascii="Times New Roman" w:hAnsi="Times New Roman"/>
          <w:color w:val="000000"/>
          <w:sz w:val="22"/>
        </w:rPr>
        <w:t xml:space="preserve"> </w:t>
      </w:r>
      <w:del w:id="9708" w:author="Ashford Blake LLP" w:date="2026-10-16T09:00:00Z">
        <w:r>
          <w:rPr>
            <w:rFonts w:ascii="Times New Roman" w:hAnsi="Times New Roman"/>
            <w:color w:val="000000"/>
            <w:sz w:val="22"/>
          </w:rPr>
          <w:delText xml:space="preserve">12,</w:delText>
        </w:r>
      </w:del>
      <w:ins w:id="9709" w:author="Ashford Blake LLP" w:date="2026-10-16T09:00:00Z">
        <w:r>
          <w:rPr>
            <w:rFonts w:ascii="Times New Roman" w:hAnsi="Times New Roman"/>
            <w:color w:val="000000"/>
            <w:sz w:val="22"/>
          </w:rPr>
          <w:t xml:space="preserve">be</w:t>
        </w:r>
      </w:ins>
      <w:r>
        <w:rPr>
          <w:rFonts w:ascii="Times New Roman" w:hAnsi="Times New Roman"/>
          <w:color w:val="000000"/>
          <w:sz w:val="22"/>
        </w:rPr>
        <w:t xml:space="preserve"> </w:t>
      </w:r>
      <w:del w:id="9706" w:author="Ashford Blake LLP" w:date="2026-10-16T09:00:00Z">
        <w:r>
          <w:rPr>
            <w:rFonts w:ascii="Times New Roman" w:hAnsi="Times New Roman"/>
            <w:color w:val="000000"/>
            <w:sz w:val="22"/>
          </w:rPr>
          <w:delText xml:space="preserve">2031</w:delText>
        </w:r>
      </w:del>
      <w:ins w:id="9707" w:author="Ashford Blake LLP" w:date="2026-10-16T09:00:00Z">
        <w:r>
          <w:rPr>
            <w:rFonts w:ascii="Times New Roman" w:hAnsi="Times New Roman"/>
            <w:color w:val="000000"/>
            <w:sz w:val="22"/>
          </w:rPr>
          <w:t xml:space="preserve">April 15, 2036</w:t>
        </w:r>
      </w:ins>
      <w:r>
        <w:rPr>
          <w:rFonts w:ascii="Times New Roman" w:hAnsi="Times New Roman"/>
          <w:color w:val="000000"/>
          <w:sz w:val="22"/>
        </w:rPr>
        <w:t xml:space="preserve">) (the "Scheduled Termination Date"), unless earlier dissolved pursuant to this Article XIII.</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del w:id="9714" w:author="Ashford Blake LLP" w:date="2026-10-16T09:00:00Z">
        <w:r>
          <w:rPr>
            <w:rFonts w:ascii="Times New Roman" w:hAnsi="Times New Roman"/>
            <w:color w:val="000000"/>
            <w:sz w:val="22"/>
          </w:rPr>
          <w:delText xml:space="preserve">The General Partner may extend the term of the Partnership for one (1) additional period of one (1) year (i.e., through March 12, 2032, at the latest), upon written notice to the Limited Partners and the Advisory Committee delivered not less than ninety (90) days prior to the Scheduled Termination Date (or, if applicable, the then-current expiration date of the Fund Term), provided that the Advisory Committee has consented to such extension pursuant to Section 11.3(b). For the avoidance of doubt, the Fund Term may be extended only once, for a single additional period of one (1) year.</w:delText>
        </w:r>
      </w:del>
      <w:ins w:id="9715" w:author="Ashford Blake LLP" w:date="2026-10-16T09:00:00Z">
        <w:r>
          <w:rPr>
            <w:rFonts w:ascii="Times New Roman" w:hAnsi="Times New Roman"/>
            <w:color w:val="000000"/>
            <w:sz w:val="22"/>
          </w:rPr>
          <w:t xml:space="preserve">The General Partner may, in its sole discretion, extend the term of the Partnership for up to two (2) successive additional periods of one (1) year each (i.e., through the twelfth (12th) anniversary of the Final Closing (expected to be April 15, 2038), at the latest), upon written notice to the Limited Partners and the Advisory Committee delivered not less than ninety (90) days prior to the commencement of each such extension period (i.e., prior to the Scheduled Termination Date or the then-current expiration date of the Fund Term, as applicable)[; provided that the Advisory Committee has consented to such extension pursuant to Section 11.3(d)]. For the avoidance of doubt, the Fund Term may be extended no more than twice, for an additional period of one (1) year on each occasion.</w:t>
        </w:r>
      </w:ins>
    </w:p>
    <w:p>
      <w:pPr>
        <w:spacing w:line="276" w:lineRule="auto" w:before="0" w:after="120"/>
        <w:jc w:val="both"/>
        <w:rPr>
          <w:ins w:id="9716" w:author="Ashford Blake LLP" w:date="2026-10-16T09:00:00Z"/>
        </w:rPr>
      </w:pPr>
      <w:ins w:id="9717" w:author="Ashford Blake LLP" w:date="2026-10-16T09:00:00Z">
        <w:r>
          <w:rPr>
            <w:rFonts w:ascii="Times New Roman" w:hAnsi="Times New Roman"/>
            <w:b/>
            <w:i/>
            <w:color w:val="000000"/>
            <w:sz w:val="22"/>
            <w:highlight w:val="yellow"/>
          </w:rPr>
          <w:t xml:space="preserve">[Partner Note 29 — Fund Term extensions (conflict): </w:t>
        </w:r>
        <w:r>
          <w:rPr>
            <w:rFonts w:ascii="Times New Roman" w:hAnsi="Times New Roman"/>
            <w:i/>
            <w:color w:val="000000"/>
            <w:sz w:val="22"/>
            <w:highlight w:val="yellow"/>
          </w:rPr>
          <w:t xml:space="preserve">Term Sheet Sections 4 and 18 allow the General Partner to extend the Fund Term for two successive one-year periods "at its sole discretion" on 90 days’ notice, but Section 12.2(d) lists "extension of the Fund Term beyond the initial ten (10)-year term" as an LPAC matter. The Fund III precedent required LPAC consent for its single extension. We have drafted the GP’s discretionary right with a bracketed LPAC consent proviso pending instructions. Options: (a) GP discretion for both extensions with LPAC review only; (b) LPAC consent for both; or (c) GP discretion for the first extension and LPAC consent for the second (a common market compromise).</w:t>
        </w:r>
        <w:r>
          <w:rPr>
            <w:rFonts w:ascii="Times New Roman" w:hAnsi="Times New Roman"/>
            <w:b/>
            <w:i/>
            <w:color w:val="000000"/>
            <w:sz w:val="22"/>
            <w:highlight w:val="yellow"/>
          </w:rPr>
          <w:t xml:space="preserve">]</w:t>
        </w:r>
      </w:ins>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During any extension period, the General Partner shall use commercially reasonable efforts to liquidate or distribute the remaining Portfolio Investments in an orderly manner, consistent with maximizing value for the Partners.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period from the Effective Date through the Scheduled Termination Date (as the same may be extended pursuant to Section 13.1(b)) is referred to herein as the "Fund Term."</w:t>
      </w:r>
    </w:p>
    <w:p>
      <w:pPr>
        <w:keepNext/>
        <w:spacing w:line="276" w:lineRule="auto" w:before="360" w:after="120"/>
        <w:jc w:val="left"/>
      </w:pPr>
      <w:r>
        <w:rPr>
          <w:rFonts w:ascii="Times New Roman" w:hAnsi="Times New Roman"/>
          <w:b/>
          <w:color w:val="000000"/>
          <w:sz w:val="22"/>
          <w:u w:val="single"/>
        </w:rPr>
        <w:t>Section 13.2 — Events of Dissolution</w:t>
      </w:r>
    </w:p>
    <w:p>
      <w:pPr>
        <w:spacing w:line="276" w:lineRule="auto" w:before="0" w:after="120"/>
        <w:jc w:val="both"/>
      </w:pPr>
      <w:r>
        <w:rPr>
          <w:rFonts w:ascii="Times New Roman" w:hAnsi="Times New Roman"/>
          <w:color w:val="000000"/>
          <w:sz w:val="22"/>
        </w:rPr>
        <w:t>The Partnership shall be dissolved upon the first to occur of the following events:</w:t>
      </w:r>
    </w:p>
    <w:p>
      <w:pPr>
        <w:spacing w:line="276" w:lineRule="auto" w:before="0" w:after="120"/>
        <w:ind w:left="432"/>
        <w:jc w:val="both"/>
      </w:pPr>
      <w:r>
        <w:rPr>
          <w:rFonts w:ascii="Times New Roman" w:hAnsi="Times New Roman"/>
          <w:color w:val="000000"/>
          <w:sz w:val="22"/>
        </w:rPr>
        <w:t>(a) the expiration of the Fund Term (including any extension thereof pursuant to Section 13.1(b));</w:t>
      </w:r>
    </w:p>
    <w:p>
      <w:pPr>
        <w:spacing w:line="276" w:lineRule="auto" w:before="0" w:after="120"/>
        <w:ind w:left="432"/>
        <w:jc w:val="both"/>
      </w:pPr>
      <w:r>
        <w:rPr>
          <w:rFonts w:ascii="Times New Roman" w:hAnsi="Times New Roman"/>
          <w:color w:val="000000"/>
          <w:sz w:val="22"/>
        </w:rPr>
        <w:t xml:space="preserve">(b) the</w:t>
      </w:r>
      <w:ins w:id="9725" w:author="Ashford Blake LLP" w:date="2026-10-16T09:00:00Z">
        <w:r>
          <w:rPr>
            <w:rFonts w:ascii="Times New Roman" w:hAnsi="Times New Roman"/>
            <w:color w:val="000000"/>
            <w:sz w:val="22"/>
          </w:rPr>
          <w:t xml:space="preserve"> affirmative vote (or</w:t>
        </w:r>
      </w:ins>
      <w:r>
        <w:rPr>
          <w:rFonts w:ascii="Times New Roman" w:hAnsi="Times New Roman"/>
          <w:color w:val="000000"/>
          <w:sz w:val="22"/>
        </w:rPr>
        <w:t xml:space="preserve"> written consent</w:t>
      </w:r>
      <w:ins w:id="9724" w:author="Ashford Blake LLP" w:date="2026-10-16T09:00:00Z">
        <w:r>
          <w:rPr>
            <w:rFonts w:ascii="Times New Roman" w:hAnsi="Times New Roman"/>
            <w:color w:val="000000"/>
            <w:sz w:val="22"/>
          </w:rPr>
          <w:t xml:space="preserve">)</w:t>
        </w:r>
      </w:ins>
      <w:r>
        <w:rPr>
          <w:rFonts w:ascii="Times New Roman" w:hAnsi="Times New Roman"/>
          <w:color w:val="000000"/>
          <w:sz w:val="22"/>
        </w:rPr>
        <w:t xml:space="preserve"> of</w:t>
      </w:r>
      <w:ins w:id="9723" w:author="Ashford Blake LLP" w:date="2026-10-16T09:00:00Z">
        <w:r>
          <w:rPr>
            <w:rFonts w:ascii="Times New Roman" w:hAnsi="Times New Roman"/>
            <w:color w:val="000000"/>
            <w:sz w:val="22"/>
          </w:rPr>
          <w:t xml:space="preserve"> Limited</w:t>
        </w:r>
      </w:ins>
      <w:r>
        <w:rPr>
          <w:rFonts w:ascii="Times New Roman" w:hAnsi="Times New Roman"/>
          <w:color w:val="000000"/>
          <w:sz w:val="22"/>
        </w:rPr>
        <w:t xml:space="preserve"> Partners holding at least </w:t>
      </w:r>
      <w:del w:id="9721" w:author="Ashford Blake LLP" w:date="2026-10-16T09:00:00Z">
        <w:r>
          <w:rPr>
            <w:rFonts w:ascii="Times New Roman" w:hAnsi="Times New Roman"/>
            <w:color w:val="000000"/>
            <w:sz w:val="22"/>
          </w:rPr>
          <w:delText xml:space="preserve">seventy-five</w:delText>
        </w:r>
      </w:del>
      <w:ins w:id="9722" w:author="Ashford Blake LLP" w:date="2026-10-16T09:00:00Z">
        <w:r>
          <w:rPr>
            <w:rFonts w:ascii="Times New Roman" w:hAnsi="Times New Roman"/>
            <w:color w:val="000000"/>
            <w:sz w:val="22"/>
          </w:rPr>
          <w:t xml:space="preserve">eighty</w:t>
        </w:r>
      </w:ins>
      <w:r>
        <w:rPr>
          <w:rFonts w:ascii="Times New Roman" w:hAnsi="Times New Roman"/>
          <w:color w:val="000000"/>
          <w:sz w:val="22"/>
        </w:rPr>
        <w:t xml:space="preserve"> percent (</w:t>
      </w:r>
      <w:del w:id="9719" w:author="Ashford Blake LLP" w:date="2026-10-16T09:00:00Z">
        <w:r>
          <w:rPr>
            <w:rFonts w:ascii="Times New Roman" w:hAnsi="Times New Roman"/>
            <w:color w:val="000000"/>
            <w:sz w:val="22"/>
          </w:rPr>
          <w:delText xml:space="preserve">75%</w:delText>
        </w:r>
      </w:del>
      <w:ins w:id="9720" w:author="Ashford Blake LLP" w:date="2026-10-16T09:00:00Z">
        <w:r>
          <w:rPr>
            <w:rFonts w:ascii="Times New Roman" w:hAnsi="Times New Roman"/>
            <w:color w:val="000000"/>
            <w:sz w:val="22"/>
          </w:rPr>
          <w:t xml:space="preserve">80%</w:t>
        </w:r>
      </w:ins>
      <w:r>
        <w:rPr>
          <w:rFonts w:ascii="Times New Roman" w:hAnsi="Times New Roman"/>
          <w:color w:val="000000"/>
          <w:sz w:val="22"/>
        </w:rPr>
        <w:t xml:space="preserve">) in Interest of all </w:t>
      </w:r>
      <w:ins w:id="9718" w:author="Ashford Blake LLP" w:date="2026-10-16T09:00:00Z">
        <w:r>
          <w:rPr>
            <w:rFonts w:ascii="Times New Roman" w:hAnsi="Times New Roman"/>
            <w:color w:val="000000"/>
            <w:sz w:val="22"/>
          </w:rPr>
          <w:t xml:space="preserve">Limited </w:t>
        </w:r>
      </w:ins>
      <w:r>
        <w:rPr>
          <w:rFonts w:ascii="Times New Roman" w:hAnsi="Times New Roman"/>
          <w:color w:val="000000"/>
          <w:sz w:val="22"/>
        </w:rPr>
        <w:t xml:space="preserve">Partners;</w:t>
      </w:r>
    </w:p>
    <w:p>
      <w:pPr>
        <w:spacing w:line="276" w:lineRule="auto" w:before="0" w:after="120"/>
        <w:ind w:left="432"/>
        <w:jc w:val="both"/>
      </w:pPr>
      <w:r>
        <w:rPr>
          <w:rFonts w:ascii="Times New Roman" w:hAnsi="Times New Roman"/>
          <w:color w:val="000000"/>
          <w:sz w:val="22"/>
        </w:rPr>
        <w:t xml:space="preserve">(c) the removal of the General Partner pursuant to Article X </w:t>
      </w:r>
      <w:del w:id="9729" w:author="Ashford Blake LLP" w:date="2026-10-16T09:00:00Z">
        <w:r>
          <w:rPr>
            <w:rFonts w:ascii="Times New Roman" w:hAnsi="Times New Roman"/>
            <w:color w:val="000000"/>
            <w:sz w:val="22"/>
          </w:rPr>
          <w:delText xml:space="preserve">if</w:delText>
        </w:r>
      </w:del>
      <w:ins w:id="9730" w:author="Ashford Blake LLP" w:date="2026-10-16T09:00:00Z">
        <w:r>
          <w:rPr>
            <w:rFonts w:ascii="Times New Roman" w:hAnsi="Times New Roman"/>
            <w:color w:val="000000"/>
            <w:sz w:val="22"/>
          </w:rPr>
          <w:t xml:space="preserve">without</w:t>
        </w:r>
      </w:ins>
      <w:r>
        <w:rPr>
          <w:rFonts w:ascii="Times New Roman" w:hAnsi="Times New Roman"/>
          <w:color w:val="000000"/>
          <w:sz w:val="22"/>
        </w:rPr>
        <w:t xml:space="preserve"> </w:t>
      </w:r>
      <w:del w:id="9727" w:author="Ashford Blake LLP" w:date="2026-10-16T09:00:00Z">
        <w:r>
          <w:rPr>
            <w:rFonts w:ascii="Times New Roman" w:hAnsi="Times New Roman"/>
            <w:color w:val="000000"/>
            <w:sz w:val="22"/>
          </w:rPr>
          <w:delText xml:space="preserve">no</w:delText>
        </w:r>
      </w:del>
      <w:ins w:id="9728" w:author="Ashford Blake LLP" w:date="2026-10-16T09:00:00Z">
        <w:r>
          <w:rPr>
            <w:rFonts w:ascii="Times New Roman" w:hAnsi="Times New Roman"/>
            <w:color w:val="000000"/>
            <w:sz w:val="22"/>
          </w:rPr>
          <w:t xml:space="preserve">the election of a</w:t>
        </w:r>
      </w:ins>
      <w:r>
        <w:rPr>
          <w:rFonts w:ascii="Times New Roman" w:hAnsi="Times New Roman"/>
          <w:color w:val="000000"/>
          <w:sz w:val="22"/>
        </w:rPr>
        <w:t xml:space="preserve"> successor General Partner </w:t>
      </w:r>
      <w:del w:id="9726" w:author="Ashford Blake LLP" w:date="2026-10-16T09:00:00Z">
        <w:r>
          <w:rPr>
            <w:rFonts w:ascii="Times New Roman" w:hAnsi="Times New Roman"/>
            <w:color w:val="000000"/>
            <w:sz w:val="22"/>
          </w:rPr>
          <w:delText xml:space="preserve">is elected </w:delText>
        </w:r>
      </w:del>
      <w:r>
        <w:rPr>
          <w:rFonts w:ascii="Times New Roman" w:hAnsi="Times New Roman"/>
          <w:color w:val="000000"/>
          <w:sz w:val="22"/>
        </w:rPr>
        <w:t xml:space="preserve">within one hundred twenty (120) days following the effective date of such removal;</w:t>
      </w:r>
    </w:p>
    <w:p>
      <w:pPr>
        <w:spacing w:line="276" w:lineRule="auto" w:before="0" w:after="120"/>
        <w:ind w:left="432"/>
        <w:jc w:val="both"/>
      </w:pPr>
      <w:r>
        <w:rPr>
          <w:rFonts w:ascii="Times New Roman" w:hAnsi="Times New Roman"/>
          <w:color w:val="000000"/>
          <w:sz w:val="22"/>
        </w:rPr>
        <w:t>(d) the entry of a judicial decree of dissolution under the DRULPA; or</w:t>
      </w:r>
    </w:p>
    <w:p>
      <w:pPr>
        <w:spacing w:line="276" w:lineRule="auto" w:before="0" w:after="120"/>
        <w:ind w:left="432"/>
        <w:jc w:val="both"/>
      </w:pPr>
      <w:r>
        <w:rPr>
          <w:rFonts w:ascii="Times New Roman" w:hAnsi="Times New Roman"/>
          <w:color w:val="000000"/>
          <w:sz w:val="22"/>
        </w:rPr>
        <w:t>(e) the occurrence of any other event requiring the dissolution of the Partnership under the DRULPA that is not cured or waived in accordance with the DRULPA.</w:t>
      </w:r>
    </w:p>
    <w:p>
      <w:pPr>
        <w:spacing w:line="276" w:lineRule="auto" w:before="0" w:after="120"/>
        <w:jc w:val="both"/>
      </w:pPr>
      <w:r>
        <w:rPr>
          <w:rFonts w:ascii="Times New Roman" w:hAnsi="Times New Roman"/>
          <w:color w:val="000000"/>
          <w:sz w:val="22"/>
        </w:rPr>
        <w:t>The dissolution of the Partnership shall be effective on the date on which the applicable event occurs, but the Partnership shall not terminate until its affairs have been wound up and its assets distributed in accordance with this Agreement and the DRULPA.</w:t>
      </w:r>
    </w:p>
    <w:p>
      <w:pPr>
        <w:keepNext/>
        <w:spacing w:line="276" w:lineRule="auto" w:before="360" w:after="120"/>
        <w:jc w:val="left"/>
      </w:pPr>
      <w:r>
        <w:rPr>
          <w:rFonts w:ascii="Times New Roman" w:hAnsi="Times New Roman"/>
          <w:b/>
          <w:color w:val="000000"/>
          <w:sz w:val="22"/>
          <w:u w:val="single"/>
        </w:rPr>
        <w:t>Section 13.3 — Winding Up</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dissolution of the Partnership, the General Partner (or, if there is no General Partner, a liquidating trustee appointed by a majority in Interest of all Limited Partners) shall proceed to wind up the affairs of the Partnership and to liquidate the assets of the Partnership in an orderly manner, consistent with maximizing value for the Partners.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winding up of the Partnership shall include: (i) the sale or other disposition of all Portfolio Investments; (ii) the collection of all receivables; (iii) the payment (or provision for payment) of all debts, liabilities, and obligations of the Partnership; and (iv) the distribution of the remaining assets to the Partners in accordance with Section 13.4.</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(or liquidating trustee) shall cause the Accounting Firm (Graystone Whitaker LLP) to prepare a final accounting of the Partnership, including a final determination of each Partner's Capital Account, within one hundred twenty (120) days following the completion of the winding-up process.</w:t>
      </w:r>
    </w:p>
    <w:p>
      <w:pPr>
        <w:keepNext/>
        <w:spacing w:line="276" w:lineRule="auto" w:before="360" w:after="120"/>
        <w:jc w:val="left"/>
      </w:pPr>
      <w:r>
        <w:rPr>
          <w:rFonts w:ascii="Times New Roman" w:hAnsi="Times New Roman"/>
          <w:b/>
          <w:color w:val="000000"/>
          <w:sz w:val="22"/>
          <w:u w:val="single"/>
        </w:rPr>
        <w:t>Section 13.4 — Distributions Upon Dissolution</w:t>
      </w:r>
    </w:p>
    <w:p>
      <w:pPr>
        <w:spacing w:line="276" w:lineRule="auto" w:before="0" w:after="120"/>
        <w:jc w:val="both"/>
      </w:pPr>
      <w:r>
        <w:rPr>
          <w:rFonts w:ascii="Times New Roman" w:hAnsi="Times New Roman"/>
          <w:color w:val="000000"/>
          <w:sz w:val="22"/>
        </w:rPr>
        <w:t>Upon dissolution of the Partnership, after payment (or provision for payment) of all debts, liabilities, and obligations of the Partnership and the establishment of such reserves for contingent liabilities as the General Partner (or liquidating trustee) deems reasonably necessary, the remaining assets of the Partnership shall be distributed to the Partners in the following order of priority:</w:t>
      </w:r>
    </w:p>
    <w:p>
      <w:pPr>
        <w:spacing w:line="276" w:lineRule="auto" w:before="0" w:after="120"/>
        <w:ind w:left="432"/>
        <w:jc w:val="both"/>
      </w:pPr>
      <w:r>
        <w:rPr>
          <w:rFonts w:ascii="Times New Roman" w:hAnsi="Times New Roman"/>
          <w:color w:val="000000"/>
          <w:sz w:val="22"/>
        </w:rPr>
        <w:t>(a) First, to the payment of any remaining debts and liabilities of the Partnership (including amounts owed to Partners in their capacities as creditors of the Partnership);</w:t>
      </w:r>
    </w:p>
    <w:p>
      <w:pPr>
        <w:spacing w:line="276" w:lineRule="auto" w:before="0" w:after="120"/>
        <w:ind w:left="432"/>
        <w:jc w:val="both"/>
      </w:pPr>
      <w:r>
        <w:rPr>
          <w:rFonts w:ascii="Times New Roman" w:hAnsi="Times New Roman"/>
          <w:color w:val="000000"/>
          <w:sz w:val="22"/>
        </w:rPr>
        <w:t>(b) Second, to the establishment of reasonable reserves for contingent liabilities, which reserves shall be distributed to the Partners upon resolution of such contingencies;</w:t>
      </w:r>
    </w:p>
    <w:p>
      <w:pPr>
        <w:spacing w:line="276" w:lineRule="auto" w:before="0" w:after="120"/>
        <w:ind w:left="432"/>
        <w:jc w:val="both"/>
      </w:pPr>
      <w:r>
        <w:rPr>
          <w:rFonts w:ascii="Times New Roman" w:hAnsi="Times New Roman"/>
          <w:color w:val="000000"/>
          <w:sz w:val="22"/>
        </w:rPr>
        <w:t xml:space="preserve">(c) Third, to the Partners in accordance with the</w:t>
      </w:r>
      <w:ins w:id="9731" w:author="Ashford Blake LLP" w:date="2026-10-16T09:00:00Z">
        <w:r>
          <w:rPr>
            <w:rFonts w:ascii="Times New Roman" w:hAnsi="Times New Roman"/>
            <w:color w:val="000000"/>
            <w:sz w:val="22"/>
          </w:rPr>
          <w:t xml:space="preserve"> whole-fund</w:t>
        </w:r>
      </w:ins>
      <w:r>
        <w:rPr>
          <w:rFonts w:ascii="Times New Roman" w:hAnsi="Times New Roman"/>
          <w:color w:val="000000"/>
          <w:sz w:val="22"/>
        </w:rPr>
        <w:t xml:space="preserve"> waterfall set forth in Section 7.2, applied on a cumulative, aggregate basis across all Realized Investments and all remaining Portfolio Investments (valued at fair market value for in-kind distributions), and after giving effect to the final Clawback obligation set forth in Section 7.6.</w:t>
      </w:r>
    </w:p>
    <w:p>
      <w:pPr>
        <w:keepNext/>
        <w:spacing w:line="276" w:lineRule="auto" w:before="360" w:after="120"/>
        <w:jc w:val="left"/>
      </w:pPr>
      <w:r>
        <w:rPr>
          <w:rFonts w:ascii="Times New Roman" w:hAnsi="Times New Roman"/>
          <w:b/>
          <w:color w:val="000000"/>
          <w:sz w:val="22"/>
          <w:u w:val="single"/>
        </w:rPr>
        <w:t>Section 13.5 — Cancellation of Certificate</w:t>
      </w:r>
    </w:p>
    <w:p>
      <w:pPr>
        <w:spacing w:line="276" w:lineRule="auto" w:before="0" w:after="120"/>
        <w:jc w:val="both"/>
      </w:pPr>
      <w:r>
        <w:rPr>
          <w:rFonts w:ascii="Times New Roman" w:hAnsi="Times New Roman"/>
          <w:color w:val="000000"/>
          <w:sz w:val="22"/>
        </w:rPr>
        <w:t>Upon the completion of the winding up of the Partnership and the distribution of all assets of the Partnership to the Partners, the General Partner (or liquidating trustee) shall cause the Certificate to be cancelled by filing a certificate of cancellation with the Office of the Secretary of State of the State of Delaware, Division of Corporations, in accordance with the DRULPA.</w:t>
      </w:r>
    </w:p>
    <w:p>
      <w:r>
        <w:br w:type="page"/>
      </w:r>
    </w:p>
    <w:p>
      <w:pPr>
        <w:keepNext/>
        <w:spacing w:line="276" w:lineRule="auto" w:before="120" w:after="240"/>
        <w:jc w:val="center"/>
      </w:pPr>
      <w:r>
        <w:rPr>
          <w:rFonts w:ascii="Times New Roman" w:hAnsi="Times New Roman"/>
          <w:b/>
          <w:color w:val="000000"/>
          <w:sz w:val="28"/>
          <w:u w:val="single"/>
        </w:rPr>
        <w:t>ARTICLE XIV — TRANSFERS OF PARTNERSHIP INTERESTS</w:t>
      </w:r>
    </w:p>
    <w:p>
      <w:pPr>
        <w:keepNext/>
        <w:spacing w:line="276" w:lineRule="auto" w:before="360" w:after="120"/>
        <w:jc w:val="left"/>
      </w:pPr>
      <w:r>
        <w:rPr>
          <w:rFonts w:ascii="Times New Roman" w:hAnsi="Times New Roman"/>
          <w:b/>
          <w:color w:val="000000"/>
          <w:sz w:val="22"/>
          <w:u w:val="single"/>
        </w:rPr>
        <w:t>Section 14.1 — Restrictions on Transfer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del w:id="9732" w:author="Ashford Blake LLP" w:date="2026-10-16T09:00:00Z">
        <w:r>
          <w:rPr>
            <w:rFonts w:ascii="Times New Roman" w:hAnsi="Times New Roman"/>
            <w:color w:val="000000"/>
            <w:sz w:val="22"/>
          </w:rPr>
          <w:delText xml:space="preserve">No</w:delText>
        </w:r>
      </w:del>
      <w:ins w:id="9733" w:author="Ashford Blake LLP" w:date="2026-10-16T09:00:00Z">
        <w:r>
          <w:rPr>
            <w:rFonts w:ascii="Times New Roman" w:hAnsi="Times New Roman"/>
            <w:color w:val="000000"/>
            <w:sz w:val="22"/>
          </w:rPr>
          <w:t xml:space="preserve">Except as provided in Section 14.1(d), no</w:t>
        </w:r>
      </w:ins>
      <w:r>
        <w:rPr>
          <w:rFonts w:ascii="Times New Roman" w:hAnsi="Times New Roman"/>
          <w:color w:val="000000"/>
          <w:sz w:val="22"/>
        </w:rPr>
        <w:t xml:space="preserve"> Limited Partner may sell, assign, transfer, pledge, hypothecate, encumber, or otherwise dispose of (each, a "Transfer") all or any portion of its Interest (or any economic or other rights therein) without the prior written consent of the General Partner, which consent may be withheld in the General Partner's sole and absolute discretion.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purported Transfer in violation of this Section 14.1 shall be null and void and of no force or effect, and the Partnership shall not recognize any such purported Transfer or admit any purported transferee as a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restrictions on Transfer set forth in this Article XIV are intended to ensure compliance with applicable securities laws, to preserve the Partnership's tax classification, and to protect the interests of the Partners. Each Limited Partner acknowledges that these restrictions are reasonable and necessary for the foregoing purposes.</w:t>
      </w:r>
    </w:p>
    <w:p>
      <w:pPr>
        <w:spacing w:line="276" w:lineRule="auto" w:before="0" w:after="120"/>
        <w:jc w:val="both"/>
        <w:rPr>
          <w:ins w:id="9734" w:author="Ashford Blake LLP" w:date="2026-10-16T09:00:00Z"/>
        </w:rPr>
      </w:pPr>
      <w:ins w:id="9735" w:author="Ashford Blake LLP" w:date="2026-10-16T09:00:00Z">
        <w:r>
          <w:rPr>
            <w:rFonts w:ascii="Times New Roman" w:hAnsi="Times New Roman"/>
            <w:b/>
            <w:color w:val="000000"/>
            <w:sz w:val="22"/>
          </w:rPr>
          <w:t xml:space="preserve">(d)</w:t>
        </w:r>
        <w:r>
          <w:rPr>
            <w:rFonts w:ascii="Times New Roman" w:hAnsi="Times New Roman"/>
            <w:color w:val="000000"/>
            <w:sz w:val="22"/>
          </w:rPr>
          <w:t xml:space="preserve"> Notwithstanding Sections 14.1(a) and 14.2(a), a Limited Partner may Transfer all or any portion of its Interest to an Affiliate of such Limited Partner without the consent of the General Partner, subject to (i) not less than [ten (10)] Business Days’ prior written notice to the General Partner, (ii) compliance with applicable federal and state securities laws (including the restrictions of Regulation D and Rule 144 under the Securities Act) and applicable tax requirements, and (iii) satisfaction of the other conditions set forth in Section 14.2 [(provided that the General Partner may waive the opinions described in Sections 14.2(c) and 14.2(d))]. [Any such Affiliate transferee shall be admitted as a substitute Limited Partner without further consent of the General Partner.]</w:t>
        </w:r>
      </w:ins>
    </w:p>
    <w:p>
      <w:pPr>
        <w:spacing w:line="276" w:lineRule="auto" w:before="0" w:after="120"/>
        <w:jc w:val="both"/>
        <w:rPr>
          <w:ins w:id="9736" w:author="Ashford Blake LLP" w:date="2026-10-16T09:00:00Z"/>
        </w:rPr>
      </w:pPr>
      <w:ins w:id="9737" w:author="Ashford Blake LLP" w:date="2026-10-16T09:00:00Z">
        <w:r>
          <w:rPr>
            <w:rFonts w:ascii="Times New Roman" w:hAnsi="Times New Roman"/>
            <w:b/>
            <w:color w:val="000000"/>
            <w:sz w:val="22"/>
          </w:rPr>
          <w:t xml:space="preserve">(e)</w:t>
        </w:r>
        <w:r>
          <w:rPr>
            <w:rFonts w:ascii="Times New Roman" w:hAnsi="Times New Roman"/>
            <w:color w:val="000000"/>
            <w:sz w:val="22"/>
          </w:rPr>
          <w:t xml:space="preserve"> The General Partner may, in its discretion, establish secondary transfer programs or otherwise facilitate secondary market transactions in Interests, in each case in compliance with applicable federal and state securities laws.</w:t>
        </w:r>
      </w:ins>
    </w:p>
    <w:p>
      <w:pPr>
        <w:spacing w:line="276" w:lineRule="auto" w:before="0" w:after="120"/>
        <w:jc w:val="both"/>
        <w:rPr>
          <w:ins w:id="9738" w:author="Ashford Blake LLP" w:date="2026-10-16T09:00:00Z"/>
        </w:rPr>
      </w:pPr>
      <w:ins w:id="9739" w:author="Ashford Blake LLP" w:date="2026-10-16T09:00:00Z">
        <w:r>
          <w:rPr>
            <w:rFonts w:ascii="Times New Roman" w:hAnsi="Times New Roman"/>
            <w:b/>
            <w:i/>
            <w:color w:val="000000"/>
            <w:sz w:val="22"/>
            <w:highlight w:val="yellow"/>
          </w:rPr>
          <w:t xml:space="preserve">[Partner Note 30 — Affiliate transfers: </w:t>
        </w:r>
        <w:r>
          <w:rPr>
            <w:rFonts w:ascii="Times New Roman" w:hAnsi="Times New Roman"/>
            <w:i/>
            <w:color w:val="000000"/>
            <w:sz w:val="22"/>
            <w:highlight w:val="yellow"/>
          </w:rPr>
          <w:t xml:space="preserve">The Term Sheet permits Affiliate transfers "without GP consent, subject to compliance with applicable securities laws and tax requirements." We have retained the other Section 14.2 conditions (other than GP consent) to protect against publicly traded partnership, ERISA 25% and Investment Company Act issues, with bracketed GP waiver of the legal opinions. Please confirm whether the control-based "Affiliate" definition should be expanded for public pension and sovereign investors (e.g., successor plans or entities under common management).</w:t>
        </w:r>
        <w:r>
          <w:rPr>
            <w:rFonts w:ascii="Times New Roman" w:hAnsi="Times New Roman"/>
            <w:b/>
            <w:i/>
            <w:color w:val="000000"/>
            <w:sz w:val="22"/>
            <w:highlight w:val="yellow"/>
          </w:rPr>
          <w:t xml:space="preserve">]</w:t>
        </w:r>
      </w:ins>
    </w:p>
    <w:p>
      <w:pPr>
        <w:keepNext/>
        <w:spacing w:line="276" w:lineRule="auto" w:before="360" w:after="120"/>
        <w:jc w:val="left"/>
      </w:pPr>
      <w:r>
        <w:rPr>
          <w:rFonts w:ascii="Times New Roman" w:hAnsi="Times New Roman"/>
          <w:b/>
          <w:color w:val="000000"/>
          <w:sz w:val="22"/>
          <w:u w:val="single"/>
        </w:rPr>
        <w:t>Section 14.2 — Conditions to Transfer</w:t>
      </w:r>
    </w:p>
    <w:p>
      <w:pPr>
        <w:spacing w:line="276" w:lineRule="auto" w:before="0" w:after="120"/>
        <w:jc w:val="both"/>
      </w:pPr>
      <w:r>
        <w:rPr>
          <w:rFonts w:ascii="Times New Roman" w:hAnsi="Times New Roman"/>
          <w:color w:val="000000"/>
          <w:sz w:val="22"/>
        </w:rPr>
        <w:t>No Transfer of an Interest (or any portion thereof) shall be effective unless and until all of the following conditions have been satisfied:</w:t>
      </w:r>
    </w:p>
    <w:p>
      <w:pPr>
        <w:spacing w:line="276" w:lineRule="auto" w:before="0" w:after="120"/>
        <w:ind w:left="432"/>
        <w:jc w:val="both"/>
      </w:pPr>
      <w:r>
        <w:rPr>
          <w:rFonts w:ascii="Times New Roman" w:hAnsi="Times New Roman"/>
          <w:color w:val="000000"/>
          <w:sz w:val="22"/>
        </w:rPr>
        <w:t xml:space="preserve">(a)</w:t>
      </w:r>
      <w:ins w:id="9740" w:author="Ashford Blake LLP" w:date="2026-10-16T09:00:00Z">
        <w:r>
          <w:rPr>
            <w:rFonts w:ascii="Times New Roman" w:hAnsi="Times New Roman"/>
            <w:color w:val="000000"/>
            <w:sz w:val="22"/>
          </w:rPr>
          <w:t xml:space="preserve"> except in the case of a Transfer permitted under Section 14.1(d),</w:t>
        </w:r>
      </w:ins>
      <w:r>
        <w:rPr>
          <w:rFonts w:ascii="Times New Roman" w:hAnsi="Times New Roman"/>
          <w:color w:val="000000"/>
          <w:sz w:val="22"/>
        </w:rPr>
        <w:t xml:space="preserve"> the General Partner has consented to such Transfer in writing;</w:t>
      </w:r>
    </w:p>
    <w:p>
      <w:pPr>
        <w:spacing w:line="276" w:lineRule="auto" w:before="0" w:after="120"/>
        <w:ind w:left="432"/>
        <w:jc w:val="both"/>
      </w:pPr>
      <w:r>
        <w:rPr>
          <w:rFonts w:ascii="Times New Roman" w:hAnsi="Times New Roman"/>
          <w:color w:val="000000"/>
          <w:sz w:val="22"/>
        </w:rPr>
        <w:t>(b) the transferee has demonstrated to the reasonable satisfaction of the General Partner that it meets the suitability requirements applicable to Limited Partners, including that it is an "accredited investor" within the meaning of Regulation D under the Securities Act and a "qualified purchaser" within the meaning of Section 2(a)(51) of the Investment Company Act of 1940;</w:t>
      </w:r>
    </w:p>
    <w:p>
      <w:pPr>
        <w:spacing w:line="276" w:lineRule="auto" w:before="0" w:after="120"/>
        <w:ind w:left="432"/>
        <w:jc w:val="both"/>
      </w:pPr>
      <w:r>
        <w:rPr>
          <w:rFonts w:ascii="Times New Roman" w:hAnsi="Times New Roman"/>
          <w:color w:val="000000"/>
          <w:sz w:val="22"/>
        </w:rPr>
        <w:t>(c) the General Partner has received, at the expense of the transferring Limited Partner, a legal opinion from counsel reasonably satisfactory to the General Partner to the effect that such Transfer (i) is exempt from registration under the Securities Act and applicable state securities laws, and (ii) will not cause the Partnership to be treated as a "publicly traded partnership" within the meaning of Section 7704 of the Code or result in a termination of the Partnership under Section 708 of the Code;</w:t>
      </w:r>
    </w:p>
    <w:p>
      <w:pPr>
        <w:spacing w:line="276" w:lineRule="auto" w:before="0" w:after="120"/>
        <w:ind w:left="432"/>
        <w:jc w:val="both"/>
      </w:pPr>
      <w:r>
        <w:rPr>
          <w:rFonts w:ascii="Times New Roman" w:hAnsi="Times New Roman"/>
          <w:color w:val="000000"/>
          <w:sz w:val="22"/>
        </w:rPr>
        <w:t>(d) the General Partner has received, at the expense of the transferring Limited Partner, a legal opinion from tax counsel reasonably satisfactory to the General Partner to the effect that such Transfer will not result in materially adverse tax consequences to the Partnership or any Partner;</w:t>
      </w:r>
    </w:p>
    <w:p>
      <w:pPr>
        <w:spacing w:line="276" w:lineRule="auto" w:before="0" w:after="120"/>
        <w:ind w:left="432"/>
        <w:jc w:val="both"/>
      </w:pPr>
      <w:r>
        <w:rPr>
          <w:rFonts w:ascii="Times New Roman" w:hAnsi="Times New Roman"/>
          <w:color w:val="000000"/>
          <w:sz w:val="22"/>
        </w:rPr>
        <w:t>(e) the transferring Limited Partner and the transferee have executed and delivered to the General Partner such instruments and documents as the General Partner may reasonably require to effectuate such Transfer, including a Transfer Agreement in substantially the form of Schedule F;</w:t>
      </w:r>
    </w:p>
    <w:p>
      <w:pPr>
        <w:spacing w:line="276" w:lineRule="auto" w:before="0" w:after="120"/>
        <w:ind w:left="432"/>
        <w:jc w:val="both"/>
      </w:pPr>
      <w:r>
        <w:rPr>
          <w:rFonts w:ascii="Times New Roman" w:hAnsi="Times New Roman"/>
          <w:color w:val="000000"/>
          <w:sz w:val="22"/>
        </w:rPr>
        <w:t>(f) all costs and expenses incurred by the Partnership in connection with such Transfer (including legal fees and administrative expenses) have been borne by the transferring Limited Partner; and</w:t>
      </w:r>
    </w:p>
    <w:p>
      <w:pPr>
        <w:spacing w:line="276" w:lineRule="auto" w:before="0" w:after="120"/>
        <w:ind w:left="432"/>
        <w:jc w:val="both"/>
      </w:pPr>
      <w:r>
        <w:rPr>
          <w:rFonts w:ascii="Times New Roman" w:hAnsi="Times New Roman"/>
          <w:color w:val="000000"/>
          <w:sz w:val="22"/>
        </w:rPr>
        <w:t>(g) the aggregate Interest being Transferred has a fair market value of not less than five million dollars ($5,000,000) (or such lesser amount as the General Partner may approve in its discretion).</w:t>
      </w:r>
    </w:p>
    <w:p>
      <w:pPr>
        <w:keepNext/>
        <w:spacing w:line="276" w:lineRule="auto" w:before="360" w:after="120"/>
        <w:jc w:val="left"/>
      </w:pPr>
      <w:r>
        <w:rPr>
          <w:rFonts w:ascii="Times New Roman" w:hAnsi="Times New Roman"/>
          <w:b/>
          <w:color w:val="000000"/>
          <w:sz w:val="22"/>
          <w:u w:val="single"/>
        </w:rPr>
        <w:t>Section 14.3 — Substitute Limited Partners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transferee of an Interest (or any portion thereof) may be admitted to the Partnership as a substitute Limited Partner only with the prior written consent of the General Partner (which consent may be withheld in the General Partner's sole </w:t>
      </w:r>
      <w:del w:id="9742" w:author="Ashford Blake LLP" w:date="2026-10-16T09:00:00Z">
        <w:r>
          <w:rPr>
            <w:rFonts w:ascii="Times New Roman" w:hAnsi="Times New Roman"/>
            <w:color w:val="000000"/>
            <w:sz w:val="22"/>
          </w:rPr>
          <w:delText xml:space="preserve">discretion</w:delText>
        </w:r>
      </w:del>
      <w:ins w:id="9743" w:author="Ashford Blake LLP" w:date="2026-10-16T09:00:00Z">
        <w:r>
          <w:rPr>
            <w:rFonts w:ascii="Times New Roman" w:hAnsi="Times New Roman"/>
            <w:color w:val="000000"/>
            <w:sz w:val="22"/>
          </w:rPr>
          <w:t xml:space="preserve">discretion, except as provided in Section 14.1(d</w:t>
        </w:r>
      </w:ins>
      <w:r>
        <w:rPr>
          <w:rFonts w:ascii="Times New Roman" w:hAnsi="Times New Roman"/>
          <w:color w:val="000000"/>
          <w:sz w:val="22"/>
        </w:rPr>
        <w:t xml:space="preserve">)</w:t>
      </w:r>
      <w:ins w:id="9741" w:author="Ashford Blake LLP" w:date="2026-10-16T09:00:00Z">
        <w:r>
          <w:rPr>
            <w:rFonts w:ascii="Times New Roman" w:hAnsi="Times New Roman"/>
            <w:color w:val="000000"/>
            <w:sz w:val="22"/>
          </w:rPr>
          <w:t xml:space="preserve">)</w:t>
        </w:r>
      </w:ins>
      <w:r>
        <w:rPr>
          <w:rFonts w:ascii="Times New Roman" w:hAnsi="Times New Roman"/>
          <w:color w:val="000000"/>
          <w:sz w:val="22"/>
        </w:rPr>
        <w:t xml:space="preserve"> and upon satisfaction of all conditions set forth in Section 14.2.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admission as a substitute Limited Partner, the transferee shall succeed to the Interest (or portion thereof) of the transferring Limited Partner and shall assume all obligations and liabilities of the transferring Limited Partner with respect to such Interest (including the obligation to fund unfunded Capital Commitments).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transferring Limited Partner shall be released from its obligations under this Agreement only to the extent of the unfunded Capital Commitment assumed by the transferee. The transferring Limited Partner shall remain liable for any obligations that accrued prior to the date of Transfer.</w:t>
      </w:r>
    </w:p>
    <w:p>
      <w:pPr>
        <w:keepNext/>
        <w:spacing w:line="276" w:lineRule="auto" w:before="360" w:after="120"/>
        <w:jc w:val="left"/>
      </w:pPr>
      <w:r>
        <w:rPr>
          <w:rFonts w:ascii="Times New Roman" w:hAnsi="Times New Roman"/>
          <w:b/>
          <w:color w:val="000000"/>
          <w:sz w:val="22"/>
          <w:u w:val="single"/>
        </w:rPr>
        <w:t>Section 14.4 — Transfers by Operation of Law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the event of the death, bankruptcy, insolvency, or legal incapacity of any Limited Partner (or, in the case of a Limited Partner that is an entity, the dissolution, liquidation, or termination of such entity), the legal representative, successor, or assign of such Limited Partner shall be bound by the terms of this Agreement and shall succeed to the Interest of such Limited Partner, subject to compliance with the Transfer conditions set forth in Section 14.2 (to the extent applicable).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Partnership shall recognize the Transfer of an Interest by operation of law upon receipt of satisfactory evidence of such Transfer and compliance with such conditions as the General Partner may reasonably impose.</w:t>
      </w:r>
    </w:p>
    <w:p>
      <w:pPr>
        <w:keepNext/>
        <w:spacing w:line="276" w:lineRule="auto" w:before="360" w:after="120"/>
        <w:jc w:val="left"/>
      </w:pPr>
      <w:r>
        <w:rPr>
          <w:rFonts w:ascii="Times New Roman" w:hAnsi="Times New Roman"/>
          <w:b/>
          <w:color w:val="000000"/>
          <w:sz w:val="22"/>
          <w:u w:val="single"/>
        </w:rPr>
        <w:t>Section 14.5 — Transfers by the General Partner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not Transfer its general partnership Interest in the Partnership without the prior written consent of Limited Partners holding at least sixty-six and two-thirds percent (66⅔%) in Interest of all Limited Partners; provided that the General Partner may, without such consent, Transfer its general partnership Interest to an Affiliate of the General Partner, so long as such Affiliate assumes all obligations and liabilities of the General Partner under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change of control of the General Partner (whether by merger, sale of equity interests, or otherwise) shall be treated as a Transfer of the General Partner's Interest for purposes of this Section 14.5.</w:t>
      </w:r>
    </w:p>
    <w:p>
      <w:r>
        <w:br w:type="page"/>
      </w:r>
    </w:p>
    <w:p>
      <w:pPr>
        <w:keepNext/>
        <w:spacing w:line="276" w:lineRule="auto" w:before="120" w:after="240"/>
        <w:jc w:val="center"/>
      </w:pPr>
      <w:r>
        <w:rPr>
          <w:rFonts w:ascii="Times New Roman" w:hAnsi="Times New Roman"/>
          <w:b/>
          <w:color w:val="000000"/>
          <w:sz w:val="28"/>
          <w:u w:val="single"/>
        </w:rPr>
        <w:t>ARTICLE XV — SIDE LETTERS AND MOST FAVORED NATION RIGHTS</w:t>
      </w:r>
    </w:p>
    <w:p>
      <w:pPr>
        <w:keepNext/>
        <w:spacing w:line="276" w:lineRule="auto" w:before="360" w:after="120"/>
        <w:jc w:val="left"/>
      </w:pPr>
      <w:r>
        <w:rPr>
          <w:rFonts w:ascii="Times New Roman" w:hAnsi="Times New Roman"/>
          <w:b/>
          <w:color w:val="000000"/>
          <w:sz w:val="22"/>
          <w:u w:val="single"/>
        </w:rPr>
        <w:t>Section 15.1 — Side Letters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enter into Side Letters or other written agreements with any Limited Partner that have the effect of establishing rights under, or modifying, supplementing, or waiving the terms of, this Agreement with respect to such Limited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Side Letters may address, among other things: </w:t>
      </w:r>
      <w:ins w:id="9747" w:author="Ashford Blake LLP" w:date="2026-10-16T09:00:00Z">
        <w:r>
          <w:rPr>
            <w:rFonts w:ascii="Times New Roman" w:hAnsi="Times New Roman"/>
            <w:color w:val="000000"/>
            <w:sz w:val="22"/>
          </w:rPr>
          <w:t xml:space="preserve">MFN election rights (subject to Section 15.3); </w:t>
        </w:r>
      </w:ins>
      <w:r>
        <w:rPr>
          <w:rFonts w:ascii="Times New Roman" w:hAnsi="Times New Roman"/>
          <w:color w:val="000000"/>
          <w:sz w:val="22"/>
        </w:rPr>
        <w:t xml:space="preserve">fee </w:t>
      </w:r>
      <w:del w:id="9745" w:author="Ashford Blake LLP" w:date="2026-10-16T09:00:00Z">
        <w:r>
          <w:rPr>
            <w:rFonts w:ascii="Times New Roman" w:hAnsi="Times New Roman"/>
            <w:color w:val="000000"/>
            <w:sz w:val="22"/>
          </w:rPr>
          <w:delText xml:space="preserve">discounts or</w:delText>
        </w:r>
      </w:del>
      <w:ins w:id="9746" w:author="Ashford Blake LLP" w:date="2026-10-16T09:00:00Z">
        <w:r>
          <w:rPr>
            <w:rFonts w:ascii="Times New Roman" w:hAnsi="Times New Roman"/>
            <w:color w:val="000000"/>
            <w:sz w:val="22"/>
          </w:rPr>
          <w:t xml:space="preserve">discounts,</w:t>
        </w:r>
      </w:ins>
      <w:r>
        <w:rPr>
          <w:rFonts w:ascii="Times New Roman" w:hAnsi="Times New Roman"/>
          <w:color w:val="000000"/>
          <w:sz w:val="22"/>
        </w:rPr>
        <w:t xml:space="preserve"> fee waivers,</w:t>
      </w:r>
      <w:ins w:id="9744" w:author="Ashford Blake LLP" w:date="2026-10-16T09:00:00Z">
        <w:r>
          <w:rPr>
            <w:rFonts w:ascii="Times New Roman" w:hAnsi="Times New Roman"/>
            <w:color w:val="000000"/>
            <w:sz w:val="22"/>
          </w:rPr>
          <w:t xml:space="preserve"> or other modified fee arrangements;</w:t>
        </w:r>
      </w:ins>
      <w:r>
        <w:rPr>
          <w:rFonts w:ascii="Times New Roman" w:hAnsi="Times New Roman"/>
          <w:color w:val="000000"/>
          <w:sz w:val="22"/>
        </w:rPr>
        <w:t xml:space="preserve"> enhanced or supplemental reporting obligations, co-investment rights or preferences, excuse rights for specified categories of investments, enhanced transfer rights, opt-out rights for specific investments, and other accommodations reasonably requested by a Limited </w:t>
      </w:r>
      <w:del w:id="9748" w:author="Ashford Blake LLP" w:date="2026-10-16T09:00:00Z">
        <w:r>
          <w:rPr>
            <w:rFonts w:ascii="Times New Roman" w:hAnsi="Times New Roman"/>
            <w:color w:val="000000"/>
            <w:sz w:val="22"/>
          </w:rPr>
          <w:delText xml:space="preserve">Partner.</w:delText>
        </w:r>
      </w:del>
      <w:ins w:id="9749" w:author="Ashford Blake LLP" w:date="2026-10-16T09:00:00Z">
        <w:r>
          <w:rPr>
            <w:rFonts w:ascii="Times New Roman" w:hAnsi="Times New Roman"/>
            <w:color w:val="000000"/>
            <w:sz w:val="22"/>
          </w:rPr>
          <w:t xml:space="preserve">Partner that are consistent with the terms of this Agreement.</w:t>
        </w:r>
      </w:ins>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Side Letters are binding only on the Partnership and the relevant Limited Partner and do not modify this Agreement with respect to other Limited Partners, except to the extent of MFN elections pursuant to Section 15.3.</w:t>
      </w:r>
    </w:p>
    <w:p>
      <w:pPr>
        <w:keepNext/>
        <w:spacing w:line="276" w:lineRule="auto" w:before="360" w:after="120"/>
        <w:jc w:val="left"/>
      </w:pPr>
      <w:r>
        <w:rPr>
          <w:rFonts w:ascii="Times New Roman" w:hAnsi="Times New Roman"/>
          <w:b/>
          <w:color w:val="000000"/>
          <w:sz w:val="22"/>
          <w:u w:val="single"/>
        </w:rPr>
        <w:t>Section 15.2 — Disclosure of Side Letters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disclose the existence (but not necessarily the specific terms) of all Side Letters entered into with Limited Partners to all other Limited Partners.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written request, the General Partner shall provide any Limited Partner with a summary of the material economic terms granted in Side Letters entered into with other Limited Partners (redacted to remove the identity of the relevant Limited Partner, if requested by such Limited Partner), to the extent that such terms are eligible for MFN election pursuant to Section 15.3.</w:t>
      </w:r>
    </w:p>
    <w:p>
      <w:pPr>
        <w:keepNext/>
        <w:spacing w:line="276" w:lineRule="auto" w:before="360" w:after="120"/>
        <w:jc w:val="left"/>
      </w:pPr>
      <w:r>
        <w:rPr>
          <w:rFonts w:ascii="Times New Roman" w:hAnsi="Times New Roman"/>
          <w:b/>
          <w:color w:val="000000"/>
          <w:sz w:val="22"/>
          <w:u w:val="single"/>
        </w:rPr>
        <w:t>Section 15.3 — Most Favored Nation ("MFN") Elections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Within thirty (30) days after the Final Closing, the General Partner shall provide</w:t>
      </w:r>
      <w:ins w:id="9751" w:author="Ashford Blake LLP" w:date="2026-10-16T09:00:00Z">
        <w:r>
          <w:rPr>
            <w:rFonts w:ascii="Times New Roman" w:hAnsi="Times New Roman"/>
            <w:color w:val="000000"/>
            <w:sz w:val="22"/>
          </w:rPr>
          <w:t xml:space="preserve"> each MFN Eligible Limited Partner (being</w:t>
        </w:r>
      </w:ins>
      <w:r>
        <w:rPr>
          <w:rFonts w:ascii="Times New Roman" w:hAnsi="Times New Roman"/>
          <w:color w:val="000000"/>
          <w:sz w:val="22"/>
        </w:rPr>
        <w:t xml:space="preserve"> each Limited Partner </w:t>
      </w:r>
      <w:ins w:id="9750" w:author="Ashford Blake LLP" w:date="2026-10-16T09:00:00Z">
        <w:r>
          <w:rPr>
            <w:rFonts w:ascii="Times New Roman" w:hAnsi="Times New Roman"/>
            <w:color w:val="000000"/>
            <w:sz w:val="22"/>
          </w:rPr>
          <w:t xml:space="preserve">whose Capital Commitment is seventy-five million dollars ($75,000,000) or more) </w:t>
        </w:r>
      </w:ins>
      <w:r>
        <w:rPr>
          <w:rFonts w:ascii="Times New Roman" w:hAnsi="Times New Roman"/>
          <w:color w:val="000000"/>
          <w:sz w:val="22"/>
        </w:rPr>
        <w:t xml:space="preserve">with a summary of the material terms of all Side Letters entered into with other Limited Partners (the "MFN Summary").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w:t>
      </w:r>
      <w:ins w:id="9752" w:author="Ashford Blake LLP" w:date="2026-10-16T09:00:00Z">
        <w:r>
          <w:rPr>
            <w:rFonts w:ascii="Times New Roman" w:hAnsi="Times New Roman"/>
            <w:color w:val="000000"/>
            <w:sz w:val="22"/>
          </w:rPr>
          <w:t xml:space="preserve"> MFN Eligible</w:t>
        </w:r>
      </w:ins>
      <w:r>
        <w:rPr>
          <w:rFonts w:ascii="Times New Roman" w:hAnsi="Times New Roman"/>
          <w:color w:val="000000"/>
          <w:sz w:val="22"/>
        </w:rPr>
        <w:t xml:space="preserve"> Limited Partner shall have the right, within thirty (30) days of receiving the MFN Summary (the "MFN Election Period"), to elect to receive the benefit of any or all terms contained in any Side Letter entered into with any other Limited Partner </w:t>
      </w:r>
      <w:ins w:id="9754" w:author="Ashford Blake LLP" w:date="2026-10-16T09:00:00Z">
        <w:r>
          <w:rPr>
            <w:rFonts w:ascii="Times New Roman" w:hAnsi="Times New Roman"/>
            <w:color w:val="000000"/>
            <w:sz w:val="22"/>
          </w:rPr>
          <w:t xml:space="preserve">[</w:t>
        </w:r>
      </w:ins>
      <w:r>
        <w:rPr>
          <w:rFonts w:ascii="Times New Roman" w:hAnsi="Times New Roman"/>
          <w:color w:val="000000"/>
          <w:sz w:val="22"/>
        </w:rPr>
        <w:t xml:space="preserve">of equal or smaller Capital Commitment</w:t>
      </w:r>
      <w:ins w:id="9753" w:author="Ashford Blake LLP" w:date="2026-10-16T09:00:00Z">
        <w:r>
          <w:rPr>
            <w:rFonts w:ascii="Times New Roman" w:hAnsi="Times New Roman"/>
            <w:color w:val="000000"/>
            <w:sz w:val="22"/>
          </w:rPr>
          <w:t xml:space="preserve">]</w:t>
        </w:r>
      </w:ins>
      <w:r>
        <w:rPr>
          <w:rFonts w:ascii="Times New Roman" w:hAnsi="Times New Roman"/>
          <w:color w:val="000000"/>
          <w:sz w:val="22"/>
        </w:rPr>
        <w:t xml:space="preserve"> (each such election, an "MFN Election").</w:t>
      </w:r>
      <w:ins w:id="9755" w:author="Ashford Blake LLP" w:date="2026-10-16T09:00:00Z">
        <w:r>
          <w:rPr>
            <w:rFonts w:ascii="Times New Roman" w:hAnsi="Times New Roman"/>
            <w:color w:val="000000"/>
            <w:sz w:val="22"/>
          </w:rPr>
          <w:t xml:space="preserve"> No Limited Partner other than an MFN Eligible Limited Partner shall be entitled to make an MFN Election.</w:t>
        </w:r>
      </w:ins>
    </w:p>
    <w:p>
      <w:pPr>
        <w:spacing w:line="276" w:lineRule="auto" w:before="0" w:after="120"/>
        <w:jc w:val="both"/>
        <w:rPr>
          <w:ins w:id="9756" w:author="Ashford Blake LLP" w:date="2026-10-16T09:00:00Z"/>
        </w:rPr>
      </w:pPr>
      <w:ins w:id="9757" w:author="Ashford Blake LLP" w:date="2026-10-16T09:00:00Z">
        <w:r>
          <w:rPr>
            <w:rFonts w:ascii="Times New Roman" w:hAnsi="Times New Roman"/>
            <w:b/>
            <w:color w:val="000000"/>
            <w:sz w:val="22"/>
          </w:rPr>
          <w:t xml:space="preserve">(c)</w:t>
        </w:r>
        <w:r>
          <w:rPr>
            <w:rFonts w:ascii="Times New Roman" w:hAnsi="Times New Roman"/>
            <w:color w:val="000000"/>
            <w:sz w:val="22"/>
          </w:rPr>
          <w:t xml:space="preserve"> Notwithstanding Section 15.3(b), the following Side Letter provisions shall be excluded from, and shall not be available for, any MFN Election: (i) tax-related provisions specific to the tax status or jurisdiction of the Limited Partner that requested such provision; (ii) regulatory accommodations specific to the regulatory requirements or jurisdiction of the Limited Partner that requested such provision; and (iii) any provision relating to membership on (or the right to appoint a member of) the Advisory Committee.</w:t>
        </w:r>
      </w:ins>
    </w:p>
    <w:p>
      <w:pPr>
        <w:spacing w:line="276" w:lineRule="auto" w:before="0" w:after="120"/>
        <w:jc w:val="both"/>
      </w:pPr>
      <w:r>
        <w:rPr>
          <w:rFonts w:ascii="Times New Roman" w:hAnsi="Times New Roman"/>
          <w:b/>
          <w:color w:val="000000"/>
          <w:sz w:val="22"/>
        </w:rPr>
        <w:t xml:space="preserve">(</w:t>
      </w:r>
      <w:del w:id="9758" w:author="Ashford Blake LLP" w:date="2026-10-16T09:00:00Z">
        <w:r>
          <w:rPr>
            <w:rFonts w:ascii="Times New Roman" w:hAnsi="Times New Roman"/>
            <w:b/>
            <w:color w:val="000000"/>
            <w:sz w:val="22"/>
          </w:rPr>
          <w:delText xml:space="preserve">c</w:delText>
        </w:r>
      </w:del>
      <w:ins w:id="9759" w:author="Ashford Blake LLP" w:date="2026-10-16T09:00:00Z">
        <w:r>
          <w:rPr>
            <w:rFonts w:ascii="Times New Roman" w:hAnsi="Times New Roman"/>
            <w:b/>
            <w:color w:val="000000"/>
            <w:sz w:val="22"/>
          </w:rPr>
          <w:t xml:space="preserve">d</w:t>
        </w:r>
      </w:ins>
      <w:r>
        <w:rPr>
          <w:rFonts w:ascii="Times New Roman" w:hAnsi="Times New Roman"/>
          <w:b/>
          <w:color w:val="000000"/>
          <w:sz w:val="22"/>
        </w:rPr>
        <w:t xml:space="preserve">)</w:t>
      </w:r>
      <w:r>
        <w:rPr>
          <w:rFonts w:ascii="Times New Roman" w:hAnsi="Times New Roman"/>
          <w:color w:val="000000"/>
          <w:sz w:val="22"/>
        </w:rPr>
        <w:t xml:space="preserve"> MFN Elections shall be effective as of the Final Closing.</w:t>
      </w:r>
    </w:p>
    <w:p>
      <w:pPr>
        <w:spacing w:line="276" w:lineRule="auto" w:before="0" w:after="120"/>
        <w:jc w:val="both"/>
      </w:pPr>
      <w:r>
        <w:rPr>
          <w:rFonts w:ascii="Times New Roman" w:hAnsi="Times New Roman"/>
          <w:b/>
          <w:color w:val="000000"/>
          <w:sz w:val="22"/>
        </w:rPr>
        <w:t xml:space="preserve">(</w:t>
      </w:r>
      <w:del w:id="9760" w:author="Ashford Blake LLP" w:date="2026-10-16T09:00:00Z">
        <w:r>
          <w:rPr>
            <w:rFonts w:ascii="Times New Roman" w:hAnsi="Times New Roman"/>
            <w:b/>
            <w:color w:val="000000"/>
            <w:sz w:val="22"/>
          </w:rPr>
          <w:delText xml:space="preserve">d</w:delText>
        </w:r>
      </w:del>
      <w:ins w:id="9761" w:author="Ashford Blake LLP" w:date="2026-10-16T09:00:00Z">
        <w:r>
          <w:rPr>
            <w:rFonts w:ascii="Times New Roman" w:hAnsi="Times New Roman"/>
            <w:b/>
            <w:color w:val="000000"/>
            <w:sz w:val="22"/>
          </w:rPr>
          <w:t xml:space="preserve">e</w:t>
        </w:r>
      </w:ins>
      <w:r>
        <w:rPr>
          <w:rFonts w:ascii="Times New Roman" w:hAnsi="Times New Roman"/>
          <w:b/>
          <w:color w:val="000000"/>
          <w:sz w:val="22"/>
        </w:rPr>
        <w:t xml:space="preserve">)</w:t>
      </w:r>
      <w:r>
        <w:rPr>
          <w:rFonts w:ascii="Times New Roman" w:hAnsi="Times New Roman"/>
          <w:color w:val="000000"/>
          <w:sz w:val="22"/>
        </w:rPr>
        <w:t xml:space="preserve"> The General Partner shall confirm each MFN Election in writing within fifteen (15) Business Days of receipt of such election, and shall promptly prepare and deliver to the electing Limited Partner a supplemental Side Letter reflecting the elected terms.</w:t>
      </w:r>
    </w:p>
    <w:p>
      <w:pPr>
        <w:spacing w:line="276" w:lineRule="auto" w:before="0" w:after="120"/>
        <w:jc w:val="both"/>
        <w:rPr>
          <w:ins w:id="9762" w:author="Ashford Blake LLP" w:date="2026-10-16T09:00:00Z"/>
        </w:rPr>
      </w:pPr>
      <w:ins w:id="9763" w:author="Ashford Blake LLP" w:date="2026-10-16T09:00:00Z">
        <w:r>
          <w:rPr>
            <w:rFonts w:ascii="Times New Roman" w:hAnsi="Times New Roman"/>
            <w:b/>
            <w:i/>
            <w:color w:val="000000"/>
            <w:sz w:val="22"/>
            <w:highlight w:val="yellow"/>
          </w:rPr>
          <w:t xml:space="preserve">[Partner Note 31 — MFN: </w:t>
        </w:r>
        <w:r>
          <w:rPr>
            <w:rFonts w:ascii="Times New Roman" w:hAnsi="Times New Roman"/>
            <w:i/>
            <w:color w:val="000000"/>
            <w:sz w:val="22"/>
            <w:highlight w:val="yellow"/>
          </w:rPr>
          <w:t xml:space="preserve">(i) Fee discounts are a permitted side letter accommodation under Term Sheet Section 16.1 and are not among the three MFN carve-outs, so absent a tiering limitation any $75 million+ Limited Partner could elect the anchors’ fee terms (Kestrel $300 million; Birchmont $200 million). The Fund III "equal or smaller Capital Commitment" tiering is retained in brackets; the Term Sheet is silent, and this is a significant economic point for the General Partner. (ii) Please confirm whether the $75 million threshold aggregates Affiliates and Limited Partners under common investment management (bracketed in the definition). (iii) The election window is tied to the Final Closing, so side letters entered into later (e.g., with transferees) are not covered. (iv) Consider the customary carve-outs for accommodations based on closing timing or size (e.g., first-close or anchor discounts), which the Term Sheet does not list.</w:t>
        </w:r>
        <w:r>
          <w:rPr>
            <w:rFonts w:ascii="Times New Roman" w:hAnsi="Times New Roman"/>
            <w:b/>
            <w:i/>
            <w:color w:val="000000"/>
            <w:sz w:val="22"/>
            <w:highlight w:val="yellow"/>
          </w:rPr>
          <w:t xml:space="preserve">]</w:t>
        </w:r>
      </w:ins>
    </w:p>
    <w:p>
      <w:r>
        <w:br w:type="page"/>
      </w:r>
    </w:p>
    <w:p>
      <w:pPr>
        <w:keepNext/>
        <w:spacing w:line="276" w:lineRule="auto" w:before="120" w:after="240"/>
        <w:jc w:val="center"/>
      </w:pPr>
      <w:r>
        <w:rPr>
          <w:rFonts w:ascii="Times New Roman" w:hAnsi="Times New Roman"/>
          <w:b/>
          <w:color w:val="000000"/>
          <w:sz w:val="28"/>
          <w:u w:val="single"/>
        </w:rPr>
        <w:t>ARTICLE XVI — EXCUSE AND EXCLUSION</w:t>
      </w:r>
    </w:p>
    <w:p>
      <w:pPr>
        <w:keepNext/>
        <w:spacing w:line="276" w:lineRule="auto" w:before="360" w:after="120"/>
        <w:jc w:val="left"/>
      </w:pPr>
      <w:r>
        <w:rPr>
          <w:rFonts w:ascii="Times New Roman" w:hAnsi="Times New Roman"/>
          <w:b/>
          <w:color w:val="000000"/>
          <w:sz w:val="22"/>
          <w:u w:val="single"/>
        </w:rPr>
        <w:t>Section 16.1 — Excuse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Limited Partner may request to be excused from participating in a particular Portfolio Investment if such Limited Partner demonstrates to the reasonable satisfaction of the </w:t>
      </w:r>
      <w:del w:id="9766" w:author="Ashford Blake LLP" w:date="2026-10-16T09:00:00Z">
        <w:r>
          <w:rPr>
            <w:rFonts w:ascii="Times New Roman" w:hAnsi="Times New Roman"/>
            <w:color w:val="000000"/>
            <w:sz w:val="22"/>
          </w:rPr>
          <w:delText xml:space="preserve">Advisory</w:delText>
        </w:r>
      </w:del>
      <w:ins w:id="9767" w:author="Ashford Blake LLP" w:date="2026-10-16T09:00:00Z">
        <w:r>
          <w:rPr>
            <w:rFonts w:ascii="Times New Roman" w:hAnsi="Times New Roman"/>
            <w:color w:val="000000"/>
            <w:sz w:val="22"/>
          </w:rPr>
          <w:t xml:space="preserve">General</w:t>
        </w:r>
      </w:ins>
      <w:r>
        <w:rPr>
          <w:rFonts w:ascii="Times New Roman" w:hAnsi="Times New Roman"/>
          <w:color w:val="000000"/>
          <w:sz w:val="22"/>
        </w:rPr>
        <w:t xml:space="preserve"> </w:t>
      </w:r>
      <w:del w:id="9764" w:author="Ashford Blake LLP" w:date="2026-10-16T09:00:00Z">
        <w:r>
          <w:rPr>
            <w:rFonts w:ascii="Times New Roman" w:hAnsi="Times New Roman"/>
            <w:color w:val="000000"/>
            <w:sz w:val="22"/>
          </w:rPr>
          <w:delText xml:space="preserve">Committee</w:delText>
        </w:r>
      </w:del>
      <w:ins w:id="9765" w:author="Ashford Blake LLP" w:date="2026-10-16T09:00:00Z">
        <w:r>
          <w:rPr>
            <w:rFonts w:ascii="Times New Roman" w:hAnsi="Times New Roman"/>
            <w:color w:val="000000"/>
            <w:sz w:val="22"/>
          </w:rPr>
          <w:t xml:space="preserve">Partner</w:t>
        </w:r>
      </w:ins>
      <w:r>
        <w:rPr>
          <w:rFonts w:ascii="Times New Roman" w:hAnsi="Times New Roman"/>
          <w:color w:val="000000"/>
          <w:sz w:val="22"/>
        </w:rPr>
        <w:t xml:space="preserve"> that participation in such Portfolio Investment would cause:</w:t>
      </w:r>
    </w:p>
    <w:p>
      <w:pPr>
        <w:spacing w:line="276" w:lineRule="auto" w:before="0" w:after="120"/>
        <w:ind w:left="432"/>
        <w:jc w:val="both"/>
      </w:pPr>
      <w:r>
        <w:rPr>
          <w:rFonts w:ascii="Times New Roman" w:hAnsi="Times New Roman"/>
          <w:color w:val="000000"/>
          <w:sz w:val="22"/>
        </w:rPr>
        <w:t>(i) a violation of applicable law, regulation, or order of any governmental authority having jurisdiction over such Limited Partner;</w:t>
      </w:r>
    </w:p>
    <w:p>
      <w:pPr>
        <w:spacing w:line="276" w:lineRule="auto" w:before="0" w:after="120"/>
        <w:ind w:left="432"/>
        <w:jc w:val="both"/>
      </w:pPr>
      <w:r>
        <w:rPr>
          <w:rFonts w:ascii="Times New Roman" w:hAnsi="Times New Roman"/>
          <w:color w:val="000000"/>
          <w:sz w:val="22"/>
        </w:rPr>
        <w:t xml:space="preserve">(ii) </w:t>
      </w:r>
      <w:del w:id="9768" w:author="Ashford Blake LLP" w:date="2026-10-16T09:00:00Z">
        <w:r>
          <w:rPr>
            <w:rFonts w:ascii="Times New Roman" w:hAnsi="Times New Roman"/>
            <w:color w:val="000000"/>
            <w:sz w:val="22"/>
          </w:rPr>
          <w:delText xml:space="preserve">a material adverse tax consequence to such Limited Partner (including, for the avoidance of doubt, the imposition of unrelated business taxable income ("UBTI") or effectively connected income ("ECI") for tax-exempt or non-U.S. Limited Partners); or</w:delText>
        </w:r>
      </w:del>
      <w:ins w:id="9769" w:author="Ashford Blake LLP" w:date="2026-10-16T09:00:00Z">
        <w:r>
          <w:rPr>
            <w:rFonts w:ascii="Times New Roman" w:hAnsi="Times New Roman"/>
            <w:color w:val="000000"/>
            <w:sz w:val="22"/>
          </w:rPr>
          <w:t xml:space="preserve">the imposition of a tax penalty on such Limited Partner [(including, for the avoidance of doubt, the imposition of unrelated business taxable income ("UBTI") or effectively connected income ("ECI") for tax-exempt or non-U.S. Limited Partners)]; or</w:t>
        </w:r>
      </w:ins>
    </w:p>
    <w:p>
      <w:pPr>
        <w:spacing w:line="276" w:lineRule="auto" w:before="0" w:after="120"/>
        <w:ind w:left="432"/>
        <w:jc w:val="both"/>
      </w:pPr>
      <w:r>
        <w:rPr>
          <w:rFonts w:ascii="Times New Roman" w:hAnsi="Times New Roman"/>
          <w:color w:val="000000"/>
          <w:sz w:val="22"/>
        </w:rPr>
        <w:t xml:space="preserve">(iii) a conflict with such Limited Partner's governing documents, charter, bylaws, </w:t>
      </w:r>
      <w:ins w:id="9772" w:author="Ashford Blake LLP" w:date="2026-10-16T09:00:00Z">
        <w:r>
          <w:rPr>
            <w:rFonts w:ascii="Times New Roman" w:hAnsi="Times New Roman"/>
            <w:color w:val="000000"/>
            <w:sz w:val="22"/>
          </w:rPr>
          <w:t xml:space="preserve">or </w:t>
        </w:r>
      </w:ins>
      <w:r>
        <w:rPr>
          <w:rFonts w:ascii="Times New Roman" w:hAnsi="Times New Roman"/>
          <w:color w:val="000000"/>
          <w:sz w:val="22"/>
        </w:rPr>
        <w:t xml:space="preserve">published investment </w:t>
      </w:r>
      <w:del w:id="9770" w:author="Ashford Blake LLP" w:date="2026-10-16T09:00:00Z">
        <w:r>
          <w:rPr>
            <w:rFonts w:ascii="Times New Roman" w:hAnsi="Times New Roman"/>
            <w:color w:val="000000"/>
            <w:sz w:val="22"/>
          </w:rPr>
          <w:delText xml:space="preserve">policies, or fiduciary obligations.</w:delText>
        </w:r>
      </w:del>
      <w:ins w:id="9771" w:author="Ashford Blake LLP" w:date="2026-10-16T09:00:00Z">
        <w:r>
          <w:rPr>
            <w:rFonts w:ascii="Times New Roman" w:hAnsi="Times New Roman"/>
            <w:color w:val="000000"/>
            <w:sz w:val="22"/>
          </w:rPr>
          <w:t xml:space="preserve">policies.</w:t>
        </w:r>
      </w:ins>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Excuse requests shall be submitted in writing to the General Partner within ten (10) Business Days of receipt of the relevant Capital Call or investment notification. Each excuse request shall include a reasonably detailed explanation of the basis for the request and such supporting documentation as the General Partner </w:t>
      </w:r>
      <w:del w:id="9773" w:author="Ashford Blake LLP" w:date="2026-10-16T09:00:00Z">
        <w:r>
          <w:rPr>
            <w:rFonts w:ascii="Times New Roman" w:hAnsi="Times New Roman"/>
            <w:color w:val="000000"/>
            <w:sz w:val="22"/>
          </w:rPr>
          <w:delText xml:space="preserve">or the Advisory Committee </w:delText>
        </w:r>
      </w:del>
      <w:r>
        <w:rPr>
          <w:rFonts w:ascii="Times New Roman" w:hAnsi="Times New Roman"/>
          <w:color w:val="000000"/>
          <w:sz w:val="22"/>
        </w:rPr>
        <w:t xml:space="preserve">may reasonably require.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del w:id="9774" w:author="Ashford Blake LLP" w:date="2026-10-16T09:00:00Z">
        <w:r>
          <w:rPr>
            <w:rFonts w:ascii="Times New Roman" w:hAnsi="Times New Roman"/>
            <w:color w:val="000000"/>
            <w:sz w:val="22"/>
          </w:rPr>
          <w:delText xml:space="preserve">The Advisory Committee shall review excuse requests and shall grant or deny such requests in its reasonable discretion within fifteen (15) Business Days of receipt thereof. The Advisory Committee may consult with the General Partner and Legal Counsel in connection with its review of excuse requests. The decision of the Advisory Committee shall be final and binding on the requesting Limited Partner.</w:delText>
        </w:r>
      </w:del>
      <w:ins w:id="9775" w:author="Ashford Blake LLP" w:date="2026-10-16T09:00:00Z">
        <w:r>
          <w:rPr>
            <w:rFonts w:ascii="Times New Roman" w:hAnsi="Times New Roman"/>
            <w:color w:val="000000"/>
            <w:sz w:val="22"/>
          </w:rPr>
          <w:t xml:space="preserve">The General Partner shall review excuse requests and shall have sole discretion to grant or deny such requests, subject to its obligation to act in good faith, within fifteen (15) Business Days of receipt thereof. The General Partner may consult with Legal Counsel in connection with its review of excuse requests. For the avoidance of doubt, the Advisory Committee shall have no approval right with respect to excuse requests. The decision of the General Partner shall be final and binding on the requesting Limited Partner.</w:t>
        </w:r>
      </w:ins>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an excuse request is granted, the excused Limited Partner shall not be required to fund its pro rata share of the relevant Portfolio Investment, and such excused amount shall be reallocated in accordance with Section 16.3.</w:t>
      </w:r>
    </w:p>
    <w:p>
      <w:pPr>
        <w:keepNext/>
        <w:spacing w:line="276" w:lineRule="auto" w:before="360" w:after="120"/>
        <w:jc w:val="left"/>
      </w:pPr>
      <w:r>
        <w:rPr>
          <w:rFonts w:ascii="Times New Roman" w:hAnsi="Times New Roman"/>
          <w:b/>
          <w:color w:val="000000"/>
          <w:sz w:val="22"/>
          <w:u w:val="single"/>
        </w:rPr>
        <w:t>Section 16.2 — Effect of Excuse on Commitments and Fees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del w:id="9776" w:author="Ashford Blake LLP" w:date="2026-10-16T09:00:00Z">
        <w:r>
          <w:rPr>
            <w:rFonts w:ascii="Times New Roman" w:hAnsi="Times New Roman"/>
            <w:color w:val="000000"/>
            <w:sz w:val="22"/>
          </w:rPr>
          <w:delText xml:space="preserve">Excused amounts shall reduce the excused Limited Partner's Capital Commitment for purposes of calculating the Management Fee under Section 5.1. The Management Fee payable with respect to the excused Limited Partner shall be recalculated based on such Limited Partner's reduced effective Capital Commitment (i.e., the Capital Commitment minus all excused amounts).</w:delText>
        </w:r>
      </w:del>
      <w:ins w:id="9777" w:author="Ashford Blake LLP" w:date="2026-10-16T09:00:00Z">
        <w:r>
          <w:rPr>
            <w:rFonts w:ascii="Times New Roman" w:hAnsi="Times New Roman"/>
            <w:color w:val="000000"/>
            <w:sz w:val="22"/>
          </w:rPr>
          <w:t xml:space="preserve">Excused amounts shall not reduce the excused Limited Partner’s Capital Commitment for any purpose under this Agreement, including for purposes of calculating the Management Fee under Section 5.1. Accordingly, an excused Limited Partner shall continue to pay the Management Fee on its full Capital Commitment (including the excused amount) [and, following the Investment Period, its share (based on its Capital Commitment) of the Management Fee calculated on Invested Capital].</w:t>
        </w:r>
      </w:ins>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Excused amounts shall not be available for recycling by the General Partner pursuant to Section 6.7.</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excused Limited Partner's Percentage Interest with respect to the excused Portfolio Investment shall be zero; its share of Net Profits, Net Losses, and Distributions attributable to such excused Portfolio Investment shall be zero.</w:t>
      </w:r>
    </w:p>
    <w:p>
      <w:pPr>
        <w:spacing w:line="276" w:lineRule="auto" w:before="0" w:after="120"/>
        <w:jc w:val="both"/>
        <w:rPr>
          <w:ins w:id="9778" w:author="Ashford Blake LLP" w:date="2026-10-16T09:00:00Z"/>
        </w:rPr>
      </w:pPr>
      <w:ins w:id="9779" w:author="Ashford Blake LLP" w:date="2026-10-16T09:00:00Z">
        <w:r>
          <w:rPr>
            <w:rFonts w:ascii="Times New Roman" w:hAnsi="Times New Roman"/>
            <w:b/>
            <w:i/>
            <w:color w:val="000000"/>
            <w:sz w:val="22"/>
            <w:highlight w:val="yellow"/>
          </w:rPr>
          <w:t xml:space="preserve">[Partner Note 32 — Excuse and exclusion: </w:t>
        </w:r>
        <w:r>
          <w:rPr>
            <w:rFonts w:ascii="Times New Roman" w:hAnsi="Times New Roman"/>
            <w:i/>
            <w:color w:val="000000"/>
            <w:sz w:val="22"/>
            <w:highlight w:val="yellow"/>
          </w:rPr>
          <w:t xml:space="preserve">(i) The Term Sheet’s "tax penalty" ground is narrower than the Fund III "material adverse tax consequence (including UBTI/ECI)" ground; UBTI and ECI are incremental taxes rather than penalties, so tax-exempt and non-U.S. investors could lose Fund III excuse rights unless the bracketed language is retained. (ii) The Fund III "fiduciary obligations" ground and the LPAC approval role have been deleted per the Term Sheet. (iii) The Term Sheet states that excused amounts do not reduce the Capital Commitment "for any purpose"; read literally this sits uneasily with Sections 16.2(c) and 16.3 (no participation in the excused investment; reallocation to non-excused Limited Partners), which we read as operating on the investment rather than the commitment. (iv) After the Investment Period the fee base is Invested Capital; it is unclear whether an excused Limited Partner bears fees on Invested Capital in an investment it did not fund (bracketed: yes, pro rata by Capital Commitment). (v) Section 16.4(b) applies the same economics to GP exclusions, so an excluded Limited Partner continues to pay full fees; LPs may resist this where exclusion is at the GP’s initiative.</w:t>
        </w:r>
        <w:r>
          <w:rPr>
            <w:rFonts w:ascii="Times New Roman" w:hAnsi="Times New Roman"/>
            <w:b/>
            <w:i/>
            <w:color w:val="000000"/>
            <w:sz w:val="22"/>
            <w:highlight w:val="yellow"/>
          </w:rPr>
          <w:t xml:space="preserve">]</w:t>
        </w:r>
      </w:ins>
    </w:p>
    <w:p>
      <w:pPr>
        <w:keepNext/>
        <w:spacing w:line="276" w:lineRule="auto" w:before="360" w:after="120"/>
        <w:jc w:val="left"/>
      </w:pPr>
      <w:r>
        <w:rPr>
          <w:rFonts w:ascii="Times New Roman" w:hAnsi="Times New Roman"/>
          <w:b/>
          <w:color w:val="000000"/>
          <w:sz w:val="22"/>
          <w:u w:val="single"/>
        </w:rPr>
        <w:t>Section 16.3 — Reallocation of Excused Amounts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 excused Limited Partner's share of the relevant Portfolio Investment shall be reallocated pro rata among the non-excused Limited Partners (and not to the General Partner), based on their respective unfunded Capital Commitments (after giving effect to the excuse).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Non-excused Limited Partners shall fund the additional amounts required from their respective unfunded Capital Commitments. No non-excused Limited Partner shall be required to fund an amount in excess of its remaining unfunded Capital Commitment as a result of any reallocation under this Section 16.3.</w:t>
      </w:r>
    </w:p>
    <w:p>
      <w:pPr>
        <w:keepNext/>
        <w:spacing w:line="276" w:lineRule="auto" w:before="360" w:after="120"/>
        <w:jc w:val="left"/>
      </w:pPr>
      <w:r>
        <w:rPr>
          <w:rFonts w:ascii="Times New Roman" w:hAnsi="Times New Roman"/>
          <w:b/>
          <w:color w:val="000000"/>
          <w:sz w:val="22"/>
          <w:u w:val="single"/>
        </w:rPr>
        <w:t>Section 16.4 — Exclusion by General Partner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exclude any Limited Partner from participating in a particular Portfolio Investment if the General Partner determines in good faith that such Limited Partner's participation would: (i) violate applicable law or regulation; (ii) result in a materially adverse regulatory or legal consequence for the Partnership; or (iii) otherwise materially and adversely affect the Partnership or any Portfolio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economic treatment of an excluded Limited Partner with respect to the applicable Portfolio Investment shall be the same as the treatment of an excused Limited Partner under Sections 16.2 and 16.3.</w:t>
      </w:r>
    </w:p>
    <w:p>
      <w:r>
        <w:br w:type="page"/>
      </w:r>
    </w:p>
    <w:p>
      <w:pPr>
        <w:keepNext/>
        <w:spacing w:line="276" w:lineRule="auto" w:before="120" w:after="240"/>
        <w:jc w:val="center"/>
      </w:pPr>
      <w:r>
        <w:rPr>
          <w:rFonts w:ascii="Times New Roman" w:hAnsi="Times New Roman"/>
          <w:b/>
          <w:color w:val="000000"/>
          <w:sz w:val="28"/>
          <w:u w:val="single"/>
        </w:rPr>
        <w:t>ARTICLE XVII — MISCELLANEOUS</w:t>
      </w:r>
    </w:p>
    <w:p>
      <w:pPr>
        <w:keepNext/>
        <w:spacing w:line="276" w:lineRule="auto" w:before="360" w:after="120"/>
        <w:jc w:val="left"/>
      </w:pPr>
      <w:r>
        <w:rPr>
          <w:rFonts w:ascii="Times New Roman" w:hAnsi="Times New Roman"/>
          <w:b/>
          <w:color w:val="000000"/>
          <w:sz w:val="22"/>
          <w:u w:val="single"/>
        </w:rPr>
        <w:t>Section 17.1 — Amendments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otherwise provided in this Section 17.1, this Agreement may be amended, modified, or supplemented only by a written instrument executed by the General Partner and Limited Partners holding at least sixty-six and two-thirds percent (66⅔%) in Interest of all Limited Partners.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del w:id="9780" w:author="Ashford Blake LLP" w:date="2026-10-16T09:00:00Z">
        <w:r>
          <w:rPr>
            <w:rFonts w:ascii="Times New Roman" w:hAnsi="Times New Roman"/>
            <w:color w:val="000000"/>
            <w:sz w:val="22"/>
          </w:rPr>
          <w:delText xml:space="preserve">No amendment that would adversely affect the economic rights of a particular Limited Partner in a manner that is disproportionate to the effect on other Limited Partners shall be effective without the prior written consent of such affected Limited Partner.</w:delText>
        </w:r>
      </w:del>
      <w:ins w:id="9781" w:author="Ashford Blake LLP" w:date="2026-10-16T09:00:00Z">
        <w:r>
          <w:rPr>
            <w:rFonts w:ascii="Times New Roman" w:hAnsi="Times New Roman"/>
            <w:color w:val="000000"/>
            <w:sz w:val="22"/>
          </w:rPr>
          <w:t xml:space="preserve">No amendment that would adversely affect the economic rights of any Limited Partner shall be effective without the prior written consent of such Limited Partner.</w:t>
        </w:r>
      </w:ins>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Section 17.1(a), the General Partner may, without the consent of any Limited Partner, make ministerial, administrative, or clarifying amendments to this Agreement that do not adversely affect the rights or obligations of any Limited Partner, including amendments to: (i) reflect the admission of additional or substitute Limited Partners; (ii) correct typographical errors, ambiguities, or inconsistencies; (iii) update the names, addresses, or other identifying information of the Partners; (iv) comply with applicable law or regulatory requirements; or (v) reflect changes that have been approved by the Advisory Committee. Any such amendment shall be promptly communicated to all Limited Partners.</w:t>
      </w:r>
    </w:p>
    <w:p>
      <w:pPr>
        <w:spacing w:line="276" w:lineRule="auto" w:before="0" w:after="120"/>
        <w:jc w:val="both"/>
        <w:rPr>
          <w:ins w:id="9782" w:author="Ashford Blake LLP" w:date="2026-10-16T09:00:00Z"/>
        </w:rPr>
      </w:pPr>
      <w:ins w:id="9783" w:author="Ashford Blake LLP" w:date="2026-10-16T09:00:00Z">
        <w:r>
          <w:rPr>
            <w:rFonts w:ascii="Times New Roman" w:hAnsi="Times New Roman"/>
            <w:b/>
            <w:i/>
            <w:color w:val="000000"/>
            <w:sz w:val="22"/>
            <w:highlight w:val="yellow"/>
          </w:rPr>
          <w:t xml:space="preserve">[Partner Note 33 — Amendments: </w:t>
        </w:r>
        <w:r>
          <w:rPr>
            <w:rFonts w:ascii="Times New Roman" w:hAnsi="Times New Roman"/>
            <w:i/>
            <w:color w:val="000000"/>
            <w:sz w:val="22"/>
            <w:highlight w:val="yellow"/>
          </w:rPr>
          <w:t xml:space="preserve">The Term Sheet requires the consent of each Limited Partner to any amendment that "adversely affects the economic rights of any Limited Partner," replacing the Fund III "disproportionate effect" standard. This effectively requires unanimous consent for any adverse economic amendment, even one affecting all Limited Partners equally. Please confirm the client accepts this. Section 17.1(c)(v) (GP amendments reflecting changes "approved by the Advisory Committee") should also be reviewed for consistency with the new standard.</w:t>
        </w:r>
        <w:r>
          <w:rPr>
            <w:rFonts w:ascii="Times New Roman" w:hAnsi="Times New Roman"/>
            <w:b/>
            <w:i/>
            <w:color w:val="000000"/>
            <w:sz w:val="22"/>
            <w:highlight w:val="yellow"/>
          </w:rPr>
          <w:t xml:space="preserve">]</w:t>
        </w:r>
      </w:ins>
    </w:p>
    <w:p>
      <w:pPr>
        <w:keepNext/>
        <w:spacing w:line="276" w:lineRule="auto" w:before="360" w:after="120"/>
        <w:jc w:val="left"/>
      </w:pPr>
      <w:r>
        <w:rPr>
          <w:rFonts w:ascii="Times New Roman" w:hAnsi="Times New Roman"/>
          <w:b/>
          <w:color w:val="000000"/>
          <w:sz w:val="22"/>
          <w:u w:val="single"/>
        </w:rPr>
        <w:t>Section 17.2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 of laws principles thereof that would require the application of the laws of any other jurisdiction. The DRULPA shall govern all matters relating to the Partnership not expressly addressed herein.</w:t>
      </w:r>
    </w:p>
    <w:p>
      <w:pPr>
        <w:keepNext/>
        <w:spacing w:line="276" w:lineRule="auto" w:before="360" w:after="120"/>
        <w:jc w:val="left"/>
      </w:pPr>
      <w:r>
        <w:rPr>
          <w:rFonts w:ascii="Times New Roman" w:hAnsi="Times New Roman"/>
          <w:b/>
          <w:color w:val="000000"/>
          <w:sz w:val="22"/>
          <w:u w:val="single"/>
        </w:rPr>
        <w:t>Section 17.3 — Dispute Resolution; Jurisdiction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dispute, controversy, or claim arising out of or relating to this Agreement or the breach, termination, or invalidity hereof (a "Dispute") shall be finally resolved by binding arbitration administered by the American Arbitration Association ("AAA") in </w:t>
      </w:r>
      <w:del w:id="9786" w:author="Ashford Blake LLP" w:date="2026-10-16T09:00:00Z">
        <w:r>
          <w:rPr>
            <w:rFonts w:ascii="Times New Roman" w:hAnsi="Times New Roman"/>
            <w:color w:val="000000"/>
            <w:sz w:val="22"/>
          </w:rPr>
          <w:delText xml:space="preserve">New</w:delText>
        </w:r>
      </w:del>
      <w:ins w:id="9787" w:author="Ashford Blake LLP" w:date="2026-10-16T09:00:00Z">
        <w:r>
          <w:rPr>
            <w:rFonts w:ascii="Times New Roman" w:hAnsi="Times New Roman"/>
            <w:color w:val="000000"/>
            <w:sz w:val="22"/>
          </w:rPr>
          <w:t xml:space="preserve">Wilmington,</w:t>
        </w:r>
      </w:ins>
      <w:r>
        <w:rPr>
          <w:rFonts w:ascii="Times New Roman" w:hAnsi="Times New Roman"/>
          <w:color w:val="000000"/>
          <w:sz w:val="22"/>
        </w:rPr>
        <w:t xml:space="preserve"> </w:t>
      </w:r>
      <w:del w:id="9784" w:author="Ashford Blake LLP" w:date="2026-10-16T09:00:00Z">
        <w:r>
          <w:rPr>
            <w:rFonts w:ascii="Times New Roman" w:hAnsi="Times New Roman"/>
            <w:color w:val="000000"/>
            <w:sz w:val="22"/>
          </w:rPr>
          <w:delText xml:space="preserve">York, New York,</w:delText>
        </w:r>
      </w:del>
      <w:ins w:id="9785" w:author="Ashford Blake LLP" w:date="2026-10-16T09:00:00Z">
        <w:r>
          <w:rPr>
            <w:rFonts w:ascii="Times New Roman" w:hAnsi="Times New Roman"/>
            <w:color w:val="000000"/>
            <w:sz w:val="22"/>
          </w:rPr>
          <w:t xml:space="preserve">Delaware,</w:t>
        </w:r>
      </w:ins>
      <w:r>
        <w:rPr>
          <w:rFonts w:ascii="Times New Roman" w:hAnsi="Times New Roman"/>
          <w:color w:val="000000"/>
          <w:sz w:val="22"/>
        </w:rPr>
        <w:t xml:space="preserve"> in accordance with the AAA's Commercial Arbitration Rules then in effect. The arbitral tribunal shall consist of three (3) arbitrators, one appointed by each party and the third appointed by the two party-appointed arbitrators. The award of the arbitral tribunal shall be final and binding on the parties and may be entered as a judgment in any court of competent jurisdiction.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Section 17.3(a), any party may seek temporary, preliminary, or permanent equitable or injunctive relief in any court of competent jurisdiction, without first resorting to arbitration, in order to prevent irreparable harm or to preserve the status quo pending arbitration.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Partner irrevocably consents to the exclusive jurisdiction of the courts of the State of Delaware and the United States District Court for the District of Delaware for purposes of any action or proceeding not subject to arbitration under this Section 17.3, and waives any objection to venue or personal jurisdiction in such courts.</w:t>
      </w:r>
    </w:p>
    <w:p>
      <w:pPr>
        <w:keepNext/>
        <w:spacing w:line="276" w:lineRule="auto" w:before="360" w:after="120"/>
        <w:jc w:val="left"/>
      </w:pPr>
      <w:r>
        <w:rPr>
          <w:rFonts w:ascii="Times New Roman" w:hAnsi="Times New Roman"/>
          <w:b/>
          <w:color w:val="000000"/>
          <w:sz w:val="22"/>
          <w:u w:val="single"/>
        </w:rPr>
        <w:t>Section 17.4 — Notices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notices, requests, demands, consents, waivers, and other communications required or permitted under this Agreement shall be in writing and shall be delivered by hand delivery, nationally recognized overnight courier service, or electronic mail (with confirmation of receipt) to the following addresses (or to such other address as a party may designate by written notice to the other parties):</w:t>
      </w:r>
    </w:p>
    <w:p>
      <w:pPr>
        <w:spacing w:line="276" w:lineRule="auto" w:before="0" w:after="120"/>
        <w:ind w:left="432"/>
        <w:jc w:val="both"/>
      </w:pPr>
      <w:r>
        <w:rPr>
          <w:rFonts w:ascii="Times New Roman" w:hAnsi="Times New Roman"/>
          <w:color w:val="000000"/>
          <w:sz w:val="22"/>
        </w:rPr>
        <w:t>If to the General Partner or the Management Company:</w:t>
      </w:r>
    </w:p>
    <w:p>
      <w:pPr>
        <w:spacing w:line="276" w:lineRule="auto" w:before="0" w:after="120"/>
        <w:ind w:left="432"/>
        <w:jc w:val="both"/>
      </w:pPr>
      <w:r>
        <w:rPr>
          <w:rFonts w:ascii="Times New Roman" w:hAnsi="Times New Roman"/>
          <w:color w:val="000000"/>
          <w:sz w:val="22"/>
        </w:rPr>
        <w:t xml:space="preserve">HCP Fund </w:t>
      </w:r>
      <w:del w:id="10253" w:author="Ashford Blake LLP" w:date="2026-10-16T09:00:00Z">
        <w:r>
          <w:rPr>
            <w:rFonts w:ascii="Times New Roman" w:hAnsi="Times New Roman"/>
            <w:color w:val="000000"/>
            <w:sz w:val="22"/>
          </w:rPr>
          <w:delText xml:space="preserve">III</w:delText>
        </w:r>
      </w:del>
      <w:ins w:id="10254" w:author="Ashford Blake LLP" w:date="2026-10-16T09:00:00Z">
        <w:r>
          <w:rPr>
            <w:rFonts w:ascii="Times New Roman" w:hAnsi="Times New Roman"/>
            <w:color w:val="000000"/>
            <w:sz w:val="22"/>
          </w:rPr>
          <w:t xml:space="preserve">IV</w:t>
        </w:r>
      </w:ins>
      <w:r>
        <w:rPr>
          <w:rFonts w:ascii="Times New Roman" w:hAnsi="Times New Roman"/>
          <w:color w:val="000000"/>
          <w:sz w:val="22"/>
        </w:rPr>
        <w:t xml:space="preserve"> GP, LLC Holloway Capital Partners LLC 1200 Chestnut Park Drive, Suite 3100 Greenwich, CT 06830</w:t>
      </w:r>
    </w:p>
    <w:p>
      <w:pPr>
        <w:spacing w:line="240" w:lineRule="auto" w:before="20" w:after="20"/>
        <w:ind w:left="432"/>
        <w:jc w:val="left"/>
      </w:pPr>
      <w:r>
        <w:rPr>
          <w:rFonts w:ascii="Times New Roman" w:hAnsi="Times New Roman"/>
          <w:color w:val="000000"/>
          <w:sz w:val="22"/>
        </w:rPr>
        <w:t>Attention: Richard Holloway</w:t>
      </w:r>
    </w:p>
    <w:p>
      <w:pPr>
        <w:spacing w:line="240" w:lineRule="auto" w:before="20" w:after="20"/>
        <w:ind w:left="432"/>
        <w:jc w:val="left"/>
      </w:pPr>
      <w:r>
        <w:rPr>
          <w:rFonts w:ascii="Times New Roman" w:hAnsi="Times New Roman"/>
          <w:color w:val="000000"/>
          <w:sz w:val="22"/>
        </w:rPr>
        <w:t>Email: rholloway@hollowaycapital.com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Ashford Blake LLP 700 Lexington Avenue, 30th Floor New York, NY 10022</w:t>
      </w:r>
    </w:p>
    <w:p>
      <w:pPr>
        <w:spacing w:line="240" w:lineRule="auto" w:before="20" w:after="20"/>
        <w:ind w:left="432"/>
        <w:jc w:val="left"/>
      </w:pPr>
      <w:r>
        <w:rPr>
          <w:rFonts w:ascii="Times New Roman" w:hAnsi="Times New Roman"/>
          <w:color w:val="000000"/>
          <w:sz w:val="22"/>
        </w:rPr>
        <w:t>Attention: Margaret Ellison</w:t>
      </w:r>
      <w:ins w:id="9788" w:author="Ashford Blake LLP" w:date="2026-10-16T09:00:00Z">
        <w:r>
          <w:rPr>
            <w:rFonts w:ascii="Times New Roman" w:hAnsi="Times New Roman"/>
            <w:color w:val="000000"/>
            <w:sz w:val="22"/>
          </w:rPr>
          <w:t xml:space="preserve"> and David Yoo</w:t>
        </w:r>
      </w:ins>
    </w:p>
    <w:p>
      <w:pPr>
        <w:spacing w:line="240" w:lineRule="auto" w:before="20" w:after="20"/>
        <w:ind w:left="432"/>
        <w:jc w:val="left"/>
      </w:pPr>
      <w:r>
        <w:rPr>
          <w:rFonts w:ascii="Times New Roman" w:hAnsi="Times New Roman"/>
          <w:color w:val="000000"/>
          <w:sz w:val="22"/>
        </w:rPr>
        <w:t>Email: mellison@ashfordblake.com</w:t>
      </w:r>
    </w:p>
    <w:p>
      <w:pPr>
        <w:spacing w:line="276" w:lineRule="auto" w:before="0" w:after="120"/>
        <w:ind w:left="432"/>
        <w:jc w:val="both"/>
      </w:pPr>
      <w:r>
        <w:rPr>
          <w:rFonts w:ascii="Times New Roman" w:hAnsi="Times New Roman"/>
          <w:color w:val="000000"/>
          <w:sz w:val="22"/>
        </w:rPr>
        <w:t>If to a Limited Partner, to the address set forth opposite such Limited Partner's name on Schedule 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Notices shall be effective upon receipt (or, in the case of email, upon confirmation of receipt by the recipient).</w:t>
      </w:r>
    </w:p>
    <w:p>
      <w:pPr>
        <w:keepNext/>
        <w:spacing w:line="276" w:lineRule="auto" w:before="360" w:after="120"/>
        <w:jc w:val="left"/>
      </w:pPr>
      <w:r>
        <w:rPr>
          <w:rFonts w:ascii="Times New Roman" w:hAnsi="Times New Roman"/>
          <w:b/>
          <w:color w:val="000000"/>
          <w:sz w:val="22"/>
          <w:u w:val="single"/>
        </w:rPr>
        <w:t>Section 17.5 — Entire Agreement</w:t>
      </w:r>
    </w:p>
    <w:p>
      <w:pPr>
        <w:spacing w:line="276" w:lineRule="auto" w:before="0" w:after="120"/>
        <w:jc w:val="both"/>
      </w:pPr>
      <w:r>
        <w:rPr>
          <w:rFonts w:ascii="Times New Roman" w:hAnsi="Times New Roman"/>
          <w:color w:val="000000"/>
          <w:sz w:val="22"/>
        </w:rPr>
        <w:t>This Agreement (including all Schedules and Exhibits hereto) and any Side Letters entered into pursuant to Article XV constitute the entire agreement among the parties hereto with respect to the subject matter hereof and supersede all prior agreements, understandings, negotiations, representations, and warranties, whether oral or written, relating to such subject matter.</w:t>
      </w:r>
    </w:p>
    <w:p>
      <w:pPr>
        <w:keepNext/>
        <w:spacing w:line="276" w:lineRule="auto" w:before="360" w:after="120"/>
        <w:jc w:val="left"/>
      </w:pPr>
      <w:r>
        <w:rPr>
          <w:rFonts w:ascii="Times New Roman" w:hAnsi="Times New Roman"/>
          <w:b/>
          <w:color w:val="000000"/>
          <w:sz w:val="22"/>
          <w:u w:val="single"/>
        </w:rPr>
        <w:t>Section 17.6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and business intent of the invalid, illegal, or unenforceable provision.</w:t>
      </w:r>
    </w:p>
    <w:p>
      <w:pPr>
        <w:keepNext/>
        <w:spacing w:line="276" w:lineRule="auto" w:before="360" w:after="120"/>
        <w:jc w:val="left"/>
      </w:pPr>
      <w:r>
        <w:rPr>
          <w:rFonts w:ascii="Times New Roman" w:hAnsi="Times New Roman"/>
          <w:b/>
          <w:color w:val="000000"/>
          <w:sz w:val="22"/>
          <w:u w:val="single"/>
        </w:rPr>
        <w:t>Section 17.7 — No Waiver</w:t>
      </w:r>
    </w:p>
    <w:p>
      <w:pPr>
        <w:spacing w:line="276" w:lineRule="auto" w:before="0" w:after="120"/>
        <w:jc w:val="both"/>
      </w:pPr>
      <w:r>
        <w:rPr>
          <w:rFonts w:ascii="Times New Roman" w:hAnsi="Times New Roman"/>
          <w:color w:val="000000"/>
          <w:sz w:val="22"/>
        </w:rPr>
        <w:t>No failure or delay by any Partner in exercising any right, power, or remedy under this Agreement shall operate as a waiver thereof, nor shall any single or partial exercise of any such right, power, or remedy preclude any other or further exercise thereof or the exercise of any other right, power, or remedy. All rights and remedies hereunder are cumulative and are in addition to any other rights and remedies available at law or in equity.</w:t>
      </w:r>
    </w:p>
    <w:p>
      <w:pPr>
        <w:keepNext/>
        <w:spacing w:line="276" w:lineRule="auto" w:before="360" w:after="120"/>
        <w:jc w:val="left"/>
      </w:pPr>
      <w:r>
        <w:rPr>
          <w:rFonts w:ascii="Times New Roman" w:hAnsi="Times New Roman"/>
          <w:b/>
          <w:color w:val="000000"/>
          <w:sz w:val="22"/>
          <w:u w:val="single"/>
        </w:rPr>
        <w:t>Section 17.8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this Agreement by electronic mail (including .pdf or any electronic signature complying with the U.S. federal ESIGN Act of 2000) or other electronic means shall be equally effective as delivery of a manually executed counterpart.</w:t>
      </w:r>
    </w:p>
    <w:p>
      <w:pPr>
        <w:keepNext/>
        <w:spacing w:line="276" w:lineRule="auto" w:before="360" w:after="120"/>
        <w:jc w:val="left"/>
      </w:pPr>
      <w:r>
        <w:rPr>
          <w:rFonts w:ascii="Times New Roman" w:hAnsi="Times New Roman"/>
          <w:b/>
          <w:color w:val="000000"/>
          <w:sz w:val="22"/>
          <w:u w:val="single"/>
        </w:rPr>
        <w:t>Section 17.9 — Power of Attorney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Limited Partner hereby irrevocably constitutes and appoints the General Partner (and any successor General Partner) as such Limited Partner's true and lawful attorney-in-fact, with full power and authority in such Limited Partner's name, place, and stead, to execute, acknowledge, deliver, swear to, file, and record, as applicable, all of the following:</w:t>
      </w:r>
    </w:p>
    <w:p>
      <w:pPr>
        <w:spacing w:line="276" w:lineRule="auto" w:before="0" w:after="120"/>
        <w:ind w:left="432"/>
        <w:jc w:val="both"/>
      </w:pPr>
      <w:r>
        <w:rPr>
          <w:rFonts w:ascii="Times New Roman" w:hAnsi="Times New Roman"/>
          <w:color w:val="000000"/>
          <w:sz w:val="22"/>
        </w:rPr>
        <w:t>(i) any amendment to this Agreement and to the Certificate that has been adopted in accordance with the terms of this Agreement;</w:t>
      </w:r>
    </w:p>
    <w:p>
      <w:pPr>
        <w:spacing w:line="276" w:lineRule="auto" w:before="0" w:after="120"/>
        <w:ind w:left="432"/>
        <w:jc w:val="both"/>
      </w:pPr>
      <w:r>
        <w:rPr>
          <w:rFonts w:ascii="Times New Roman" w:hAnsi="Times New Roman"/>
          <w:color w:val="000000"/>
          <w:sz w:val="22"/>
        </w:rPr>
        <w:t>(ii) any instrument of Transfer in connection with a Transfer of such Limited Partner's Interest that has been approved in accordance with Article XIV;</w:t>
      </w:r>
    </w:p>
    <w:p>
      <w:pPr>
        <w:spacing w:line="276" w:lineRule="auto" w:before="0" w:after="120"/>
        <w:ind w:left="432"/>
        <w:jc w:val="both"/>
      </w:pPr>
      <w:r>
        <w:rPr>
          <w:rFonts w:ascii="Times New Roman" w:hAnsi="Times New Roman"/>
          <w:color w:val="000000"/>
          <w:sz w:val="22"/>
        </w:rPr>
        <w:t>(iii) any certificate or other instrument required to be filed by the Partnership under the DRULPA or any other applicable law;</w:t>
      </w:r>
    </w:p>
    <w:p>
      <w:pPr>
        <w:spacing w:line="276" w:lineRule="auto" w:before="0" w:after="120"/>
        <w:ind w:left="432"/>
        <w:jc w:val="both"/>
      </w:pPr>
      <w:r>
        <w:rPr>
          <w:rFonts w:ascii="Times New Roman" w:hAnsi="Times New Roman"/>
          <w:color w:val="000000"/>
          <w:sz w:val="22"/>
        </w:rPr>
        <w:t>(iv) any document required to effectuate the dissolution, winding up, and termination of the Partnership; and</w:t>
      </w:r>
    </w:p>
    <w:p>
      <w:pPr>
        <w:spacing w:line="276" w:lineRule="auto" w:before="0" w:after="120"/>
        <w:ind w:left="432"/>
        <w:jc w:val="both"/>
      </w:pPr>
      <w:r>
        <w:rPr>
          <w:rFonts w:ascii="Times New Roman" w:hAnsi="Times New Roman"/>
          <w:color w:val="000000"/>
          <w:sz w:val="22"/>
        </w:rPr>
        <w:t>(v) any other instrument that the General Partner deems necessary or appropriate to carry out the provisions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foregoing power of attorney is coupled with an interest and shall survive and not be affected by the subsequent death, disability, incapacity, dissolution, bankruptcy, or termination of any Limited Partner. The power of attorney shall also survive the delivery of an assignment by a Limited Partner of the whole or any portion of its Interest.</w:t>
      </w:r>
    </w:p>
    <w:p>
      <w:pPr>
        <w:keepNext/>
        <w:spacing w:line="276" w:lineRule="auto" w:before="360" w:after="120"/>
        <w:jc w:val="left"/>
      </w:pPr>
      <w:r>
        <w:rPr>
          <w:rFonts w:ascii="Times New Roman" w:hAnsi="Times New Roman"/>
          <w:b/>
          <w:color w:val="000000"/>
          <w:sz w:val="22"/>
          <w:u w:val="single"/>
        </w:rPr>
        <w:t>Section 17.10 —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shall indemnify and hold harmless the General Partner, the Management Company, their respective Affiliates, and each of their respective members, partners, officers, directors, employees, and agents (collectively, the "Indemnified Persons") from and against any and all losses, claims, damages, liabilities, costs, and expenses (including reasonable attorneys' fees and expenses), judgments, fines, settlements, and other amounts (collectively, "Losses") arising from any claims, demands, actions, suits, or proceedings (whether civil, criminal, administrative, or investigative) relating to the Partnership's activities or the performance by such Indemnified Person of its duties hereunder; </w:t>
      </w:r>
      <w:r>
        <w:rPr>
          <w:rFonts w:ascii="Times New Roman" w:hAnsi="Times New Roman"/>
          <w:b/>
          <w:color w:val="000000"/>
          <w:sz w:val="22"/>
        </w:rPr>
        <w:t>provided, however</w:t>
      </w:r>
      <w:r>
        <w:rPr>
          <w:rFonts w:ascii="Times New Roman" w:hAnsi="Times New Roman"/>
          <w:color w:val="000000"/>
          <w:sz w:val="22"/>
        </w:rPr>
        <w:t xml:space="preserve">, that no Indemnified Person shall be entitled to indemnification hereunder to the extent that such Losses result from such Indemnified Person's fraud, willful misconduct, </w:t>
      </w:r>
      <w:ins w:id="9791" w:author="Ashford Blake LLP" w:date="2026-10-16T09:00:00Z">
        <w:r>
          <w:rPr>
            <w:rFonts w:ascii="Times New Roman" w:hAnsi="Times New Roman"/>
            <w:color w:val="000000"/>
            <w:sz w:val="22"/>
          </w:rPr>
          <w:t xml:space="preserve">or </w:t>
        </w:r>
      </w:ins>
      <w:r>
        <w:rPr>
          <w:rFonts w:ascii="Times New Roman" w:hAnsi="Times New Roman"/>
          <w:color w:val="000000"/>
          <w:sz w:val="22"/>
        </w:rPr>
        <w:t xml:space="preserve">gross </w:t>
      </w:r>
      <w:del w:id="9789" w:author="Ashford Blake LLP" w:date="2026-10-16T09:00:00Z">
        <w:r>
          <w:rPr>
            <w:rFonts w:ascii="Times New Roman" w:hAnsi="Times New Roman"/>
            <w:color w:val="000000"/>
            <w:sz w:val="22"/>
          </w:rPr>
          <w:delText xml:space="preserve">negligence, or material breach of this Agreement.</w:delText>
        </w:r>
      </w:del>
      <w:ins w:id="9790" w:author="Ashford Blake LLP" w:date="2026-10-16T09:00:00Z">
        <w:r>
          <w:rPr>
            <w:rFonts w:ascii="Times New Roman" w:hAnsi="Times New Roman"/>
            <w:color w:val="000000"/>
            <w:sz w:val="22"/>
          </w:rPr>
          <w:t xml:space="preserve">negligence.</w:t>
        </w:r>
      </w:ins>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Expenses incurred by an Indemnified Person in defending any claim, action, suit, or proceeding for which such Indemnified Person is entitled to indemnification under this Section 17.10 shall be advanced by the Partnership pending the final disposition of such claim, action, suit, or proceeding, upon receipt by the Partnership of an undertaking by or on behalf of such Indemnified Person to repay such amounts if it is ultimately determined that such Indemnified Person is not entitled to indemnification hereunder.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indemnification provided by this Section 17.10 shall not be exclusive of any other rights to which an Indemnified Person may be entitled under any other agreement, insurance policy, or as a matter of law. The General Partner may cause the Partnership to obtain and maintain directors' and officers' liability insurance, errors and omissions insurance, and such other insurance coverage as the General Partner deems necessary or appropriate for the protection of the Indemnified Persons, at the Partnership's expense.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indemnification and advancement of expenses provided by this Section 17.10 shall survive the dissolution and termination of the Partnership and shall continue in full force and effect with respect to any Indemnified Person who has ceased to serve in such capacity, with respect to acts or omissions occurring during such Person's service.</w:t>
      </w:r>
    </w:p>
    <w:p>
      <w:pPr>
        <w:keepNext/>
        <w:spacing w:line="276" w:lineRule="auto" w:before="360" w:after="120"/>
        <w:jc w:val="left"/>
      </w:pPr>
      <w:r>
        <w:rPr>
          <w:rFonts w:ascii="Times New Roman" w:hAnsi="Times New Roman"/>
          <w:b/>
          <w:color w:val="000000"/>
          <w:sz w:val="22"/>
          <w:u w:val="single"/>
        </w:rPr>
        <w:t>Section 17.11 — Exculpation; Standard of Care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Indemnified Person shall be liable to the Partnership or to any Partner for any act or omission performed or omitted by such Indemnified Person in good faith and in a manner reasonably believed to be in, or not opposed to, the best interests of the Partnership; </w:t>
      </w:r>
      <w:r>
        <w:rPr>
          <w:rFonts w:ascii="Times New Roman" w:hAnsi="Times New Roman"/>
          <w:b/>
          <w:color w:val="000000"/>
          <w:sz w:val="22"/>
        </w:rPr>
        <w:t>provided, however</w:t>
      </w:r>
      <w:r>
        <w:rPr>
          <w:rFonts w:ascii="Times New Roman" w:hAnsi="Times New Roman"/>
          <w:color w:val="000000"/>
          <w:sz w:val="22"/>
        </w:rPr>
        <w:t xml:space="preserve">, that no Indemnified Person shall be exculpated from liability for any act or omission constituting fraud, willful misconduct, </w:t>
      </w:r>
      <w:ins w:id="9794" w:author="Ashford Blake LLP" w:date="2026-10-16T09:00:00Z">
        <w:r>
          <w:rPr>
            <w:rFonts w:ascii="Times New Roman" w:hAnsi="Times New Roman"/>
            <w:color w:val="000000"/>
            <w:sz w:val="22"/>
          </w:rPr>
          <w:t xml:space="preserve">or </w:t>
        </w:r>
      </w:ins>
      <w:r>
        <w:rPr>
          <w:rFonts w:ascii="Times New Roman" w:hAnsi="Times New Roman"/>
          <w:color w:val="000000"/>
          <w:sz w:val="22"/>
        </w:rPr>
        <w:t xml:space="preserve">gross </w:t>
      </w:r>
      <w:del w:id="9792" w:author="Ashford Blake LLP" w:date="2026-10-16T09:00:00Z">
        <w:r>
          <w:rPr>
            <w:rFonts w:ascii="Times New Roman" w:hAnsi="Times New Roman"/>
            <w:color w:val="000000"/>
            <w:sz w:val="22"/>
          </w:rPr>
          <w:delText xml:space="preserve">negligence, or a material breach of this Agreement.</w:delText>
        </w:r>
      </w:del>
      <w:ins w:id="9793" w:author="Ashford Blake LLP" w:date="2026-10-16T09:00:00Z">
        <w:r>
          <w:rPr>
            <w:rFonts w:ascii="Times New Roman" w:hAnsi="Times New Roman"/>
            <w:color w:val="000000"/>
            <w:sz w:val="22"/>
          </w:rPr>
          <w:t xml:space="preserve">negligence.</w:t>
        </w:r>
      </w:ins>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not be liable to the Partnership or to any Partner for</w:t>
      </w:r>
      <w:ins w:id="9801" w:author="Ashford Blake LLP" w:date="2026-10-16T09:00:00Z">
        <w:r>
          <w:rPr>
            <w:rFonts w:ascii="Times New Roman" w:hAnsi="Times New Roman"/>
            <w:color w:val="000000"/>
            <w:sz w:val="22"/>
          </w:rPr>
          <w:t xml:space="preserve"> any</w:t>
        </w:r>
      </w:ins>
      <w:r>
        <w:rPr>
          <w:rFonts w:ascii="Times New Roman" w:hAnsi="Times New Roman"/>
          <w:color w:val="000000"/>
          <w:sz w:val="22"/>
        </w:rPr>
        <w:t xml:space="preserve"> errors of </w:t>
      </w:r>
      <w:del w:id="9799" w:author="Ashford Blake LLP" w:date="2026-10-16T09:00:00Z">
        <w:r>
          <w:rPr>
            <w:rFonts w:ascii="Times New Roman" w:hAnsi="Times New Roman"/>
            <w:color w:val="000000"/>
            <w:sz w:val="22"/>
          </w:rPr>
          <w:delText xml:space="preserve">judgment</w:delText>
        </w:r>
      </w:del>
      <w:ins w:id="9800" w:author="Ashford Blake LLP" w:date="2026-10-16T09:00:00Z">
        <w:r>
          <w:rPr>
            <w:rFonts w:ascii="Times New Roman" w:hAnsi="Times New Roman"/>
            <w:color w:val="000000"/>
            <w:sz w:val="22"/>
          </w:rPr>
          <w:t xml:space="preserve">judgment, mistakes of fact</w:t>
        </w:r>
      </w:ins>
      <w:r>
        <w:rPr>
          <w:rFonts w:ascii="Times New Roman" w:hAnsi="Times New Roman"/>
          <w:color w:val="000000"/>
          <w:sz w:val="22"/>
        </w:rPr>
        <w:t xml:space="preserve"> or </w:t>
      </w:r>
      <w:del w:id="9797" w:author="Ashford Blake LLP" w:date="2026-10-16T09:00:00Z">
        <w:r>
          <w:rPr>
            <w:rFonts w:ascii="Times New Roman" w:hAnsi="Times New Roman"/>
            <w:color w:val="000000"/>
            <w:sz w:val="22"/>
          </w:rPr>
          <w:delText xml:space="preserve">for</w:delText>
        </w:r>
      </w:del>
      <w:ins w:id="9798" w:author="Ashford Blake LLP" w:date="2026-10-16T09:00:00Z">
        <w:r>
          <w:rPr>
            <w:rFonts w:ascii="Times New Roman" w:hAnsi="Times New Roman"/>
            <w:color w:val="000000"/>
            <w:sz w:val="22"/>
          </w:rPr>
          <w:t xml:space="preserve">law,</w:t>
        </w:r>
      </w:ins>
      <w:r>
        <w:rPr>
          <w:rFonts w:ascii="Times New Roman" w:hAnsi="Times New Roman"/>
          <w:color w:val="000000"/>
          <w:sz w:val="22"/>
        </w:rPr>
        <w:t xml:space="preserve"> </w:t>
      </w:r>
      <w:del w:id="9795" w:author="Ashford Blake LLP" w:date="2026-10-16T09:00:00Z">
        <w:r>
          <w:rPr>
            <w:rFonts w:ascii="Times New Roman" w:hAnsi="Times New Roman"/>
            <w:color w:val="000000"/>
            <w:sz w:val="22"/>
          </w:rPr>
          <w:delText xml:space="preserve">any</w:delText>
        </w:r>
      </w:del>
      <w:ins w:id="9796" w:author="Ashford Blake LLP" w:date="2026-10-16T09:00:00Z">
        <w:r>
          <w:rPr>
            <w:rFonts w:ascii="Times New Roman" w:hAnsi="Times New Roman"/>
            <w:color w:val="000000"/>
            <w:sz w:val="22"/>
          </w:rPr>
          <w:t xml:space="preserve">or</w:t>
        </w:r>
      </w:ins>
      <w:r>
        <w:rPr>
          <w:rFonts w:ascii="Times New Roman" w:hAnsi="Times New Roman"/>
          <w:color w:val="000000"/>
          <w:sz w:val="22"/>
        </w:rPr>
        <w:t xml:space="preserve"> investment losses sustained by the Partnership, provided that the General Partner has acted in good faith and in </w:t>
      </w:r>
      <w:del w:id="9816" w:author="Ashford Blake LLP" w:date="2026-10-16T09:00:00Z">
        <w:r>
          <w:rPr>
            <w:rFonts w:ascii="Times New Roman" w:hAnsi="Times New Roman"/>
            <w:color w:val="000000"/>
            <w:sz w:val="22"/>
          </w:rPr>
          <w:delText xml:space="preserve">accordance</w:delText>
        </w:r>
      </w:del>
      <w:ins w:id="9817" w:author="Ashford Blake LLP" w:date="2026-10-16T09:00:00Z">
        <w:r>
          <w:rPr>
            <w:rFonts w:ascii="Times New Roman" w:hAnsi="Times New Roman"/>
            <w:color w:val="000000"/>
            <w:sz w:val="22"/>
          </w:rPr>
          <w:t xml:space="preserve">a</w:t>
        </w:r>
      </w:ins>
      <w:r>
        <w:rPr>
          <w:rFonts w:ascii="Times New Roman" w:hAnsi="Times New Roman"/>
          <w:color w:val="000000"/>
          <w:sz w:val="22"/>
        </w:rPr>
        <w:t xml:space="preserve"> </w:t>
      </w:r>
      <w:del w:id="9814" w:author="Ashford Blake LLP" w:date="2026-10-16T09:00:00Z">
        <w:r>
          <w:rPr>
            <w:rFonts w:ascii="Times New Roman" w:hAnsi="Times New Roman"/>
            <w:color w:val="000000"/>
            <w:sz w:val="22"/>
          </w:rPr>
          <w:delText xml:space="preserve">with</w:delText>
        </w:r>
      </w:del>
      <w:ins w:id="9815" w:author="Ashford Blake LLP" w:date="2026-10-16T09:00:00Z">
        <w:r>
          <w:rPr>
            <w:rFonts w:ascii="Times New Roman" w:hAnsi="Times New Roman"/>
            <w:color w:val="000000"/>
            <w:sz w:val="22"/>
          </w:rPr>
          <w:t xml:space="preserve">manner reasonably believed to be in</w:t>
        </w:r>
      </w:ins>
      <w:r>
        <w:rPr>
          <w:rFonts w:ascii="Times New Roman" w:hAnsi="Times New Roman"/>
          <w:color w:val="000000"/>
          <w:sz w:val="22"/>
        </w:rPr>
        <w:t xml:space="preserve"> the </w:t>
      </w:r>
      <w:del w:id="9812" w:author="Ashford Blake LLP" w:date="2026-10-16T09:00:00Z">
        <w:r>
          <w:rPr>
            <w:rFonts w:ascii="Times New Roman" w:hAnsi="Times New Roman"/>
            <w:color w:val="000000"/>
            <w:sz w:val="22"/>
          </w:rPr>
          <w:delText xml:space="preserve">standards</w:delText>
        </w:r>
      </w:del>
      <w:ins w:id="9813" w:author="Ashford Blake LLP" w:date="2026-10-16T09:00:00Z">
        <w:r>
          <w:rPr>
            <w:rFonts w:ascii="Times New Roman" w:hAnsi="Times New Roman"/>
            <w:color w:val="000000"/>
            <w:sz w:val="22"/>
          </w:rPr>
          <w:t xml:space="preserve">best</w:t>
        </w:r>
      </w:ins>
      <w:r>
        <w:rPr>
          <w:rFonts w:ascii="Times New Roman" w:hAnsi="Times New Roman"/>
          <w:color w:val="000000"/>
          <w:sz w:val="22"/>
        </w:rPr>
        <w:t xml:space="preserve"> </w:t>
      </w:r>
      <w:del w:id="9810" w:author="Ashford Blake LLP" w:date="2026-10-16T09:00:00Z">
        <w:r>
          <w:rPr>
            <w:rFonts w:ascii="Times New Roman" w:hAnsi="Times New Roman"/>
            <w:color w:val="000000"/>
            <w:sz w:val="22"/>
          </w:rPr>
          <w:delText xml:space="preserve">set</w:delText>
        </w:r>
      </w:del>
      <w:ins w:id="9811" w:author="Ashford Blake LLP" w:date="2026-10-16T09:00:00Z">
        <w:r>
          <w:rPr>
            <w:rFonts w:ascii="Times New Roman" w:hAnsi="Times New Roman"/>
            <w:color w:val="000000"/>
            <w:sz w:val="22"/>
          </w:rPr>
          <w:t xml:space="preserve">interests</w:t>
        </w:r>
      </w:ins>
      <w:r>
        <w:rPr>
          <w:rFonts w:ascii="Times New Roman" w:hAnsi="Times New Roman"/>
          <w:color w:val="000000"/>
          <w:sz w:val="22"/>
        </w:rPr>
        <w:t xml:space="preserve"> </w:t>
      </w:r>
      <w:del w:id="9808" w:author="Ashford Blake LLP" w:date="2026-10-16T09:00:00Z">
        <w:r>
          <w:rPr>
            <w:rFonts w:ascii="Times New Roman" w:hAnsi="Times New Roman"/>
            <w:color w:val="000000"/>
            <w:sz w:val="22"/>
          </w:rPr>
          <w:delText xml:space="preserve">forth</w:delText>
        </w:r>
      </w:del>
      <w:ins w:id="9809" w:author="Ashford Blake LLP" w:date="2026-10-16T09:00:00Z">
        <w:r>
          <w:rPr>
            <w:rFonts w:ascii="Times New Roman" w:hAnsi="Times New Roman"/>
            <w:color w:val="000000"/>
            <w:sz w:val="22"/>
          </w:rPr>
          <w:t xml:space="preserve">of</w:t>
        </w:r>
      </w:ins>
      <w:r>
        <w:rPr>
          <w:rFonts w:ascii="Times New Roman" w:hAnsi="Times New Roman"/>
          <w:color w:val="000000"/>
          <w:sz w:val="22"/>
        </w:rPr>
        <w:t xml:space="preserve"> </w:t>
      </w:r>
      <w:del w:id="9806" w:author="Ashford Blake LLP" w:date="2026-10-16T09:00:00Z">
        <w:r>
          <w:rPr>
            <w:rFonts w:ascii="Times New Roman" w:hAnsi="Times New Roman"/>
            <w:color w:val="000000"/>
            <w:sz w:val="22"/>
          </w:rPr>
          <w:delText xml:space="preserve">in</w:delText>
        </w:r>
      </w:del>
      <w:ins w:id="9807" w:author="Ashford Blake LLP" w:date="2026-10-16T09:00:00Z">
        <w:r>
          <w:rPr>
            <w:rFonts w:ascii="Times New Roman" w:hAnsi="Times New Roman"/>
            <w:color w:val="000000"/>
            <w:sz w:val="22"/>
          </w:rPr>
          <w:t xml:space="preserve">the</w:t>
        </w:r>
      </w:ins>
      <w:r>
        <w:rPr>
          <w:rFonts w:ascii="Times New Roman" w:hAnsi="Times New Roman"/>
          <w:color w:val="000000"/>
          <w:sz w:val="22"/>
        </w:rPr>
        <w:t xml:space="preserve"> </w:t>
      </w:r>
      <w:del w:id="9804" w:author="Ashford Blake LLP" w:date="2026-10-16T09:00:00Z">
        <w:r>
          <w:rPr>
            <w:rFonts w:ascii="Times New Roman" w:hAnsi="Times New Roman"/>
            <w:color w:val="000000"/>
            <w:sz w:val="22"/>
          </w:rPr>
          <w:delText xml:space="preserve">this</w:delText>
        </w:r>
      </w:del>
      <w:ins w:id="9805" w:author="Ashford Blake LLP" w:date="2026-10-16T09:00:00Z">
        <w:r>
          <w:rPr>
            <w:rFonts w:ascii="Times New Roman" w:hAnsi="Times New Roman"/>
            <w:color w:val="000000"/>
            <w:sz w:val="22"/>
          </w:rPr>
          <w:t xml:space="preserve">Partnership.</w:t>
        </w:r>
      </w:ins>
      <w:r>
        <w:rPr>
          <w:rFonts w:ascii="Times New Roman" w:hAnsi="Times New Roman"/>
          <w:color w:val="000000"/>
          <w:sz w:val="22"/>
        </w:rPr>
        <w:t xml:space="preserve"> </w:t>
      </w:r>
      <w:del w:id="9802" w:author="Ashford Blake LLP" w:date="2026-10-16T09:00:00Z">
        <w:r>
          <w:rPr>
            <w:rFonts w:ascii="Times New Roman" w:hAnsi="Times New Roman"/>
            <w:color w:val="000000"/>
            <w:sz w:val="22"/>
          </w:rPr>
          <w:delText xml:space="preserve">Agreement.</w:delText>
        </w:r>
      </w:del>
      <w:ins w:id="9803" w:author="Ashford Blake LLP" w:date="2026-10-16T09:00:00Z">
        <w:r>
          <w:rPr>
            <w:rFonts w:ascii="Times New Roman" w:hAnsi="Times New Roman"/>
            <w:color w:val="000000"/>
            <w:sz w:val="22"/>
          </w:rPr>
          <w:t xml:space="preserve">The standard of care applicable to the General Partner shall be gross negligence (and not ordinary negligence or a reasonableness standard).</w:t>
        </w:r>
      </w:ins>
      <w:r>
        <w:rPr>
          <w:rFonts w:ascii="Times New Roman" w:hAnsi="Times New Roman"/>
          <w:color w:val="000000"/>
          <w:sz w:val="22"/>
        </w:rPr>
        <w:t xml:space="preserve"> The Partners acknowledge that investments in Portfolio Companies involve a high degree of risk and that losses are an inherent part of the Partnership's investment program.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may rely in good faith upon the opinions, reports, and statements of Legal Counsel (Ashford Blake LLP), the Accounting Firm (Graystone Whitaker LLP), the Valuation Firm (Ridgepoint Valuations Inc.), the Fund Administrator (Pinnacle Fund Services LLC), and other professional advisors retained by the Partnership, and such reliance shall not constitute gross negligence or willful misconduct.</w:t>
      </w:r>
    </w:p>
    <w:p>
      <w:pPr>
        <w:spacing w:line="276" w:lineRule="auto" w:before="0" w:after="120"/>
        <w:jc w:val="both"/>
        <w:rPr>
          <w:ins w:id="9818" w:author="Ashford Blake LLP" w:date="2026-10-16T09:00:00Z"/>
        </w:rPr>
      </w:pPr>
      <w:ins w:id="9819" w:author="Ashford Blake LLP" w:date="2026-10-16T09:00:00Z">
        <w:r>
          <w:rPr>
            <w:rFonts w:ascii="Times New Roman" w:hAnsi="Times New Roman"/>
            <w:b/>
            <w:i/>
            <w:color w:val="000000"/>
            <w:sz w:val="22"/>
            <w:highlight w:val="yellow"/>
          </w:rPr>
          <w:t xml:space="preserve">[Partner Note 34 — Indemnification and exculpation: </w:t>
        </w:r>
        <w:r>
          <w:rPr>
            <w:rFonts w:ascii="Times New Roman" w:hAnsi="Times New Roman"/>
            <w:i/>
            <w:color w:val="000000"/>
            <w:sz w:val="22"/>
            <w:highlight w:val="yellow"/>
          </w:rPr>
          <w:t xml:space="preserve">Per Term Sheet Section 19, the exceptions are limited to fraud, willful misconduct and gross negligence; the Fund III "material breach of this Agreement" exception has been deleted from Sections 17.10(a) and 17.11(a), and the gross negligence standard of care and "mistakes of fact or law" language added. Anchors frequently request reinstatement of the material breach exception and an exception for securities law violations, so expect negotiation. The Term Sheet’s Indemnified Person group (GP, Management Company and their members, officers, employees and agents) is narrower than the Fund III group (which also includes Affiliates, partners and directors); the broader Fund III group has been retained. Please confirm.</w:t>
        </w:r>
        <w:r>
          <w:rPr>
            <w:rFonts w:ascii="Times New Roman" w:hAnsi="Times New Roman"/>
            <w:b/>
            <w:i/>
            <w:color w:val="000000"/>
            <w:sz w:val="22"/>
            <w:highlight w:val="yellow"/>
          </w:rPr>
          <w:t xml:space="preserve">]</w:t>
        </w:r>
      </w:ins>
    </w:p>
    <w:p>
      <w:pPr>
        <w:keepNext/>
        <w:spacing w:line="276" w:lineRule="auto" w:before="360" w:after="120"/>
        <w:jc w:val="left"/>
      </w:pPr>
      <w:r>
        <w:rPr>
          <w:rFonts w:ascii="Times New Roman" w:hAnsi="Times New Roman"/>
          <w:b/>
          <w:color w:val="000000"/>
          <w:sz w:val="22"/>
          <w:u w:val="single"/>
        </w:rPr>
        <w:t>Section 17.12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permitted assigns, heirs, executors, administrators, and legal representatives.</w:t>
      </w:r>
    </w:p>
    <w:p>
      <w:pPr>
        <w:keepNext/>
        <w:spacing w:line="276" w:lineRule="auto" w:before="360" w:after="120"/>
        <w:jc w:val="left"/>
      </w:pPr>
      <w:r>
        <w:rPr>
          <w:rFonts w:ascii="Times New Roman" w:hAnsi="Times New Roman"/>
          <w:b/>
          <w:color w:val="000000"/>
          <w:sz w:val="22"/>
          <w:u w:val="single"/>
        </w:rPr>
        <w:t>Section 17.13 — Third-Party Beneficiaries</w:t>
      </w:r>
    </w:p>
    <w:p>
      <w:pPr>
        <w:spacing w:line="276" w:lineRule="auto" w:before="0" w:after="120"/>
        <w:jc w:val="both"/>
      </w:pPr>
      <w:r>
        <w:rPr>
          <w:rFonts w:ascii="Times New Roman" w:hAnsi="Times New Roman"/>
          <w:color w:val="000000"/>
          <w:sz w:val="22"/>
        </w:rPr>
        <w:t>Except as expressly provided herein with respect to Indemnified Persons (who are intended third-party beneficiaries of Sections 17.10 and 17.11), nothing in this Agreement, express or implied, is intended to or shall confer upon any Person other than the parties hereto any rights, benefits, or remedies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17.14 — Waiver of Partition</w:t>
      </w:r>
    </w:p>
    <w:p>
      <w:pPr>
        <w:spacing w:line="276" w:lineRule="auto" w:before="0" w:after="120"/>
        <w:jc w:val="both"/>
      </w:pPr>
      <w:r>
        <w:rPr>
          <w:rFonts w:ascii="Times New Roman" w:hAnsi="Times New Roman"/>
          <w:color w:val="000000"/>
          <w:sz w:val="22"/>
        </w:rPr>
        <w:t>Each Partner hereby waives any right to partition the assets of the Partnership or to file a complaint or institute any proceeding for partition of the assets of the Partnership.</w:t>
      </w:r>
    </w:p>
    <w:p>
      <w:pPr>
        <w:keepNext/>
        <w:spacing w:line="276" w:lineRule="auto" w:before="360" w:after="120"/>
        <w:jc w:val="left"/>
      </w:pPr>
      <w:r>
        <w:rPr>
          <w:rFonts w:ascii="Times New Roman" w:hAnsi="Times New Roman"/>
          <w:b/>
          <w:color w:val="000000"/>
          <w:sz w:val="22"/>
          <w:u w:val="single"/>
        </w:rPr>
        <w:t>Section 17.15 — Construction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headings and captions contained in this Agreement are for convenience of reference only and shall not affect the meaning or interpretation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Unless the context otherwise requires: (i) the term "including" (and correlative terms such as "include" and "includes") means "including, without limitation"; (ii) words in the singular include the plural, and words in the plural include the singular; (iii) words importing the masculine gender include the feminine and neuter genders, and vice versa; (iv) references to any statute or law include all amendments, modifications, and replacements thereof, and all rules and regulations promulgated thereunder; and (v) references to "Sections," "Articles," "Schedules," and "Exhibits" are to sections, articles, schedules, and exhibits of this Agreement unless otherwise indicated.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hereto have participated jointly in the negotiation and drafting of this Agreement. In the event of any ambiguity or question of intent or interpretation, this Agreement shall be construed as if drafted jointly by all parties, and no presumption or burden of proof shall arise favoring or disfavoring any party by virtue of the authorship of any provision of this Agreement.</w:t>
      </w:r>
    </w:p>
    <w:p>
      <w:pPr>
        <w:keepNext/>
        <w:spacing w:line="276" w:lineRule="auto" w:before="360" w:after="120"/>
        <w:jc w:val="left"/>
      </w:pPr>
      <w:r>
        <w:rPr>
          <w:rFonts w:ascii="Times New Roman" w:hAnsi="Times New Roman"/>
          <w:b/>
          <w:color w:val="000000"/>
          <w:sz w:val="22"/>
          <w:u w:val="single"/>
        </w:rPr>
        <w:t>Section 17.16 — Legal Counsel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Limited Partner acknowledges and agrees that Ashford Blake LLP has acted as counsel to the General Partner and the Management Company (and not to any Limited Partner) in connection with the formation of the Partnership, the negotiation and preparation of this Agreement, and the offering of the Interests. Ashford Blake LLP does not represent, and has no attorney-client relationship with, any Limited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Limited Partner is advised to retain its own independent legal, tax, and financial advisors in connection with its investment in the Partnership and the review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Ashford Blake LLP may continue to represent the General Partner and/or the Management Company in any matter involving the Partnership, including in connection with any dispute or controversy between the General Partner and one or more Limited Partners, and each Limited Partner hereby consents to such continued representation and waives any conflict of interest arising therefrom.</w:t>
      </w:r>
    </w:p>
    <w:p>
      <w:pPr>
        <w:keepNext/>
        <w:spacing w:line="276" w:lineRule="auto" w:before="360" w:after="120"/>
        <w:jc w:val="left"/>
      </w:pPr>
      <w:r>
        <w:rPr>
          <w:rFonts w:ascii="Times New Roman" w:hAnsi="Times New Roman"/>
          <w:b/>
          <w:color w:val="000000"/>
          <w:sz w:val="22"/>
          <w:u w:val="single"/>
        </w:rPr>
        <w:t>Section 17.17 — Compliance with Laws; ERISA</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shall conduct its affairs so as not to be required to register as an "investment company" under the Investment Company Act of 1940, as amended (the "Investment Company Act"). The General Partner shall not take any action that would cause the Partnership to be required to register under the Investment Company Act and shall take such actions as may be necessary or appropriate to ensure the availability of one or more exemptions from registration thereunder (including the exemptions provided by Sections 3(c)(1) and 3(c)(7) of the Investment Company Act).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Partnership shall operate such that less than twenty-five percent (25%) of the value of each class of equity interests in the Partnership is held by "benefit plan investors" within the meaning of Section 3(42) of ERISA and 29 C.F.R. §2510.3-101 (as modified by Section 3(42) of ERISA). The General Partner shall monitor the composition of the Partnership's investors and shall take such actions as may be necessary to ensure compliance with the foregoing limitation, including limiting the amount of Capital Commitments that may be accepted from benefit plan investors.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Limited Partner shall make such representations and warranties to the Partnership as the General Partner may reasonably require in connection with applicable anti-money laundering laws and regulations, including the USA PATRIOT Act and regulations administered by OFAC. Each Limited Partner represents and warrants that it is not, and is not owned or controlled by, a Person that is: (i) the subject of any sanctions administered or enforced by OFAC, the United Nations Security Council, the European Union, or </w:t>
      </w:r>
      <w:del w:id="9820" w:author="Ashford Blake LLP" w:date="2026-10-16T09:00:00Z">
        <w:r>
          <w:rPr>
            <w:rFonts w:ascii="Times New Roman" w:hAnsi="Times New Roman"/>
            <w:color w:val="000000"/>
            <w:sz w:val="22"/>
          </w:rPr>
          <w:delText xml:space="preserve">Her</w:delText>
        </w:r>
      </w:del>
      <w:ins w:id="9821" w:author="Ashford Blake LLP" w:date="2026-10-16T09:00:00Z">
        <w:r>
          <w:rPr>
            <w:rFonts w:ascii="Times New Roman" w:hAnsi="Times New Roman"/>
            <w:color w:val="000000"/>
            <w:sz w:val="22"/>
          </w:rPr>
          <w:t xml:space="preserve">His</w:t>
        </w:r>
      </w:ins>
      <w:r>
        <w:rPr>
          <w:rFonts w:ascii="Times New Roman" w:hAnsi="Times New Roman"/>
          <w:color w:val="000000"/>
          <w:sz w:val="22"/>
        </w:rPr>
        <w:t xml:space="preserve"> Majesty's Treasury; or (ii) located, organized, or resident in a country or territory that is the subject of comprehensive sanctions (including Cuba, Iran, North Korea, Syria, and the Crimea region of Ukraine).</w:t>
      </w:r>
    </w:p>
    <w:p>
      <w:pPr>
        <w:keepNext/>
        <w:spacing w:line="276" w:lineRule="auto" w:before="360" w:after="120"/>
        <w:jc w:val="left"/>
      </w:pPr>
      <w:r>
        <w:rPr>
          <w:rFonts w:ascii="Times New Roman" w:hAnsi="Times New Roman"/>
          <w:b/>
          <w:color w:val="000000"/>
          <w:sz w:val="22"/>
          <w:u w:val="single"/>
        </w:rPr>
        <w:t>Section 17.18 — Force Majeure</w:t>
      </w:r>
    </w:p>
    <w:p>
      <w:pPr>
        <w:spacing w:line="276" w:lineRule="auto" w:before="0" w:after="120"/>
        <w:jc w:val="both"/>
      </w:pPr>
      <w:r>
        <w:rPr>
          <w:rFonts w:ascii="Times New Roman" w:hAnsi="Times New Roman"/>
          <w:color w:val="000000"/>
          <w:sz w:val="22"/>
        </w:rPr>
        <w:t>Neither the General Partner nor any Limited Partner shall be liable for any failure to perform or delay in performing any obligation under this Agreement to the extent that such failure or delay is caused by or results from acts of God, fire, flood, earthquake, pandemic, epidemic, war, terrorism, civil unrest, strikes, lockouts, governmental actions, sanctions, embargoes, or other events beyond the reasonable control of such party (each, a "Force Majeure Event"). The affected party shall use commercially reasonable efforts to mitigate the effects of any Force Majeure Event and to resume performance of its obligations as soon as practicable.</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Amended and Restated Limited Partnership Agreement as of the date first set forth above.</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 xml:space="preserve">HCP FUND </w:t>
      </w:r>
      <w:del w:id="10255" w:author="Ashford Blake LLP" w:date="2026-10-16T09:00:00Z">
        <w:r>
          <w:rPr>
            <w:rFonts w:ascii="Times New Roman" w:hAnsi="Times New Roman"/>
            <w:color w:val="000000"/>
            <w:sz w:val="22"/>
          </w:rPr>
          <w:delText xml:space="preserve">III</w:delText>
        </w:r>
      </w:del>
      <w:ins w:id="10256" w:author="Ashford Blake LLP" w:date="2026-10-16T09:00:00Z">
        <w:r>
          <w:rPr>
            <w:rFonts w:ascii="Times New Roman" w:hAnsi="Times New Roman"/>
            <w:color w:val="000000"/>
            <w:sz w:val="22"/>
          </w:rPr>
          <w:t xml:space="preserve">IV</w:t>
        </w:r>
      </w:ins>
      <w:r>
        <w:rPr>
          <w:rFonts w:ascii="Times New Roman" w:hAnsi="Times New Roman"/>
          <w:color w:val="000000"/>
          <w:sz w:val="22"/>
        </w:rPr>
        <w:t xml:space="preserve">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Yuen</w:t>
      </w:r>
    </w:p>
    <w:p>
      <w:pPr>
        <w:spacing w:line="240" w:lineRule="auto" w:before="20" w:after="20"/>
        <w:jc w:val="left"/>
      </w:pPr>
      <w:r>
        <w:rPr>
          <w:rFonts w:ascii="Times New Roman" w:hAnsi="Times New Roman"/>
          <w:color w:val="000000"/>
          <w:sz w:val="22"/>
        </w:rPr>
        <w:t>Title: Managing Member</w:t>
      </w:r>
    </w:p>
    <w:p>
      <w:pPr>
        <w:spacing w:line="276" w:lineRule="auto" w:before="0" w:after="120"/>
        <w:jc w:val="both"/>
      </w:pPr>
      <w:r>
        <w:rPr>
          <w:rFonts w:ascii="Times New Roman" w:hAnsi="Times New Roman"/>
          <w:color w:val="000000"/>
          <w:sz w:val="22"/>
        </w:rPr>
        <w:t>Each Limited Partner has executed this Agreement or a counterpart hereof, or has executed a Subscription Agreement pursuant to which such Limited Partner has agreed to be bound by the terms of this Agreement.</w:t>
      </w:r>
    </w:p>
    <w:p>
      <w:pPr>
        <w:spacing w:line="276" w:lineRule="auto" w:before="0" w:after="120"/>
        <w:jc w:val="both"/>
      </w:pPr>
      <w:r>
        <w:rPr>
          <w:rFonts w:ascii="Times New Roman" w:hAnsi="Times New Roman"/>
          <w:color w:val="000000"/>
          <w:sz w:val="22"/>
        </w:rPr>
        <w:t>[Signature pages of Limited Partners on file with the General Partner]</w:t>
      </w:r>
    </w:p>
    <w:p>
      <w:pPr>
        <w:spacing w:line="240" w:lineRule="auto" w:before="20" w:after="20"/>
        <w:jc w:val="both"/>
      </w:pPr>
      <w:r>
        <w:rPr>
          <w:rFonts w:ascii="Times New Roman" w:hAnsi="Times New Roman"/>
          <w:b/>
          <w:color w:val="000000"/>
          <w:sz w:val="22"/>
        </w:rPr>
        <w:t>LIMITED PARTNER:</w:t>
      </w:r>
    </w:p>
    <w:p>
      <w:pPr>
        <w:spacing w:line="240" w:lineRule="auto" w:before="20" w:after="20"/>
        <w:jc w:val="both"/>
      </w:pPr>
      <w:r>
        <w:rPr>
          <w:rFonts w:ascii="Times New Roman" w:hAnsi="Times New Roman"/>
          <w:color w:val="000000"/>
          <w:sz w:val="22"/>
        </w:rPr>
        <w:t>[Name of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PARTNERS AND CAPITAL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Capital Commitment</w:t>
            </w:r>
          </w:p>
        </w:tc>
        <w:tc>
          <w:tcPr>
            <w:tcW w:type="dxa" w:w="1728"/>
          </w:tcPr>
          <w:p>
            <w:pPr>
              <w:spacing w:line="276" w:lineRule="auto" w:before="20" w:after="20"/>
            </w:pPr>
            <w:r>
              <w:rPr>
                <w:b/>
              </w:rPr>
            </w:r>
            <w:r>
              <w:rPr>
                <w:rFonts w:ascii="Times New Roman" w:hAnsi="Times New Roman"/>
                <w:b/>
                <w:color w:val="000000"/>
                <w:sz w:val="18"/>
              </w:rPr>
              <w:t>Percentage Interest</w:t>
            </w:r>
          </w:p>
        </w:tc>
        <w:tc>
          <w:tcPr>
            <w:tcW w:type="dxa" w:w="1728"/>
          </w:tcPr>
          <w:p>
            <w:pPr>
              <w:spacing w:line="276" w:lineRule="auto" w:before="20" w:after="20"/>
            </w:pPr>
            <w:r>
              <w:rPr>
                <w:b/>
              </w:rPr>
            </w:r>
            <w:r>
              <w:rPr>
                <w:rFonts w:ascii="Times New Roman" w:hAnsi="Times New Roman"/>
                <w:b/>
                <w:color w:val="000000"/>
                <w:sz w:val="18"/>
              </w:rPr>
              <w:t>Date of Admission</w:t>
            </w:r>
          </w:p>
        </w:tc>
      </w:tr>
      <w:tr>
        <w:tc>
          <w:tcPr>
            <w:tcW w:type="dxa" w:w="1728"/>
          </w:tcPr>
          <w:p>
            <w:pPr>
              <w:spacing w:line="276" w:lineRule="auto" w:before="20" w:after="20"/>
            </w:pPr>
            <w:r/>
            <w:r>
              <w:rPr>
                <w:rFonts w:ascii="Times New Roman" w:hAnsi="Times New Roman"/>
                <w:color w:val="000000"/>
                <w:sz w:val="18"/>
              </w:rPr>
              <w:t xml:space="preserve">HCP Fund </w:t>
            </w:r>
            <w:del w:id="9830" w:author="Ashford Blake LLP" w:date="2026-10-16T09:00:00Z">
              <w:r>
                <w:rPr>
                  <w:rFonts w:ascii="Times New Roman" w:hAnsi="Times New Roman"/>
                  <w:color w:val="000000"/>
                  <w:sz w:val="18"/>
                </w:rPr>
                <w:delText xml:space="preserve">III</w:delText>
              </w:r>
            </w:del>
            <w:ins w:id="9831" w:author="Ashford Blake LLP" w:date="2026-10-16T09:00:00Z">
              <w:r>
                <w:rPr>
                  <w:rFonts w:ascii="Times New Roman" w:hAnsi="Times New Roman"/>
                  <w:color w:val="000000"/>
                  <w:sz w:val="18"/>
                </w:rPr>
                <w:t xml:space="preserve">IV</w:t>
              </w:r>
            </w:ins>
            <w:r>
              <w:rPr>
                <w:rFonts w:ascii="Times New Roman" w:hAnsi="Times New Roman"/>
                <w:color w:val="000000"/>
                <w:sz w:val="18"/>
              </w:rPr>
              <w:t xml:space="preserve"> GP, LLC</w:t>
            </w:r>
          </w:p>
        </w:tc>
        <w:tc>
          <w:tcPr>
            <w:tcW w:type="dxa" w:w="1728"/>
          </w:tcPr>
          <w:p>
            <w:pPr>
              <w:spacing w:line="276" w:lineRule="auto" w:before="20" w:after="20"/>
            </w:pPr>
            <w:r/>
            <w:r>
              <w:rPr>
                <w:rFonts w:ascii="Times New Roman" w:hAnsi="Times New Roman"/>
                <w:color w:val="000000"/>
                <w:sz w:val="18"/>
              </w:rPr>
              <w:t>1200 Chestnut Park Drive, Suite 3100, Greenwich, CT 06830</w:t>
            </w:r>
          </w:p>
        </w:tc>
        <w:tc>
          <w:tcPr>
            <w:tcW w:type="dxa" w:w="1728"/>
          </w:tcPr>
          <w:p>
            <w:pPr>
              <w:spacing w:line="276" w:lineRule="auto" w:before="20" w:after="20"/>
            </w:pPr>
            <w:r/>
            <w:del w:id="9832" w:author="Ashford Blake LLP" w:date="2026-10-16T09:00:00Z">
              <w:r>
                <w:rPr>
                  <w:rFonts w:ascii="Times New Roman" w:hAnsi="Times New Roman"/>
                  <w:color w:val="000000"/>
                  <w:sz w:val="18"/>
                </w:rPr>
                <w:delText>$63,000,000</w:delText>
              </w:r>
            </w:del>
            <w:ins w:id="9833" w:author="Ashford Blake LLP" w:date="2026-10-16T09:00:00Z">
              <w:r>
                <w:rPr>
                  <w:rFonts w:ascii="Times New Roman" w:hAnsi="Times New Roman"/>
                  <w:color w:val="000000"/>
                  <w:sz w:val="18"/>
                </w:rPr>
                <w:t xml:space="preserve">$[75,000,000]</w:t>
              </w:r>
            </w:ins>
          </w:p>
        </w:tc>
        <w:tc>
          <w:tcPr>
            <w:tcW w:type="dxa" w:w="1728"/>
          </w:tcPr>
          <w:p>
            <w:pPr>
              <w:spacing w:line="276" w:lineRule="auto" w:before="20" w:after="20"/>
            </w:pPr>
            <w:r/>
            <w:del w:id="9834" w:author="Ashford Blake LLP" w:date="2026-10-16T09:00:00Z">
              <w:r>
                <w:rPr>
                  <w:rFonts w:ascii="Times New Roman" w:hAnsi="Times New Roman"/>
                  <w:color w:val="000000"/>
                  <w:sz w:val="18"/>
                </w:rPr>
                <w:delText>3.00%</w:delText>
              </w:r>
            </w:del>
            <w:ins w:id="9835" w:author="Ashford Blake LLP" w:date="2026-10-16T09:00:00Z">
              <w:r>
                <w:rPr>
                  <w:rFonts w:ascii="Times New Roman" w:hAnsi="Times New Roman"/>
                  <w:color w:val="000000"/>
                  <w:sz w:val="18"/>
                </w:rPr>
                <w:t xml:space="preserve">[3.00]%</w:t>
              </w:r>
            </w:ins>
          </w:p>
        </w:tc>
        <w:tc>
          <w:tcPr>
            <w:tcW w:type="dxa" w:w="1728"/>
          </w:tcPr>
          <w:p>
            <w:pPr>
              <w:spacing w:line="276" w:lineRule="auto" w:before="20" w:after="20"/>
            </w:pPr>
            <w:r/>
            <w:del w:id="9838" w:author="Ashford Blake LLP" w:date="2026-10-16T09:00:00Z">
              <w:r>
                <w:rPr>
                  <w:rFonts w:ascii="Times New Roman" w:hAnsi="Times New Roman"/>
                  <w:color w:val="000000"/>
                  <w:sz w:val="18"/>
                </w:rPr>
                <w:delText xml:space="preserve">December</w:delText>
              </w:r>
            </w:del>
            <w:ins w:id="9839" w:author="Ashford Blake LLP" w:date="2026-10-16T09:00:00Z">
              <w:r>
                <w:rPr>
                  <w:rFonts w:ascii="Times New Roman" w:hAnsi="Times New Roman"/>
                  <w:color w:val="000000"/>
                  <w:sz w:val="18"/>
                </w:rPr>
                <w:t xml:space="preserve">[April</w:t>
              </w:r>
            </w:ins>
            <w:r>
              <w:rPr>
                <w:rFonts w:ascii="Times New Roman" w:hAnsi="Times New Roman"/>
                <w:color w:val="000000"/>
                <w:sz w:val="18"/>
              </w:rPr>
              <w:t xml:space="preserve"> 15, </w:t>
            </w:r>
            <w:del w:id="9836" w:author="Ashford Blake LLP" w:date="2026-10-16T09:00:00Z">
              <w:r>
                <w:rPr>
                  <w:rFonts w:ascii="Times New Roman" w:hAnsi="Times New Roman"/>
                  <w:color w:val="000000"/>
                  <w:sz w:val="18"/>
                </w:rPr>
                <w:delText xml:space="preserve">2020</w:delText>
              </w:r>
            </w:del>
            <w:ins w:id="9837" w:author="Ashford Blake LLP" w:date="2026-10-16T09:00:00Z">
              <w:r>
                <w:rPr>
                  <w:rFonts w:ascii="Times New Roman" w:hAnsi="Times New Roman"/>
                  <w:color w:val="000000"/>
                  <w:sz w:val="18"/>
                </w:rPr>
                <w:t xml:space="preserve">2025]</w:t>
              </w:r>
            </w:ins>
          </w:p>
        </w:tc>
      </w:tr>
      <w:tr>
        <w:trPr>
          <w:ins w:id="9972" w:author="Ashford Blake LLP" w:date="2026-10-16T09:00:00Z"/>
        </w:trPr>
        <w:tc>
          <w:tcPr>
            <w:tcW w:type="dxa" w:w="1728"/>
          </w:tcPr>
          <w:p>
            <w:pPr>
              <w:spacing w:line="276" w:lineRule="auto" w:before="20" w:after="20"/>
              <w:rPr>
                <w:ins w:id="9973" w:author="Ashford Blake LLP" w:date="2026-10-16T09:00:00Z"/>
              </w:rPr>
            </w:pPr>
            <w:ins w:id="9974" w:author="Ashford Blake LLP" w:date="2026-10-16T09:00:00Z">
              <w:r>
                <w:rPr>
                  <w:rFonts w:ascii="Times New Roman" w:hAnsi="Times New Roman"/>
                  <w:color w:val="000000"/>
                  <w:sz w:val="18"/>
                </w:rPr>
                <w:t xml:space="preserve">Kestrel Institutional Partners (Attention: James Alford, Head of Private Equity Allocations)</w:t>
              </w:r>
            </w:ins>
          </w:p>
        </w:tc>
        <w:tc>
          <w:tcPr>
            <w:tcW w:type="dxa" w:w="1728"/>
          </w:tcPr>
          <w:p>
            <w:pPr>
              <w:spacing w:line="276" w:lineRule="auto" w:before="20" w:after="20"/>
              <w:rPr>
                <w:ins w:id="9975" w:author="Ashford Blake LLP" w:date="2026-10-16T09:00:00Z"/>
              </w:rPr>
            </w:pPr>
            <w:ins w:id="9976" w:author="Ashford Blake LLP" w:date="2026-10-16T09:00:00Z">
              <w:r>
                <w:rPr>
                  <w:rFonts w:ascii="Times New Roman" w:hAnsi="Times New Roman"/>
                  <w:color w:val="000000"/>
                  <w:sz w:val="18"/>
                </w:rPr>
                <w:t xml:space="preserve">500 Capitol Boulevard, Suite 200, Sacramento, CA 95814</w:t>
              </w:r>
            </w:ins>
          </w:p>
        </w:tc>
        <w:tc>
          <w:tcPr>
            <w:tcW w:type="dxa" w:w="1728"/>
          </w:tcPr>
          <w:p>
            <w:pPr>
              <w:spacing w:line="276" w:lineRule="auto" w:before="20" w:after="20"/>
              <w:rPr>
                <w:ins w:id="9977" w:author="Ashford Blake LLP" w:date="2026-10-16T09:00:00Z"/>
              </w:rPr>
            </w:pPr>
            <w:ins w:id="9978" w:author="Ashford Blake LLP" w:date="2026-10-16T09:00:00Z">
              <w:r>
                <w:rPr>
                  <w:rFonts w:ascii="Times New Roman" w:hAnsi="Times New Roman"/>
                  <w:color w:val="000000"/>
                  <w:sz w:val="18"/>
                </w:rPr>
                <w:t xml:space="preserve">$300,000,000</w:t>
              </w:r>
            </w:ins>
          </w:p>
        </w:tc>
        <w:tc>
          <w:tcPr>
            <w:tcW w:type="dxa" w:w="1728"/>
          </w:tcPr>
          <w:p>
            <w:pPr>
              <w:spacing w:line="276" w:lineRule="auto" w:before="20" w:after="20"/>
              <w:rPr>
                <w:ins w:id="9979" w:author="Ashford Blake LLP" w:date="2026-10-16T09:00:00Z"/>
              </w:rPr>
            </w:pPr>
            <w:ins w:id="9980" w:author="Ashford Blake LLP" w:date="2026-10-16T09:00:00Z">
              <w:r>
                <w:rPr>
                  <w:rFonts w:ascii="Times New Roman" w:hAnsi="Times New Roman"/>
                  <w:color w:val="000000"/>
                  <w:sz w:val="18"/>
                </w:rPr>
                <w:t xml:space="preserve">[●]%</w:t>
              </w:r>
            </w:ins>
          </w:p>
        </w:tc>
        <w:tc>
          <w:tcPr>
            <w:tcW w:type="dxa" w:w="1728"/>
          </w:tcPr>
          <w:p>
            <w:pPr>
              <w:spacing w:line="276" w:lineRule="auto" w:before="20" w:after="20"/>
              <w:rPr>
                <w:ins w:id="9981" w:author="Ashford Blake LLP" w:date="2026-10-16T09:00:00Z"/>
              </w:rPr>
            </w:pPr>
            <w:ins w:id="9982" w:author="Ashford Blake LLP" w:date="2026-10-16T09:00:00Z">
              <w:r>
                <w:rPr>
                  <w:rFonts w:ascii="Times New Roman" w:hAnsi="Times New Roman"/>
                  <w:color w:val="000000"/>
                  <w:sz w:val="18"/>
                </w:rPr>
                <w:t xml:space="preserve">[April 15, 2025]</w:t>
              </w:r>
            </w:ins>
          </w:p>
        </w:tc>
      </w:tr>
      <w:tr>
        <w:trPr>
          <w:ins w:id="9983" w:author="Ashford Blake LLP" w:date="2026-10-16T09:00:00Z"/>
        </w:trPr>
        <w:tc>
          <w:tcPr>
            <w:tcW w:type="dxa" w:w="1728"/>
          </w:tcPr>
          <w:p>
            <w:pPr>
              <w:spacing w:line="276" w:lineRule="auto" w:before="20" w:after="20"/>
              <w:rPr>
                <w:ins w:id="9984" w:author="Ashford Blake LLP" w:date="2026-10-16T09:00:00Z"/>
              </w:rPr>
            </w:pPr>
            <w:ins w:id="9985" w:author="Ashford Blake LLP" w:date="2026-10-16T09:00:00Z">
              <w:r>
                <w:rPr>
                  <w:rFonts w:ascii="Times New Roman" w:hAnsi="Times New Roman"/>
                  <w:color w:val="000000"/>
                  <w:sz w:val="18"/>
                </w:rPr>
                <w:t xml:space="preserve">Birchmont Endowment Fund (Attention: Priya Narayanan, Chief Investment Officer)</w:t>
              </w:r>
            </w:ins>
          </w:p>
        </w:tc>
        <w:tc>
          <w:tcPr>
            <w:tcW w:type="dxa" w:w="1728"/>
          </w:tcPr>
          <w:p>
            <w:pPr>
              <w:spacing w:line="276" w:lineRule="auto" w:before="20" w:after="20"/>
              <w:rPr>
                <w:ins w:id="9986" w:author="Ashford Blake LLP" w:date="2026-10-16T09:00:00Z"/>
              </w:rPr>
            </w:pPr>
            <w:ins w:id="9987" w:author="Ashford Blake LLP" w:date="2026-10-16T09:00:00Z">
              <w:r>
                <w:rPr>
                  <w:rFonts w:ascii="Times New Roman" w:hAnsi="Times New Roman"/>
                  <w:color w:val="000000"/>
                  <w:sz w:val="18"/>
                </w:rPr>
                <w:t xml:space="preserve">88 University Crescent, Cambridge, MA 02138</w:t>
              </w:r>
            </w:ins>
          </w:p>
        </w:tc>
        <w:tc>
          <w:tcPr>
            <w:tcW w:type="dxa" w:w="1728"/>
          </w:tcPr>
          <w:p>
            <w:pPr>
              <w:spacing w:line="276" w:lineRule="auto" w:before="20" w:after="20"/>
              <w:rPr>
                <w:ins w:id="9988" w:author="Ashford Blake LLP" w:date="2026-10-16T09:00:00Z"/>
              </w:rPr>
            </w:pPr>
            <w:ins w:id="9989" w:author="Ashford Blake LLP" w:date="2026-10-16T09:00:00Z">
              <w:r>
                <w:rPr>
                  <w:rFonts w:ascii="Times New Roman" w:hAnsi="Times New Roman"/>
                  <w:color w:val="000000"/>
                  <w:sz w:val="18"/>
                </w:rPr>
                <w:t xml:space="preserve">$200,000,000</w:t>
              </w:r>
            </w:ins>
          </w:p>
        </w:tc>
        <w:tc>
          <w:tcPr>
            <w:tcW w:type="dxa" w:w="1728"/>
          </w:tcPr>
          <w:p>
            <w:pPr>
              <w:spacing w:line="276" w:lineRule="auto" w:before="20" w:after="20"/>
              <w:rPr>
                <w:ins w:id="9990" w:author="Ashford Blake LLP" w:date="2026-10-16T09:00:00Z"/>
              </w:rPr>
            </w:pPr>
            <w:ins w:id="9991" w:author="Ashford Blake LLP" w:date="2026-10-16T09:00:00Z">
              <w:r>
                <w:rPr>
                  <w:rFonts w:ascii="Times New Roman" w:hAnsi="Times New Roman"/>
                  <w:color w:val="000000"/>
                  <w:sz w:val="18"/>
                </w:rPr>
                <w:t xml:space="preserve">[●]%</w:t>
              </w:r>
            </w:ins>
          </w:p>
        </w:tc>
        <w:tc>
          <w:tcPr>
            <w:tcW w:type="dxa" w:w="1728"/>
          </w:tcPr>
          <w:p>
            <w:pPr>
              <w:spacing w:line="276" w:lineRule="auto" w:before="20" w:after="20"/>
              <w:rPr>
                <w:ins w:id="9992" w:author="Ashford Blake LLP" w:date="2026-10-16T09:00:00Z"/>
              </w:rPr>
            </w:pPr>
            <w:ins w:id="9993" w:author="Ashford Blake LLP" w:date="2026-10-16T09:00:00Z">
              <w:r>
                <w:rPr>
                  <w:rFonts w:ascii="Times New Roman" w:hAnsi="Times New Roman"/>
                  <w:color w:val="000000"/>
                  <w:sz w:val="18"/>
                </w:rPr>
                <w:t xml:space="preserve">[April 15, 2025]</w:t>
              </w:r>
            </w:ins>
          </w:p>
        </w:tc>
      </w:tr>
      <w:tr>
        <w:trPr>
          <w:del w:id="9840" w:author="Ashford Blake LLP" w:date="2026-10-16T09:00:00Z"/>
        </w:trPr>
        <w:tc>
          <w:tcPr>
            <w:tcW w:type="dxa" w:w="1728"/>
          </w:tcPr>
          <w:p>
            <w:pPr>
              <w:spacing w:line="276" w:lineRule="auto" w:before="20" w:after="20"/>
              <w:rPr>
                <w:del w:id="9842" w:author="Ashford Blake LLP" w:date="2026-10-16T09:00:00Z"/>
              </w:rPr>
            </w:pPr>
            <w:r/>
            <w:del w:id="9841" w:author="Ashford Blake LLP" w:date="2026-10-16T09:00:00Z">
              <w:r>
                <w:rPr>
                  <w:rFonts w:ascii="Times New Roman" w:hAnsi="Times New Roman"/>
                  <w:color w:val="000000"/>
                  <w:sz w:val="18"/>
                </w:rPr>
                <w:delText>State Teachers Retirement System</w:delText>
              </w:r>
            </w:del>
          </w:p>
        </w:tc>
        <w:tc>
          <w:tcPr>
            <w:tcW w:type="dxa" w:w="1728"/>
          </w:tcPr>
          <w:p>
            <w:pPr>
              <w:spacing w:line="276" w:lineRule="auto" w:before="20" w:after="20"/>
              <w:rPr>
                <w:del w:id="9844" w:author="Ashford Blake LLP" w:date="2026-10-16T09:00:00Z"/>
              </w:rPr>
            </w:pPr>
            <w:r/>
            <w:del w:id="9843" w:author="Ashford Blake LLP" w:date="2026-10-16T09:00:00Z">
              <w:r>
                <w:rPr>
                  <w:rFonts w:ascii="Times New Roman" w:hAnsi="Times New Roman"/>
                  <w:color w:val="000000"/>
                  <w:sz w:val="18"/>
                </w:rPr>
                <w:delText>275 Pension Boulevard, Suite 400, Sacramento, CA 95814</w:delText>
              </w:r>
            </w:del>
          </w:p>
        </w:tc>
        <w:tc>
          <w:tcPr>
            <w:tcW w:type="dxa" w:w="1728"/>
          </w:tcPr>
          <w:p>
            <w:pPr>
              <w:spacing w:line="276" w:lineRule="auto" w:before="20" w:after="20"/>
              <w:rPr>
                <w:del w:id="9846" w:author="Ashford Blake LLP" w:date="2026-10-16T09:00:00Z"/>
              </w:rPr>
            </w:pPr>
            <w:r/>
            <w:del w:id="9845" w:author="Ashford Blake LLP" w:date="2026-10-16T09:00:00Z">
              <w:r>
                <w:rPr>
                  <w:rFonts w:ascii="Times New Roman" w:hAnsi="Times New Roman"/>
                  <w:color w:val="000000"/>
                  <w:sz w:val="18"/>
                </w:rPr>
                <w:delText>$300,000,000</w:delText>
              </w:r>
            </w:del>
          </w:p>
        </w:tc>
        <w:tc>
          <w:tcPr>
            <w:tcW w:type="dxa" w:w="1728"/>
          </w:tcPr>
          <w:p>
            <w:pPr>
              <w:spacing w:line="276" w:lineRule="auto" w:before="20" w:after="20"/>
              <w:rPr>
                <w:del w:id="9848" w:author="Ashford Blake LLP" w:date="2026-10-16T09:00:00Z"/>
              </w:rPr>
            </w:pPr>
            <w:r/>
            <w:del w:id="9847" w:author="Ashford Blake LLP" w:date="2026-10-16T09:00:00Z">
              <w:r>
                <w:rPr>
                  <w:rFonts w:ascii="Times New Roman" w:hAnsi="Times New Roman"/>
                  <w:color w:val="000000"/>
                  <w:sz w:val="18"/>
                </w:rPr>
                <w:delText>14.29%</w:delText>
              </w:r>
            </w:del>
          </w:p>
        </w:tc>
        <w:tc>
          <w:tcPr>
            <w:tcW w:type="dxa" w:w="1728"/>
          </w:tcPr>
          <w:p>
            <w:pPr>
              <w:spacing w:line="276" w:lineRule="auto" w:before="20" w:after="20"/>
              <w:rPr>
                <w:del w:id="9850" w:author="Ashford Blake LLP" w:date="2026-10-16T09:00:00Z"/>
              </w:rPr>
            </w:pPr>
            <w:r/>
            <w:del w:id="9849" w:author="Ashford Blake LLP" w:date="2026-10-16T09:00:00Z">
              <w:r>
                <w:rPr>
                  <w:rFonts w:ascii="Times New Roman" w:hAnsi="Times New Roman"/>
                  <w:color w:val="000000"/>
                  <w:sz w:val="18"/>
                </w:rPr>
                <w:delText>December 15, 2020</w:delText>
              </w:r>
            </w:del>
          </w:p>
        </w:tc>
      </w:tr>
      <w:tr>
        <w:trPr>
          <w:del w:id="9851" w:author="Ashford Blake LLP" w:date="2026-10-16T09:00:00Z"/>
        </w:trPr>
        <w:tc>
          <w:tcPr>
            <w:tcW w:type="dxa" w:w="1728"/>
          </w:tcPr>
          <w:p>
            <w:pPr>
              <w:spacing w:line="276" w:lineRule="auto" w:before="20" w:after="20"/>
              <w:rPr>
                <w:del w:id="9853" w:author="Ashford Blake LLP" w:date="2026-10-16T09:00:00Z"/>
              </w:rPr>
            </w:pPr>
            <w:r/>
            <w:del w:id="9852" w:author="Ashford Blake LLP" w:date="2026-10-16T09:00:00Z">
              <w:r>
                <w:rPr>
                  <w:rFonts w:ascii="Times New Roman" w:hAnsi="Times New Roman"/>
                  <w:color w:val="000000"/>
                  <w:sz w:val="18"/>
                </w:rPr>
                <w:delText>Metropolitan Public Employees Pension Fund</w:delText>
              </w:r>
            </w:del>
          </w:p>
        </w:tc>
        <w:tc>
          <w:tcPr>
            <w:tcW w:type="dxa" w:w="1728"/>
          </w:tcPr>
          <w:p>
            <w:pPr>
              <w:spacing w:line="276" w:lineRule="auto" w:before="20" w:after="20"/>
              <w:rPr>
                <w:del w:id="9855" w:author="Ashford Blake LLP" w:date="2026-10-16T09:00:00Z"/>
              </w:rPr>
            </w:pPr>
            <w:r/>
            <w:del w:id="9854" w:author="Ashford Blake LLP" w:date="2026-10-16T09:00:00Z">
              <w:r>
                <w:rPr>
                  <w:rFonts w:ascii="Times New Roman" w:hAnsi="Times New Roman"/>
                  <w:color w:val="000000"/>
                  <w:sz w:val="18"/>
                </w:rPr>
                <w:delText>1 Center Plaza, 10th Floor, Boston, MA 02108</w:delText>
              </w:r>
            </w:del>
          </w:p>
        </w:tc>
        <w:tc>
          <w:tcPr>
            <w:tcW w:type="dxa" w:w="1728"/>
          </w:tcPr>
          <w:p>
            <w:pPr>
              <w:spacing w:line="276" w:lineRule="auto" w:before="20" w:after="20"/>
              <w:rPr>
                <w:del w:id="9857" w:author="Ashford Blake LLP" w:date="2026-10-16T09:00:00Z"/>
              </w:rPr>
            </w:pPr>
            <w:r/>
            <w:del w:id="9856" w:author="Ashford Blake LLP" w:date="2026-10-16T09:00:00Z">
              <w:r>
                <w:rPr>
                  <w:rFonts w:ascii="Times New Roman" w:hAnsi="Times New Roman"/>
                  <w:color w:val="000000"/>
                  <w:sz w:val="18"/>
                </w:rPr>
                <w:delText>$250,000,000</w:delText>
              </w:r>
            </w:del>
          </w:p>
        </w:tc>
        <w:tc>
          <w:tcPr>
            <w:tcW w:type="dxa" w:w="1728"/>
          </w:tcPr>
          <w:p>
            <w:pPr>
              <w:spacing w:line="276" w:lineRule="auto" w:before="20" w:after="20"/>
              <w:rPr>
                <w:del w:id="9859" w:author="Ashford Blake LLP" w:date="2026-10-16T09:00:00Z"/>
              </w:rPr>
            </w:pPr>
            <w:r/>
            <w:del w:id="9858" w:author="Ashford Blake LLP" w:date="2026-10-16T09:00:00Z">
              <w:r>
                <w:rPr>
                  <w:rFonts w:ascii="Times New Roman" w:hAnsi="Times New Roman"/>
                  <w:color w:val="000000"/>
                  <w:sz w:val="18"/>
                </w:rPr>
                <w:delText>11.90%</w:delText>
              </w:r>
            </w:del>
          </w:p>
        </w:tc>
        <w:tc>
          <w:tcPr>
            <w:tcW w:type="dxa" w:w="1728"/>
          </w:tcPr>
          <w:p>
            <w:pPr>
              <w:spacing w:line="276" w:lineRule="auto" w:before="20" w:after="20"/>
              <w:rPr>
                <w:del w:id="9861" w:author="Ashford Blake LLP" w:date="2026-10-16T09:00:00Z"/>
              </w:rPr>
            </w:pPr>
            <w:r/>
            <w:del w:id="9860" w:author="Ashford Blake LLP" w:date="2026-10-16T09:00:00Z">
              <w:r>
                <w:rPr>
                  <w:rFonts w:ascii="Times New Roman" w:hAnsi="Times New Roman"/>
                  <w:color w:val="000000"/>
                  <w:sz w:val="18"/>
                </w:rPr>
                <w:delText>December 15, 2020</w:delText>
              </w:r>
            </w:del>
          </w:p>
        </w:tc>
      </w:tr>
      <w:tr>
        <w:trPr>
          <w:del w:id="9862" w:author="Ashford Blake LLP" w:date="2026-10-16T09:00:00Z"/>
        </w:trPr>
        <w:tc>
          <w:tcPr>
            <w:tcW w:type="dxa" w:w="1728"/>
          </w:tcPr>
          <w:p>
            <w:pPr>
              <w:spacing w:line="276" w:lineRule="auto" w:before="20" w:after="20"/>
              <w:rPr>
                <w:del w:id="9864" w:author="Ashford Blake LLP" w:date="2026-10-16T09:00:00Z"/>
              </w:rPr>
            </w:pPr>
            <w:r/>
            <w:del w:id="9863" w:author="Ashford Blake LLP" w:date="2026-10-16T09:00:00Z">
              <w:r>
                <w:rPr>
                  <w:rFonts w:ascii="Times New Roman" w:hAnsi="Times New Roman"/>
                  <w:color w:val="000000"/>
                  <w:sz w:val="18"/>
                </w:rPr>
                <w:delText>Whitfield Family Foundation</w:delText>
              </w:r>
            </w:del>
          </w:p>
        </w:tc>
        <w:tc>
          <w:tcPr>
            <w:tcW w:type="dxa" w:w="1728"/>
          </w:tcPr>
          <w:p>
            <w:pPr>
              <w:spacing w:line="276" w:lineRule="auto" w:before="20" w:after="20"/>
              <w:rPr>
                <w:del w:id="9866" w:author="Ashford Blake LLP" w:date="2026-10-16T09:00:00Z"/>
              </w:rPr>
            </w:pPr>
            <w:r/>
            <w:del w:id="9865" w:author="Ashford Blake LLP" w:date="2026-10-16T09:00:00Z">
              <w:r>
                <w:rPr>
                  <w:rFonts w:ascii="Times New Roman" w:hAnsi="Times New Roman"/>
                  <w:color w:val="000000"/>
                  <w:sz w:val="18"/>
                </w:rPr>
                <w:delText>800 Carnegie Way, Pittsburgh, PA 15222</w:delText>
              </w:r>
            </w:del>
          </w:p>
        </w:tc>
        <w:tc>
          <w:tcPr>
            <w:tcW w:type="dxa" w:w="1728"/>
          </w:tcPr>
          <w:p>
            <w:pPr>
              <w:spacing w:line="276" w:lineRule="auto" w:before="20" w:after="20"/>
              <w:rPr>
                <w:del w:id="9868" w:author="Ashford Blake LLP" w:date="2026-10-16T09:00:00Z"/>
              </w:rPr>
            </w:pPr>
            <w:r/>
            <w:del w:id="9867" w:author="Ashford Blake LLP" w:date="2026-10-16T09:00:00Z">
              <w:r>
                <w:rPr>
                  <w:rFonts w:ascii="Times New Roman" w:hAnsi="Times New Roman"/>
                  <w:color w:val="000000"/>
                  <w:sz w:val="18"/>
                </w:rPr>
                <w:delText>$125,000,000</w:delText>
              </w:r>
            </w:del>
          </w:p>
        </w:tc>
        <w:tc>
          <w:tcPr>
            <w:tcW w:type="dxa" w:w="1728"/>
          </w:tcPr>
          <w:p>
            <w:pPr>
              <w:spacing w:line="276" w:lineRule="auto" w:before="20" w:after="20"/>
              <w:rPr>
                <w:del w:id="9870" w:author="Ashford Blake LLP" w:date="2026-10-16T09:00:00Z"/>
              </w:rPr>
            </w:pPr>
            <w:r/>
            <w:del w:id="9869" w:author="Ashford Blake LLP" w:date="2026-10-16T09:00:00Z">
              <w:r>
                <w:rPr>
                  <w:rFonts w:ascii="Times New Roman" w:hAnsi="Times New Roman"/>
                  <w:color w:val="000000"/>
                  <w:sz w:val="18"/>
                </w:rPr>
                <w:delText>5.95%</w:delText>
              </w:r>
            </w:del>
          </w:p>
        </w:tc>
        <w:tc>
          <w:tcPr>
            <w:tcW w:type="dxa" w:w="1728"/>
          </w:tcPr>
          <w:p>
            <w:pPr>
              <w:spacing w:line="276" w:lineRule="auto" w:before="20" w:after="20"/>
              <w:rPr>
                <w:del w:id="9872" w:author="Ashford Blake LLP" w:date="2026-10-16T09:00:00Z"/>
              </w:rPr>
            </w:pPr>
            <w:r/>
            <w:del w:id="9871" w:author="Ashford Blake LLP" w:date="2026-10-16T09:00:00Z">
              <w:r>
                <w:rPr>
                  <w:rFonts w:ascii="Times New Roman" w:hAnsi="Times New Roman"/>
                  <w:color w:val="000000"/>
                  <w:sz w:val="18"/>
                </w:rPr>
                <w:delText>December 15, 2020</w:delText>
              </w:r>
            </w:del>
          </w:p>
        </w:tc>
      </w:tr>
      <w:tr>
        <w:trPr>
          <w:del w:id="9873" w:author="Ashford Blake LLP" w:date="2026-10-16T09:00:00Z"/>
        </w:trPr>
        <w:tc>
          <w:tcPr>
            <w:tcW w:type="dxa" w:w="1728"/>
          </w:tcPr>
          <w:p>
            <w:pPr>
              <w:spacing w:line="276" w:lineRule="auto" w:before="20" w:after="20"/>
              <w:rPr>
                <w:del w:id="9875" w:author="Ashford Blake LLP" w:date="2026-10-16T09:00:00Z"/>
              </w:rPr>
            </w:pPr>
            <w:r/>
            <w:del w:id="9874" w:author="Ashford Blake LLP" w:date="2026-10-16T09:00:00Z">
              <w:r>
                <w:rPr>
                  <w:rFonts w:ascii="Times New Roman" w:hAnsi="Times New Roman"/>
                  <w:color w:val="000000"/>
                  <w:sz w:val="18"/>
                </w:rPr>
                <w:delText w:space="preserve">Saxonbrook Endowment Partners</w:delText>
              </w:r>
            </w:del>
          </w:p>
        </w:tc>
        <w:tc>
          <w:tcPr>
            <w:tcW w:type="dxa" w:w="1728"/>
          </w:tcPr>
          <w:p>
            <w:pPr>
              <w:spacing w:line="276" w:lineRule="auto" w:before="20" w:after="20"/>
              <w:rPr>
                <w:del w:id="9877" w:author="Ashford Blake LLP" w:date="2026-10-16T09:00:00Z"/>
              </w:rPr>
            </w:pPr>
            <w:r/>
            <w:del w:id="9876" w:author="Ashford Blake LLP" w:date="2026-10-16T09:00:00Z">
              <w:r>
                <w:rPr>
                  <w:rFonts w:ascii="Times New Roman" w:hAnsi="Times New Roman"/>
                  <w:color w:val="000000"/>
                  <w:sz w:val="18"/>
                </w:rPr>
                <w:delText>2100 University Avenue, Palo Alto, CA 94301</w:delText>
              </w:r>
            </w:del>
          </w:p>
        </w:tc>
        <w:tc>
          <w:tcPr>
            <w:tcW w:type="dxa" w:w="1728"/>
          </w:tcPr>
          <w:p>
            <w:pPr>
              <w:spacing w:line="276" w:lineRule="auto" w:before="20" w:after="20"/>
              <w:rPr>
                <w:del w:id="9879" w:author="Ashford Blake LLP" w:date="2026-10-16T09:00:00Z"/>
              </w:rPr>
            </w:pPr>
            <w:r/>
            <w:del w:id="9878" w:author="Ashford Blake LLP" w:date="2026-10-16T09:00:00Z">
              <w:r>
                <w:rPr>
                  <w:rFonts w:ascii="Times New Roman" w:hAnsi="Times New Roman"/>
                  <w:color w:val="000000"/>
                  <w:sz w:val="18"/>
                </w:rPr>
                <w:delText>$200,000,000</w:delText>
              </w:r>
            </w:del>
          </w:p>
        </w:tc>
        <w:tc>
          <w:tcPr>
            <w:tcW w:type="dxa" w:w="1728"/>
          </w:tcPr>
          <w:p>
            <w:pPr>
              <w:spacing w:line="276" w:lineRule="auto" w:before="20" w:after="20"/>
              <w:rPr>
                <w:del w:id="9881" w:author="Ashford Blake LLP" w:date="2026-10-16T09:00:00Z"/>
              </w:rPr>
            </w:pPr>
            <w:r/>
            <w:del w:id="9880" w:author="Ashford Blake LLP" w:date="2026-10-16T09:00:00Z">
              <w:r>
                <w:rPr>
                  <w:rFonts w:ascii="Times New Roman" w:hAnsi="Times New Roman"/>
                  <w:color w:val="000000"/>
                  <w:sz w:val="18"/>
                </w:rPr>
                <w:delText>9.52%</w:delText>
              </w:r>
            </w:del>
          </w:p>
        </w:tc>
        <w:tc>
          <w:tcPr>
            <w:tcW w:type="dxa" w:w="1728"/>
          </w:tcPr>
          <w:p>
            <w:pPr>
              <w:spacing w:line="276" w:lineRule="auto" w:before="20" w:after="20"/>
              <w:rPr>
                <w:del w:id="9883" w:author="Ashford Blake LLP" w:date="2026-10-16T09:00:00Z"/>
              </w:rPr>
            </w:pPr>
            <w:r/>
            <w:del w:id="9882" w:author="Ashford Blake LLP" w:date="2026-10-16T09:00:00Z">
              <w:r>
                <w:rPr>
                  <w:rFonts w:ascii="Times New Roman" w:hAnsi="Times New Roman"/>
                  <w:color w:val="000000"/>
                  <w:sz w:val="18"/>
                </w:rPr>
                <w:delText>January 28, 2021</w:delText>
              </w:r>
            </w:del>
          </w:p>
        </w:tc>
      </w:tr>
      <w:tr>
        <w:trPr>
          <w:del w:id="9884" w:author="Ashford Blake LLP" w:date="2026-10-16T09:00:00Z"/>
        </w:trPr>
        <w:tc>
          <w:tcPr>
            <w:tcW w:type="dxa" w:w="1728"/>
          </w:tcPr>
          <w:p>
            <w:pPr>
              <w:spacing w:line="276" w:lineRule="auto" w:before="20" w:after="20"/>
              <w:rPr>
                <w:del w:id="9886" w:author="Ashford Blake LLP" w:date="2026-10-16T09:00:00Z"/>
              </w:rPr>
            </w:pPr>
            <w:r/>
            <w:del w:id="9885" w:author="Ashford Blake LLP" w:date="2026-10-16T09:00:00Z">
              <w:r>
                <w:rPr>
                  <w:rFonts w:ascii="Times New Roman" w:hAnsi="Times New Roman"/>
                  <w:color w:val="000000"/>
                  <w:sz w:val="18"/>
                </w:rPr>
                <w:delText>Lakewood Sovereign Wealth Fund</w:delText>
              </w:r>
            </w:del>
          </w:p>
        </w:tc>
        <w:tc>
          <w:tcPr>
            <w:tcW w:type="dxa" w:w="1728"/>
          </w:tcPr>
          <w:p>
            <w:pPr>
              <w:spacing w:line="276" w:lineRule="auto" w:before="20" w:after="20"/>
              <w:rPr>
                <w:del w:id="9888" w:author="Ashford Blake LLP" w:date="2026-10-16T09:00:00Z"/>
              </w:rPr>
            </w:pPr>
            <w:r/>
            <w:del w:id="9887" w:author="Ashford Blake LLP" w:date="2026-10-16T09:00:00Z">
              <w:r>
                <w:rPr>
                  <w:rFonts w:ascii="Times New Roman" w:hAnsi="Times New Roman"/>
                  <w:color w:val="000000"/>
                  <w:sz w:val="18"/>
                </w:rPr>
                <w:delText>P.O. Box 4120, Abu Dhabi, UAE</w:delText>
              </w:r>
            </w:del>
          </w:p>
        </w:tc>
        <w:tc>
          <w:tcPr>
            <w:tcW w:type="dxa" w:w="1728"/>
          </w:tcPr>
          <w:p>
            <w:pPr>
              <w:spacing w:line="276" w:lineRule="auto" w:before="20" w:after="20"/>
              <w:rPr>
                <w:del w:id="9890" w:author="Ashford Blake LLP" w:date="2026-10-16T09:00:00Z"/>
              </w:rPr>
            </w:pPr>
            <w:r/>
            <w:del w:id="9889" w:author="Ashford Blake LLP" w:date="2026-10-16T09:00:00Z">
              <w:r>
                <w:rPr>
                  <w:rFonts w:ascii="Times New Roman" w:hAnsi="Times New Roman"/>
                  <w:color w:val="000000"/>
                  <w:sz w:val="18"/>
                </w:rPr>
                <w:delText>$175,000,000</w:delText>
              </w:r>
            </w:del>
          </w:p>
        </w:tc>
        <w:tc>
          <w:tcPr>
            <w:tcW w:type="dxa" w:w="1728"/>
          </w:tcPr>
          <w:p>
            <w:pPr>
              <w:spacing w:line="276" w:lineRule="auto" w:before="20" w:after="20"/>
              <w:rPr>
                <w:del w:id="9892" w:author="Ashford Blake LLP" w:date="2026-10-16T09:00:00Z"/>
              </w:rPr>
            </w:pPr>
            <w:r/>
            <w:del w:id="9891" w:author="Ashford Blake LLP" w:date="2026-10-16T09:00:00Z">
              <w:r>
                <w:rPr>
                  <w:rFonts w:ascii="Times New Roman" w:hAnsi="Times New Roman"/>
                  <w:color w:val="000000"/>
                  <w:sz w:val="18"/>
                </w:rPr>
                <w:delText>8.33%</w:delText>
              </w:r>
            </w:del>
          </w:p>
        </w:tc>
        <w:tc>
          <w:tcPr>
            <w:tcW w:type="dxa" w:w="1728"/>
          </w:tcPr>
          <w:p>
            <w:pPr>
              <w:spacing w:line="276" w:lineRule="auto" w:before="20" w:after="20"/>
              <w:rPr>
                <w:del w:id="9894" w:author="Ashford Blake LLP" w:date="2026-10-16T09:00:00Z"/>
              </w:rPr>
            </w:pPr>
            <w:r/>
            <w:del w:id="9893" w:author="Ashford Blake LLP" w:date="2026-10-16T09:00:00Z">
              <w:r>
                <w:rPr>
                  <w:rFonts w:ascii="Times New Roman" w:hAnsi="Times New Roman"/>
                  <w:color w:val="000000"/>
                  <w:sz w:val="18"/>
                </w:rPr>
                <w:delText>January 28, 2021</w:delText>
              </w:r>
            </w:del>
          </w:p>
        </w:tc>
      </w:tr>
      <w:tr>
        <w:trPr>
          <w:del w:id="9895" w:author="Ashford Blake LLP" w:date="2026-10-16T09:00:00Z"/>
        </w:trPr>
        <w:tc>
          <w:tcPr>
            <w:tcW w:type="dxa" w:w="1728"/>
          </w:tcPr>
          <w:p>
            <w:pPr>
              <w:spacing w:line="276" w:lineRule="auto" w:before="20" w:after="20"/>
              <w:rPr>
                <w:del w:id="9897" w:author="Ashford Blake LLP" w:date="2026-10-16T09:00:00Z"/>
              </w:rPr>
            </w:pPr>
            <w:r/>
            <w:del w:id="9896" w:author="Ashford Blake LLP" w:date="2026-10-16T09:00:00Z">
              <w:r>
                <w:rPr>
                  <w:rFonts w:ascii="Times New Roman" w:hAnsi="Times New Roman"/>
                  <w:color w:val="000000"/>
                  <w:sz w:val="18"/>
                </w:rPr>
                <w:delText>Pacific Rim Insurance Group</w:delText>
              </w:r>
            </w:del>
          </w:p>
        </w:tc>
        <w:tc>
          <w:tcPr>
            <w:tcW w:type="dxa" w:w="1728"/>
          </w:tcPr>
          <w:p>
            <w:pPr>
              <w:spacing w:line="276" w:lineRule="auto" w:before="20" w:after="20"/>
              <w:rPr>
                <w:del w:id="9899" w:author="Ashford Blake LLP" w:date="2026-10-16T09:00:00Z"/>
              </w:rPr>
            </w:pPr>
            <w:r/>
            <w:del w:id="9898" w:author="Ashford Blake LLP" w:date="2026-10-16T09:00:00Z">
              <w:r>
                <w:rPr>
                  <w:rFonts w:ascii="Times New Roman" w:hAnsi="Times New Roman"/>
                  <w:color w:val="000000"/>
                  <w:sz w:val="18"/>
                </w:rPr>
                <w:delText>333 Kearny Street, 25th Floor, San Francisco, CA 94108</w:delText>
              </w:r>
            </w:del>
          </w:p>
        </w:tc>
        <w:tc>
          <w:tcPr>
            <w:tcW w:type="dxa" w:w="1728"/>
          </w:tcPr>
          <w:p>
            <w:pPr>
              <w:spacing w:line="276" w:lineRule="auto" w:before="20" w:after="20"/>
              <w:rPr>
                <w:del w:id="9901" w:author="Ashford Blake LLP" w:date="2026-10-16T09:00:00Z"/>
              </w:rPr>
            </w:pPr>
            <w:r/>
            <w:del w:id="9900" w:author="Ashford Blake LLP" w:date="2026-10-16T09:00:00Z">
              <w:r>
                <w:rPr>
                  <w:rFonts w:ascii="Times New Roman" w:hAnsi="Times New Roman"/>
                  <w:color w:val="000000"/>
                  <w:sz w:val="18"/>
                </w:rPr>
                <w:delText>$150,000,000</w:delText>
              </w:r>
            </w:del>
          </w:p>
        </w:tc>
        <w:tc>
          <w:tcPr>
            <w:tcW w:type="dxa" w:w="1728"/>
          </w:tcPr>
          <w:p>
            <w:pPr>
              <w:spacing w:line="276" w:lineRule="auto" w:before="20" w:after="20"/>
              <w:rPr>
                <w:del w:id="9903" w:author="Ashford Blake LLP" w:date="2026-10-16T09:00:00Z"/>
              </w:rPr>
            </w:pPr>
            <w:r/>
            <w:del w:id="9902" w:author="Ashford Blake LLP" w:date="2026-10-16T09:00:00Z">
              <w:r>
                <w:rPr>
                  <w:rFonts w:ascii="Times New Roman" w:hAnsi="Times New Roman"/>
                  <w:color w:val="000000"/>
                  <w:sz w:val="18"/>
                </w:rPr>
                <w:delText>7.14%</w:delText>
              </w:r>
            </w:del>
          </w:p>
        </w:tc>
        <w:tc>
          <w:tcPr>
            <w:tcW w:type="dxa" w:w="1728"/>
          </w:tcPr>
          <w:p>
            <w:pPr>
              <w:spacing w:line="276" w:lineRule="auto" w:before="20" w:after="20"/>
              <w:rPr>
                <w:del w:id="9905" w:author="Ashford Blake LLP" w:date="2026-10-16T09:00:00Z"/>
              </w:rPr>
            </w:pPr>
            <w:r/>
            <w:del w:id="9904" w:author="Ashford Blake LLP" w:date="2026-10-16T09:00:00Z">
              <w:r>
                <w:rPr>
                  <w:rFonts w:ascii="Times New Roman" w:hAnsi="Times New Roman"/>
                  <w:color w:val="000000"/>
                  <w:sz w:val="18"/>
                </w:rPr>
                <w:delText>January 28, 2021</w:delText>
              </w:r>
            </w:del>
          </w:p>
        </w:tc>
      </w:tr>
      <w:tr>
        <w:trPr>
          <w:del w:id="9906" w:author="Ashford Blake LLP" w:date="2026-10-16T09:00:00Z"/>
        </w:trPr>
        <w:tc>
          <w:tcPr>
            <w:tcW w:type="dxa" w:w="1728"/>
          </w:tcPr>
          <w:p>
            <w:pPr>
              <w:spacing w:line="276" w:lineRule="auto" w:before="20" w:after="20"/>
              <w:rPr>
                <w:del w:id="9908" w:author="Ashford Blake LLP" w:date="2026-10-16T09:00:00Z"/>
              </w:rPr>
            </w:pPr>
            <w:r/>
            <w:del w:id="9907" w:author="Ashford Blake LLP" w:date="2026-10-16T09:00:00Z">
              <w:r>
                <w:rPr>
                  <w:rFonts w:ascii="Times New Roman" w:hAnsi="Times New Roman"/>
                  <w:color w:val="000000"/>
                  <w:sz w:val="18"/>
                </w:rPr>
                <w:delText>Trident Healthcare System Trust</w:delText>
              </w:r>
            </w:del>
          </w:p>
        </w:tc>
        <w:tc>
          <w:tcPr>
            <w:tcW w:type="dxa" w:w="1728"/>
          </w:tcPr>
          <w:p>
            <w:pPr>
              <w:spacing w:line="276" w:lineRule="auto" w:before="20" w:after="20"/>
              <w:rPr>
                <w:del w:id="9910" w:author="Ashford Blake LLP" w:date="2026-10-16T09:00:00Z"/>
              </w:rPr>
            </w:pPr>
            <w:r/>
            <w:del w:id="9909" w:author="Ashford Blake LLP" w:date="2026-10-16T09:00:00Z">
              <w:r>
                <w:rPr>
                  <w:rFonts w:ascii="Times New Roman" w:hAnsi="Times New Roman"/>
                  <w:color w:val="000000"/>
                  <w:sz w:val="18"/>
                </w:rPr>
                <w:delText>450 Brookline Avenue, Boston, MA 02215</w:delText>
              </w:r>
            </w:del>
          </w:p>
        </w:tc>
        <w:tc>
          <w:tcPr>
            <w:tcW w:type="dxa" w:w="1728"/>
          </w:tcPr>
          <w:p>
            <w:pPr>
              <w:spacing w:line="276" w:lineRule="auto" w:before="20" w:after="20"/>
              <w:rPr>
                <w:del w:id="9912" w:author="Ashford Blake LLP" w:date="2026-10-16T09:00:00Z"/>
              </w:rPr>
            </w:pPr>
            <w:r/>
            <w:del w:id="9911" w:author="Ashford Blake LLP" w:date="2026-10-16T09:00:00Z">
              <w:r>
                <w:rPr>
                  <w:rFonts w:ascii="Times New Roman" w:hAnsi="Times New Roman"/>
                  <w:color w:val="000000"/>
                  <w:sz w:val="18"/>
                </w:rPr>
                <w:delText>$100,000,000</w:delText>
              </w:r>
            </w:del>
          </w:p>
        </w:tc>
        <w:tc>
          <w:tcPr>
            <w:tcW w:type="dxa" w:w="1728"/>
          </w:tcPr>
          <w:p>
            <w:pPr>
              <w:spacing w:line="276" w:lineRule="auto" w:before="20" w:after="20"/>
              <w:rPr>
                <w:del w:id="9914" w:author="Ashford Blake LLP" w:date="2026-10-16T09:00:00Z"/>
              </w:rPr>
            </w:pPr>
            <w:r/>
            <w:del w:id="9913" w:author="Ashford Blake LLP" w:date="2026-10-16T09:00:00Z">
              <w:r>
                <w:rPr>
                  <w:rFonts w:ascii="Times New Roman" w:hAnsi="Times New Roman"/>
                  <w:color w:val="000000"/>
                  <w:sz w:val="18"/>
                </w:rPr>
                <w:delText>4.76%</w:delText>
              </w:r>
            </w:del>
          </w:p>
        </w:tc>
        <w:tc>
          <w:tcPr>
            <w:tcW w:type="dxa" w:w="1728"/>
          </w:tcPr>
          <w:p>
            <w:pPr>
              <w:spacing w:line="276" w:lineRule="auto" w:before="20" w:after="20"/>
              <w:rPr>
                <w:del w:id="9916" w:author="Ashford Blake LLP" w:date="2026-10-16T09:00:00Z"/>
              </w:rPr>
            </w:pPr>
            <w:r/>
            <w:del w:id="9915" w:author="Ashford Blake LLP" w:date="2026-10-16T09:00:00Z">
              <w:r>
                <w:rPr>
                  <w:rFonts w:ascii="Times New Roman" w:hAnsi="Times New Roman"/>
                  <w:color w:val="000000"/>
                  <w:sz w:val="18"/>
                </w:rPr>
                <w:delText>March 12, 2021</w:delText>
              </w:r>
            </w:del>
          </w:p>
        </w:tc>
      </w:tr>
      <w:tr>
        <w:trPr>
          <w:del w:id="9917" w:author="Ashford Blake LLP" w:date="2026-10-16T09:00:00Z"/>
        </w:trPr>
        <w:tc>
          <w:tcPr>
            <w:tcW w:type="dxa" w:w="1728"/>
          </w:tcPr>
          <w:p>
            <w:pPr>
              <w:spacing w:line="276" w:lineRule="auto" w:before="20" w:after="20"/>
              <w:rPr>
                <w:del w:id="9919" w:author="Ashford Blake LLP" w:date="2026-10-16T09:00:00Z"/>
              </w:rPr>
            </w:pPr>
            <w:r/>
            <w:del w:id="9918" w:author="Ashford Blake LLP" w:date="2026-10-16T09:00:00Z">
              <w:r>
                <w:rPr>
                  <w:rFonts w:ascii="Times New Roman" w:hAnsi="Times New Roman"/>
                  <w:color w:val="000000"/>
                  <w:sz w:val="18"/>
                </w:rPr>
                <w:delText>North Shore Corporate Pension Plan</w:delText>
              </w:r>
            </w:del>
          </w:p>
        </w:tc>
        <w:tc>
          <w:tcPr>
            <w:tcW w:type="dxa" w:w="1728"/>
          </w:tcPr>
          <w:p>
            <w:pPr>
              <w:spacing w:line="276" w:lineRule="auto" w:before="20" w:after="20"/>
              <w:rPr>
                <w:del w:id="9921" w:author="Ashford Blake LLP" w:date="2026-10-16T09:00:00Z"/>
              </w:rPr>
            </w:pPr>
            <w:r/>
            <w:del w:id="9920" w:author="Ashford Blake LLP" w:date="2026-10-16T09:00:00Z">
              <w:r>
                <w:rPr>
                  <w:rFonts w:ascii="Times New Roman" w:hAnsi="Times New Roman"/>
                  <w:color w:val="000000"/>
                  <w:sz w:val="18"/>
                </w:rPr>
                <w:delText>1455 Lake Cook Road, Suite 200, Deerfield, IL 60015</w:delText>
              </w:r>
            </w:del>
          </w:p>
        </w:tc>
        <w:tc>
          <w:tcPr>
            <w:tcW w:type="dxa" w:w="1728"/>
          </w:tcPr>
          <w:p>
            <w:pPr>
              <w:spacing w:line="276" w:lineRule="auto" w:before="20" w:after="20"/>
              <w:rPr>
                <w:del w:id="9923" w:author="Ashford Blake LLP" w:date="2026-10-16T09:00:00Z"/>
              </w:rPr>
            </w:pPr>
            <w:r/>
            <w:del w:id="9922" w:author="Ashford Blake LLP" w:date="2026-10-16T09:00:00Z">
              <w:r>
                <w:rPr>
                  <w:rFonts w:ascii="Times New Roman" w:hAnsi="Times New Roman"/>
                  <w:color w:val="000000"/>
                  <w:sz w:val="18"/>
                </w:rPr>
                <w:delText>$100,000,000</w:delText>
              </w:r>
            </w:del>
          </w:p>
        </w:tc>
        <w:tc>
          <w:tcPr>
            <w:tcW w:type="dxa" w:w="1728"/>
          </w:tcPr>
          <w:p>
            <w:pPr>
              <w:spacing w:line="276" w:lineRule="auto" w:before="20" w:after="20"/>
              <w:rPr>
                <w:del w:id="9925" w:author="Ashford Blake LLP" w:date="2026-10-16T09:00:00Z"/>
              </w:rPr>
            </w:pPr>
            <w:r/>
            <w:del w:id="9924" w:author="Ashford Blake LLP" w:date="2026-10-16T09:00:00Z">
              <w:r>
                <w:rPr>
                  <w:rFonts w:ascii="Times New Roman" w:hAnsi="Times New Roman"/>
                  <w:color w:val="000000"/>
                  <w:sz w:val="18"/>
                </w:rPr>
                <w:delText>4.76%</w:delText>
              </w:r>
            </w:del>
          </w:p>
        </w:tc>
        <w:tc>
          <w:tcPr>
            <w:tcW w:type="dxa" w:w="1728"/>
          </w:tcPr>
          <w:p>
            <w:pPr>
              <w:spacing w:line="276" w:lineRule="auto" w:before="20" w:after="20"/>
              <w:rPr>
                <w:del w:id="9927" w:author="Ashford Blake LLP" w:date="2026-10-16T09:00:00Z"/>
              </w:rPr>
            </w:pPr>
            <w:r/>
            <w:del w:id="9926" w:author="Ashford Blake LLP" w:date="2026-10-16T09:00:00Z">
              <w:r>
                <w:rPr>
                  <w:rFonts w:ascii="Times New Roman" w:hAnsi="Times New Roman"/>
                  <w:color w:val="000000"/>
                  <w:sz w:val="18"/>
                </w:rPr>
                <w:delText>March 12, 2021</w:delText>
              </w:r>
            </w:del>
          </w:p>
        </w:tc>
      </w:tr>
      <w:tr>
        <w:trPr>
          <w:del w:id="9928" w:author="Ashford Blake LLP" w:date="2026-10-16T09:00:00Z"/>
        </w:trPr>
        <w:tc>
          <w:tcPr>
            <w:tcW w:type="dxa" w:w="1728"/>
          </w:tcPr>
          <w:p>
            <w:pPr>
              <w:spacing w:line="276" w:lineRule="auto" w:before="20" w:after="20"/>
              <w:rPr>
                <w:del w:id="9930" w:author="Ashford Blake LLP" w:date="2026-10-16T09:00:00Z"/>
              </w:rPr>
            </w:pPr>
            <w:r/>
            <w:del w:id="9929" w:author="Ashford Blake LLP" w:date="2026-10-16T09:00:00Z">
              <w:r>
                <w:rPr>
                  <w:rFonts w:ascii="Times New Roman" w:hAnsi="Times New Roman"/>
                  <w:color w:val="000000"/>
                  <w:sz w:val="18"/>
                </w:rPr>
                <w:delText>Cascade Mountain Fund of Funds</w:delText>
              </w:r>
            </w:del>
          </w:p>
        </w:tc>
        <w:tc>
          <w:tcPr>
            <w:tcW w:type="dxa" w:w="1728"/>
          </w:tcPr>
          <w:p>
            <w:pPr>
              <w:spacing w:line="276" w:lineRule="auto" w:before="20" w:after="20"/>
              <w:rPr>
                <w:del w:id="9932" w:author="Ashford Blake LLP" w:date="2026-10-16T09:00:00Z"/>
              </w:rPr>
            </w:pPr>
            <w:r/>
            <w:del w:id="9931" w:author="Ashford Blake LLP" w:date="2026-10-16T09:00:00Z">
              <w:r>
                <w:rPr>
                  <w:rFonts w:ascii="Times New Roman" w:hAnsi="Times New Roman"/>
                  <w:color w:val="000000"/>
                  <w:sz w:val="18"/>
                </w:rPr>
                <w:delText>601 Union Street, Suite 4200, Seattle, WA 98101</w:delText>
              </w:r>
            </w:del>
          </w:p>
        </w:tc>
        <w:tc>
          <w:tcPr>
            <w:tcW w:type="dxa" w:w="1728"/>
          </w:tcPr>
          <w:p>
            <w:pPr>
              <w:spacing w:line="276" w:lineRule="auto" w:before="20" w:after="20"/>
              <w:rPr>
                <w:del w:id="9934" w:author="Ashford Blake LLP" w:date="2026-10-16T09:00:00Z"/>
              </w:rPr>
            </w:pPr>
            <w:r/>
            <w:del w:id="9933" w:author="Ashford Blake LLP" w:date="2026-10-16T09:00:00Z">
              <w:r>
                <w:rPr>
                  <w:rFonts w:ascii="Times New Roman" w:hAnsi="Times New Roman"/>
                  <w:color w:val="000000"/>
                  <w:sz w:val="18"/>
                </w:rPr>
                <w:delText>$150,000,000</w:delText>
              </w:r>
            </w:del>
          </w:p>
        </w:tc>
        <w:tc>
          <w:tcPr>
            <w:tcW w:type="dxa" w:w="1728"/>
          </w:tcPr>
          <w:p>
            <w:pPr>
              <w:spacing w:line="276" w:lineRule="auto" w:before="20" w:after="20"/>
              <w:rPr>
                <w:del w:id="9936" w:author="Ashford Blake LLP" w:date="2026-10-16T09:00:00Z"/>
              </w:rPr>
            </w:pPr>
            <w:r/>
            <w:del w:id="9935" w:author="Ashford Blake LLP" w:date="2026-10-16T09:00:00Z">
              <w:r>
                <w:rPr>
                  <w:rFonts w:ascii="Times New Roman" w:hAnsi="Times New Roman"/>
                  <w:color w:val="000000"/>
                  <w:sz w:val="18"/>
                </w:rPr>
                <w:delText>7.14%</w:delText>
              </w:r>
            </w:del>
          </w:p>
        </w:tc>
        <w:tc>
          <w:tcPr>
            <w:tcW w:type="dxa" w:w="1728"/>
          </w:tcPr>
          <w:p>
            <w:pPr>
              <w:spacing w:line="276" w:lineRule="auto" w:before="20" w:after="20"/>
              <w:rPr>
                <w:del w:id="9938" w:author="Ashford Blake LLP" w:date="2026-10-16T09:00:00Z"/>
              </w:rPr>
            </w:pPr>
            <w:r/>
            <w:del w:id="9937" w:author="Ashford Blake LLP" w:date="2026-10-16T09:00:00Z">
              <w:r>
                <w:rPr>
                  <w:rFonts w:ascii="Times New Roman" w:hAnsi="Times New Roman"/>
                  <w:color w:val="000000"/>
                  <w:sz w:val="18"/>
                </w:rPr>
                <w:delText>December 15, 2020</w:delText>
              </w:r>
            </w:del>
          </w:p>
        </w:tc>
      </w:tr>
      <w:tr>
        <w:trPr>
          <w:del w:id="9939" w:author="Ashford Blake LLP" w:date="2026-10-16T09:00:00Z"/>
        </w:trPr>
        <w:tc>
          <w:tcPr>
            <w:tcW w:type="dxa" w:w="1728"/>
          </w:tcPr>
          <w:p>
            <w:pPr>
              <w:spacing w:line="276" w:lineRule="auto" w:before="20" w:after="20"/>
              <w:rPr>
                <w:del w:id="9941" w:author="Ashford Blake LLP" w:date="2026-10-16T09:00:00Z"/>
              </w:rPr>
            </w:pPr>
            <w:r/>
            <w:del w:id="9940" w:author="Ashford Blake LLP" w:date="2026-10-16T09:00:00Z">
              <w:r>
                <w:rPr>
                  <w:rFonts w:ascii="Times New Roman" w:hAnsi="Times New Roman"/>
                  <w:color w:val="000000"/>
                  <w:sz w:val="18"/>
                </w:rPr>
                <w:delText>Ridgeway University Endowment</w:delText>
              </w:r>
            </w:del>
          </w:p>
        </w:tc>
        <w:tc>
          <w:tcPr>
            <w:tcW w:type="dxa" w:w="1728"/>
          </w:tcPr>
          <w:p>
            <w:pPr>
              <w:spacing w:line="276" w:lineRule="auto" w:before="20" w:after="20"/>
              <w:rPr>
                <w:del w:id="9943" w:author="Ashford Blake LLP" w:date="2026-10-16T09:00:00Z"/>
              </w:rPr>
            </w:pPr>
            <w:r/>
            <w:del w:id="9942" w:author="Ashford Blake LLP" w:date="2026-10-16T09:00:00Z">
              <w:r>
                <w:rPr>
                  <w:rFonts w:ascii="Times New Roman" w:hAnsi="Times New Roman"/>
                  <w:color w:val="000000"/>
                  <w:sz w:val="18"/>
                </w:rPr>
                <w:delText>1 University Hall, Princeton, NJ 08544</w:delText>
              </w:r>
            </w:del>
          </w:p>
        </w:tc>
        <w:tc>
          <w:tcPr>
            <w:tcW w:type="dxa" w:w="1728"/>
          </w:tcPr>
          <w:p>
            <w:pPr>
              <w:spacing w:line="276" w:lineRule="auto" w:before="20" w:after="20"/>
              <w:rPr>
                <w:del w:id="9945" w:author="Ashford Blake LLP" w:date="2026-10-16T09:00:00Z"/>
              </w:rPr>
            </w:pPr>
            <w:r/>
            <w:del w:id="9944" w:author="Ashford Blake LLP" w:date="2026-10-16T09:00:00Z">
              <w:r>
                <w:rPr>
                  <w:rFonts w:ascii="Times New Roman" w:hAnsi="Times New Roman"/>
                  <w:color w:val="000000"/>
                  <w:sz w:val="18"/>
                </w:rPr>
                <w:delText>$100,000,000</w:delText>
              </w:r>
            </w:del>
          </w:p>
        </w:tc>
        <w:tc>
          <w:tcPr>
            <w:tcW w:type="dxa" w:w="1728"/>
          </w:tcPr>
          <w:p>
            <w:pPr>
              <w:spacing w:line="276" w:lineRule="auto" w:before="20" w:after="20"/>
              <w:rPr>
                <w:del w:id="9947" w:author="Ashford Blake LLP" w:date="2026-10-16T09:00:00Z"/>
              </w:rPr>
            </w:pPr>
            <w:r/>
            <w:del w:id="9946" w:author="Ashford Blake LLP" w:date="2026-10-16T09:00:00Z">
              <w:r>
                <w:rPr>
                  <w:rFonts w:ascii="Times New Roman" w:hAnsi="Times New Roman"/>
                  <w:color w:val="000000"/>
                  <w:sz w:val="18"/>
                </w:rPr>
                <w:delText>4.76%</w:delText>
              </w:r>
            </w:del>
          </w:p>
        </w:tc>
        <w:tc>
          <w:tcPr>
            <w:tcW w:type="dxa" w:w="1728"/>
          </w:tcPr>
          <w:p>
            <w:pPr>
              <w:spacing w:line="276" w:lineRule="auto" w:before="20" w:after="20"/>
              <w:rPr>
                <w:del w:id="9949" w:author="Ashford Blake LLP" w:date="2026-10-16T09:00:00Z"/>
              </w:rPr>
            </w:pPr>
            <w:r/>
            <w:del w:id="9948" w:author="Ashford Blake LLP" w:date="2026-10-16T09:00:00Z">
              <w:r>
                <w:rPr>
                  <w:rFonts w:ascii="Times New Roman" w:hAnsi="Times New Roman"/>
                  <w:color w:val="000000"/>
                  <w:sz w:val="18"/>
                </w:rPr>
                <w:delText>January 28, 2021</w:delText>
              </w:r>
            </w:del>
          </w:p>
        </w:tc>
      </w:tr>
      <w:tr>
        <w:trPr>
          <w:del w:id="9950" w:author="Ashford Blake LLP" w:date="2026-10-16T09:00:00Z"/>
        </w:trPr>
        <w:tc>
          <w:tcPr>
            <w:tcW w:type="dxa" w:w="1728"/>
          </w:tcPr>
          <w:p>
            <w:pPr>
              <w:spacing w:line="276" w:lineRule="auto" w:before="20" w:after="20"/>
              <w:rPr>
                <w:del w:id="9952" w:author="Ashford Blake LLP" w:date="2026-10-16T09:00:00Z"/>
              </w:rPr>
            </w:pPr>
            <w:r/>
            <w:del w:id="9951" w:author="Ashford Blake LLP" w:date="2026-10-16T09:00:00Z">
              <w:r>
                <w:rPr>
                  <w:rFonts w:ascii="Times New Roman" w:hAnsi="Times New Roman"/>
                  <w:color w:val="000000"/>
                  <w:sz w:val="18"/>
                </w:rPr>
                <w:delText>Atlas Global Multi-Strategy Fund</w:delText>
              </w:r>
            </w:del>
          </w:p>
        </w:tc>
        <w:tc>
          <w:tcPr>
            <w:tcW w:type="dxa" w:w="1728"/>
          </w:tcPr>
          <w:p>
            <w:pPr>
              <w:spacing w:line="276" w:lineRule="auto" w:before="20" w:after="20"/>
              <w:rPr>
                <w:del w:id="9954" w:author="Ashford Blake LLP" w:date="2026-10-16T09:00:00Z"/>
              </w:rPr>
            </w:pPr>
            <w:r/>
            <w:del w:id="9953" w:author="Ashford Blake LLP" w:date="2026-10-16T09:00:00Z">
              <w:r>
                <w:rPr>
                  <w:rFonts w:ascii="Times New Roman" w:hAnsi="Times New Roman"/>
                  <w:color w:val="000000"/>
                  <w:sz w:val="18"/>
                </w:rPr>
                <w:delText>55 East 52nd Street, 38th Floor, New York, NY 10055</w:delText>
              </w:r>
            </w:del>
          </w:p>
        </w:tc>
        <w:tc>
          <w:tcPr>
            <w:tcW w:type="dxa" w:w="1728"/>
          </w:tcPr>
          <w:p>
            <w:pPr>
              <w:spacing w:line="276" w:lineRule="auto" w:before="20" w:after="20"/>
              <w:rPr>
                <w:del w:id="9956" w:author="Ashford Blake LLP" w:date="2026-10-16T09:00:00Z"/>
              </w:rPr>
            </w:pPr>
            <w:r/>
            <w:del w:id="9955" w:author="Ashford Blake LLP" w:date="2026-10-16T09:00:00Z">
              <w:r>
                <w:rPr>
                  <w:rFonts w:ascii="Times New Roman" w:hAnsi="Times New Roman"/>
                  <w:color w:val="000000"/>
                  <w:sz w:val="18"/>
                </w:rPr>
                <w:delText>$75,000,000</w:delText>
              </w:r>
            </w:del>
          </w:p>
        </w:tc>
        <w:tc>
          <w:tcPr>
            <w:tcW w:type="dxa" w:w="1728"/>
          </w:tcPr>
          <w:p>
            <w:pPr>
              <w:spacing w:line="276" w:lineRule="auto" w:before="20" w:after="20"/>
              <w:rPr>
                <w:del w:id="9958" w:author="Ashford Blake LLP" w:date="2026-10-16T09:00:00Z"/>
              </w:rPr>
            </w:pPr>
            <w:r/>
            <w:del w:id="9957" w:author="Ashford Blake LLP" w:date="2026-10-16T09:00:00Z">
              <w:r>
                <w:rPr>
                  <w:rFonts w:ascii="Times New Roman" w:hAnsi="Times New Roman"/>
                  <w:color w:val="000000"/>
                  <w:sz w:val="18"/>
                </w:rPr>
                <w:delText>3.57%</w:delText>
              </w:r>
            </w:del>
          </w:p>
        </w:tc>
        <w:tc>
          <w:tcPr>
            <w:tcW w:type="dxa" w:w="1728"/>
          </w:tcPr>
          <w:p>
            <w:pPr>
              <w:spacing w:line="276" w:lineRule="auto" w:before="20" w:after="20"/>
              <w:rPr>
                <w:del w:id="9960" w:author="Ashford Blake LLP" w:date="2026-10-16T09:00:00Z"/>
              </w:rPr>
            </w:pPr>
            <w:r/>
            <w:del w:id="9959" w:author="Ashford Blake LLP" w:date="2026-10-16T09:00:00Z">
              <w:r>
                <w:rPr>
                  <w:rFonts w:ascii="Times New Roman" w:hAnsi="Times New Roman"/>
                  <w:color w:val="000000"/>
                  <w:sz w:val="18"/>
                </w:rPr>
                <w:delText>March 12, 2021</w:delText>
              </w:r>
            </w:del>
          </w:p>
        </w:tc>
      </w:tr>
      <w:tr>
        <w:trPr>
          <w:del w:id="9961" w:author="Ashford Blake LLP" w:date="2026-10-16T09:00:00Z"/>
        </w:trPr>
        <w:tc>
          <w:tcPr>
            <w:tcW w:type="dxa" w:w="1728"/>
          </w:tcPr>
          <w:p>
            <w:pPr>
              <w:spacing w:line="276" w:lineRule="auto" w:before="20" w:after="20"/>
              <w:rPr>
                <w:del w:id="9963" w:author="Ashford Blake LLP" w:date="2026-10-16T09:00:00Z"/>
              </w:rPr>
            </w:pPr>
            <w:r/>
            <w:del w:id="9962" w:author="Ashford Blake LLP" w:date="2026-10-16T09:00:00Z">
              <w:r>
                <w:rPr>
                  <w:rFonts w:ascii="Times New Roman" w:hAnsi="Times New Roman"/>
                  <w:color w:val="000000"/>
                  <w:sz w:val="18"/>
                </w:rPr>
                <w:delText>Silverstone Capital Partners</w:delText>
              </w:r>
            </w:del>
          </w:p>
        </w:tc>
        <w:tc>
          <w:tcPr>
            <w:tcW w:type="dxa" w:w="1728"/>
          </w:tcPr>
          <w:p>
            <w:pPr>
              <w:spacing w:line="276" w:lineRule="auto" w:before="20" w:after="20"/>
              <w:rPr>
                <w:del w:id="9965" w:author="Ashford Blake LLP" w:date="2026-10-16T09:00:00Z"/>
              </w:rPr>
            </w:pPr>
            <w:r/>
            <w:del w:id="9964" w:author="Ashford Blake LLP" w:date="2026-10-16T09:00:00Z">
              <w:r>
                <w:rPr>
                  <w:rFonts w:ascii="Times New Roman" w:hAnsi="Times New Roman"/>
                  <w:color w:val="000000"/>
                  <w:sz w:val="18"/>
                </w:rPr>
                <w:delText>210 South Wacker Drive, Suite 3000, Chicago, IL 60606</w:delText>
              </w:r>
            </w:del>
          </w:p>
        </w:tc>
        <w:tc>
          <w:tcPr>
            <w:tcW w:type="dxa" w:w="1728"/>
          </w:tcPr>
          <w:p>
            <w:pPr>
              <w:spacing w:line="276" w:lineRule="auto" w:before="20" w:after="20"/>
              <w:rPr>
                <w:del w:id="9967" w:author="Ashford Blake LLP" w:date="2026-10-16T09:00:00Z"/>
              </w:rPr>
            </w:pPr>
            <w:r/>
            <w:del w:id="9966" w:author="Ashford Blake LLP" w:date="2026-10-16T09:00:00Z">
              <w:r>
                <w:rPr>
                  <w:rFonts w:ascii="Times New Roman" w:hAnsi="Times New Roman"/>
                  <w:color w:val="000000"/>
                  <w:sz w:val="18"/>
                </w:rPr>
                <w:delText>$75,000,000</w:delText>
              </w:r>
            </w:del>
          </w:p>
        </w:tc>
        <w:tc>
          <w:tcPr>
            <w:tcW w:type="dxa" w:w="1728"/>
          </w:tcPr>
          <w:p>
            <w:pPr>
              <w:spacing w:line="276" w:lineRule="auto" w:before="20" w:after="20"/>
              <w:rPr>
                <w:del w:id="9969" w:author="Ashford Blake LLP" w:date="2026-10-16T09:00:00Z"/>
              </w:rPr>
            </w:pPr>
            <w:r/>
            <w:del w:id="9968" w:author="Ashford Blake LLP" w:date="2026-10-16T09:00:00Z">
              <w:r>
                <w:rPr>
                  <w:rFonts w:ascii="Times New Roman" w:hAnsi="Times New Roman"/>
                  <w:color w:val="000000"/>
                  <w:sz w:val="18"/>
                </w:rPr>
                <w:delText>3.57%</w:delText>
              </w:r>
            </w:del>
          </w:p>
        </w:tc>
        <w:tc>
          <w:tcPr>
            <w:tcW w:type="dxa" w:w="1728"/>
          </w:tcPr>
          <w:p>
            <w:pPr>
              <w:spacing w:line="276" w:lineRule="auto" w:before="20" w:after="20"/>
              <w:rPr>
                <w:del w:id="9971" w:author="Ashford Blake LLP" w:date="2026-10-16T09:00:00Z"/>
              </w:rPr>
            </w:pPr>
            <w:r/>
            <w:del w:id="9970" w:author="Ashford Blake LLP" w:date="2026-10-16T09:00:00Z">
              <w:r>
                <w:rPr>
                  <w:rFonts w:ascii="Times New Roman" w:hAnsi="Times New Roman"/>
                  <w:color w:val="000000"/>
                  <w:sz w:val="18"/>
                </w:rPr>
                <w:delText>March 12, 2021</w:delText>
              </w:r>
            </w:del>
          </w:p>
        </w:tc>
      </w:tr>
      <w:tr>
        <w:tc>
          <w:tcPr>
            <w:tcW w:type="dxa" w:w="1728"/>
          </w:tcPr>
          <w:p>
            <w:pPr>
              <w:spacing w:line="276" w:lineRule="auto" w:before="20" w:after="20"/>
            </w:pPr>
            <w:r/>
            <w:ins w:id="9995" w:author="Ashford Blake LLP" w:date="2026-10-16T09:00:00Z">
              <w:r>
                <w:rPr>
                  <w:rFonts w:ascii="Times New Roman" w:hAnsi="Times New Roman"/>
                  <w:color w:val="000000"/>
                  <w:sz w:val="18"/>
                </w:rPr>
                <w:t xml:space="preserve">[</w:t>
              </w:r>
            </w:ins>
            <w:r>
              <w:rPr>
                <w:rFonts w:ascii="Times New Roman" w:hAnsi="Times New Roman"/>
                <w:color w:val="000000"/>
                <w:sz w:val="18"/>
              </w:rPr>
              <w:t>Other Limited Partners (aggregated)</w:t>
            </w:r>
            <w:ins w:id="9994" w:author="Ashford Blake LLP" w:date="2026-10-16T09:00:00Z">
              <w:r>
                <w:rPr>
                  <w:rFonts w:ascii="Times New Roman" w:hAnsi="Times New Roman"/>
                  <w:color w:val="000000"/>
                  <w:sz w:val="18"/>
                </w:rPr>
                <w:t xml:space="preserve">]</w:t>
              </w:r>
            </w:ins>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del w:id="9996" w:author="Ashford Blake LLP" w:date="2026-10-16T09:00:00Z">
              <w:r>
                <w:rPr>
                  <w:rFonts w:ascii="Times New Roman" w:hAnsi="Times New Roman"/>
                  <w:color w:val="000000"/>
                  <w:sz w:val="18"/>
                </w:rPr>
                <w:delText>$237,000,000</w:delText>
              </w:r>
            </w:del>
            <w:ins w:id="9997" w:author="Ashford Blake LLP" w:date="2026-10-16T09:00:00Z">
              <w:r>
                <w:rPr>
                  <w:rFonts w:ascii="Times New Roman" w:hAnsi="Times New Roman"/>
                  <w:color w:val="000000"/>
                  <w:sz w:val="18"/>
                </w:rPr>
                <w:t xml:space="preserve">$[●]</w:t>
              </w:r>
            </w:ins>
          </w:p>
        </w:tc>
        <w:tc>
          <w:tcPr>
            <w:tcW w:type="dxa" w:w="1728"/>
          </w:tcPr>
          <w:p>
            <w:pPr>
              <w:spacing w:line="276" w:lineRule="auto" w:before="20" w:after="20"/>
            </w:pPr>
            <w:r/>
            <w:del w:id="9998" w:author="Ashford Blake LLP" w:date="2026-10-16T09:00:00Z">
              <w:r>
                <w:rPr>
                  <w:rFonts w:ascii="Times New Roman" w:hAnsi="Times New Roman"/>
                  <w:color w:val="000000"/>
                  <w:sz w:val="18"/>
                </w:rPr>
                <w:delText>11.29%</w:delText>
              </w:r>
            </w:del>
            <w:ins w:id="9999" w:author="Ashford Blake LLP" w:date="2026-10-16T09:00:00Z">
              <w:r>
                <w:rPr>
                  <w:rFonts w:ascii="Times New Roman" w:hAnsi="Times New Roman"/>
                  <w:color w:val="000000"/>
                  <w:sz w:val="18"/>
                </w:rPr>
                <w:t xml:space="preserve">[●]%</w:t>
              </w:r>
            </w:ins>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del w:id="10000" w:author="Ashford Blake LLP" w:date="2026-10-16T09:00:00Z">
              <w:r>
                <w:rPr>
                  <w:rFonts w:ascii="Times New Roman" w:hAnsi="Times New Roman"/>
                  <w:b/>
                  <w:color w:val="000000"/>
                  <w:sz w:val="18"/>
                </w:rPr>
                <w:delText>$2,100,000,000</w:delText>
              </w:r>
            </w:del>
            <w:ins w:id="10001" w:author="Ashford Blake LLP" w:date="2026-10-16T09:00:00Z">
              <w:r>
                <w:rPr>
                  <w:rFonts w:ascii="Times New Roman" w:hAnsi="Times New Roman"/>
                  <w:b/>
                  <w:color w:val="000000"/>
                  <w:sz w:val="18"/>
                </w:rPr>
                <w:t xml:space="preserve">$[●]</w:t>
              </w:r>
            </w:ins>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w:t>
      </w:r>
      <w:del w:id="9822" w:author="Ashford Blake LLP" w:date="2026-10-16T09:00:00Z">
        <w:r>
          <w:rPr>
            <w:rFonts w:ascii="Times New Roman" w:hAnsi="Times New Roman"/>
            <w:color w:val="000000"/>
            <w:sz w:val="22"/>
          </w:rPr>
          <w:delText xml:space="preserve">$2,100,000,000</w:delText>
        </w:r>
      </w:del>
      <w:ins w:id="9823" w:author="Ashford Blake LLP" w:date="2026-10-16T09:00:00Z">
        <w:r>
          <w:rPr>
            <w:rFonts w:ascii="Times New Roman" w:hAnsi="Times New Roman"/>
            <w:color w:val="000000"/>
            <w:sz w:val="22"/>
          </w:rPr>
          <w:t xml:space="preserve">$[●]</w:t>
        </w:r>
      </w:ins>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w:t>
      </w:r>
      <w:del w:id="9824" w:author="Ashford Blake LLP" w:date="2026-10-16T09:00:00Z">
        <w:r>
          <w:rPr>
            <w:rFonts w:ascii="Times New Roman" w:hAnsi="Times New Roman"/>
            <w:color w:val="000000"/>
            <w:sz w:val="22"/>
          </w:rPr>
          <w:delText xml:space="preserve">$2,100,000,000</w:delText>
        </w:r>
      </w:del>
      <w:ins w:id="9825" w:author="Ashford Blake LLP" w:date="2026-10-16T09:00:00Z">
        <w:r>
          <w:rPr>
            <w:rFonts w:ascii="Times New Roman" w:hAnsi="Times New Roman"/>
            <w:color w:val="000000"/>
            <w:sz w:val="22"/>
          </w:rPr>
          <w:t xml:space="preserve">$2,500,000,000</w:t>
        </w:r>
      </w:ins>
    </w:p>
    <w:p>
      <w:pPr>
        <w:spacing w:line="276" w:lineRule="auto" w:before="0" w:after="120"/>
        <w:jc w:val="both"/>
        <w:rPr>
          <w:ins w:id="9826" w:author="Ashford Blake LLP" w:date="2026-10-16T09:00:00Z"/>
        </w:rPr>
      </w:pPr>
      <w:ins w:id="9827" w:author="Ashford Blake LLP" w:date="2026-10-16T09:00:00Z">
        <w:r>
          <w:rPr>
            <w:rFonts w:ascii="Times New Roman" w:hAnsi="Times New Roman"/>
            <w:color w:val="000000"/>
            <w:sz w:val="22"/>
          </w:rPr>
          <w:t xml:space="preserve">Hard Cap: $3,000,000,000</w:t>
        </w:r>
      </w:ins>
    </w:p>
    <w:p>
      <w:pPr>
        <w:spacing w:line="276" w:lineRule="auto" w:before="0" w:after="120"/>
        <w:jc w:val="both"/>
        <w:rPr>
          <w:ins w:id="9828" w:author="Ashford Blake LLP" w:date="2026-10-16T09:00:00Z"/>
        </w:rPr>
      </w:pPr>
      <w:ins w:id="9829" w:author="Ashford Blake LLP" w:date="2026-10-16T09:00:00Z">
        <w:r>
          <w:rPr>
            <w:rFonts w:ascii="Times New Roman" w:hAnsi="Times New Roman"/>
            <w:b/>
            <w:i/>
            <w:color w:val="000000"/>
            <w:sz w:val="22"/>
            <w:highlight w:val="yellow"/>
          </w:rPr>
          <w:t xml:space="preserve">[Partner Note 35 — Partners and Capital Commitments: </w:t>
        </w:r>
        <w:r>
          <w:rPr>
            <w:rFonts w:ascii="Times New Roman" w:hAnsi="Times New Roman"/>
            <w:i/>
            <w:color w:val="000000"/>
            <w:sz w:val="22"/>
            <w:highlight w:val="yellow"/>
          </w:rPr>
          <w:t xml:space="preserve">Schedule A has been reset for Fund IV: the Fund III investor list has been deleted and the two anchor investors identified in the Term Sheet (Kestrel Institutional Partners, $300 million; Birchmont Endowment Fund, $200 million) inserted on the assumption that both are admitted at the First Closing. The GP Commitment is shown at the Target Fund Size ($75 million) and must be trued up to 3% of final Aggregate Commitments ($90 million at the Hard Cap). Percentage Interests to be completed at the Final Closing; please confirm the anchors’ exact legal names and notice details (Kestrel: James Alford; Birchmont: Priya Narayanan).</w:t>
        </w:r>
        <w:r>
          <w:rPr>
            <w:rFonts w:ascii="Times New Roman" w:hAnsi="Times New Roman"/>
            <w:b/>
            <w:i/>
            <w:color w:val="000000"/>
            <w:sz w:val="22"/>
            <w:highlight w:val="yellow"/>
          </w:rPr>
          <w:t xml:space="preserve">]</w:t>
        </w:r>
      </w:ins>
    </w:p>
    <w:p>
      <w:r>
        <w:br w:type="page"/>
      </w:r>
    </w:p>
    <w:p>
      <w:pPr>
        <w:keepNext/>
        <w:spacing w:line="276" w:lineRule="auto" w:before="120" w:after="240"/>
        <w:jc w:val="center"/>
      </w:pPr>
      <w:r>
        <w:rPr>
          <w:rFonts w:ascii="Times New Roman" w:hAnsi="Times New Roman"/>
          <w:b/>
          <w:color w:val="000000"/>
          <w:sz w:val="28"/>
          <w:u w:val="single"/>
        </w:rPr>
        <w:t xml:space="preserve">SCHEDULE B — EXAMPLE WATERFALL CALCULATION (</w:t>
      </w:r>
      <w:del w:id="10004" w:author="Ashford Blake LLP" w:date="2026-10-16T09:00:00Z">
        <w:r>
          <w:rPr>
            <w:rFonts w:ascii="Times New Roman" w:hAnsi="Times New Roman"/>
            <w:b/>
            <w:color w:val="000000"/>
            <w:sz w:val="28"/>
            <w:u w:val="single"/>
          </w:rPr>
          <w:delText xml:space="preserve">DEAL</w:delText>
        </w:r>
      </w:del>
      <w:ins w:id="10005" w:author="Ashford Blake LLP" w:date="2026-10-16T09:00:00Z">
        <w:r>
          <w:rPr>
            <w:rFonts w:ascii="Times New Roman" w:hAnsi="Times New Roman"/>
            <w:b/>
            <w:color w:val="000000"/>
            <w:sz w:val="28"/>
            <w:u w:val="single"/>
          </w:rPr>
          <w:t xml:space="preserve">WHOLE</w:t>
        </w:r>
      </w:ins>
      <w:r>
        <w:rPr>
          <w:rFonts w:ascii="Times New Roman" w:hAnsi="Times New Roman"/>
          <w:b/>
          <w:color w:val="000000"/>
          <w:sz w:val="28"/>
          <w:u w:val="single"/>
        </w:rPr>
        <w:t xml:space="preserve">-</w:t>
      </w:r>
      <w:del w:id="10002" w:author="Ashford Blake LLP" w:date="2026-10-16T09:00:00Z">
        <w:r>
          <w:rPr>
            <w:rFonts w:ascii="Times New Roman" w:hAnsi="Times New Roman"/>
            <w:b/>
            <w:color w:val="000000"/>
            <w:sz w:val="28"/>
            <w:u w:val="single"/>
          </w:rPr>
          <w:delText xml:space="preserve">BY-DEAL</w:delText>
        </w:r>
      </w:del>
      <w:ins w:id="10003" w:author="Ashford Blake LLP" w:date="2026-10-16T09:00:00Z">
        <w:r>
          <w:rPr>
            <w:rFonts w:ascii="Times New Roman" w:hAnsi="Times New Roman"/>
            <w:b/>
            <w:color w:val="000000"/>
            <w:sz w:val="28"/>
            <w:u w:val="single"/>
          </w:rPr>
          <w:t xml:space="preserve">FUND</w:t>
        </w:r>
      </w:ins>
      <w:r>
        <w:rPr>
          <w:rFonts w:ascii="Times New Roman" w:hAnsi="Times New Roman"/>
          <w:b/>
          <w:color w:val="000000"/>
          <w:sz w:val="28"/>
          <w:u w:val="single"/>
        </w:rPr>
        <w:t xml:space="preserve">)</w:t>
      </w:r>
    </w:p>
    <w:p>
      <w:pPr>
        <w:spacing w:line="276" w:lineRule="auto" w:before="0" w:after="120"/>
        <w:jc w:val="both"/>
      </w:pPr>
      <w:r>
        <w:rPr>
          <w:rFonts w:ascii="Times New Roman" w:hAnsi="Times New Roman"/>
          <w:color w:val="000000"/>
          <w:sz w:val="22"/>
        </w:rPr>
        <w:t xml:space="preserve">The following is an illustrative example of the </w:t>
      </w:r>
      <w:del w:id="10008" w:author="Ashford Blake LLP" w:date="2026-10-16T09:00:00Z">
        <w:r>
          <w:rPr>
            <w:rFonts w:ascii="Times New Roman" w:hAnsi="Times New Roman"/>
            <w:color w:val="000000"/>
            <w:sz w:val="22"/>
          </w:rPr>
          <w:delText xml:space="preserve">deal</w:delText>
        </w:r>
      </w:del>
      <w:ins w:id="10009" w:author="Ashford Blake LLP" w:date="2026-10-16T09:00:00Z">
        <w:r>
          <w:rPr>
            <w:rFonts w:ascii="Times New Roman" w:hAnsi="Times New Roman"/>
            <w:color w:val="000000"/>
            <w:sz w:val="22"/>
          </w:rPr>
          <w:t xml:space="preserve">whole</w:t>
        </w:r>
      </w:ins>
      <w:r>
        <w:rPr>
          <w:rFonts w:ascii="Times New Roman" w:hAnsi="Times New Roman"/>
          <w:color w:val="000000"/>
          <w:sz w:val="22"/>
        </w:rPr>
        <w:t xml:space="preserve">-</w:t>
      </w:r>
      <w:del w:id="10006" w:author="Ashford Blake LLP" w:date="2026-10-16T09:00:00Z">
        <w:r>
          <w:rPr>
            <w:rFonts w:ascii="Times New Roman" w:hAnsi="Times New Roman"/>
            <w:color w:val="000000"/>
            <w:sz w:val="22"/>
          </w:rPr>
          <w:delText xml:space="preserve">by-deal</w:delText>
        </w:r>
      </w:del>
      <w:ins w:id="10007" w:author="Ashford Blake LLP" w:date="2026-10-16T09:00:00Z">
        <w:r>
          <w:rPr>
            <w:rFonts w:ascii="Times New Roman" w:hAnsi="Times New Roman"/>
            <w:color w:val="000000"/>
            <w:sz w:val="22"/>
          </w:rPr>
          <w:t xml:space="preserve">fund</w:t>
        </w:r>
      </w:ins>
      <w:r>
        <w:rPr>
          <w:rFonts w:ascii="Times New Roman" w:hAnsi="Times New Roman"/>
          <w:color w:val="000000"/>
          <w:sz w:val="22"/>
        </w:rPr>
        <w:t xml:space="preserve"> distribution waterfall set forth in Section 7.2. This example is provided solely for informational purposes and is not intended to modify or supplement the terms of this Agreement. In the event of any inconsistency between this Schedule B and Section 7.2, Section 7.2 shall control.</w:t>
      </w:r>
    </w:p>
    <w:p>
      <w:pPr>
        <w:spacing w:line="276" w:lineRule="auto" w:before="0" w:after="120"/>
        <w:jc w:val="both"/>
      </w:pPr>
      <w:r>
        <w:rPr>
          <w:rFonts w:ascii="Times New Roman" w:hAnsi="Times New Roman"/>
          <w:b/>
          <w:color w:val="000000"/>
          <w:sz w:val="22"/>
        </w:rPr>
        <w:t>Assumptions:</w:t>
      </w:r>
    </w:p>
    <w:p>
      <w:pPr>
        <w:spacing w:line="276" w:lineRule="auto" w:before="20" w:after="20"/>
        <w:ind w:left="432" w:hanging="360"/>
        <w:jc w:val="both"/>
      </w:pPr>
      <w:r>
        <w:rPr>
          <w:rFonts w:ascii="Times New Roman" w:hAnsi="Times New Roman"/>
          <w:color w:val="000000"/>
          <w:sz w:val="22"/>
        </w:rPr>
        <w:t xml:space="preserve">•  </w:t>
      </w:r>
      <w:del w:id="10010" w:author="Ashford Blake LLP" w:date="2026-10-16T09:00:00Z">
        <w:r>
          <w:rPr>
            <w:rFonts w:ascii="Times New Roman" w:hAnsi="Times New Roman"/>
            <w:color w:val="000000"/>
            <w:sz w:val="22"/>
          </w:rPr>
          <w:delText xml:space="preserve">LP Capital Contribution attributable to Investment A: $100,000,000</w:delText>
        </w:r>
      </w:del>
      <w:ins w:id="10011" w:author="Ashford Blake LLP" w:date="2026-10-16T09:00:00Z">
        <w:r>
          <w:rPr>
            <w:rFonts w:ascii="Times New Roman" w:hAnsi="Times New Roman"/>
            <w:color w:val="000000"/>
            <w:sz w:val="22"/>
          </w:rPr>
          <w:t xml:space="preserve">Aggregate LP Capital Contributions (all Portfolio Investments, Management Fees, and Partnership Expenses): $100,000,000</w:t>
        </w:r>
      </w:ins>
    </w:p>
    <w:p>
      <w:pPr>
        <w:spacing w:line="276" w:lineRule="auto" w:before="20" w:after="20"/>
        <w:ind w:left="432" w:hanging="360"/>
        <w:jc w:val="both"/>
      </w:pPr>
      <w:r>
        <w:rPr>
          <w:rFonts w:ascii="Times New Roman" w:hAnsi="Times New Roman"/>
          <w:color w:val="000000"/>
          <w:sz w:val="22"/>
        </w:rPr>
        <w:t xml:space="preserve">•  </w:t>
      </w:r>
      <w:del w:id="10012" w:author="Ashford Blake LLP" w:date="2026-10-16T09:00:00Z">
        <w:r>
          <w:rPr>
            <w:rFonts w:ascii="Times New Roman" w:hAnsi="Times New Roman"/>
            <w:color w:val="000000"/>
            <w:sz w:val="22"/>
          </w:rPr>
          <w:delText xml:space="preserve">Gross Disposition Proceeds from Investment A: $200,000,000</w:delText>
        </w:r>
      </w:del>
      <w:ins w:id="10013" w:author="Ashford Blake LLP" w:date="2026-10-16T09:00:00Z">
        <w:r>
          <w:rPr>
            <w:rFonts w:ascii="Times New Roman" w:hAnsi="Times New Roman"/>
            <w:color w:val="000000"/>
            <w:sz w:val="22"/>
          </w:rPr>
          <w:t xml:space="preserve">Aggregate Gross Disposition Proceeds (all Portfolio Investments): $200,000,000</w:t>
        </w:r>
      </w:ins>
    </w:p>
    <w:p>
      <w:pPr>
        <w:spacing w:line="276" w:lineRule="auto" w:before="20" w:after="20"/>
        <w:ind w:left="432" w:hanging="360"/>
        <w:jc w:val="both"/>
      </w:pPr>
      <w:r>
        <w:rPr>
          <w:rFonts w:ascii="Times New Roman" w:hAnsi="Times New Roman"/>
          <w:color w:val="000000"/>
          <w:sz w:val="22"/>
        </w:rPr>
        <w:t>•  Allocable Partnership Expenses and Reserves: $0 (for simplicity)</w:t>
      </w:r>
    </w:p>
    <w:p>
      <w:pPr>
        <w:spacing w:line="276" w:lineRule="auto" w:before="20" w:after="20"/>
        <w:ind w:left="432" w:hanging="360"/>
        <w:jc w:val="both"/>
      </w:pPr>
      <w:r>
        <w:rPr>
          <w:rFonts w:ascii="Times New Roman" w:hAnsi="Times New Roman"/>
          <w:color w:val="000000"/>
          <w:sz w:val="22"/>
        </w:rPr>
        <w:t xml:space="preserve">•  </w:t>
      </w:r>
      <w:ins w:id="10015" w:author="Ashford Blake LLP" w:date="2026-10-16T09:00:00Z">
        <w:r>
          <w:rPr>
            <w:rFonts w:ascii="Times New Roman" w:hAnsi="Times New Roman"/>
            <w:color w:val="000000"/>
            <w:sz w:val="22"/>
          </w:rPr>
          <w:t xml:space="preserve">Aggregate </w:t>
        </w:r>
      </w:ins>
      <w:r>
        <w:rPr>
          <w:rFonts w:ascii="Times New Roman" w:hAnsi="Times New Roman"/>
          <w:color w:val="000000"/>
          <w:sz w:val="22"/>
        </w:rPr>
        <w:t xml:space="preserve">Net Proceeds</w:t>
      </w:r>
      <w:del w:id="10014" w:author="Ashford Blake LLP" w:date="2026-10-16T09:00:00Z">
        <w:r>
          <w:rPr>
            <w:rFonts w:ascii="Times New Roman" w:hAnsi="Times New Roman"/>
            <w:color w:val="000000"/>
            <w:sz w:val="22"/>
          </w:rPr>
          <w:delText xml:space="preserve"> from Investment A</w:delText>
        </w:r>
      </w:del>
      <w:r>
        <w:rPr>
          <w:rFonts w:ascii="Times New Roman" w:hAnsi="Times New Roman"/>
          <w:color w:val="000000"/>
          <w:sz w:val="22"/>
        </w:rPr>
        <w:t xml:space="preserve">: $200,000,000</w:t>
      </w:r>
    </w:p>
    <w:p>
      <w:pPr>
        <w:spacing w:line="276" w:lineRule="auto" w:before="20" w:after="20"/>
        <w:ind w:left="432" w:hanging="360"/>
        <w:jc w:val="both"/>
      </w:pPr>
      <w:r>
        <w:rPr>
          <w:rFonts w:ascii="Times New Roman" w:hAnsi="Times New Roman"/>
          <w:color w:val="000000"/>
          <w:sz w:val="22"/>
        </w:rPr>
        <w:t xml:space="preserve">•  </w:t>
      </w:r>
      <w:del w:id="10016" w:author="Ashford Blake LLP" w:date="2026-10-16T09:00:00Z">
        <w:r>
          <w:rPr>
            <w:rFonts w:ascii="Times New Roman" w:hAnsi="Times New Roman"/>
            <w:color w:val="000000"/>
            <w:sz w:val="22"/>
          </w:rPr>
          <w:delText xml:space="preserve">Holding Period: 4 years (16 calendar quarters)</w:delText>
        </w:r>
      </w:del>
      <w:ins w:id="10017" w:author="Ashford Blake LLP" w:date="2026-10-16T09:00:00Z">
        <w:r>
          <w:rPr>
            <w:rFonts w:ascii="Times New Roman" w:hAnsi="Times New Roman"/>
            <w:color w:val="000000"/>
            <w:sz w:val="22"/>
          </w:rPr>
          <w:t xml:space="preserve">Holding Period: 4 years (all Capital Contributions assumed made on a single date and all Distributions made on the fourth (4th) anniversary thereof)</w:t>
        </w:r>
      </w:ins>
    </w:p>
    <w:p>
      <w:pPr>
        <w:spacing w:line="276" w:lineRule="auto" w:before="20" w:after="20"/>
        <w:ind w:left="432" w:hanging="360"/>
        <w:jc w:val="both"/>
      </w:pPr>
      <w:r>
        <w:rPr>
          <w:rFonts w:ascii="Times New Roman" w:hAnsi="Times New Roman"/>
          <w:color w:val="000000"/>
          <w:sz w:val="22"/>
        </w:rPr>
        <w:t xml:space="preserve">•  Preferred Return Rate: </w:t>
      </w:r>
      <w:del w:id="10018" w:author="Ashford Blake LLP" w:date="2026-10-16T09:00:00Z">
        <w:r>
          <w:rPr>
            <w:rFonts w:ascii="Times New Roman" w:hAnsi="Times New Roman"/>
            <w:color w:val="000000"/>
            <w:sz w:val="22"/>
          </w:rPr>
          <w:delText xml:space="preserve">seven percent (7%) per annum, compounded quarterly (i.e., 1.75% per calendar quarter)</w:delText>
        </w:r>
      </w:del>
      <w:ins w:id="10019" w:author="Ashford Blake LLP" w:date="2026-10-16T09:00:00Z">
        <w:r>
          <w:rPr>
            <w:rFonts w:ascii="Times New Roman" w:hAnsi="Times New Roman"/>
            <w:color w:val="000000"/>
            <w:sz w:val="22"/>
          </w:rPr>
          <w:t xml:space="preserve">eight percent (8%) per annum, compounded annually</w:t>
        </w:r>
      </w:ins>
    </w:p>
    <w:p>
      <w:pPr>
        <w:spacing w:line="276" w:lineRule="auto" w:before="20" w:after="20"/>
        <w:ind w:left="432" w:hanging="360"/>
        <w:jc w:val="both"/>
      </w:pPr>
      <w:r>
        <w:rPr>
          <w:rFonts w:ascii="Times New Roman" w:hAnsi="Times New Roman"/>
          <w:color w:val="000000"/>
          <w:sz w:val="22"/>
        </w:rPr>
        <w:t xml:space="preserve">•  GP Catch-Up: </w:t>
      </w:r>
      <w:del w:id="10020" w:author="Ashford Blake LLP" w:date="2026-10-16T09:00:00Z">
        <w:r>
          <w:rPr>
            <w:rFonts w:ascii="Times New Roman" w:hAnsi="Times New Roman"/>
            <w:color w:val="000000"/>
            <w:sz w:val="22"/>
          </w:rPr>
          <w:delText xml:space="preserve">eighty percent (80%) to the General Partner, twenty percent (20%) to the Limited Partners, until</w:delText>
        </w:r>
      </w:del>
      <w:ins w:id="10021" w:author="Ashford Blake LLP" w:date="2026-10-16T09:00:00Z">
        <w:r>
          <w:rPr>
            <w:rFonts w:ascii="Times New Roman" w:hAnsi="Times New Roman"/>
            <w:color w:val="000000"/>
            <w:sz w:val="22"/>
          </w:rPr>
          <w:t xml:space="preserve">one hundred percent (100%) to the General Partner until</w:t>
        </w:r>
      </w:ins>
      <w:r>
        <w:rPr>
          <w:rFonts w:ascii="Times New Roman" w:hAnsi="Times New Roman"/>
          <w:color w:val="000000"/>
          <w:sz w:val="22"/>
        </w:rPr>
        <w:t xml:space="preserve"> the General Partner has received 20% of cumulative amounts distributed under Steps 2 and 3</w:t>
      </w:r>
    </w:p>
    <w:p>
      <w:pPr>
        <w:spacing w:line="276" w:lineRule="auto" w:before="20" w:after="20"/>
        <w:ind w:left="432" w:hanging="360"/>
        <w:jc w:val="both"/>
      </w:pPr>
      <w:r>
        <w:rPr>
          <w:rFonts w:ascii="Times New Roman" w:hAnsi="Times New Roman"/>
          <w:color w:val="000000"/>
          <w:sz w:val="22"/>
        </w:rPr>
        <w:t xml:space="preserve">•  </w:t>
      </w:r>
      <w:del w:id="10022" w:author="Ashford Blake LLP" w:date="2026-10-16T09:00:00Z">
        <w:r>
          <w:rPr>
            <w:rFonts w:ascii="Times New Roman" w:hAnsi="Times New Roman"/>
            <w:color w:val="000000"/>
            <w:sz w:val="22"/>
          </w:rPr>
          <w:delText xml:space="preserve">Carried Interest</w:delText>
        </w:r>
      </w:del>
      <w:ins w:id="10023" w:author="Ashford Blake LLP" w:date="2026-10-16T09:00:00Z">
        <w:r>
          <w:rPr>
            <w:rFonts w:ascii="Times New Roman" w:hAnsi="Times New Roman"/>
            <w:color w:val="000000"/>
            <w:sz w:val="22"/>
          </w:rPr>
          <w:t xml:space="preserve">Residual</w:t>
        </w:r>
      </w:ins>
      <w:r>
        <w:rPr>
          <w:rFonts w:ascii="Times New Roman" w:hAnsi="Times New Roman"/>
          <w:color w:val="000000"/>
          <w:sz w:val="22"/>
        </w:rPr>
        <w:t xml:space="preserve"> Split: eighty percent (80%) to the Limited Partners, twenty percent (20%) to the General Partner</w:t>
      </w:r>
    </w:p>
    <w:p>
      <w:pPr>
        <w:spacing w:line="276" w:lineRule="auto" w:before="0" w:after="120"/>
        <w:jc w:val="both"/>
      </w:pPr>
      <w:r>
        <w:rPr>
          <w:rFonts w:ascii="Times New Roman" w:hAnsi="Times New Roman"/>
          <w:b/>
          <w:color w:val="000000"/>
          <w:sz w:val="22"/>
        </w:rPr>
        <w:t>Step 1 — Return of Capital (Section 7.2(a)):</w:t>
      </w:r>
    </w:p>
    <w:p>
      <w:pPr>
        <w:spacing w:line="276" w:lineRule="auto" w:before="0" w:after="120"/>
        <w:jc w:val="both"/>
      </w:pPr>
      <w:r>
        <w:rPr>
          <w:rFonts w:ascii="Times New Roman" w:hAnsi="Times New Roman"/>
          <w:color w:val="000000"/>
          <w:sz w:val="22"/>
        </w:rPr>
        <w:t xml:space="preserve">$100,000,000 distributed to the Limited Partners (pro rata), representing the return of their Capital Contributions </w:t>
      </w:r>
      <w:del w:id="10028" w:author="Ashford Blake LLP" w:date="2026-10-16T09:00:00Z">
        <w:r>
          <w:rPr>
            <w:rFonts w:ascii="Times New Roman" w:hAnsi="Times New Roman"/>
            <w:color w:val="000000"/>
            <w:sz w:val="22"/>
          </w:rPr>
          <w:delText xml:space="preserve">attributable </w:delText>
        </w:r>
      </w:del>
      <w:r>
        <w:rPr>
          <w:rFonts w:ascii="Times New Roman" w:hAnsi="Times New Roman"/>
          <w:color w:val="000000"/>
          <w:sz w:val="22"/>
        </w:rPr>
        <w:t xml:space="preserve">to </w:t>
      </w:r>
      <w:del w:id="10026" w:author="Ashford Blake LLP" w:date="2026-10-16T09:00:00Z">
        <w:r>
          <w:rPr>
            <w:rFonts w:ascii="Times New Roman" w:hAnsi="Times New Roman"/>
            <w:color w:val="000000"/>
            <w:sz w:val="22"/>
          </w:rPr>
          <w:delText xml:space="preserve">Investment</w:delText>
        </w:r>
      </w:del>
      <w:ins w:id="10027" w:author="Ashford Blake LLP" w:date="2026-10-16T09:00:00Z">
        <w:r>
          <w:rPr>
            <w:rFonts w:ascii="Times New Roman" w:hAnsi="Times New Roman"/>
            <w:color w:val="000000"/>
            <w:sz w:val="22"/>
          </w:rPr>
          <w:t xml:space="preserve">the</w:t>
        </w:r>
      </w:ins>
      <w:r>
        <w:rPr>
          <w:rFonts w:ascii="Times New Roman" w:hAnsi="Times New Roman"/>
          <w:color w:val="000000"/>
          <w:sz w:val="22"/>
        </w:rPr>
        <w:t xml:space="preserve"> </w:t>
      </w:r>
      <w:del w:id="10024" w:author="Ashford Blake LLP" w:date="2026-10-16T09:00:00Z">
        <w:r>
          <w:rPr>
            <w:rFonts w:ascii="Times New Roman" w:hAnsi="Times New Roman"/>
            <w:color w:val="000000"/>
            <w:sz w:val="22"/>
          </w:rPr>
          <w:delText xml:space="preserve">A.</w:delText>
        </w:r>
      </w:del>
      <w:ins w:id="10025" w:author="Ashford Blake LLP" w:date="2026-10-16T09:00:00Z">
        <w:r>
          <w:rPr>
            <w:rFonts w:ascii="Times New Roman" w:hAnsi="Times New Roman"/>
            <w:color w:val="000000"/>
            <w:sz w:val="22"/>
          </w:rPr>
          <w:t xml:space="preserve">Partnership.</w:t>
        </w:r>
      </w:ins>
    </w:p>
    <w:p>
      <w:pPr>
        <w:spacing w:line="276" w:lineRule="auto" w:before="0" w:after="120"/>
        <w:jc w:val="both"/>
      </w:pPr>
      <w:r>
        <w:rPr>
          <w:rFonts w:ascii="Times New Roman" w:hAnsi="Times New Roman"/>
          <w:color w:val="000000"/>
          <w:sz w:val="22"/>
        </w:rPr>
        <w:t>Remaining Net Proceeds: $200,000,000 – $100,000,000 = $100,000,000</w:t>
      </w:r>
    </w:p>
    <w:p>
      <w:pPr>
        <w:spacing w:line="276" w:lineRule="auto" w:before="0" w:after="120"/>
        <w:jc w:val="both"/>
      </w:pPr>
      <w:r>
        <w:rPr>
          <w:rFonts w:ascii="Times New Roman" w:hAnsi="Times New Roman"/>
          <w:b/>
          <w:color w:val="000000"/>
          <w:sz w:val="22"/>
        </w:rPr>
        <w:t>Step 2 — Preferred Return (Section 7.2(b)):</w:t>
      </w:r>
    </w:p>
    <w:p>
      <w:pPr>
        <w:spacing w:line="276" w:lineRule="auto" w:before="0" w:after="120"/>
        <w:jc w:val="both"/>
      </w:pPr>
      <w:r>
        <w:rPr>
          <w:rFonts w:ascii="Times New Roman" w:hAnsi="Times New Roman"/>
          <w:color w:val="000000"/>
          <w:sz w:val="22"/>
        </w:rPr>
        <w:t xml:space="preserve">The Preferred Return is calculated at </w:t>
      </w:r>
      <w:del w:id="10029" w:author="Ashford Blake LLP" w:date="2026-10-16T09:00:00Z">
        <w:r>
          <w:rPr>
            <w:rFonts w:ascii="Times New Roman" w:hAnsi="Times New Roman"/>
            <w:color w:val="000000"/>
            <w:sz w:val="22"/>
          </w:rPr>
          <w:delText xml:space="preserve">seven percent (7%) per annum, compounded quarterly, on the Limited Partners' Unreturned Capital Contributions of $100,000,000 over a holding period of 4 years (16 quarters):</w:delText>
        </w:r>
      </w:del>
      <w:ins w:id="10030" w:author="Ashford Blake LLP" w:date="2026-10-16T09:00:00Z">
        <w:r>
          <w:rPr>
            <w:rFonts w:ascii="Times New Roman" w:hAnsi="Times New Roman"/>
            <w:color w:val="000000"/>
            <w:sz w:val="22"/>
          </w:rPr>
          <w:t xml:space="preserve">eight percent (8%) per annum, compounded annually, on the Limited Partners' Unreturned Capital Contributions of $100,000,000 over a holding period of 4 years:</w:t>
        </w:r>
      </w:ins>
    </w:p>
    <w:p>
      <w:pPr>
        <w:spacing w:line="276" w:lineRule="auto" w:before="0" w:after="120"/>
        <w:jc w:val="both"/>
      </w:pPr>
      <w:r>
        <w:rPr>
          <w:rFonts w:ascii="Times New Roman" w:hAnsi="Times New Roman"/>
          <w:color w:val="000000"/>
          <w:sz w:val="22"/>
        </w:rPr>
        <w:t xml:space="preserve">Preferred Return = $100,000,000 × </w:t>
      </w:r>
      <w:del w:id="10031" w:author="Ashford Blake LLP" w:date="2026-10-16T09:00:00Z">
        <w:r>
          <w:rPr>
            <w:rFonts w:ascii="Times New Roman" w:hAnsi="Times New Roman"/>
            <w:color w:val="000000"/>
            <w:sz w:val="22"/>
          </w:rPr>
          <w:delText xml:space="preserve">(1 + 0.07/4)^16</w:delText>
        </w:r>
      </w:del>
      <w:ins w:id="10032" w:author="Ashford Blake LLP" w:date="2026-10-16T09:00:00Z">
        <w:r>
          <w:rPr>
            <w:rFonts w:ascii="Times New Roman" w:hAnsi="Times New Roman"/>
            <w:color w:val="000000"/>
            <w:sz w:val="22"/>
          </w:rPr>
          <w:t xml:space="preserve">(1 + 0.08)^4</w:t>
        </w:r>
      </w:ins>
      <w:r>
        <w:rPr>
          <w:rFonts w:ascii="Times New Roman" w:hAnsi="Times New Roman"/>
          <w:color w:val="000000"/>
          <w:sz w:val="22"/>
        </w:rPr>
        <w:t xml:space="preserve"> – $100,000,000</w:t>
      </w:r>
    </w:p>
    <w:p>
      <w:pPr>
        <w:spacing w:line="276" w:lineRule="auto" w:before="0" w:after="120"/>
        <w:jc w:val="both"/>
      </w:pPr>
      <w:r>
        <w:rPr>
          <w:rFonts w:ascii="Times New Roman" w:hAnsi="Times New Roman"/>
          <w:color w:val="000000"/>
          <w:sz w:val="22"/>
        </w:rPr>
        <w:t xml:space="preserve">Preferred Return = $100,000,000 × </w:t>
      </w:r>
      <w:del w:id="10033" w:author="Ashford Blake LLP" w:date="2026-10-16T09:00:00Z">
        <w:r>
          <w:rPr>
            <w:rFonts w:ascii="Times New Roman" w:hAnsi="Times New Roman"/>
            <w:color w:val="000000"/>
            <w:sz w:val="22"/>
          </w:rPr>
          <w:delText xml:space="preserve">(1.0175)^16</w:delText>
        </w:r>
      </w:del>
      <w:ins w:id="10034" w:author="Ashford Blake LLP" w:date="2026-10-16T09:00:00Z">
        <w:r>
          <w:rPr>
            <w:rFonts w:ascii="Times New Roman" w:hAnsi="Times New Roman"/>
            <w:color w:val="000000"/>
            <w:sz w:val="22"/>
          </w:rPr>
          <w:t xml:space="preserve">(1.08)^4</w:t>
        </w:r>
      </w:ins>
      <w:r>
        <w:rPr>
          <w:rFonts w:ascii="Times New Roman" w:hAnsi="Times New Roman"/>
          <w:color w:val="000000"/>
          <w:sz w:val="22"/>
        </w:rPr>
        <w:t xml:space="preserve"> – $100,000,000</w:t>
      </w:r>
    </w:p>
    <w:p>
      <w:pPr>
        <w:spacing w:line="276" w:lineRule="auto" w:before="0" w:after="120"/>
        <w:jc w:val="both"/>
      </w:pPr>
      <w:r>
        <w:rPr>
          <w:rFonts w:ascii="Times New Roman" w:hAnsi="Times New Roman"/>
          <w:color w:val="000000"/>
          <w:sz w:val="22"/>
        </w:rPr>
        <w:t xml:space="preserve">Preferred Return = $100,000,000 × </w:t>
      </w:r>
      <w:del w:id="10035" w:author="Ashford Blake LLP" w:date="2026-10-16T09:00:00Z">
        <w:r>
          <w:rPr>
            <w:rFonts w:ascii="Times New Roman" w:hAnsi="Times New Roman"/>
            <w:color w:val="000000"/>
            <w:sz w:val="22"/>
          </w:rPr>
          <w:delText xml:space="preserve">1.319929</w:delText>
        </w:r>
      </w:del>
      <w:ins w:id="10036" w:author="Ashford Blake LLP" w:date="2026-10-16T09:00:00Z">
        <w:r>
          <w:rPr>
            <w:rFonts w:ascii="Times New Roman" w:hAnsi="Times New Roman"/>
            <w:color w:val="000000"/>
            <w:sz w:val="22"/>
          </w:rPr>
          <w:t xml:space="preserve">1.36048896</w:t>
        </w:r>
      </w:ins>
      <w:r>
        <w:rPr>
          <w:rFonts w:ascii="Times New Roman" w:hAnsi="Times New Roman"/>
          <w:color w:val="000000"/>
          <w:sz w:val="22"/>
        </w:rPr>
        <w:t xml:space="preserve"> – $100,000,000</w:t>
      </w:r>
    </w:p>
    <w:p>
      <w:pPr>
        <w:spacing w:line="276" w:lineRule="auto" w:before="0" w:after="120"/>
        <w:jc w:val="both"/>
      </w:pPr>
      <w:r>
        <w:rPr>
          <w:rFonts w:ascii="Times New Roman" w:hAnsi="Times New Roman"/>
          <w:color w:val="000000"/>
          <w:sz w:val="22"/>
        </w:rPr>
        <w:t xml:space="preserve">Preferred Return = </w:t>
      </w:r>
      <w:del w:id="10037" w:author="Ashford Blake LLP" w:date="2026-10-16T09:00:00Z">
        <w:r>
          <w:rPr>
            <w:rFonts w:ascii="Times New Roman" w:hAnsi="Times New Roman"/>
            <w:color w:val="000000"/>
            <w:sz w:val="22"/>
          </w:rPr>
          <w:delText xml:space="preserve">$131,992,903</w:delText>
        </w:r>
      </w:del>
      <w:ins w:id="10038" w:author="Ashford Blake LLP" w:date="2026-10-16T09:00:00Z">
        <w:r>
          <w:rPr>
            <w:rFonts w:ascii="Times New Roman" w:hAnsi="Times New Roman"/>
            <w:color w:val="000000"/>
            <w:sz w:val="22"/>
          </w:rPr>
          <w:t xml:space="preserve">$136,048,896</w:t>
        </w:r>
      </w:ins>
      <w:r>
        <w:rPr>
          <w:rFonts w:ascii="Times New Roman" w:hAnsi="Times New Roman"/>
          <w:color w:val="000000"/>
          <w:sz w:val="22"/>
        </w:rPr>
        <w:t xml:space="preserve"> – $100,000,000</w:t>
      </w:r>
    </w:p>
    <w:p>
      <w:pPr>
        <w:spacing w:line="276" w:lineRule="auto" w:before="0" w:after="120"/>
        <w:jc w:val="both"/>
      </w:pPr>
      <w:r>
        <w:rPr>
          <w:rFonts w:ascii="Times New Roman" w:hAnsi="Times New Roman"/>
          <w:b/>
          <w:color w:val="000000"/>
          <w:sz w:val="22"/>
        </w:rPr>
        <w:t xml:space="preserve">Preferred Return = </w:t>
      </w:r>
      <w:del w:id="10039" w:author="Ashford Blake LLP" w:date="2026-10-16T09:00:00Z">
        <w:r>
          <w:rPr>
            <w:rFonts w:ascii="Times New Roman" w:hAnsi="Times New Roman"/>
            <w:b/>
            <w:color w:val="000000"/>
            <w:sz w:val="22"/>
          </w:rPr>
          <w:delText xml:space="preserve">$31,992,903</w:delText>
        </w:r>
      </w:del>
      <w:ins w:id="10040" w:author="Ashford Blake LLP" w:date="2026-10-16T09:00:00Z">
        <w:r>
          <w:rPr>
            <w:rFonts w:ascii="Times New Roman" w:hAnsi="Times New Roman"/>
            <w:b/>
            <w:color w:val="000000"/>
            <w:sz w:val="22"/>
          </w:rPr>
          <w:t xml:space="preserve">$36,048,896</w:t>
        </w:r>
      </w:ins>
    </w:p>
    <w:p>
      <w:pPr>
        <w:spacing w:line="276" w:lineRule="auto" w:before="0" w:after="120"/>
        <w:jc w:val="both"/>
      </w:pPr>
      <w:del w:id="10041" w:author="Ashford Blake LLP" w:date="2026-10-16T09:00:00Z">
        <w:r>
          <w:rPr>
            <w:rFonts w:ascii="Times New Roman" w:hAnsi="Times New Roman"/>
            <w:color w:val="000000"/>
            <w:sz w:val="22"/>
          </w:rPr>
          <w:delText xml:space="preserve">$31,992,903</w:delText>
        </w:r>
      </w:del>
      <w:ins w:id="10042" w:author="Ashford Blake LLP" w:date="2026-10-16T09:00:00Z">
        <w:r>
          <w:rPr>
            <w:rFonts w:ascii="Times New Roman" w:hAnsi="Times New Roman"/>
            <w:color w:val="000000"/>
            <w:sz w:val="22"/>
          </w:rPr>
          <w:t xml:space="preserve">$36,048,896</w:t>
        </w:r>
      </w:ins>
      <w:r>
        <w:rPr>
          <w:rFonts w:ascii="Times New Roman" w:hAnsi="Times New Roman"/>
          <w:color w:val="000000"/>
          <w:sz w:val="22"/>
        </w:rPr>
        <w:t xml:space="preserve"> distributed to the Limited Partners (pro rata).</w:t>
      </w:r>
    </w:p>
    <w:p>
      <w:pPr>
        <w:spacing w:line="276" w:lineRule="auto" w:before="0" w:after="120"/>
        <w:jc w:val="both"/>
      </w:pPr>
      <w:r>
        <w:rPr>
          <w:rFonts w:ascii="Times New Roman" w:hAnsi="Times New Roman"/>
          <w:color w:val="000000"/>
          <w:sz w:val="22"/>
        </w:rPr>
        <w:t xml:space="preserve">Remaining Net Proceeds: </w:t>
      </w:r>
      <w:del w:id="10043" w:author="Ashford Blake LLP" w:date="2026-10-16T09:00:00Z">
        <w:r>
          <w:rPr>
            <w:rFonts w:ascii="Times New Roman" w:hAnsi="Times New Roman"/>
            <w:color w:val="000000"/>
            <w:sz w:val="22"/>
          </w:rPr>
          <w:delText xml:space="preserve">$100,000,000 – $31,992,903 = $68,007,097</w:delText>
        </w:r>
      </w:del>
      <w:ins w:id="10044" w:author="Ashford Blake LLP" w:date="2026-10-16T09:00:00Z">
        <w:r>
          <w:rPr>
            <w:rFonts w:ascii="Times New Roman" w:hAnsi="Times New Roman"/>
            <w:color w:val="000000"/>
            <w:sz w:val="22"/>
          </w:rPr>
          <w:t xml:space="preserve">$100,000,000 – $36,048,896 = $63,951,104</w:t>
        </w:r>
      </w:ins>
    </w:p>
    <w:p>
      <w:pPr>
        <w:spacing w:line="276" w:lineRule="auto" w:before="0" w:after="120"/>
        <w:jc w:val="both"/>
      </w:pPr>
      <w:r>
        <w:rPr>
          <w:rFonts w:ascii="Times New Roman" w:hAnsi="Times New Roman"/>
          <w:b/>
          <w:color w:val="000000"/>
          <w:sz w:val="22"/>
        </w:rPr>
        <w:t>Step 3 — GP Catch-Up (Section 7.2(c)):</w:t>
      </w:r>
    </w:p>
    <w:p>
      <w:pPr>
        <w:spacing w:line="276" w:lineRule="auto" w:before="0" w:after="120"/>
        <w:jc w:val="both"/>
      </w:pPr>
      <w:r>
        <w:rPr>
          <w:rFonts w:ascii="Times New Roman" w:hAnsi="Times New Roman"/>
          <w:color w:val="000000"/>
          <w:sz w:val="22"/>
        </w:rPr>
        <w:t xml:space="preserve">The GP Catch-Up is distributed </w:t>
      </w:r>
      <w:del w:id="10045" w:author="Ashford Blake LLP" w:date="2026-10-16T09:00:00Z">
        <w:r>
          <w:rPr>
            <w:rFonts w:ascii="Times New Roman" w:hAnsi="Times New Roman"/>
            <w:color w:val="000000"/>
            <w:sz w:val="22"/>
          </w:rPr>
          <w:delText xml:space="preserve">eighty percent (80%) to the General Partner and twenty percent (20%) to the Limited Partners until</w:delText>
        </w:r>
      </w:del>
      <w:ins w:id="10046" w:author="Ashford Blake LLP" w:date="2026-10-16T09:00:00Z">
        <w:r>
          <w:rPr>
            <w:rFonts w:ascii="Times New Roman" w:hAnsi="Times New Roman"/>
            <w:color w:val="000000"/>
            <w:sz w:val="22"/>
          </w:rPr>
          <w:t xml:space="preserve">one hundred percent (100%) to the General Partner until</w:t>
        </w:r>
      </w:ins>
      <w:r>
        <w:rPr>
          <w:rFonts w:ascii="Times New Roman" w:hAnsi="Times New Roman"/>
          <w:color w:val="000000"/>
          <w:sz w:val="22"/>
        </w:rPr>
        <w:t xml:space="preserve"> the General Partner has received an amount equal to twenty percent (20%) of cumulative amounts distributed under Steps 2 and 3.</w:t>
      </w:r>
    </w:p>
    <w:p>
      <w:pPr>
        <w:spacing w:line="276" w:lineRule="auto" w:before="0" w:after="120"/>
        <w:jc w:val="both"/>
      </w:pPr>
      <w:r>
        <w:rPr>
          <w:rFonts w:ascii="Times New Roman" w:hAnsi="Times New Roman"/>
          <w:color w:val="000000"/>
          <w:sz w:val="22"/>
        </w:rPr>
        <w:t>Let X = total amount distributed in Step 3.</w:t>
      </w:r>
    </w:p>
    <w:p>
      <w:pPr>
        <w:spacing w:line="276" w:lineRule="auto" w:before="0" w:after="120"/>
        <w:jc w:val="both"/>
      </w:pPr>
      <w:del w:id="10047" w:author="Ashford Blake LLP" w:date="2026-10-16T09:00:00Z">
        <w:r>
          <w:rPr>
            <w:rFonts w:ascii="Times New Roman" w:hAnsi="Times New Roman"/>
            <w:color w:val="000000"/>
            <w:sz w:val="22"/>
          </w:rPr>
          <w:delText xml:space="preserve">GP receives 0.80X.</w:delText>
        </w:r>
      </w:del>
      <w:ins w:id="10048" w:author="Ashford Blake LLP" w:date="2026-10-16T09:00:00Z">
        <w:r>
          <w:rPr>
            <w:rFonts w:ascii="Times New Roman" w:hAnsi="Times New Roman"/>
            <w:color w:val="000000"/>
            <w:sz w:val="22"/>
          </w:rPr>
          <w:t xml:space="preserve">GP receives 100% of X.</w:t>
        </w:r>
      </w:ins>
      <w:r>
        <w:rPr>
          <w:rFonts w:ascii="Times New Roman" w:hAnsi="Times New Roman"/>
          <w:color w:val="000000"/>
          <w:sz w:val="22"/>
        </w:rPr>
        <w:t xml:space="preserve"> The condition is:</w:t>
      </w:r>
    </w:p>
    <w:p>
      <w:pPr>
        <w:spacing w:line="276" w:lineRule="auto" w:before="0" w:after="120"/>
        <w:jc w:val="both"/>
      </w:pPr>
      <w:del w:id="10049" w:author="Ashford Blake LLP" w:date="2026-10-16T09:00:00Z">
        <w:r>
          <w:rPr>
            <w:rFonts w:ascii="Times New Roman" w:hAnsi="Times New Roman"/>
            <w:color w:val="000000"/>
            <w:sz w:val="22"/>
          </w:rPr>
          <w:delText>0.80X = 0.20 × ($31,992,903 + X)</w:delText>
        </w:r>
      </w:del>
      <w:ins w:id="10050" w:author="Ashford Blake LLP" w:date="2026-10-16T09:00:00Z">
        <w:r>
          <w:rPr>
            <w:rFonts w:ascii="Times New Roman" w:hAnsi="Times New Roman"/>
            <w:color w:val="000000"/>
            <w:sz w:val="22"/>
          </w:rPr>
          <w:t xml:space="preserve">X = 0.20 × ($36,048,896 + X)</w:t>
        </w:r>
      </w:ins>
    </w:p>
    <w:p>
      <w:pPr>
        <w:spacing w:line="276" w:lineRule="auto" w:before="0" w:after="120"/>
        <w:jc w:val="both"/>
      </w:pPr>
      <w:del w:id="10051" w:author="Ashford Blake LLP" w:date="2026-10-16T09:00:00Z">
        <w:r>
          <w:rPr>
            <w:rFonts w:ascii="Times New Roman" w:hAnsi="Times New Roman"/>
            <w:color w:val="000000"/>
            <w:sz w:val="22"/>
          </w:rPr>
          <w:delText>0.80X = $6,398,581 + 0.20X</w:delText>
        </w:r>
      </w:del>
      <w:ins w:id="10052" w:author="Ashford Blake LLP" w:date="2026-10-16T09:00:00Z">
        <w:r>
          <w:rPr>
            <w:rFonts w:ascii="Times New Roman" w:hAnsi="Times New Roman"/>
            <w:color w:val="000000"/>
            <w:sz w:val="22"/>
          </w:rPr>
          <w:t xml:space="preserve">X = $7,209,779 + 0.20X</w:t>
        </w:r>
      </w:ins>
    </w:p>
    <w:p>
      <w:pPr>
        <w:spacing w:line="276" w:lineRule="auto" w:before="0" w:after="120"/>
        <w:jc w:val="both"/>
      </w:pPr>
      <w:del w:id="10053" w:author="Ashford Blake LLP" w:date="2026-10-16T09:00:00Z">
        <w:r>
          <w:rPr>
            <w:rFonts w:ascii="Times New Roman" w:hAnsi="Times New Roman"/>
            <w:color w:val="000000"/>
            <w:sz w:val="22"/>
          </w:rPr>
          <w:delText>0.60X = $6,398,581</w:delText>
        </w:r>
      </w:del>
      <w:ins w:id="10054" w:author="Ashford Blake LLP" w:date="2026-10-16T09:00:00Z">
        <w:r>
          <w:rPr>
            <w:rFonts w:ascii="Times New Roman" w:hAnsi="Times New Roman"/>
            <w:color w:val="000000"/>
            <w:sz w:val="22"/>
          </w:rPr>
          <w:t xml:space="preserve">0.80X = $7,209,779</w:t>
        </w:r>
      </w:ins>
    </w:p>
    <w:p>
      <w:pPr>
        <w:spacing w:line="276" w:lineRule="auto" w:before="0" w:after="120"/>
        <w:jc w:val="both"/>
      </w:pPr>
      <w:del w:id="10055" w:author="Ashford Blake LLP" w:date="2026-10-16T09:00:00Z">
        <w:r>
          <w:rPr>
            <w:rFonts w:ascii="Times New Roman" w:hAnsi="Times New Roman"/>
            <w:b/>
            <w:color w:val="000000"/>
            <w:sz w:val="22"/>
          </w:rPr>
          <w:delText>X = $10,664,301</w:delText>
        </w:r>
      </w:del>
      <w:ins w:id="10056" w:author="Ashford Blake LLP" w:date="2026-10-16T09:00:00Z">
        <w:r>
          <w:rPr>
            <w:rFonts w:ascii="Times New Roman" w:hAnsi="Times New Roman"/>
            <w:b/>
            <w:color w:val="000000"/>
            <w:sz w:val="22"/>
          </w:rPr>
          <w:t xml:space="preserve">X = $9,012,224 (i.e., 25% × $36,048,896)</w:t>
        </w:r>
      </w:ins>
    </w:p>
    <w:p>
      <w:pPr>
        <w:spacing w:line="276" w:lineRule="auto" w:before="0" w:after="120"/>
        <w:jc w:val="both"/>
      </w:pPr>
      <w:del w:id="10057" w:author="Ashford Blake LLP" w:date="2026-10-16T09:00:00Z">
        <w:r>
          <w:rPr>
            <w:rFonts w:ascii="Times New Roman" w:hAnsi="Times New Roman"/>
            <w:color w:val="000000"/>
            <w:sz w:val="22"/>
          </w:rPr>
          <w:delText xml:space="preserve">GP receives: 0.80 × $10,664,301 = </w:delText>
        </w:r>
      </w:del>
      <w:del w:id="10058" w:author="Ashford Blake LLP" w:date="2026-10-16T09:00:00Z">
        <w:r>
          <w:rPr>
            <w:rFonts w:ascii="Times New Roman" w:hAnsi="Times New Roman"/>
            <w:b/>
            <w:color w:val="000000"/>
            <w:sz w:val="22"/>
          </w:rPr>
          <w:delText>$8,531,441</w:delText>
        </w:r>
      </w:del>
      <w:del w:id="10059" w:author="Ashford Blake LLP" w:date="2026-10-16T09:00:00Z">
        <w:r>
          <w:rPr>
            <w:rFonts w:ascii="Times New Roman" w:hAnsi="Times New Roman"/>
            <w:color w:val="000000"/>
            <w:sz w:val="22"/>
          </w:rPr>
          <w:delText xml:space="preserve"> LPs receive: 0.20 × $10,664,301 = </w:delText>
        </w:r>
      </w:del>
      <w:del w:id="10060" w:author="Ashford Blake LLP" w:date="2026-10-16T09:00:00Z">
        <w:r>
          <w:rPr>
            <w:rFonts w:ascii="Times New Roman" w:hAnsi="Times New Roman"/>
            <w:b/>
            <w:color w:val="000000"/>
            <w:sz w:val="22"/>
          </w:rPr>
          <w:delText>$2,132,860</w:delText>
        </w:r>
      </w:del>
      <w:ins w:id="10061" w:author="Ashford Blake LLP" w:date="2026-10-16T09:00:00Z">
        <w:r>
          <w:rPr>
            <w:rFonts w:ascii="Times New Roman" w:hAnsi="Times New Roman"/>
            <w:color w:val="000000"/>
            <w:sz w:val="22"/>
          </w:rPr>
          <w:t xml:space="preserve">GP receives: 100% × $9,012,224 = $9,012,224 LPs receive: $0</w:t>
        </w:r>
      </w:ins>
    </w:p>
    <w:p>
      <w:pPr>
        <w:spacing w:line="276" w:lineRule="auto" w:before="0" w:after="120"/>
        <w:jc w:val="both"/>
      </w:pPr>
      <w:del w:id="10062" w:author="Ashford Blake LLP" w:date="2026-10-16T09:00:00Z">
        <w:r>
          <w:rPr>
            <w:rFonts w:ascii="Times New Roman" w:hAnsi="Times New Roman"/>
            <w:color w:val="000000"/>
            <w:sz w:val="22"/>
          </w:rPr>
          <w:delText>Verification: GP has received $8,531,441 out of total Steps 2 + 3 of $31,992,903 + $10,664,301 = $42,657,204. GP percentage: $8,531,441 / $42,657,204 = 20.0%.</w:delText>
        </w:r>
      </w:del>
      <w:ins w:id="10063" w:author="Ashford Blake LLP" w:date="2026-10-16T09:00:00Z">
        <w:r>
          <w:rPr>
            <w:rFonts w:ascii="Times New Roman" w:hAnsi="Times New Roman"/>
            <w:color w:val="000000"/>
            <w:sz w:val="22"/>
          </w:rPr>
          <w:t xml:space="preserve">Verification: GP has received $9,012,224 out of total Steps 2 + 3 of $36,048,896 + $9,012,224 = $45,061,120. GP percentage: $9,012,224 / $45,061,120 = 20.0%.</w:t>
        </w:r>
      </w:ins>
    </w:p>
    <w:p>
      <w:pPr>
        <w:spacing w:line="276" w:lineRule="auto" w:before="0" w:after="120"/>
        <w:jc w:val="both"/>
      </w:pPr>
      <w:r>
        <w:rPr>
          <w:rFonts w:ascii="Times New Roman" w:hAnsi="Times New Roman"/>
          <w:color w:val="000000"/>
          <w:sz w:val="22"/>
        </w:rPr>
        <w:t xml:space="preserve">Remaining Net Proceeds: </w:t>
      </w:r>
      <w:del w:id="10064" w:author="Ashford Blake LLP" w:date="2026-10-16T09:00:00Z">
        <w:r>
          <w:rPr>
            <w:rFonts w:ascii="Times New Roman" w:hAnsi="Times New Roman"/>
            <w:color w:val="000000"/>
            <w:sz w:val="22"/>
          </w:rPr>
          <w:delText xml:space="preserve">$68,007,097 – $10,664,301 = $57,342,796</w:delText>
        </w:r>
      </w:del>
      <w:ins w:id="10065" w:author="Ashford Blake LLP" w:date="2026-10-16T09:00:00Z">
        <w:r>
          <w:rPr>
            <w:rFonts w:ascii="Times New Roman" w:hAnsi="Times New Roman"/>
            <w:color w:val="000000"/>
            <w:sz w:val="22"/>
          </w:rPr>
          <w:t xml:space="preserve">$63,951,104 – $9,012,224 = $54,938,880</w:t>
        </w:r>
      </w:ins>
    </w:p>
    <w:p>
      <w:pPr>
        <w:spacing w:line="276" w:lineRule="auto" w:before="0" w:after="120"/>
        <w:jc w:val="both"/>
      </w:pPr>
      <w:r>
        <w:rPr>
          <w:rFonts w:ascii="Times New Roman" w:hAnsi="Times New Roman"/>
          <w:b/>
          <w:color w:val="000000"/>
          <w:sz w:val="22"/>
        </w:rPr>
        <w:t xml:space="preserve">Step 4 — </w:t>
      </w:r>
      <w:del w:id="10066" w:author="Ashford Blake LLP" w:date="2026-10-16T09:00:00Z">
        <w:r>
          <w:rPr>
            <w:rFonts w:ascii="Times New Roman" w:hAnsi="Times New Roman"/>
            <w:b/>
            <w:color w:val="000000"/>
            <w:sz w:val="22"/>
          </w:rPr>
          <w:delText xml:space="preserve">Carried Interest</w:delText>
        </w:r>
      </w:del>
      <w:ins w:id="10067" w:author="Ashford Blake LLP" w:date="2026-10-16T09:00:00Z">
        <w:r>
          <w:rPr>
            <w:rFonts w:ascii="Times New Roman" w:hAnsi="Times New Roman"/>
            <w:b/>
            <w:color w:val="000000"/>
            <w:sz w:val="22"/>
          </w:rPr>
          <w:t xml:space="preserve">Residual</w:t>
        </w:r>
      </w:ins>
      <w:r>
        <w:rPr>
          <w:rFonts w:ascii="Times New Roman" w:hAnsi="Times New Roman"/>
          <w:b/>
          <w:color w:val="000000"/>
          <w:sz w:val="22"/>
        </w:rPr>
        <w:t xml:space="preserve"> Split (Section 7.2(d)):</w:t>
      </w:r>
    </w:p>
    <w:p>
      <w:pPr>
        <w:spacing w:line="276" w:lineRule="auto" w:before="0" w:after="120"/>
        <w:jc w:val="both"/>
      </w:pPr>
      <w:r>
        <w:rPr>
          <w:rFonts w:ascii="Times New Roman" w:hAnsi="Times New Roman"/>
          <w:color w:val="000000"/>
          <w:sz w:val="22"/>
        </w:rPr>
        <w:t xml:space="preserve">Remaining Net Proceeds of </w:t>
      </w:r>
      <w:del w:id="10068" w:author="Ashford Blake LLP" w:date="2026-10-16T09:00:00Z">
        <w:r>
          <w:rPr>
            <w:rFonts w:ascii="Times New Roman" w:hAnsi="Times New Roman"/>
            <w:color w:val="000000"/>
            <w:sz w:val="22"/>
          </w:rPr>
          <w:delText xml:space="preserve">$57,342,796</w:delText>
        </w:r>
      </w:del>
      <w:ins w:id="10069" w:author="Ashford Blake LLP" w:date="2026-10-16T09:00:00Z">
        <w:r>
          <w:rPr>
            <w:rFonts w:ascii="Times New Roman" w:hAnsi="Times New Roman"/>
            <w:color w:val="000000"/>
            <w:sz w:val="22"/>
          </w:rPr>
          <w:t xml:space="preserve">$54,938,880</w:t>
        </w:r>
      </w:ins>
      <w:r>
        <w:rPr>
          <w:rFonts w:ascii="Times New Roman" w:hAnsi="Times New Roman"/>
          <w:color w:val="000000"/>
          <w:sz w:val="22"/>
        </w:rPr>
        <w:t xml:space="preserve"> distributed:</w:t>
      </w:r>
    </w:p>
    <w:p>
      <w:pPr>
        <w:spacing w:line="276" w:lineRule="auto" w:before="0" w:after="120"/>
        <w:jc w:val="both"/>
      </w:pPr>
      <w:del w:id="10070" w:author="Ashford Blake LLP" w:date="2026-10-16T09:00:00Z">
        <w:r>
          <w:rPr>
            <w:rFonts w:ascii="Times New Roman" w:hAnsi="Times New Roman"/>
            <w:color w:val="000000"/>
            <w:sz w:val="22"/>
          </w:rPr>
          <w:delText xml:space="preserve">LPs receive: 80% × $57,342,796 = </w:delText>
        </w:r>
      </w:del>
      <w:del w:id="10071" w:author="Ashford Blake LLP" w:date="2026-10-16T09:00:00Z">
        <w:r>
          <w:rPr>
            <w:rFonts w:ascii="Times New Roman" w:hAnsi="Times New Roman"/>
            <w:b/>
            <w:color w:val="000000"/>
            <w:sz w:val="22"/>
          </w:rPr>
          <w:delText>$45,874,237</w:delText>
        </w:r>
      </w:del>
      <w:del w:id="10072" w:author="Ashford Blake LLP" w:date="2026-10-16T09:00:00Z">
        <w:r>
          <w:rPr>
            <w:rFonts w:ascii="Times New Roman" w:hAnsi="Times New Roman"/>
            <w:color w:val="000000"/>
            <w:sz w:val="22"/>
          </w:rPr>
          <w:delText xml:space="preserve"> GP receives: 20% × $57,342,796 = </w:delText>
        </w:r>
      </w:del>
      <w:del w:id="10073" w:author="Ashford Blake LLP" w:date="2026-10-16T09:00:00Z">
        <w:r>
          <w:rPr>
            <w:rFonts w:ascii="Times New Roman" w:hAnsi="Times New Roman"/>
            <w:b/>
            <w:color w:val="000000"/>
            <w:sz w:val="22"/>
          </w:rPr>
          <w:delText>$11,468,559</w:delText>
        </w:r>
      </w:del>
      <w:ins w:id="10074" w:author="Ashford Blake LLP" w:date="2026-10-16T09:00:00Z">
        <w:r>
          <w:rPr>
            <w:rFonts w:ascii="Times New Roman" w:hAnsi="Times New Roman"/>
            <w:color w:val="000000"/>
            <w:sz w:val="22"/>
          </w:rPr>
          <w:t xml:space="preserve">LPs receive: 80% × $54,938,880 = $43,951,104 GP receives: 20% × $54,938,880 = $10,987,776</w:t>
        </w:r>
      </w:ins>
    </w:p>
    <w:p>
      <w:pPr>
        <w:spacing w:line="276" w:lineRule="auto" w:before="0" w:after="120"/>
        <w:jc w:val="both"/>
      </w:pPr>
      <w:r>
        <w:rPr>
          <w:rFonts w:ascii="Times New Roman" w:hAnsi="Times New Roman"/>
          <w:b/>
          <w:color w:val="000000"/>
          <w:sz w:val="22"/>
        </w:rPr>
        <w:t>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LPs Receive</w:t>
            </w:r>
          </w:p>
        </w:tc>
        <w:tc>
          <w:tcPr>
            <w:tcW w:type="dxa" w:w="2160"/>
          </w:tcPr>
          <w:p>
            <w:pPr>
              <w:spacing w:line="276" w:lineRule="auto" w:before="20" w:after="20"/>
            </w:pPr>
            <w:r>
              <w:rPr>
                <w:b/>
              </w:rPr>
            </w:r>
            <w:r>
              <w:rPr>
                <w:rFonts w:ascii="Times New Roman" w:hAnsi="Times New Roman"/>
                <w:b/>
                <w:color w:val="000000"/>
                <w:sz w:val="18"/>
              </w:rPr>
              <w:t>GP Receives</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1. Return of Capital</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$100,000,000</w:t>
            </w:r>
          </w:p>
        </w:tc>
      </w:tr>
      <w:tr>
        <w:tc>
          <w:tcPr>
            <w:tcW w:type="dxa" w:w="2160"/>
          </w:tcPr>
          <w:p>
            <w:pPr>
              <w:spacing w:line="276" w:lineRule="auto" w:before="20" w:after="20"/>
            </w:pPr>
            <w:r/>
            <w:r>
              <w:rPr>
                <w:rFonts w:ascii="Times New Roman" w:hAnsi="Times New Roman"/>
                <w:color w:val="000000"/>
                <w:sz w:val="18"/>
              </w:rPr>
              <w:t>2. Preferred Return</w:t>
            </w:r>
          </w:p>
        </w:tc>
        <w:tc>
          <w:tcPr>
            <w:tcW w:type="dxa" w:w="2160"/>
          </w:tcPr>
          <w:p>
            <w:pPr>
              <w:spacing w:line="276" w:lineRule="auto" w:before="20" w:after="20"/>
            </w:pPr>
            <w:r/>
            <w:del w:id="10075" w:author="Ashford Blake LLP" w:date="2026-10-16T09:00:00Z">
              <w:r>
                <w:rPr>
                  <w:rFonts w:ascii="Times New Roman" w:hAnsi="Times New Roman"/>
                  <w:color w:val="000000"/>
                  <w:sz w:val="18"/>
                </w:rPr>
                <w:delText>$31,992,903</w:delText>
              </w:r>
            </w:del>
            <w:ins w:id="10076" w:author="Ashford Blake LLP" w:date="2026-10-16T09:00:00Z">
              <w:r>
                <w:rPr>
                  <w:rFonts w:ascii="Times New Roman" w:hAnsi="Times New Roman"/>
                  <w:color w:val="000000"/>
                  <w:sz w:val="18"/>
                </w:rPr>
                <w:t xml:space="preserve">$36,048,896</w:t>
              </w:r>
            </w:ins>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del w:id="10077" w:author="Ashford Blake LLP" w:date="2026-10-16T09:00:00Z">
              <w:r>
                <w:rPr>
                  <w:rFonts w:ascii="Times New Roman" w:hAnsi="Times New Roman"/>
                  <w:color w:val="000000"/>
                  <w:sz w:val="18"/>
                </w:rPr>
                <w:delText>$31,992,903</w:delText>
              </w:r>
            </w:del>
            <w:ins w:id="10078" w:author="Ashford Blake LLP" w:date="2026-10-16T09:00:00Z">
              <w:r>
                <w:rPr>
                  <w:rFonts w:ascii="Times New Roman" w:hAnsi="Times New Roman"/>
                  <w:color w:val="000000"/>
                  <w:sz w:val="18"/>
                </w:rPr>
                <w:t xml:space="preserve">$36,048,896</w:t>
              </w:r>
            </w:ins>
          </w:p>
        </w:tc>
      </w:tr>
      <w:tr>
        <w:tc>
          <w:tcPr>
            <w:tcW w:type="dxa" w:w="2160"/>
          </w:tcPr>
          <w:p>
            <w:pPr>
              <w:spacing w:line="276" w:lineRule="auto" w:before="20" w:after="20"/>
            </w:pPr>
            <w:r/>
            <w:r>
              <w:rPr>
                <w:rFonts w:ascii="Times New Roman" w:hAnsi="Times New Roman"/>
                <w:color w:val="000000"/>
                <w:sz w:val="18"/>
              </w:rPr>
              <w:t>3. GP Catch-Up</w:t>
            </w:r>
          </w:p>
        </w:tc>
        <w:tc>
          <w:tcPr>
            <w:tcW w:type="dxa" w:w="2160"/>
          </w:tcPr>
          <w:p>
            <w:pPr>
              <w:spacing w:line="276" w:lineRule="auto" w:before="20" w:after="20"/>
            </w:pPr>
            <w:r/>
            <w:del w:id="10079" w:author="Ashford Blake LLP" w:date="2026-10-16T09:00:00Z">
              <w:r>
                <w:rPr>
                  <w:rFonts w:ascii="Times New Roman" w:hAnsi="Times New Roman"/>
                  <w:color w:val="000000"/>
                  <w:sz w:val="18"/>
                </w:rPr>
                <w:delText>$2,132,860</w:delText>
              </w:r>
            </w:del>
            <w:ins w:id="10080" w:author="Ashford Blake LLP" w:date="2026-10-16T09:00:00Z">
              <w:r>
                <w:rPr>
                  <w:rFonts w:ascii="Times New Roman" w:hAnsi="Times New Roman"/>
                  <w:color w:val="000000"/>
                  <w:sz w:val="18"/>
                </w:rPr>
                <w:t xml:space="preserve">$0</w:t>
              </w:r>
            </w:ins>
          </w:p>
        </w:tc>
        <w:tc>
          <w:tcPr>
            <w:tcW w:type="dxa" w:w="2160"/>
          </w:tcPr>
          <w:p>
            <w:pPr>
              <w:spacing w:line="276" w:lineRule="auto" w:before="20" w:after="20"/>
            </w:pPr>
            <w:r/>
            <w:del w:id="10081" w:author="Ashford Blake LLP" w:date="2026-10-16T09:00:00Z">
              <w:r>
                <w:rPr>
                  <w:rFonts w:ascii="Times New Roman" w:hAnsi="Times New Roman"/>
                  <w:color w:val="000000"/>
                  <w:sz w:val="18"/>
                </w:rPr>
                <w:delText>$8,531,441</w:delText>
              </w:r>
            </w:del>
            <w:ins w:id="10082" w:author="Ashford Blake LLP" w:date="2026-10-16T09:00:00Z">
              <w:r>
                <w:rPr>
                  <w:rFonts w:ascii="Times New Roman" w:hAnsi="Times New Roman"/>
                  <w:color w:val="000000"/>
                  <w:sz w:val="18"/>
                </w:rPr>
                <w:t xml:space="preserve">$9,012,224</w:t>
              </w:r>
            </w:ins>
          </w:p>
        </w:tc>
        <w:tc>
          <w:tcPr>
            <w:tcW w:type="dxa" w:w="2160"/>
          </w:tcPr>
          <w:p>
            <w:pPr>
              <w:spacing w:line="276" w:lineRule="auto" w:before="20" w:after="20"/>
            </w:pPr>
            <w:r/>
            <w:del w:id="10083" w:author="Ashford Blake LLP" w:date="2026-10-16T09:00:00Z">
              <w:r>
                <w:rPr>
                  <w:rFonts w:ascii="Times New Roman" w:hAnsi="Times New Roman"/>
                  <w:color w:val="000000"/>
                  <w:sz w:val="18"/>
                </w:rPr>
                <w:delText>$10,664,301</w:delText>
              </w:r>
            </w:del>
            <w:ins w:id="10084" w:author="Ashford Blake LLP" w:date="2026-10-16T09:00:00Z">
              <w:r>
                <w:rPr>
                  <w:rFonts w:ascii="Times New Roman" w:hAnsi="Times New Roman"/>
                  <w:color w:val="000000"/>
                  <w:sz w:val="18"/>
                </w:rPr>
                <w:t xml:space="preserve">$9,012,224</w:t>
              </w:r>
            </w:ins>
          </w:p>
        </w:tc>
      </w:tr>
      <w:tr>
        <w:tc>
          <w:tcPr>
            <w:tcW w:type="dxa" w:w="2160"/>
          </w:tcPr>
          <w:p>
            <w:pPr>
              <w:spacing w:line="276" w:lineRule="auto" w:before="20" w:after="20"/>
            </w:pPr>
            <w:r/>
            <w:r>
              <w:rPr>
                <w:rFonts w:ascii="Times New Roman" w:hAnsi="Times New Roman"/>
                <w:color w:val="000000"/>
                <w:sz w:val="18"/>
              </w:rPr>
              <w:t xml:space="preserve">4. </w:t>
            </w:r>
            <w:del w:id="10085" w:author="Ashford Blake LLP" w:date="2026-10-16T09:00:00Z">
              <w:r>
                <w:rPr>
                  <w:rFonts w:ascii="Times New Roman" w:hAnsi="Times New Roman"/>
                  <w:color w:val="000000"/>
                  <w:sz w:val="18"/>
                </w:rPr>
                <w:delText xml:space="preserve">Carried Interest</w:delText>
              </w:r>
            </w:del>
            <w:ins w:id="10086" w:author="Ashford Blake LLP" w:date="2026-10-16T09:00:00Z">
              <w:r>
                <w:rPr>
                  <w:rFonts w:ascii="Times New Roman" w:hAnsi="Times New Roman"/>
                  <w:color w:val="000000"/>
                  <w:sz w:val="18"/>
                </w:rPr>
                <w:t xml:space="preserve">Residual</w:t>
              </w:r>
            </w:ins>
            <w:r>
              <w:rPr>
                <w:rFonts w:ascii="Times New Roman" w:hAnsi="Times New Roman"/>
                <w:color w:val="000000"/>
                <w:sz w:val="18"/>
              </w:rPr>
              <w:t xml:space="preserve"> Split</w:t>
            </w:r>
          </w:p>
        </w:tc>
        <w:tc>
          <w:tcPr>
            <w:tcW w:type="dxa" w:w="2160"/>
          </w:tcPr>
          <w:p>
            <w:pPr>
              <w:spacing w:line="276" w:lineRule="auto" w:before="20" w:after="20"/>
            </w:pPr>
            <w:r/>
            <w:del w:id="10087" w:author="Ashford Blake LLP" w:date="2026-10-16T09:00:00Z">
              <w:r>
                <w:rPr>
                  <w:rFonts w:ascii="Times New Roman" w:hAnsi="Times New Roman"/>
                  <w:color w:val="000000"/>
                  <w:sz w:val="18"/>
                </w:rPr>
                <w:delText>$45,874,237</w:delText>
              </w:r>
            </w:del>
            <w:ins w:id="10088" w:author="Ashford Blake LLP" w:date="2026-10-16T09:00:00Z">
              <w:r>
                <w:rPr>
                  <w:rFonts w:ascii="Times New Roman" w:hAnsi="Times New Roman"/>
                  <w:color w:val="000000"/>
                  <w:sz w:val="18"/>
                </w:rPr>
                <w:t xml:space="preserve">$43,951,104</w:t>
              </w:r>
            </w:ins>
          </w:p>
        </w:tc>
        <w:tc>
          <w:tcPr>
            <w:tcW w:type="dxa" w:w="2160"/>
          </w:tcPr>
          <w:p>
            <w:pPr>
              <w:spacing w:line="276" w:lineRule="auto" w:before="20" w:after="20"/>
            </w:pPr>
            <w:r/>
            <w:del w:id="10089" w:author="Ashford Blake LLP" w:date="2026-10-16T09:00:00Z">
              <w:r>
                <w:rPr>
                  <w:rFonts w:ascii="Times New Roman" w:hAnsi="Times New Roman"/>
                  <w:color w:val="000000"/>
                  <w:sz w:val="18"/>
                </w:rPr>
                <w:delText>$11,468,559</w:delText>
              </w:r>
            </w:del>
            <w:ins w:id="10090" w:author="Ashford Blake LLP" w:date="2026-10-16T09:00:00Z">
              <w:r>
                <w:rPr>
                  <w:rFonts w:ascii="Times New Roman" w:hAnsi="Times New Roman"/>
                  <w:color w:val="000000"/>
                  <w:sz w:val="18"/>
                </w:rPr>
                <w:t xml:space="preserve">$10,987,776</w:t>
              </w:r>
            </w:ins>
          </w:p>
        </w:tc>
        <w:tc>
          <w:tcPr>
            <w:tcW w:type="dxa" w:w="2160"/>
          </w:tcPr>
          <w:p>
            <w:pPr>
              <w:spacing w:line="276" w:lineRule="auto" w:before="20" w:after="20"/>
            </w:pPr>
            <w:r/>
            <w:del w:id="10091" w:author="Ashford Blake LLP" w:date="2026-10-16T09:00:00Z">
              <w:r>
                <w:rPr>
                  <w:rFonts w:ascii="Times New Roman" w:hAnsi="Times New Roman"/>
                  <w:color w:val="000000"/>
                  <w:sz w:val="18"/>
                </w:rPr>
                <w:delText>$57,342,796</w:delText>
              </w:r>
            </w:del>
            <w:ins w:id="10092" w:author="Ashford Blake LLP" w:date="2026-10-16T09:00:00Z">
              <w:r>
                <w:rPr>
                  <w:rFonts w:ascii="Times New Roman" w:hAnsi="Times New Roman"/>
                  <w:color w:val="000000"/>
                  <w:sz w:val="18"/>
                </w:rPr>
                <w:t xml:space="preserve">$54,938,880</w:t>
              </w:r>
            </w:ins>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$180,000,000</w:t>
            </w:r>
          </w:p>
        </w:tc>
        <w:tc>
          <w:tcPr>
            <w:tcW w:type="dxa" w:w="2160"/>
          </w:tcPr>
          <w:p>
            <w:pPr>
              <w:spacing w:line="276" w:lineRule="auto" w:before="20" w:after="20"/>
            </w:pPr>
            <w:r/>
            <w:r>
              <w:rPr>
                <w:rFonts w:ascii="Times New Roman" w:hAnsi="Times New Roman"/>
                <w:b/>
                <w:color w:val="000000"/>
                <w:sz w:val="18"/>
              </w:rPr>
              <w:t>$20,000,000</w:t>
            </w:r>
          </w:p>
        </w:tc>
        <w:tc>
          <w:tcPr>
            <w:tcW w:type="dxa" w:w="2160"/>
          </w:tcPr>
          <w:p>
            <w:pPr>
              <w:spacing w:line="276" w:lineRule="auto" w:before="20" w:after="20"/>
            </w:pPr>
            <w:r/>
            <w:r>
              <w:rPr>
                <w:rFonts w:ascii="Times New Roman" w:hAnsi="Times New Roman"/>
                <w:b/>
                <w:color w:val="000000"/>
                <w:sz w:val="18"/>
              </w:rPr>
              <w:t>$200,000,000</w:t>
            </w:r>
          </w:p>
        </w:tc>
      </w:tr>
    </w:tbl>
    <w:p/>
    <w:p>
      <w:pPr>
        <w:spacing w:line="276" w:lineRule="auto" w:before="0" w:after="120"/>
        <w:jc w:val="both"/>
      </w:pPr>
      <w:r>
        <w:rPr>
          <w:rFonts w:ascii="Times New Roman" w:hAnsi="Times New Roman"/>
          <w:color w:val="000000"/>
          <w:sz w:val="22"/>
        </w:rPr>
        <w:t>Verification: The General Partner receives $20,000,000, which equals twenty percent (20%) of the total Net Profits of $100,000,000 ($200,000,000 Net Proceeds less $100,000,000 return of capital).</w:t>
      </w:r>
    </w:p>
    <w:p>
      <w:pPr>
        <w:spacing w:line="276" w:lineRule="auto" w:before="0" w:after="120"/>
        <w:jc w:val="both"/>
      </w:pPr>
      <w:del w:id="10093" w:author="Ashford Blake LLP" w:date="2026-10-16T09:00:00Z">
        <w:r>
          <w:rPr>
            <w:rFonts w:ascii="Times New Roman" w:hAnsi="Times New Roman"/>
            <w:b/>
            <w:color w:val="000000"/>
            <w:sz w:val="22"/>
          </w:rPr>
          <w:delText>Netting Reserve Illustration (Section 7.4):</w:delText>
        </w:r>
      </w:del>
      <w:ins w:id="10094" w:author="Ashford Blake LLP" w:date="2026-10-16T09:00:00Z">
        <w:r>
          <w:rPr>
            <w:rFonts w:ascii="Times New Roman" w:hAnsi="Times New Roman"/>
            <w:b/>
            <w:color w:val="000000"/>
            <w:sz w:val="22"/>
          </w:rPr>
          <w:t xml:space="preserve">Clawback Escrow and After-Tax Clawback Illustration (Sections 7.3 and 7.6):</w:t>
        </w:r>
      </w:ins>
    </w:p>
    <w:p>
      <w:pPr>
        <w:spacing w:line="276" w:lineRule="auto" w:before="0" w:after="120"/>
        <w:jc w:val="both"/>
      </w:pPr>
      <w:del w:id="10095" w:author="Ashford Blake LLP" w:date="2026-10-16T09:00:00Z">
        <w:r>
          <w:rPr>
            <w:rFonts w:ascii="Times New Roman" w:hAnsi="Times New Roman"/>
            <w:color w:val="000000"/>
            <w:sz w:val="22"/>
          </w:rPr>
          <w:delText>Assume that, at the time of the Distribution related to Investment A, the Partnership also holds Investment B, which has an unrealized loss of $15,000,000 (i.e., the fair market value of Investment B is $15,000,000 below cost). Assume further that there are no other unrealized gains in the remaining portfolio.</w:delText>
        </w:r>
      </w:del>
      <w:ins w:id="10096" w:author="Ashford Blake LLP" w:date="2026-10-16T09:00:00Z">
        <w:r>
          <w:rPr>
            <w:rFonts w:ascii="Times New Roman" w:hAnsi="Times New Roman"/>
            <w:color w:val="000000"/>
            <w:sz w:val="22"/>
          </w:rPr>
          <w:t xml:space="preserve">Of the $20,000,000 of Carried Interest distributable to the General Partner in Steps 3 and 4 above, thirty percent (30%), or $6,000,000, would be deposited in the Clawback Escrow maintained by the Escrow Agent pursuant to Section 7.3, and the remaining $14,000,000 would be distributed to the General Partner.</w:t>
        </w:r>
      </w:ins>
    </w:p>
    <w:p>
      <w:pPr>
        <w:spacing w:line="276" w:lineRule="auto" w:before="0" w:after="120"/>
        <w:jc w:val="both"/>
      </w:pPr>
      <w:del w:id="10097" w:author="Ashford Blake LLP" w:date="2026-10-16T09:00:00Z">
        <w:r>
          <w:rPr>
            <w:rFonts w:ascii="Times New Roman" w:hAnsi="Times New Roman"/>
            <w:color w:val="000000"/>
            <w:sz w:val="22"/>
          </w:rPr>
          <w:delText>Under Section 7.4, the General Partner would calculate the Netting Reserve as follows:</w:delText>
        </w:r>
      </w:del>
      <w:ins w:id="10098" w:author="Ashford Blake LLP" w:date="2026-10-16T09:00:00Z">
        <w:r>
          <w:rPr>
            <w:rFonts w:ascii="Times New Roman" w:hAnsi="Times New Roman"/>
            <w:color w:val="000000"/>
            <w:sz w:val="22"/>
          </w:rPr>
          <w:t xml:space="preserve">Assume further that, upon the final liquidation of the Partnership, the General Partner is determined to have received cumulative Carried Interest exceeding twenty percent (20%) of cumulative Net Profits (after the return of all Capital Contributions and payment of the Preferred Return, on a whole-fund basis) by $5,000,000. Under Section 7.6(b), the Clawback Amount would be calculated as follows:</w:t>
        </w:r>
      </w:ins>
    </w:p>
    <w:p>
      <w:pPr>
        <w:spacing w:line="276" w:lineRule="auto" w:before="20" w:after="20"/>
        <w:ind w:left="432" w:hanging="360"/>
        <w:jc w:val="both"/>
      </w:pPr>
      <w:del w:id="10099" w:author="Ashford Blake LLP" w:date="2026-10-16T09:00:00Z">
        <w:r>
          <w:rPr>
            <w:rFonts w:ascii="Times New Roman" w:hAnsi="Times New Roman"/>
            <w:color w:val="000000"/>
            <w:sz w:val="22"/>
          </w:rPr>
          <w:delText>•  Net unrealized losses across remaining portfolio: $15,000,000</w:delText>
        </w:r>
      </w:del>
      <w:ins w:id="10100" w:author="Ashford Blake LLP" w:date="2026-10-16T09:00:00Z">
        <w:r>
          <w:rPr>
            <w:rFonts w:ascii="Times New Roman" w:hAnsi="Times New Roman"/>
            <w:color w:val="000000"/>
            <w:sz w:val="22"/>
          </w:rPr>
          <w:t xml:space="preserve">•  Excess Carried Interest: $5,000,000</w:t>
        </w:r>
      </w:ins>
    </w:p>
    <w:p>
      <w:pPr>
        <w:spacing w:line="276" w:lineRule="auto" w:before="20" w:after="20"/>
        <w:ind w:left="432" w:hanging="360"/>
        <w:jc w:val="both"/>
      </w:pPr>
      <w:del w:id="10101" w:author="Ashford Blake LLP" w:date="2026-10-16T09:00:00Z">
        <w:r>
          <w:rPr>
            <w:rFonts w:ascii="Times New Roman" w:hAnsi="Times New Roman"/>
            <w:color w:val="000000"/>
            <w:sz w:val="22"/>
          </w:rPr>
          <w:delText xml:space="preserve">•  Netting Reserve Amount: 20% × $15,000,000 = </w:delText>
        </w:r>
      </w:del>
      <w:del w:id="10102" w:author="Ashford Blake LLP" w:date="2026-10-16T09:00:00Z">
        <w:r>
          <w:rPr>
            <w:rFonts w:ascii="Times New Roman" w:hAnsi="Times New Roman"/>
            <w:b/>
            <w:color w:val="000000"/>
            <w:sz w:val="22"/>
          </w:rPr>
          <w:delText>$3,000,000</w:delText>
        </w:r>
      </w:del>
      <w:ins w:id="10103" w:author="Ashford Blake LLP" w:date="2026-10-16T09:00:00Z">
        <w:r>
          <w:rPr>
            <w:rFonts w:ascii="Times New Roman" w:hAnsi="Times New Roman"/>
            <w:color w:val="000000"/>
            <w:sz w:val="22"/>
          </w:rPr>
          <w:t xml:space="preserve">•  Clawback Amount: $5,000,000 × (1 – 0.45) = $2,750,000</w:t>
        </w:r>
      </w:ins>
    </w:p>
    <w:p>
      <w:pPr>
        <w:spacing w:line="276" w:lineRule="auto" w:before="0" w:after="120"/>
        <w:jc w:val="both"/>
      </w:pPr>
      <w:del w:id="10104" w:author="Ashford Blake LLP" w:date="2026-10-16T09:00:00Z">
        <w:r>
          <w:rPr>
            <w:rFonts w:ascii="Times New Roman" w:hAnsi="Times New Roman"/>
            <w:color w:val="000000"/>
            <w:sz w:val="22"/>
          </w:rPr>
          <w:delText>The General Partner would withhold $3,000,000 from the Carried Interest otherwise distributable to the General Partner in Steps 3 and 4 above and deposit such amount in the Carried Interest Escrow. The remaining Carried Interest ($20,000,000 – $3,000,000 = $17,000,000) would be distributed to the General Partner (subject to the 25% escrow under Section 7.3, applied to the full $20,000,000 of Carried Interest before the Netting Reserve adjustment).</w:delText>
        </w:r>
      </w:del>
      <w:ins w:id="10105" w:author="Ashford Blake LLP" w:date="2026-10-16T09:00:00Z">
        <w:r>
          <w:rPr>
            <w:rFonts w:ascii="Times New Roman" w:hAnsi="Times New Roman"/>
            <w:color w:val="000000"/>
            <w:sz w:val="22"/>
          </w:rPr>
          <w:t xml:space="preserve">The Clawback Amount of $2,750,000 would first be satisfied from amounts held in the Clawback Escrow ($6,000,000, plus income earned thereon), and the balance of the Clawback Escrow ($3,250,000, plus any such income) would be released to the General Partner upon the final liquidation of the Partnership.</w:t>
        </w:r>
      </w:ins>
    </w:p>
    <w:p>
      <w:pPr>
        <w:spacing w:line="276" w:lineRule="auto" w:before="0" w:after="120"/>
        <w:jc w:val="both"/>
      </w:pPr>
      <w:del w:id="10106" w:author="Ashford Blake LLP" w:date="2026-10-16T09:00:00Z">
        <w:r>
          <w:rPr>
            <w:rFonts w:ascii="Times New Roman" w:hAnsi="Times New Roman"/>
            <w:color w:val="000000"/>
            <w:sz w:val="22"/>
          </w:rPr>
          <w:delText>The Netting Reserve Amount would be re-evaluated at each subsequent Distribution Date. If Investment B is subsequently realized at or above cost, the Netting Reserve Amount of $3,000,000 (plus any interest earned thereon) would be released to the General Partner from the Carried Interest Escrow, subject to Advisory Committee consent.</w:delText>
        </w:r>
      </w:del>
      <w:ins w:id="10107" w:author="Ashford Blake LLP" w:date="2026-10-16T09:00:00Z">
        <w:r>
          <w:rPr>
            <w:rFonts w:ascii="Times New Roman" w:hAnsi="Times New Roman"/>
            <w:color w:val="000000"/>
            <w:sz w:val="22"/>
          </w:rPr>
          <w:t xml:space="preserve">No Netting Reserve, interim clawback, or deal-by-deal escrow applies under the whole-fund waterfall.</w:t>
        </w:r>
      </w:ins>
    </w:p>
    <w:p>
      <w:r>
        <w:br w:type="page"/>
      </w:r>
    </w:p>
    <w:p>
      <w:pPr>
        <w:keepNext/>
        <w:spacing w:line="276" w:lineRule="auto" w:before="120" w:after="240"/>
        <w:jc w:val="center"/>
      </w:pPr>
      <w:r>
        <w:rPr>
          <w:rFonts w:ascii="Times New Roman" w:hAnsi="Times New Roman"/>
          <w:b/>
          <w:color w:val="000000"/>
          <w:sz w:val="28"/>
          <w:u w:val="single"/>
        </w:rPr>
        <w:t>SCHEDULE C — INVESTMENT RESTRICTIONS SUMMARY</w:t>
      </w:r>
    </w:p>
    <w:p>
      <w:pPr>
        <w:spacing w:line="276" w:lineRule="auto" w:before="0" w:after="120"/>
        <w:jc w:val="both"/>
      </w:pPr>
      <w:r>
        <w:rPr>
          <w:rFonts w:ascii="Times New Roman" w:hAnsi="Times New Roman"/>
          <w:color w:val="000000"/>
          <w:sz w:val="22"/>
        </w:rPr>
        <w:t xml:space="preserve">The following is a summary of the Investment Restrictions set forth in Sections </w:t>
      </w:r>
      <w:del w:id="10111" w:author="Ashford Blake LLP" w:date="2026-10-16T09:00:00Z">
        <w:r>
          <w:rPr>
            <w:rFonts w:ascii="Times New Roman" w:hAnsi="Times New Roman"/>
            <w:color w:val="000000"/>
            <w:sz w:val="22"/>
          </w:rPr>
          <w:delText xml:space="preserve">6.4</w:delText>
        </w:r>
      </w:del>
      <w:ins w:id="10112" w:author="Ashford Blake LLP" w:date="2026-10-16T09:00:00Z">
        <w:r>
          <w:rPr>
            <w:rFonts w:ascii="Times New Roman" w:hAnsi="Times New Roman"/>
            <w:color w:val="000000"/>
            <w:sz w:val="22"/>
          </w:rPr>
          <w:t xml:space="preserve">6.2(c),</w:t>
        </w:r>
      </w:ins>
      <w:r>
        <w:rPr>
          <w:rFonts w:ascii="Times New Roman" w:hAnsi="Times New Roman"/>
          <w:color w:val="000000"/>
          <w:sz w:val="22"/>
        </w:rPr>
        <w:t xml:space="preserve"> </w:t>
      </w:r>
      <w:del w:id="10109" w:author="Ashford Blake LLP" w:date="2026-10-16T09:00:00Z">
        <w:r>
          <w:rPr>
            <w:rFonts w:ascii="Times New Roman" w:hAnsi="Times New Roman"/>
            <w:color w:val="000000"/>
            <w:sz w:val="22"/>
          </w:rPr>
          <w:delText xml:space="preserve">and</w:delText>
        </w:r>
      </w:del>
      <w:ins w:id="10110" w:author="Ashford Blake LLP" w:date="2026-10-16T09:00:00Z">
        <w:r>
          <w:rPr>
            <w:rFonts w:ascii="Times New Roman" w:hAnsi="Times New Roman"/>
            <w:color w:val="000000"/>
            <w:sz w:val="22"/>
          </w:rPr>
          <w:t xml:space="preserve">6.4,</w:t>
        </w:r>
      </w:ins>
      <w:r>
        <w:rPr>
          <w:rFonts w:ascii="Times New Roman" w:hAnsi="Times New Roman"/>
          <w:color w:val="000000"/>
          <w:sz w:val="22"/>
        </w:rPr>
        <w:t xml:space="preserve"> 6.5(f)</w:t>
      </w:r>
      <w:ins w:id="10108" w:author="Ashford Blake LLP" w:date="2026-10-16T09:00:00Z">
        <w:r>
          <w:rPr>
            <w:rFonts w:ascii="Times New Roman" w:hAnsi="Times New Roman"/>
            <w:color w:val="000000"/>
            <w:sz w:val="22"/>
          </w:rPr>
          <w:t xml:space="preserve">, and 6.7</w:t>
        </w:r>
      </w:ins>
      <w:r>
        <w:rPr>
          <w:rFonts w:ascii="Times New Roman" w:hAnsi="Times New Roman"/>
          <w:color w:val="000000"/>
          <w:sz w:val="22"/>
        </w:rPr>
        <w:t xml:space="preserve"> of the Agreement. In the event of any inconsistency between this Schedule C and the provisions of the Agreement, the Agreement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Restriction</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Single Portfolio Company Concentration (at cost)</w:t>
            </w:r>
          </w:p>
        </w:tc>
        <w:tc>
          <w:tcPr>
            <w:tcW w:type="dxa" w:w="4320"/>
          </w:tcPr>
          <w:p>
            <w:pPr>
              <w:spacing w:line="276" w:lineRule="auto" w:before="20" w:after="20"/>
            </w:pPr>
            <w:r/>
            <w:del w:id="10113" w:author="Ashford Blake LLP" w:date="2026-10-16T09:00:00Z">
              <w:r>
                <w:rPr>
                  <w:rFonts w:ascii="Times New Roman" w:hAnsi="Times New Roman"/>
                  <w:color w:val="000000"/>
                  <w:sz w:val="18"/>
                </w:rPr>
                <w:delText xml:space="preserve">25%</w:delText>
              </w:r>
            </w:del>
            <w:ins w:id="10114" w:author="Ashford Blake LLP" w:date="2026-10-16T09:00:00Z">
              <w:r>
                <w:rPr>
                  <w:rFonts w:ascii="Times New Roman" w:hAnsi="Times New Roman"/>
                  <w:color w:val="000000"/>
                  <w:sz w:val="18"/>
                </w:rPr>
                <w:t xml:space="preserve">20%</w:t>
              </w:r>
            </w:ins>
            <w:r>
              <w:rPr>
                <w:rFonts w:ascii="Times New Roman" w:hAnsi="Times New Roman"/>
                <w:color w:val="000000"/>
                <w:sz w:val="18"/>
              </w:rPr>
              <w:t xml:space="preserve"> of Aggregate Commitments</w:t>
            </w:r>
          </w:p>
        </w:tc>
      </w:tr>
      <w:tr>
        <w:tc>
          <w:tcPr>
            <w:tcW w:type="dxa" w:w="4320"/>
          </w:tcPr>
          <w:p>
            <w:pPr>
              <w:spacing w:line="276" w:lineRule="auto" w:before="20" w:after="20"/>
            </w:pPr>
            <w:r/>
            <w:r>
              <w:rPr>
                <w:rFonts w:ascii="Times New Roman" w:hAnsi="Times New Roman"/>
                <w:color w:val="000000"/>
                <w:sz w:val="18"/>
              </w:rPr>
              <w:t>Single Industry Sector Concentration (at cost)</w:t>
            </w:r>
          </w:p>
        </w:tc>
        <w:tc>
          <w:tcPr>
            <w:tcW w:type="dxa" w:w="4320"/>
          </w:tcPr>
          <w:p>
            <w:pPr>
              <w:spacing w:line="276" w:lineRule="auto" w:before="20" w:after="20"/>
            </w:pPr>
            <w:r/>
            <w:del w:id="10115" w:author="Ashford Blake LLP" w:date="2026-10-16T09:00:00Z">
              <w:r>
                <w:rPr>
                  <w:rFonts w:ascii="Times New Roman" w:hAnsi="Times New Roman"/>
                  <w:color w:val="000000"/>
                  <w:sz w:val="18"/>
                </w:rPr>
                <w:delText xml:space="preserve">35%</w:delText>
              </w:r>
            </w:del>
            <w:ins w:id="10116" w:author="Ashford Blake LLP" w:date="2026-10-16T09:00:00Z">
              <w:r>
                <w:rPr>
                  <w:rFonts w:ascii="Times New Roman" w:hAnsi="Times New Roman"/>
                  <w:color w:val="000000"/>
                  <w:sz w:val="18"/>
                </w:rPr>
                <w:t xml:space="preserve">30%</w:t>
              </w:r>
            </w:ins>
            <w:r>
              <w:rPr>
                <w:rFonts w:ascii="Times New Roman" w:hAnsi="Times New Roman"/>
                <w:color w:val="000000"/>
                <w:sz w:val="18"/>
              </w:rPr>
              <w:t xml:space="preserve"> of Aggregate Commitments</w:t>
            </w:r>
          </w:p>
        </w:tc>
      </w:tr>
      <w:tr>
        <w:tc>
          <w:tcPr>
            <w:tcW w:type="dxa" w:w="4320"/>
          </w:tcPr>
          <w:p>
            <w:pPr>
              <w:spacing w:line="276" w:lineRule="auto" w:before="20" w:after="20"/>
            </w:pPr>
            <w:r/>
            <w:r>
              <w:rPr>
                <w:rFonts w:ascii="Times New Roman" w:hAnsi="Times New Roman"/>
                <w:color w:val="000000"/>
                <w:sz w:val="18"/>
              </w:rPr>
              <w:t>North American Investment Minimum</w:t>
            </w:r>
          </w:p>
        </w:tc>
        <w:tc>
          <w:tcPr>
            <w:tcW w:type="dxa" w:w="4320"/>
          </w:tcPr>
          <w:p>
            <w:pPr>
              <w:spacing w:line="276" w:lineRule="auto" w:before="20" w:after="20"/>
            </w:pPr>
            <w:r/>
            <w:del w:id="10117" w:author="Ashford Blake LLP" w:date="2026-10-16T09:00:00Z">
              <w:r>
                <w:rPr>
                  <w:rFonts w:ascii="Times New Roman" w:hAnsi="Times New Roman"/>
                  <w:color w:val="000000"/>
                  <w:sz w:val="18"/>
                </w:rPr>
                <w:delText xml:space="preserve">60%</w:delText>
              </w:r>
            </w:del>
            <w:ins w:id="10118" w:author="Ashford Blake LLP" w:date="2026-10-16T09:00:00Z">
              <w:r>
                <w:rPr>
                  <w:rFonts w:ascii="Times New Roman" w:hAnsi="Times New Roman"/>
                  <w:color w:val="000000"/>
                  <w:sz w:val="18"/>
                </w:rPr>
                <w:t xml:space="preserve">70%</w:t>
              </w:r>
            </w:ins>
            <w:r>
              <w:rPr>
                <w:rFonts w:ascii="Times New Roman" w:hAnsi="Times New Roman"/>
                <w:color w:val="000000"/>
                <w:sz w:val="18"/>
              </w:rPr>
              <w:t xml:space="preserve"> of Aggregate Commitments</w:t>
            </w:r>
          </w:p>
        </w:tc>
      </w:tr>
      <w:tr>
        <w:tc>
          <w:tcPr>
            <w:tcW w:type="dxa" w:w="4320"/>
          </w:tcPr>
          <w:p>
            <w:pPr>
              <w:spacing w:line="276" w:lineRule="auto" w:before="20" w:after="20"/>
            </w:pPr>
            <w:r/>
            <w:r>
              <w:rPr>
                <w:rFonts w:ascii="Times New Roman" w:hAnsi="Times New Roman"/>
                <w:color w:val="000000"/>
                <w:sz w:val="18"/>
              </w:rPr>
              <w:t>Publicly Traded Securities</w:t>
            </w:r>
          </w:p>
        </w:tc>
        <w:tc>
          <w:tcPr>
            <w:tcW w:type="dxa" w:w="4320"/>
          </w:tcPr>
          <w:p>
            <w:pPr>
              <w:spacing w:line="276" w:lineRule="auto" w:before="20" w:after="20"/>
            </w:pPr>
            <w:r/>
            <w:del w:id="10119" w:author="Ashford Blake LLP" w:date="2026-10-16T09:00:00Z">
              <w:r>
                <w:rPr>
                  <w:rFonts w:ascii="Times New Roman" w:hAnsi="Times New Roman"/>
                  <w:color w:val="000000"/>
                  <w:sz w:val="18"/>
                </w:rPr>
                <w:delText xml:space="preserve">10%</w:delText>
              </w:r>
            </w:del>
            <w:ins w:id="10120" w:author="Ashford Blake LLP" w:date="2026-10-16T09:00:00Z">
              <w:r>
                <w:rPr>
                  <w:rFonts w:ascii="Times New Roman" w:hAnsi="Times New Roman"/>
                  <w:color w:val="000000"/>
                  <w:sz w:val="18"/>
                </w:rPr>
                <w:t xml:space="preserve">15%</w:t>
              </w:r>
            </w:ins>
            <w:r>
              <w:rPr>
                <w:rFonts w:ascii="Times New Roman" w:hAnsi="Times New Roman"/>
                <w:color w:val="000000"/>
                <w:sz w:val="18"/>
              </w:rPr>
              <w:t xml:space="preserve"> of Aggregate Commitments</w:t>
            </w:r>
          </w:p>
        </w:tc>
      </w:tr>
      <w:tr>
        <w:tc>
          <w:tcPr>
            <w:tcW w:type="dxa" w:w="4320"/>
          </w:tcPr>
          <w:p>
            <w:pPr>
              <w:spacing w:line="276" w:lineRule="auto" w:before="20" w:after="20"/>
            </w:pPr>
            <w:r/>
            <w:r>
              <w:rPr>
                <w:rFonts w:ascii="Times New Roman" w:hAnsi="Times New Roman"/>
                <w:color w:val="000000"/>
                <w:sz w:val="18"/>
              </w:rPr>
              <w:t>Bridge Financing — Maximum Term</w:t>
            </w:r>
          </w:p>
        </w:tc>
        <w:tc>
          <w:tcPr>
            <w:tcW w:type="dxa" w:w="4320"/>
          </w:tcPr>
          <w:p>
            <w:pPr>
              <w:spacing w:line="276" w:lineRule="auto" w:before="20" w:after="20"/>
            </w:pPr>
            <w:r/>
            <w:del w:id="10121" w:author="Ashford Blake LLP" w:date="2026-10-16T09:00:00Z">
              <w:r>
                <w:rPr>
                  <w:rFonts w:ascii="Times New Roman" w:hAnsi="Times New Roman"/>
                  <w:color w:val="000000"/>
                  <w:sz w:val="18"/>
                </w:rPr>
                <w:delText xml:space="preserve">12</w:delText>
              </w:r>
            </w:del>
            <w:ins w:id="10122" w:author="Ashford Blake LLP" w:date="2026-10-16T09:00:00Z">
              <w:r>
                <w:rPr>
                  <w:rFonts w:ascii="Times New Roman" w:hAnsi="Times New Roman"/>
                  <w:color w:val="000000"/>
                  <w:sz w:val="18"/>
                </w:rPr>
                <w:t xml:space="preserve">18</w:t>
              </w:r>
            </w:ins>
            <w:r>
              <w:rPr>
                <w:rFonts w:ascii="Times New Roman" w:hAnsi="Times New Roman"/>
                <w:color w:val="000000"/>
                <w:sz w:val="18"/>
              </w:rPr>
              <w:t xml:space="preserve"> months</w:t>
            </w:r>
          </w:p>
        </w:tc>
      </w:tr>
      <w:tr>
        <w:tc>
          <w:tcPr>
            <w:tcW w:type="dxa" w:w="4320"/>
          </w:tcPr>
          <w:p>
            <w:pPr>
              <w:spacing w:line="276" w:lineRule="auto" w:before="20" w:after="20"/>
            </w:pPr>
            <w:r/>
            <w:r>
              <w:rPr>
                <w:rFonts w:ascii="Times New Roman" w:hAnsi="Times New Roman"/>
                <w:color w:val="000000"/>
                <w:sz w:val="18"/>
              </w:rPr>
              <w:t>Bridge Financing — Aggregate Outstanding Cap</w:t>
            </w:r>
          </w:p>
        </w:tc>
        <w:tc>
          <w:tcPr>
            <w:tcW w:type="dxa" w:w="4320"/>
          </w:tcPr>
          <w:p>
            <w:pPr>
              <w:spacing w:line="276" w:lineRule="auto" w:before="20" w:after="20"/>
            </w:pPr>
            <w:r/>
            <w:del w:id="10123" w:author="Ashford Blake LLP" w:date="2026-10-16T09:00:00Z">
              <w:r>
                <w:rPr>
                  <w:rFonts w:ascii="Times New Roman" w:hAnsi="Times New Roman"/>
                  <w:color w:val="000000"/>
                  <w:sz w:val="18"/>
                </w:rPr>
                <w:delText xml:space="preserve">10%</w:delText>
              </w:r>
            </w:del>
            <w:ins w:id="10124" w:author="Ashford Blake LLP" w:date="2026-10-16T09:00:00Z">
              <w:r>
                <w:rPr>
                  <w:rFonts w:ascii="Times New Roman" w:hAnsi="Times New Roman"/>
                  <w:color w:val="000000"/>
                  <w:sz w:val="18"/>
                </w:rPr>
                <w:t xml:space="preserve">15%</w:t>
              </w:r>
            </w:ins>
            <w:r>
              <w:rPr>
                <w:rFonts w:ascii="Times New Roman" w:hAnsi="Times New Roman"/>
                <w:color w:val="000000"/>
                <w:sz w:val="18"/>
              </w:rPr>
              <w:t xml:space="preserve"> of Aggregate Commitments</w:t>
            </w:r>
          </w:p>
        </w:tc>
      </w:tr>
      <w:tr>
        <w:tc>
          <w:tcPr>
            <w:tcW w:type="dxa" w:w="4320"/>
          </w:tcPr>
          <w:p>
            <w:pPr>
              <w:spacing w:line="276" w:lineRule="auto" w:before="20" w:after="20"/>
            </w:pPr>
            <w:r/>
            <w:r>
              <w:rPr>
                <w:rFonts w:ascii="Times New Roman" w:hAnsi="Times New Roman"/>
                <w:color w:val="000000"/>
                <w:sz w:val="18"/>
              </w:rPr>
              <w:t>Subscription Facility — Outstanding Borrowings Cap</w:t>
            </w:r>
          </w:p>
        </w:tc>
        <w:tc>
          <w:tcPr>
            <w:tcW w:type="dxa" w:w="4320"/>
          </w:tcPr>
          <w:p>
            <w:pPr>
              <w:spacing w:line="276" w:lineRule="auto" w:before="20" w:after="20"/>
            </w:pPr>
            <w:r/>
            <w:del w:id="10126" w:author="Ashford Blake LLP" w:date="2026-10-16T09:00:00Z">
              <w:r>
                <w:rPr>
                  <w:rFonts w:ascii="Times New Roman" w:hAnsi="Times New Roman"/>
                  <w:color w:val="000000"/>
                  <w:sz w:val="18"/>
                </w:rPr>
                <w:delText xml:space="preserve">20%</w:delText>
              </w:r>
            </w:del>
            <w:ins w:id="10127" w:author="Ashford Blake LLP" w:date="2026-10-16T09:00:00Z">
              <w:r>
                <w:rPr>
                  <w:rFonts w:ascii="Times New Roman" w:hAnsi="Times New Roman"/>
                  <w:color w:val="000000"/>
                  <w:sz w:val="18"/>
                </w:rPr>
                <w:t xml:space="preserve">25%</w:t>
              </w:r>
            </w:ins>
            <w:r>
              <w:rPr>
                <w:rFonts w:ascii="Times New Roman" w:hAnsi="Times New Roman"/>
                <w:color w:val="000000"/>
                <w:sz w:val="18"/>
              </w:rPr>
              <w:t xml:space="preserve"> of unfunded </w:t>
            </w:r>
            <w:ins w:id="10125" w:author="Ashford Blake LLP" w:date="2026-10-16T09:00:00Z">
              <w:r>
                <w:rPr>
                  <w:rFonts w:ascii="Times New Roman" w:hAnsi="Times New Roman"/>
                  <w:color w:val="000000"/>
                  <w:sz w:val="18"/>
                </w:rPr>
                <w:t xml:space="preserve">(uncalled) </w:t>
              </w:r>
            </w:ins>
            <w:r>
              <w:rPr>
                <w:rFonts w:ascii="Times New Roman" w:hAnsi="Times New Roman"/>
                <w:color w:val="000000"/>
                <w:sz w:val="18"/>
              </w:rPr>
              <w:t xml:space="preserve">Capital Commitments</w:t>
            </w:r>
          </w:p>
        </w:tc>
      </w:tr>
      <w:tr>
        <w:tc>
          <w:tcPr>
            <w:tcW w:type="dxa" w:w="4320"/>
          </w:tcPr>
          <w:p>
            <w:pPr>
              <w:spacing w:line="276" w:lineRule="auto" w:before="20" w:after="20"/>
            </w:pPr>
            <w:r/>
            <w:r>
              <w:rPr>
                <w:rFonts w:ascii="Times New Roman" w:hAnsi="Times New Roman"/>
                <w:color w:val="000000"/>
                <w:sz w:val="18"/>
              </w:rPr>
              <w:t>Subscription Facility — Maximum Duration of Draws</w:t>
            </w:r>
          </w:p>
        </w:tc>
        <w:tc>
          <w:tcPr>
            <w:tcW w:type="dxa" w:w="4320"/>
          </w:tcPr>
          <w:p>
            <w:pPr>
              <w:spacing w:line="276" w:lineRule="auto" w:before="20" w:after="20"/>
            </w:pPr>
            <w:r/>
            <w:del w:id="10128" w:author="Ashford Blake LLP" w:date="2026-10-16T09:00:00Z">
              <w:r>
                <w:rPr>
                  <w:rFonts w:ascii="Times New Roman" w:hAnsi="Times New Roman"/>
                  <w:color w:val="000000"/>
                  <w:sz w:val="18"/>
                </w:rPr>
                <w:delText xml:space="preserve">270</w:delText>
              </w:r>
            </w:del>
            <w:ins w:id="10129" w:author="Ashford Blake LLP" w:date="2026-10-16T09:00:00Z">
              <w:r>
                <w:rPr>
                  <w:rFonts w:ascii="Times New Roman" w:hAnsi="Times New Roman"/>
                  <w:color w:val="000000"/>
                  <w:sz w:val="18"/>
                </w:rPr>
                <w:t xml:space="preserve">180</w:t>
              </w:r>
            </w:ins>
            <w:r>
              <w:rPr>
                <w:rFonts w:ascii="Times New Roman" w:hAnsi="Times New Roman"/>
                <w:color w:val="000000"/>
                <w:sz w:val="18"/>
              </w:rPr>
              <w:t xml:space="preserve"> days</w:t>
            </w:r>
          </w:p>
        </w:tc>
      </w:tr>
      <w:tr>
        <w:trPr>
          <w:ins w:id="10130" w:author="Ashford Blake LLP" w:date="2026-10-16T09:00:00Z"/>
        </w:trPr>
        <w:tc>
          <w:tcPr>
            <w:tcW w:type="dxa" w:w="4320"/>
          </w:tcPr>
          <w:p>
            <w:pPr>
              <w:spacing w:line="276" w:lineRule="auto" w:before="20" w:after="20"/>
              <w:rPr>
                <w:ins w:id="10131" w:author="Ashford Blake LLP" w:date="2026-10-16T09:00:00Z"/>
              </w:rPr>
            </w:pPr>
            <w:ins w:id="10132" w:author="Ashford Blake LLP" w:date="2026-10-16T09:00:00Z">
              <w:r>
                <w:rPr>
                  <w:rFonts w:ascii="Times New Roman" w:hAnsi="Times New Roman"/>
                  <w:color w:val="000000"/>
                  <w:sz w:val="18"/>
                </w:rPr>
                <w:t xml:space="preserve">Recycling — Permitted Proceeds and Window</w:t>
              </w:r>
            </w:ins>
          </w:p>
        </w:tc>
        <w:tc>
          <w:tcPr>
            <w:tcW w:type="dxa" w:w="4320"/>
          </w:tcPr>
          <w:p>
            <w:pPr>
              <w:spacing w:line="276" w:lineRule="auto" w:before="20" w:after="20"/>
              <w:rPr>
                <w:ins w:id="10133" w:author="Ashford Blake LLP" w:date="2026-10-16T09:00:00Z"/>
              </w:rPr>
            </w:pPr>
            <w:ins w:id="10134" w:author="Ashford Blake LLP" w:date="2026-10-16T09:00:00Z">
              <w:r>
                <w:rPr>
                  <w:rFonts w:ascii="Times New Roman" w:hAnsi="Times New Roman"/>
                  <w:color w:val="000000"/>
                  <w:sz w:val="18"/>
                </w:rPr>
                <w:t xml:space="preserve">Return of capital only; proceeds received within 24 months of investment; Investment Period only</w:t>
              </w:r>
            </w:ins>
          </w:p>
        </w:tc>
      </w:tr>
      <w:tr>
        <w:trPr>
          <w:ins w:id="10135" w:author="Ashford Blake LLP" w:date="2026-10-16T09:00:00Z"/>
        </w:trPr>
        <w:tc>
          <w:tcPr>
            <w:tcW w:type="dxa" w:w="4320"/>
          </w:tcPr>
          <w:p>
            <w:pPr>
              <w:spacing w:line="276" w:lineRule="auto" w:before="20" w:after="20"/>
              <w:rPr>
                <w:ins w:id="10136" w:author="Ashford Blake LLP" w:date="2026-10-16T09:00:00Z"/>
              </w:rPr>
            </w:pPr>
            <w:ins w:id="10137" w:author="Ashford Blake LLP" w:date="2026-10-16T09:00:00Z">
              <w:r>
                <w:rPr>
                  <w:rFonts w:ascii="Times New Roman" w:hAnsi="Times New Roman"/>
                  <w:color w:val="000000"/>
                  <w:sz w:val="18"/>
                </w:rPr>
                <w:t xml:space="preserve">Recycling — Aggregate Cap</w:t>
              </w:r>
            </w:ins>
          </w:p>
        </w:tc>
        <w:tc>
          <w:tcPr>
            <w:tcW w:type="dxa" w:w="4320"/>
          </w:tcPr>
          <w:p>
            <w:pPr>
              <w:spacing w:line="276" w:lineRule="auto" w:before="20" w:after="20"/>
              <w:rPr>
                <w:ins w:id="10138" w:author="Ashford Blake LLP" w:date="2026-10-16T09:00:00Z"/>
              </w:rPr>
            </w:pPr>
            <w:ins w:id="10139" w:author="Ashford Blake LLP" w:date="2026-10-16T09:00:00Z">
              <w:r>
                <w:rPr>
                  <w:rFonts w:ascii="Times New Roman" w:hAnsi="Times New Roman"/>
                  <w:color w:val="000000"/>
                  <w:sz w:val="18"/>
                </w:rPr>
                <w:t xml:space="preserve">100% of Aggregate Commitments (cumulative)</w:t>
              </w:r>
            </w:ins>
          </w:p>
        </w:tc>
      </w:tr>
      <w:tr>
        <w:trPr>
          <w:ins w:id="10140" w:author="Ashford Blake LLP" w:date="2026-10-16T09:00:00Z"/>
        </w:trPr>
        <w:tc>
          <w:tcPr>
            <w:tcW w:type="dxa" w:w="4320"/>
          </w:tcPr>
          <w:p>
            <w:pPr>
              <w:spacing w:line="276" w:lineRule="auto" w:before="20" w:after="20"/>
              <w:rPr>
                <w:ins w:id="10141" w:author="Ashford Blake LLP" w:date="2026-10-16T09:00:00Z"/>
              </w:rPr>
            </w:pPr>
            <w:ins w:id="10142" w:author="Ashford Blake LLP" w:date="2026-10-16T09:00:00Z">
              <w:r>
                <w:rPr>
                  <w:rFonts w:ascii="Times New Roman" w:hAnsi="Times New Roman"/>
                  <w:color w:val="000000"/>
                  <w:sz w:val="18"/>
                </w:rPr>
                <w:t xml:space="preserve">Post-Investment Period Follow-On Investments</w:t>
              </w:r>
            </w:ins>
          </w:p>
        </w:tc>
        <w:tc>
          <w:tcPr>
            <w:tcW w:type="dxa" w:w="4320"/>
          </w:tcPr>
          <w:p>
            <w:pPr>
              <w:spacing w:line="276" w:lineRule="auto" w:before="20" w:after="20"/>
              <w:rPr>
                <w:ins w:id="10143" w:author="Ashford Blake LLP" w:date="2026-10-16T09:00:00Z"/>
              </w:rPr>
            </w:pPr>
            <w:ins w:id="10144" w:author="Ashford Blake LLP" w:date="2026-10-16T09:00:00Z">
              <w:r>
                <w:rPr>
                  <w:rFonts w:ascii="Times New Roman" w:hAnsi="Times New Roman"/>
                  <w:color w:val="000000"/>
                  <w:sz w:val="18"/>
                </w:rPr>
                <w:t xml:space="preserve">15% of Aggregate Commitments</w:t>
              </w:r>
            </w:ins>
          </w:p>
        </w:tc>
      </w:tr>
    </w:tbl>
    <w:p/>
    <w:p>
      <w:pPr>
        <w:spacing w:line="276" w:lineRule="auto" w:before="0" w:after="120"/>
        <w:jc w:val="both"/>
      </w:pPr>
      <w:r>
        <w:rPr>
          <w:rFonts w:ascii="Times New Roman" w:hAnsi="Times New Roman"/>
          <w:color w:val="000000"/>
          <w:sz w:val="22"/>
        </w:rPr>
        <w:t>All Investment Restrictions are measured at the time of investment. Passive breaches resulting from changes in value or circumstances shall not constitute a violation, but the General Partner shall not make additional investments that would exacerbate any such passive breach.</w:t>
      </w:r>
    </w:p>
    <w:p>
      <w:r>
        <w:br w:type="page"/>
      </w:r>
    </w:p>
    <w:p>
      <w:pPr>
        <w:keepNext/>
        <w:spacing w:line="276" w:lineRule="auto" w:before="120" w:after="240"/>
        <w:jc w:val="center"/>
      </w:pPr>
      <w:r>
        <w:rPr>
          <w:rFonts w:ascii="Times New Roman" w:hAnsi="Times New Roman"/>
          <w:b/>
          <w:color w:val="000000"/>
          <w:sz w:val="28"/>
          <w:u w:val="single"/>
        </w:rPr>
        <w:t>SCHEDULE D — FORM OF CAPITAL CALL NOTICE</w:t>
      </w:r>
    </w:p>
    <w:p>
      <w:pPr>
        <w:spacing w:line="276" w:lineRule="auto" w:before="0" w:after="120"/>
        <w:jc w:val="center"/>
      </w:pPr>
      <w:r>
        <w:rPr>
          <w:rFonts w:ascii="Times New Roman" w:hAnsi="Times New Roman"/>
          <w:b/>
          <w:color w:val="000000"/>
          <w:sz w:val="22"/>
        </w:rPr>
        <w:t>CAPITAL CALL NOTICE</w:t>
      </w:r>
    </w:p>
    <w:p>
      <w:pPr>
        <w:spacing w:line="276" w:lineRule="auto" w:before="0" w:after="120"/>
        <w:jc w:val="center"/>
      </w:pPr>
      <w:r>
        <w:rPr>
          <w:rFonts w:ascii="Times New Roman" w:hAnsi="Times New Roman"/>
          <w:b/>
          <w:color w:val="000000"/>
          <w:sz w:val="22"/>
        </w:rPr>
        <w:t xml:space="preserve">HOLLOWAY CAPITAL PARTNERS FUND </w:t>
      </w:r>
      <w:del w:id="10257" w:author="Ashford Blake LLP" w:date="2026-10-16T09:00:00Z">
        <w:r>
          <w:rPr>
            <w:rFonts w:ascii="Times New Roman" w:hAnsi="Times New Roman"/>
            <w:b/>
            <w:color w:val="000000"/>
            <w:sz w:val="22"/>
          </w:rPr>
          <w:delText xml:space="preserve">III</w:delText>
        </w:r>
      </w:del>
      <w:ins w:id="10258" w:author="Ashford Blake LLP" w:date="2026-10-16T09:00:00Z">
        <w:r>
          <w:rPr>
            <w:rFonts w:ascii="Times New Roman" w:hAnsi="Times New Roman"/>
            <w:b/>
            <w:color w:val="000000"/>
            <w:sz w:val="22"/>
          </w:rPr>
          <w:t xml:space="preserve">IV</w:t>
        </w:r>
      </w:ins>
      <w:r>
        <w:rPr>
          <w:rFonts w:ascii="Times New Roman" w:hAnsi="Times New Roman"/>
          <w:b/>
          <w:color w:val="000000"/>
          <w:sz w:val="22"/>
        </w:rPr>
        <w:t xml:space="preserve">, L.P.</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To: [Limited Partner Name] [Address]</w:t>
      </w:r>
    </w:p>
    <w:p>
      <w:pPr>
        <w:spacing w:line="276" w:lineRule="auto" w:before="0" w:after="120"/>
        <w:jc w:val="both"/>
      </w:pPr>
      <w:r>
        <w:rPr>
          <w:rFonts w:ascii="Times New Roman" w:hAnsi="Times New Roman"/>
          <w:color w:val="000000"/>
          <w:sz w:val="22"/>
        </w:rPr>
        <w:t xml:space="preserve">From: HCP Fund </w:t>
      </w:r>
      <w:del w:id="10259" w:author="Ashford Blake LLP" w:date="2026-10-16T09:00:00Z">
        <w:r>
          <w:rPr>
            <w:rFonts w:ascii="Times New Roman" w:hAnsi="Times New Roman"/>
            <w:color w:val="000000"/>
            <w:sz w:val="22"/>
          </w:rPr>
          <w:delText xml:space="preserve">III</w:delText>
        </w:r>
      </w:del>
      <w:ins w:id="10260" w:author="Ashford Blake LLP" w:date="2026-10-16T09:00:00Z">
        <w:r>
          <w:rPr>
            <w:rFonts w:ascii="Times New Roman" w:hAnsi="Times New Roman"/>
            <w:color w:val="000000"/>
            <w:sz w:val="22"/>
          </w:rPr>
          <w:t xml:space="preserve">IV</w:t>
        </w:r>
      </w:ins>
      <w:r>
        <w:rPr>
          <w:rFonts w:ascii="Times New Roman" w:hAnsi="Times New Roman"/>
          <w:color w:val="000000"/>
          <w:sz w:val="22"/>
        </w:rPr>
        <w:t xml:space="preserve"> GP, LLC, as General Partner of Holloway Capital Partners Fund </w:t>
      </w:r>
      <w:del w:id="10261" w:author="Ashford Blake LLP" w:date="2026-10-16T09:00:00Z">
        <w:r>
          <w:rPr>
            <w:rFonts w:ascii="Times New Roman" w:hAnsi="Times New Roman"/>
            <w:color w:val="000000"/>
            <w:sz w:val="22"/>
          </w:rPr>
          <w:delText xml:space="preserve">III</w:delText>
        </w:r>
      </w:del>
      <w:ins w:id="10262" w:author="Ashford Blake LLP" w:date="2026-10-16T09:00:00Z">
        <w:r>
          <w:rPr>
            <w:rFonts w:ascii="Times New Roman" w:hAnsi="Times New Roman"/>
            <w:color w:val="000000"/>
            <w:sz w:val="22"/>
          </w:rPr>
          <w:t xml:space="preserve">IV</w:t>
        </w:r>
      </w:ins>
      <w:r>
        <w:rPr>
          <w:rFonts w:ascii="Times New Roman" w:hAnsi="Times New Roman"/>
          <w:color w:val="000000"/>
          <w:sz w:val="22"/>
        </w:rPr>
        <w:t xml:space="preserve">, L.P.</w:t>
      </w:r>
    </w:p>
    <w:p>
      <w:pPr>
        <w:spacing w:line="276" w:lineRule="auto" w:before="0" w:after="120"/>
        <w:jc w:val="both"/>
      </w:pPr>
      <w:r>
        <w:rPr>
          <w:rFonts w:ascii="Times New Roman" w:hAnsi="Times New Roman"/>
          <w:color w:val="000000"/>
          <w:sz w:val="22"/>
        </w:rPr>
        <w:t>Re: Capital Call No.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Dear [Limited Partner Name]:</w:t>
      </w:r>
    </w:p>
    <w:p>
      <w:pPr>
        <w:spacing w:line="276" w:lineRule="auto" w:before="0" w:after="120"/>
        <w:jc w:val="both"/>
      </w:pPr>
      <w:r>
        <w:rPr>
          <w:rFonts w:ascii="Times New Roman" w:hAnsi="Times New Roman"/>
          <w:color w:val="000000"/>
          <w:sz w:val="22"/>
        </w:rPr>
        <w:t xml:space="preserve">Pursuant to Section 4.1 of the Amended and Restated Limited Partnership Agreement of Holloway Capital Partners Fund </w:t>
      </w:r>
      <w:del w:id="10269" w:author="Ashford Blake LLP" w:date="2026-10-16T09:00:00Z">
        <w:r>
          <w:rPr>
            <w:rFonts w:ascii="Times New Roman" w:hAnsi="Times New Roman"/>
            <w:color w:val="000000"/>
            <w:sz w:val="22"/>
          </w:rPr>
          <w:delText xml:space="preserve">III</w:delText>
        </w:r>
      </w:del>
      <w:ins w:id="10270" w:author="Ashford Blake LLP" w:date="2026-10-16T09:00:00Z">
        <w:r>
          <w:rPr>
            <w:rFonts w:ascii="Times New Roman" w:hAnsi="Times New Roman"/>
            <w:color w:val="000000"/>
            <w:sz w:val="22"/>
          </w:rPr>
          <w:t xml:space="preserve">IV</w:t>
        </w:r>
      </w:ins>
      <w:r>
        <w:rPr>
          <w:rFonts w:ascii="Times New Roman" w:hAnsi="Times New Roman"/>
          <w:color w:val="000000"/>
          <w:sz w:val="22"/>
        </w:rPr>
        <w:t xml:space="preserve">, L.P., dated </w:t>
      </w:r>
      <w:del w:id="10267" w:author="Ashford Blake LLP" w:date="2026-10-16T09:00:00Z">
        <w:r>
          <w:rPr>
            <w:rFonts w:ascii="Times New Roman" w:hAnsi="Times New Roman"/>
            <w:color w:val="000000"/>
            <w:sz w:val="22"/>
          </w:rPr>
          <w:delText xml:space="preserve">March</w:delText>
        </w:r>
      </w:del>
      <w:ins w:id="10268" w:author="Ashford Blake LLP" w:date="2026-10-16T09:00:00Z">
        <w:r>
          <w:rPr>
            <w:rFonts w:ascii="Times New Roman" w:hAnsi="Times New Roman"/>
            <w:color w:val="000000"/>
            <w:sz w:val="22"/>
          </w:rPr>
          <w:t xml:space="preserve">as</w:t>
        </w:r>
      </w:ins>
      <w:r>
        <w:rPr>
          <w:rFonts w:ascii="Times New Roman" w:hAnsi="Times New Roman"/>
          <w:color w:val="000000"/>
          <w:sz w:val="22"/>
        </w:rPr>
        <w:t xml:space="preserve"> </w:t>
      </w:r>
      <w:del w:id="10265" w:author="Ashford Blake LLP" w:date="2026-10-16T09:00:00Z">
        <w:r>
          <w:rPr>
            <w:rFonts w:ascii="Times New Roman" w:hAnsi="Times New Roman"/>
            <w:color w:val="000000"/>
            <w:sz w:val="22"/>
          </w:rPr>
          <w:delText xml:space="preserve">12,</w:delText>
        </w:r>
      </w:del>
      <w:ins w:id="10266" w:author="Ashford Blake LLP" w:date="2026-10-16T09:00:00Z">
        <w:r>
          <w:rPr>
            <w:rFonts w:ascii="Times New Roman" w:hAnsi="Times New Roman"/>
            <w:color w:val="000000"/>
            <w:sz w:val="22"/>
          </w:rPr>
          <w:t xml:space="preserve">of</w:t>
        </w:r>
      </w:ins>
      <w:r>
        <w:rPr>
          <w:rFonts w:ascii="Times New Roman" w:hAnsi="Times New Roman"/>
          <w:color w:val="000000"/>
          <w:sz w:val="22"/>
        </w:rPr>
        <w:t xml:space="preserve"> </w:t>
      </w:r>
      <w:del w:id="10263" w:author="Ashford Blake LLP" w:date="2026-10-16T09:00:00Z">
        <w:r>
          <w:rPr>
            <w:rFonts w:ascii="Times New Roman" w:hAnsi="Times New Roman"/>
            <w:color w:val="000000"/>
            <w:sz w:val="22"/>
          </w:rPr>
          <w:delText xml:space="preserve">2021</w:delText>
        </w:r>
      </w:del>
      <w:ins w:id="10264" w:author="Ashford Blake LLP" w:date="2026-10-16T09:00:00Z">
        <w:r>
          <w:rPr>
            <w:rFonts w:ascii="Times New Roman" w:hAnsi="Times New Roman"/>
            <w:color w:val="000000"/>
            <w:sz w:val="22"/>
          </w:rPr>
          <w:t xml:space="preserve">[April 15, 2025]</w:t>
        </w:r>
      </w:ins>
      <w:r>
        <w:rPr>
          <w:rFonts w:ascii="Times New Roman" w:hAnsi="Times New Roman"/>
          <w:color w:val="000000"/>
          <w:sz w:val="22"/>
        </w:rPr>
        <w:t xml:space="preserve"> (the "Agreement"), you are hereby requested to contribute the following amount to the Partnership:</w:t>
      </w:r>
    </w:p>
    <w:p>
      <w:pPr>
        <w:spacing w:line="276" w:lineRule="auto" w:before="0" w:after="120"/>
        <w:jc w:val="both"/>
      </w:pPr>
      <w:r>
        <w:rPr>
          <w:rFonts w:ascii="Times New Roman" w:hAnsi="Times New Roman"/>
          <w:b/>
          <w:color w:val="000000"/>
          <w:sz w:val="22"/>
        </w:rPr>
        <w:t>Capital Call Amount: $[____________]</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[Portfolio Investment / Management Fees / Partnership Expenses / Follow-On Investment / Other (specify)]</w:t>
      </w:r>
    </w:p>
    <w:p>
      <w:pPr>
        <w:spacing w:line="276" w:lineRule="auto" w:before="0" w:after="120"/>
        <w:jc w:val="both"/>
      </w:pPr>
      <w:r>
        <w:rPr>
          <w:rFonts w:ascii="Times New Roman" w:hAnsi="Times New Roman"/>
          <w:b/>
          <w:color w:val="000000"/>
          <w:sz w:val="22"/>
        </w:rPr>
        <w:t>Due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(not less than 10 Business Days from the date hereof)</w:t>
      </w:r>
    </w:p>
    <w:p>
      <w:pPr>
        <w:spacing w:line="276" w:lineRule="auto" w:before="0" w:after="120"/>
        <w:jc w:val="both"/>
      </w:pPr>
      <w:r>
        <w:rPr>
          <w:rFonts w:ascii="Times New Roman" w:hAnsi="Times New Roman"/>
          <w:b/>
          <w:color w:val="000000"/>
          <w:sz w:val="22"/>
        </w:rPr>
        <w:t>Wire Instructions:</w:t>
      </w:r>
    </w:p>
    <w:p>
      <w:pPr>
        <w:spacing w:line="276" w:lineRule="auto" w:before="0" w:after="120"/>
        <w:ind w:left="432"/>
        <w:jc w:val="both"/>
      </w:pPr>
      <w:r>
        <w:rPr>
          <w:rFonts w:ascii="Times New Roman" w:hAnsi="Times New Roman"/>
          <w:color w:val="000000"/>
          <w:sz w:val="22"/>
        </w:rPr>
        <w:t>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ABA/Routing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Name: Holloway Capital Partners Fund </w:t>
      </w:r>
      <w:del w:id="10271" w:author="Ashford Blake LLP" w:date="2026-10-16T09:00:00Z">
        <w:r>
          <w:rPr>
            <w:rFonts w:ascii="Times New Roman" w:hAnsi="Times New Roman"/>
            <w:color w:val="000000"/>
            <w:sz w:val="22"/>
          </w:rPr>
          <w:delText xml:space="preserve">III</w:delText>
        </w:r>
      </w:del>
      <w:ins w:id="10272" w:author="Ashford Blake LLP" w:date="2026-10-16T09:00:00Z">
        <w:r>
          <w:rPr>
            <w:rFonts w:ascii="Times New Roman" w:hAnsi="Times New Roman"/>
            <w:color w:val="000000"/>
            <w:sz w:val="22"/>
          </w:rPr>
          <w:t xml:space="preserve">IV</w:t>
        </w:r>
      </w:ins>
      <w:r>
        <w:rPr>
          <w:rFonts w:ascii="Times New Roman" w:hAnsi="Times New Roman"/>
          <w:color w:val="000000"/>
          <w:sz w:val="22"/>
        </w:rPr>
        <w:t xml:space="preserve">, L.P.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Reference: Capital Call No. [</w:t>
      </w:r>
      <w:r>
        <w:rPr>
          <w:rFonts w:ascii="Times New Roman" w:hAnsi="Times New Roman"/>
          <w:color w:val="000000"/>
          <w:sz w:val="22"/>
        </w:rPr>
        <w:t>__] — [Limited Partner Name]</w:t>
      </w:r>
    </w:p>
    <w:p>
      <w:pPr>
        <w:spacing w:line="276" w:lineRule="auto" w:before="0" w:after="120"/>
        <w:jc w:val="both"/>
      </w:pPr>
      <w:r>
        <w:rPr>
          <w:rFonts w:ascii="Times New Roman" w:hAnsi="Times New Roman"/>
          <w:color w:val="000000"/>
          <w:sz w:val="22"/>
        </w:rPr>
        <w:t>Please ensure that funds are received by the Due Date specified above. Failure to fund this Capital Call within the time specified may result in the imposition of default remedies as set forth in Section 3.5 of the Agreement.</w:t>
      </w:r>
    </w:p>
    <w:p>
      <w:pPr>
        <w:spacing w:line="276" w:lineRule="auto" w:before="0" w:after="120"/>
        <w:jc w:val="both"/>
      </w:pPr>
      <w:r>
        <w:rPr>
          <w:rFonts w:ascii="Times New Roman" w:hAnsi="Times New Roman"/>
          <w:color w:val="000000"/>
          <w:sz w:val="22"/>
        </w:rPr>
        <w:t>Capitalized terms used but not defined herein have the meanings ascribed to them in the Agreement.</w:t>
      </w:r>
    </w:p>
    <w:p>
      <w:pPr>
        <w:spacing w:line="240" w:lineRule="auto" w:before="20" w:after="20"/>
        <w:jc w:val="both"/>
      </w:pPr>
      <w:r>
        <w:rPr>
          <w:rFonts w:ascii="Times New Roman" w:hAnsi="Times New Roman"/>
          <w:color w:val="000000"/>
          <w:sz w:val="22"/>
        </w:rPr>
        <w:t xml:space="preserve">HCP FUND </w:t>
      </w:r>
      <w:del w:id="10275" w:author="Ashford Blake LLP" w:date="2026-10-16T09:00:00Z">
        <w:r>
          <w:rPr>
            <w:rFonts w:ascii="Times New Roman" w:hAnsi="Times New Roman"/>
            <w:color w:val="000000"/>
            <w:sz w:val="22"/>
          </w:rPr>
          <w:delText xml:space="preserve">III</w:delText>
        </w:r>
      </w:del>
      <w:ins w:id="10276" w:author="Ashford Blake LLP" w:date="2026-10-16T09:00:00Z">
        <w:r>
          <w:rPr>
            <w:rFonts w:ascii="Times New Roman" w:hAnsi="Times New Roman"/>
            <w:color w:val="000000"/>
            <w:sz w:val="22"/>
          </w:rPr>
          <w:t xml:space="preserve">IV</w:t>
        </w:r>
      </w:ins>
      <w:r>
        <w:rPr>
          <w:rFonts w:ascii="Times New Roman" w:hAnsi="Times New Roman"/>
          <w:color w:val="000000"/>
          <w:sz w:val="22"/>
        </w:rPr>
        <w:t xml:space="preserve"> GP, LLC as General Partner of Holloway Capital Partners Fund </w:t>
      </w:r>
      <w:del w:id="10273" w:author="Ashford Blake LLP" w:date="2026-10-16T09:00:00Z">
        <w:r>
          <w:rPr>
            <w:rFonts w:ascii="Times New Roman" w:hAnsi="Times New Roman"/>
            <w:color w:val="000000"/>
            <w:sz w:val="22"/>
          </w:rPr>
          <w:delText xml:space="preserve">III</w:delText>
        </w:r>
      </w:del>
      <w:ins w:id="10274" w:author="Ashford Blake LLP" w:date="2026-10-16T09:00:00Z">
        <w:r>
          <w:rPr>
            <w:rFonts w:ascii="Times New Roman" w:hAnsi="Times New Roman"/>
            <w:color w:val="000000"/>
            <w:sz w:val="22"/>
          </w:rPr>
          <w:t xml:space="preserve">IV</w:t>
        </w:r>
      </w:ins>
      <w:r>
        <w:rPr>
          <w:rFonts w:ascii="Times New Roman" w:hAnsi="Times New Roman"/>
          <w:color w:val="000000"/>
          <w:sz w:val="22"/>
        </w:rPr>
        <w:t xml:space="preserve">,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120" w:after="240"/>
        <w:jc w:val="center"/>
      </w:pPr>
      <w:r>
        <w:rPr>
          <w:rFonts w:ascii="Times New Roman" w:hAnsi="Times New Roman"/>
          <w:b/>
          <w:color w:val="000000"/>
          <w:sz w:val="28"/>
          <w:u w:val="single"/>
        </w:rPr>
        <w:t>SCHEDULE E — FORM OF DISTRIBUTION NOTICE</w:t>
      </w:r>
    </w:p>
    <w:p>
      <w:pPr>
        <w:spacing w:line="276" w:lineRule="auto" w:before="0" w:after="120"/>
        <w:jc w:val="center"/>
      </w:pPr>
      <w:r>
        <w:rPr>
          <w:rFonts w:ascii="Times New Roman" w:hAnsi="Times New Roman"/>
          <w:b/>
          <w:color w:val="000000"/>
          <w:sz w:val="22"/>
        </w:rPr>
        <w:t>DISTRIBUTION NOTICE</w:t>
      </w:r>
    </w:p>
    <w:p>
      <w:pPr>
        <w:spacing w:line="276" w:lineRule="auto" w:before="0" w:after="120"/>
        <w:jc w:val="center"/>
      </w:pPr>
      <w:r>
        <w:rPr>
          <w:rFonts w:ascii="Times New Roman" w:hAnsi="Times New Roman"/>
          <w:b/>
          <w:color w:val="000000"/>
          <w:sz w:val="22"/>
        </w:rPr>
        <w:t xml:space="preserve">HOLLOWAY CAPITAL PARTNERS FUND </w:t>
      </w:r>
      <w:del w:id="10277" w:author="Ashford Blake LLP" w:date="2026-10-16T09:00:00Z">
        <w:r>
          <w:rPr>
            <w:rFonts w:ascii="Times New Roman" w:hAnsi="Times New Roman"/>
            <w:b/>
            <w:color w:val="000000"/>
            <w:sz w:val="22"/>
          </w:rPr>
          <w:delText xml:space="preserve">III</w:delText>
        </w:r>
      </w:del>
      <w:ins w:id="10278" w:author="Ashford Blake LLP" w:date="2026-10-16T09:00:00Z">
        <w:r>
          <w:rPr>
            <w:rFonts w:ascii="Times New Roman" w:hAnsi="Times New Roman"/>
            <w:b/>
            <w:color w:val="000000"/>
            <w:sz w:val="22"/>
          </w:rPr>
          <w:t xml:space="preserve">IV</w:t>
        </w:r>
      </w:ins>
      <w:r>
        <w:rPr>
          <w:rFonts w:ascii="Times New Roman" w:hAnsi="Times New Roman"/>
          <w:b/>
          <w:color w:val="000000"/>
          <w:sz w:val="22"/>
        </w:rPr>
        <w:t xml:space="preserve">, L.P.</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To: [Limited Partner Name] [Address]</w:t>
      </w:r>
    </w:p>
    <w:p>
      <w:pPr>
        <w:spacing w:line="276" w:lineRule="auto" w:before="0" w:after="120"/>
        <w:jc w:val="both"/>
      </w:pPr>
      <w:r>
        <w:rPr>
          <w:rFonts w:ascii="Times New Roman" w:hAnsi="Times New Roman"/>
          <w:color w:val="000000"/>
          <w:sz w:val="22"/>
        </w:rPr>
        <w:t xml:space="preserve">From: HCP Fund </w:t>
      </w:r>
      <w:del w:id="10279" w:author="Ashford Blake LLP" w:date="2026-10-16T09:00:00Z">
        <w:r>
          <w:rPr>
            <w:rFonts w:ascii="Times New Roman" w:hAnsi="Times New Roman"/>
            <w:color w:val="000000"/>
            <w:sz w:val="22"/>
          </w:rPr>
          <w:delText xml:space="preserve">III</w:delText>
        </w:r>
      </w:del>
      <w:ins w:id="10280" w:author="Ashford Blake LLP" w:date="2026-10-16T09:00:00Z">
        <w:r>
          <w:rPr>
            <w:rFonts w:ascii="Times New Roman" w:hAnsi="Times New Roman"/>
            <w:color w:val="000000"/>
            <w:sz w:val="22"/>
          </w:rPr>
          <w:t xml:space="preserve">IV</w:t>
        </w:r>
      </w:ins>
      <w:r>
        <w:rPr>
          <w:rFonts w:ascii="Times New Roman" w:hAnsi="Times New Roman"/>
          <w:color w:val="000000"/>
          <w:sz w:val="22"/>
        </w:rPr>
        <w:t xml:space="preserve"> GP, LLC, as General Partner of Holloway Capital Partners Fund </w:t>
      </w:r>
      <w:del w:id="10281" w:author="Ashford Blake LLP" w:date="2026-10-16T09:00:00Z">
        <w:r>
          <w:rPr>
            <w:rFonts w:ascii="Times New Roman" w:hAnsi="Times New Roman"/>
            <w:color w:val="000000"/>
            <w:sz w:val="22"/>
          </w:rPr>
          <w:delText xml:space="preserve">III</w:delText>
        </w:r>
      </w:del>
      <w:ins w:id="10282" w:author="Ashford Blake LLP" w:date="2026-10-16T09:00:00Z">
        <w:r>
          <w:rPr>
            <w:rFonts w:ascii="Times New Roman" w:hAnsi="Times New Roman"/>
            <w:color w:val="000000"/>
            <w:sz w:val="22"/>
          </w:rPr>
          <w:t xml:space="preserve">IV</w:t>
        </w:r>
      </w:ins>
      <w:r>
        <w:rPr>
          <w:rFonts w:ascii="Times New Roman" w:hAnsi="Times New Roman"/>
          <w:color w:val="000000"/>
          <w:sz w:val="22"/>
        </w:rPr>
        <w:t xml:space="preserve">, L.P.</w:t>
      </w:r>
    </w:p>
    <w:p>
      <w:pPr>
        <w:spacing w:line="276" w:lineRule="auto" w:before="0" w:after="120"/>
        <w:jc w:val="both"/>
      </w:pPr>
      <w:r>
        <w:rPr>
          <w:rFonts w:ascii="Times New Roman" w:hAnsi="Times New Roman"/>
          <w:color w:val="000000"/>
          <w:sz w:val="22"/>
        </w:rPr>
        <w:t>Re: Distribution No. [</w:t>
      </w:r>
      <w:r>
        <w:rPr>
          <w:rFonts w:ascii="Times New Roman" w:hAnsi="Times New Roman"/>
          <w:i/>
          <w:color w:val="000000"/>
          <w:sz w:val="22"/>
        </w:rPr>
        <w:t>_</w:t>
      </w:r>
      <w:r>
        <w:rPr>
          <w:rFonts w:ascii="Times New Roman" w:hAnsi="Times New Roman"/>
          <w:color w:val="000000"/>
          <w:sz w:val="22"/>
        </w:rPr>
        <w:t>_] — [Portfolio Company Name] (Realized Investment)</w:t>
      </w:r>
    </w:p>
    <w:p>
      <w:pPr>
        <w:spacing w:line="276" w:lineRule="auto" w:before="0" w:after="120"/>
        <w:jc w:val="both"/>
      </w:pPr>
      <w:r>
        <w:rPr>
          <w:rFonts w:ascii="Times New Roman" w:hAnsi="Times New Roman"/>
          <w:color w:val="000000"/>
          <w:sz w:val="22"/>
        </w:rPr>
        <w:t>Dear [Limited Partner Name]:</w:t>
      </w:r>
    </w:p>
    <w:p>
      <w:pPr>
        <w:spacing w:line="276" w:lineRule="auto" w:before="0" w:after="120"/>
        <w:jc w:val="both"/>
      </w:pPr>
      <w:r>
        <w:rPr>
          <w:rFonts w:ascii="Times New Roman" w:hAnsi="Times New Roman"/>
          <w:color w:val="000000"/>
          <w:sz w:val="22"/>
        </w:rPr>
        <w:t xml:space="preserve">This notice is to advise you that the Partnership has realized proceeds from the disposition of [Portfolio Company Name]. The Distribution shall be applied in accordance with Section 7.2 of the Amended and Restated Limited Partnership Agreement dated </w:t>
      </w:r>
      <w:del w:id="10287" w:author="Ashford Blake LLP" w:date="2026-10-16T09:00:00Z">
        <w:r>
          <w:rPr>
            <w:rFonts w:ascii="Times New Roman" w:hAnsi="Times New Roman"/>
            <w:color w:val="000000"/>
            <w:sz w:val="22"/>
          </w:rPr>
          <w:delText xml:space="preserve">March</w:delText>
        </w:r>
      </w:del>
      <w:ins w:id="10288" w:author="Ashford Blake LLP" w:date="2026-10-16T09:00:00Z">
        <w:r>
          <w:rPr>
            <w:rFonts w:ascii="Times New Roman" w:hAnsi="Times New Roman"/>
            <w:color w:val="000000"/>
            <w:sz w:val="22"/>
          </w:rPr>
          <w:t xml:space="preserve">as</w:t>
        </w:r>
      </w:ins>
      <w:r>
        <w:rPr>
          <w:rFonts w:ascii="Times New Roman" w:hAnsi="Times New Roman"/>
          <w:color w:val="000000"/>
          <w:sz w:val="22"/>
        </w:rPr>
        <w:t xml:space="preserve"> </w:t>
      </w:r>
      <w:del w:id="10285" w:author="Ashford Blake LLP" w:date="2026-10-16T09:00:00Z">
        <w:r>
          <w:rPr>
            <w:rFonts w:ascii="Times New Roman" w:hAnsi="Times New Roman"/>
            <w:color w:val="000000"/>
            <w:sz w:val="22"/>
          </w:rPr>
          <w:delText xml:space="preserve">12,</w:delText>
        </w:r>
      </w:del>
      <w:ins w:id="10286" w:author="Ashford Blake LLP" w:date="2026-10-16T09:00:00Z">
        <w:r>
          <w:rPr>
            <w:rFonts w:ascii="Times New Roman" w:hAnsi="Times New Roman"/>
            <w:color w:val="000000"/>
            <w:sz w:val="22"/>
          </w:rPr>
          <w:t xml:space="preserve">of</w:t>
        </w:r>
      </w:ins>
      <w:r>
        <w:rPr>
          <w:rFonts w:ascii="Times New Roman" w:hAnsi="Times New Roman"/>
          <w:color w:val="000000"/>
          <w:sz w:val="22"/>
        </w:rPr>
        <w:t xml:space="preserve"> </w:t>
      </w:r>
      <w:del w:id="10283" w:author="Ashford Blake LLP" w:date="2026-10-16T09:00:00Z">
        <w:r>
          <w:rPr>
            <w:rFonts w:ascii="Times New Roman" w:hAnsi="Times New Roman"/>
            <w:color w:val="000000"/>
            <w:sz w:val="22"/>
          </w:rPr>
          <w:delText xml:space="preserve">2021</w:delText>
        </w:r>
      </w:del>
      <w:ins w:id="10284" w:author="Ashford Blake LLP" w:date="2026-10-16T09:00:00Z">
        <w:r>
          <w:rPr>
            <w:rFonts w:ascii="Times New Roman" w:hAnsi="Times New Roman"/>
            <w:color w:val="000000"/>
            <w:sz w:val="22"/>
          </w:rPr>
          <w:t xml:space="preserve">[April 15, 2025]</w:t>
        </w:r>
      </w:ins>
      <w:r>
        <w:rPr>
          <w:rFonts w:ascii="Times New Roman" w:hAnsi="Times New Roman"/>
          <w:color w:val="000000"/>
          <w:sz w:val="22"/>
        </w:rPr>
        <w:t xml:space="preserve"> (the "Agreement"), on a </w:t>
      </w:r>
      <w:del w:id="10147" w:author="Ashford Blake LLP" w:date="2026-10-16T09:00:00Z">
        <w:r>
          <w:rPr>
            <w:rFonts w:ascii="Times New Roman" w:hAnsi="Times New Roman"/>
            <w:color w:val="000000"/>
            <w:sz w:val="22"/>
          </w:rPr>
          <w:delText xml:space="preserve">deal</w:delText>
        </w:r>
      </w:del>
      <w:ins w:id="10148" w:author="Ashford Blake LLP" w:date="2026-10-16T09:00:00Z">
        <w:r>
          <w:rPr>
            <w:rFonts w:ascii="Times New Roman" w:hAnsi="Times New Roman"/>
            <w:color w:val="000000"/>
            <w:sz w:val="22"/>
          </w:rPr>
          <w:t xml:space="preserve">whole</w:t>
        </w:r>
      </w:ins>
      <w:r>
        <w:rPr>
          <w:rFonts w:ascii="Times New Roman" w:hAnsi="Times New Roman"/>
          <w:color w:val="000000"/>
          <w:sz w:val="22"/>
        </w:rPr>
        <w:t xml:space="preserve">-</w:t>
      </w:r>
      <w:del w:id="10145" w:author="Ashford Blake LLP" w:date="2026-10-16T09:00:00Z">
        <w:r>
          <w:rPr>
            <w:rFonts w:ascii="Times New Roman" w:hAnsi="Times New Roman"/>
            <w:color w:val="000000"/>
            <w:sz w:val="22"/>
          </w:rPr>
          <w:delText xml:space="preserve">by-deal</w:delText>
        </w:r>
      </w:del>
      <w:ins w:id="10146" w:author="Ashford Blake LLP" w:date="2026-10-16T09:00:00Z">
        <w:r>
          <w:rPr>
            <w:rFonts w:ascii="Times New Roman" w:hAnsi="Times New Roman"/>
            <w:color w:val="000000"/>
            <w:sz w:val="22"/>
          </w:rPr>
          <w:t xml:space="preserve">fund</w:t>
        </w:r>
      </w:ins>
      <w:r>
        <w:rPr>
          <w:rFonts w:ascii="Times New Roman" w:hAnsi="Times New Roman"/>
          <w:color w:val="000000"/>
          <w:sz w:val="22"/>
        </w:rPr>
        <w:t xml:space="preserve"> basis, as follows:</w:t>
      </w:r>
    </w:p>
    <w:p>
      <w:pPr>
        <w:spacing w:line="276" w:lineRule="auto" w:before="0" w:after="120"/>
        <w:jc w:val="both"/>
      </w:pPr>
      <w:r>
        <w:rPr>
          <w:rFonts w:ascii="Times New Roman" w:hAnsi="Times New Roman"/>
          <w:b/>
          <w:color w:val="000000"/>
          <w:sz w:val="22"/>
        </w:rPr>
        <w:t>Gross Disposition Proceeds: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Less: Allocable Expenses and Reserves: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Net Distributable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Your Share of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Return of Capital (Section 7.2(a))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Preferred Return (Section 7.2(b))</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rPr>
          <w:del w:id="10149" w:author="Ashford Blake LLP" w:date="2026-10-16T09:00:00Z"/>
        </w:trPr>
        <w:tc>
          <w:tcPr>
            <w:tcW w:type="dxa" w:w="4320"/>
          </w:tcPr>
          <w:p>
            <w:pPr>
              <w:spacing w:line="276" w:lineRule="auto" w:before="20" w:after="20"/>
              <w:rPr>
                <w:del w:id="10151" w:author="Ashford Blake LLP" w:date="2026-10-16T09:00:00Z"/>
              </w:rPr>
            </w:pPr>
            <w:r/>
            <w:del w:id="10150" w:author="Ashford Blake LLP" w:date="2026-10-16T09:00:00Z">
              <w:r>
                <w:rPr>
                  <w:rFonts w:ascii="Times New Roman" w:hAnsi="Times New Roman"/>
                  <w:color w:val="000000"/>
                  <w:sz w:val="18"/>
                </w:rPr>
                <w:delText>GP Catch-Up — LP Allocation (20%) (Section 7.2(c))</w:delText>
              </w:r>
            </w:del>
          </w:p>
        </w:tc>
        <w:tc>
          <w:tcPr>
            <w:tcW w:type="dxa" w:w="4320"/>
          </w:tcPr>
          <w:p>
            <w:pPr>
              <w:spacing w:line="276" w:lineRule="auto" w:before="20" w:after="20"/>
              <w:rPr>
                <w:del w:id="10156" w:author="Ashford Blake LLP" w:date="2026-10-16T09:00:00Z"/>
              </w:rPr>
            </w:pPr>
            <w:r/>
            <w:del w:id="10152" w:author="Ashford Blake LLP" w:date="2026-10-16T09:00:00Z">
              <w:r>
                <w:rPr>
                  <w:rFonts w:ascii="Times New Roman" w:hAnsi="Times New Roman"/>
                  <w:color w:val="000000"/>
                  <w:sz w:val="18"/>
                </w:rPr>
                <w:delText>$[</w:delText>
              </w:r>
            </w:del>
            <w:del w:id="10153" w:author="Ashford Blake LLP" w:date="2026-10-16T09:00:00Z">
              <w:r>
                <w:rPr>
                  <w:rFonts w:ascii="Times New Roman" w:hAnsi="Times New Roman"/>
                  <w:b/>
                  <w:color w:val="000000"/>
                  <w:sz w:val="18"/>
                </w:rPr>
                <w:delText>_</w:delText>
              </w:r>
            </w:del>
            <w:del w:id="10154" w:author="Ashford Blake LLP" w:date="2026-10-16T09:00:00Z">
              <w:r>
                <w:rPr>
                  <w:rFonts w:ascii="Times New Roman" w:hAnsi="Times New Roman"/>
                  <w:b/>
                  <w:color w:val="000000"/>
                  <w:sz w:val="18"/>
                </w:rPr>
                <w:delText>_</w:delText>
              </w:r>
            </w:del>
            <w:del w:id="10155" w:author="Ashford Blake LLP" w:date="2026-10-16T09:00:00Z">
              <w:r>
                <w:rPr>
                  <w:rFonts w:ascii="Times New Roman" w:hAnsi="Times New Roman"/>
                  <w:color w:val="000000"/>
                  <w:sz w:val="18"/>
                </w:rPr>
                <w:delText>__]</w:delText>
              </w:r>
            </w:del>
          </w:p>
        </w:tc>
      </w:tr>
      <w:tr>
        <w:tc>
          <w:tcPr>
            <w:tcW w:type="dxa" w:w="4320"/>
          </w:tcPr>
          <w:p>
            <w:pPr>
              <w:spacing w:line="276" w:lineRule="auto" w:before="20" w:after="20"/>
            </w:pPr>
            <w:r/>
            <w:r>
              <w:rPr>
                <w:rFonts w:ascii="Times New Roman" w:hAnsi="Times New Roman"/>
                <w:color w:val="000000"/>
                <w:sz w:val="18"/>
              </w:rPr>
              <w:t>Residual Split — LP Allocation (80%) (Section 7.2(d))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Total Distribution to You</w:t>
            </w:r>
          </w:p>
        </w:tc>
        <w:tc>
          <w:tcPr>
            <w:tcW w:type="dxa" w:w="4320"/>
          </w:tcPr>
          <w:p>
            <w:pPr>
              <w:spacing w:line="276" w:lineRule="auto" w:before="20" w:after="20"/>
            </w:pPr>
            <w:r/>
            <w:r>
              <w:rPr>
                <w:rFonts w:ascii="Times New Roman" w:hAnsi="Times New Roman"/>
                <w:b/>
                <w:color w:val="000000"/>
                <w:sz w:val="18"/>
              </w:rPr>
              <w:t>$[____________]</w:t>
            </w:r>
          </w:p>
        </w:tc>
      </w:tr>
    </w:tbl>
    <w:p/>
    <w:p>
      <w:pPr>
        <w:spacing w:line="276" w:lineRule="auto" w:before="0" w:after="120"/>
        <w:jc w:val="both"/>
      </w:pPr>
      <w:r>
        <w:rPr>
          <w:rFonts w:ascii="Times New Roman" w:hAnsi="Times New Roman"/>
          <w:b/>
          <w:color w:val="000000"/>
          <w:sz w:val="22"/>
        </w:rPr>
        <w:t>Wire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Funds will be wired to the bank account on file for your account. If your banking information has changed, please notify the Fund Administrator (Pinnacle Fund Services LLC) immediately.</w:t>
      </w:r>
    </w:p>
    <w:p>
      <w:pPr>
        <w:spacing w:line="276" w:lineRule="auto" w:before="0" w:after="120"/>
        <w:jc w:val="both"/>
      </w:pPr>
      <w:r>
        <w:rPr>
          <w:rFonts w:ascii="Times New Roman" w:hAnsi="Times New Roman"/>
          <w:color w:val="000000"/>
          <w:sz w:val="22"/>
        </w:rPr>
        <w:t>Capitalized terms used but not defined herein have the meanings ascribed to them in the Agreement.</w:t>
      </w:r>
    </w:p>
    <w:p>
      <w:pPr>
        <w:spacing w:line="240" w:lineRule="auto" w:before="20" w:after="20"/>
        <w:jc w:val="both"/>
      </w:pPr>
      <w:r>
        <w:rPr>
          <w:rFonts w:ascii="Times New Roman" w:hAnsi="Times New Roman"/>
          <w:color w:val="000000"/>
          <w:sz w:val="22"/>
        </w:rPr>
        <w:t xml:space="preserve">HCP FUND </w:t>
      </w:r>
      <w:del w:id="10291" w:author="Ashford Blake LLP" w:date="2026-10-16T09:00:00Z">
        <w:r>
          <w:rPr>
            <w:rFonts w:ascii="Times New Roman" w:hAnsi="Times New Roman"/>
            <w:color w:val="000000"/>
            <w:sz w:val="22"/>
          </w:rPr>
          <w:delText xml:space="preserve">III</w:delText>
        </w:r>
      </w:del>
      <w:ins w:id="10292" w:author="Ashford Blake LLP" w:date="2026-10-16T09:00:00Z">
        <w:r>
          <w:rPr>
            <w:rFonts w:ascii="Times New Roman" w:hAnsi="Times New Roman"/>
            <w:color w:val="000000"/>
            <w:sz w:val="22"/>
          </w:rPr>
          <w:t xml:space="preserve">IV</w:t>
        </w:r>
      </w:ins>
      <w:r>
        <w:rPr>
          <w:rFonts w:ascii="Times New Roman" w:hAnsi="Times New Roman"/>
          <w:color w:val="000000"/>
          <w:sz w:val="22"/>
        </w:rPr>
        <w:t xml:space="preserve"> GP, LLC as General Partner of Holloway Capital Partners Fund </w:t>
      </w:r>
      <w:del w:id="10289" w:author="Ashford Blake LLP" w:date="2026-10-16T09:00:00Z">
        <w:r>
          <w:rPr>
            <w:rFonts w:ascii="Times New Roman" w:hAnsi="Times New Roman"/>
            <w:color w:val="000000"/>
            <w:sz w:val="22"/>
          </w:rPr>
          <w:delText xml:space="preserve">III</w:delText>
        </w:r>
      </w:del>
      <w:ins w:id="10290" w:author="Ashford Blake LLP" w:date="2026-10-16T09:00:00Z">
        <w:r>
          <w:rPr>
            <w:rFonts w:ascii="Times New Roman" w:hAnsi="Times New Roman"/>
            <w:color w:val="000000"/>
            <w:sz w:val="22"/>
          </w:rPr>
          <w:t xml:space="preserve">IV</w:t>
        </w:r>
      </w:ins>
      <w:r>
        <w:rPr>
          <w:rFonts w:ascii="Times New Roman" w:hAnsi="Times New Roman"/>
          <w:color w:val="000000"/>
          <w:sz w:val="22"/>
        </w:rPr>
        <w:t xml:space="preserve">,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120" w:after="240"/>
        <w:jc w:val="center"/>
      </w:pPr>
      <w:r>
        <w:rPr>
          <w:rFonts w:ascii="Times New Roman" w:hAnsi="Times New Roman"/>
          <w:b/>
          <w:color w:val="000000"/>
          <w:sz w:val="28"/>
          <w:u w:val="single"/>
        </w:rPr>
        <w:t>SCHEDULE F — FORM OF TRANSFER AGREEMENT</w:t>
      </w:r>
    </w:p>
    <w:p>
      <w:pPr>
        <w:spacing w:line="276" w:lineRule="auto" w:before="0" w:after="120"/>
        <w:jc w:val="center"/>
      </w:pPr>
      <w:r>
        <w:rPr>
          <w:rFonts w:ascii="Times New Roman" w:hAnsi="Times New Roman"/>
          <w:b/>
          <w:color w:val="000000"/>
          <w:sz w:val="22"/>
        </w:rPr>
        <w:t>TRANSFER AGREEMENT</w:t>
      </w:r>
    </w:p>
    <w:p>
      <w:pPr>
        <w:spacing w:line="276" w:lineRule="auto" w:before="0" w:after="120"/>
        <w:jc w:val="center"/>
      </w:pPr>
      <w:r>
        <w:rPr>
          <w:rFonts w:ascii="Times New Roman" w:hAnsi="Times New Roman"/>
          <w:b/>
          <w:color w:val="000000"/>
          <w:sz w:val="22"/>
        </w:rPr>
        <w:t xml:space="preserve">HOLLOWAY CAPITAL PARTNERS FUND </w:t>
      </w:r>
      <w:del w:id="10293" w:author="Ashford Blake LLP" w:date="2026-10-16T09:00:00Z">
        <w:r>
          <w:rPr>
            <w:rFonts w:ascii="Times New Roman" w:hAnsi="Times New Roman"/>
            <w:b/>
            <w:color w:val="000000"/>
            <w:sz w:val="22"/>
          </w:rPr>
          <w:delText xml:space="preserve">III</w:delText>
        </w:r>
      </w:del>
      <w:ins w:id="10294" w:author="Ashford Blake LLP" w:date="2026-10-16T09:00:00Z">
        <w:r>
          <w:rPr>
            <w:rFonts w:ascii="Times New Roman" w:hAnsi="Times New Roman"/>
            <w:b/>
            <w:color w:val="000000"/>
            <w:sz w:val="22"/>
          </w:rPr>
          <w:t xml:space="preserve">IV</w:t>
        </w:r>
      </w:ins>
      <w:r>
        <w:rPr>
          <w:rFonts w:ascii="Times New Roman" w:hAnsi="Times New Roman"/>
          <w:b/>
          <w:color w:val="000000"/>
          <w:sz w:val="22"/>
        </w:rPr>
        <w:t xml:space="preserve">, L.P.</w:t>
      </w:r>
    </w:p>
    <w:p>
      <w:pPr>
        <w:spacing w:line="276" w:lineRule="auto" w:before="0" w:after="120"/>
        <w:jc w:val="both"/>
      </w:pPr>
      <w:r>
        <w:rPr>
          <w:rFonts w:ascii="Times New Roman" w:hAnsi="Times New Roman"/>
          <w:color w:val="000000"/>
          <w:sz w:val="22"/>
        </w:rPr>
        <w:t>This Transfer Agreement (this "Transfer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by and among:</w:t>
      </w:r>
    </w:p>
    <w:p>
      <w:pPr>
        <w:spacing w:line="276" w:lineRule="auto" w:before="0" w:after="120"/>
        <w:ind w:left="432"/>
        <w:jc w:val="both"/>
      </w:pPr>
      <w:r>
        <w:rPr>
          <w:rFonts w:ascii="Times New Roman" w:hAnsi="Times New Roman"/>
          <w:color w:val="000000"/>
          <w:sz w:val="22"/>
        </w:rPr>
        <w:t>(i) [Transferor Name] (the "Transferor");</w:t>
      </w:r>
    </w:p>
    <w:p>
      <w:pPr>
        <w:spacing w:line="276" w:lineRule="auto" w:before="0" w:after="120"/>
        <w:ind w:left="432"/>
        <w:jc w:val="both"/>
      </w:pPr>
      <w:r>
        <w:rPr>
          <w:rFonts w:ascii="Times New Roman" w:hAnsi="Times New Roman"/>
          <w:color w:val="000000"/>
          <w:sz w:val="22"/>
        </w:rPr>
        <w:t>(ii) [Transferee Name] (the "Transferee"); and</w:t>
      </w:r>
    </w:p>
    <w:p>
      <w:pPr>
        <w:spacing w:line="276" w:lineRule="auto" w:before="0" w:after="120"/>
        <w:ind w:left="432"/>
        <w:jc w:val="both"/>
      </w:pPr>
      <w:r>
        <w:rPr>
          <w:rFonts w:ascii="Times New Roman" w:hAnsi="Times New Roman"/>
          <w:color w:val="000000"/>
          <w:sz w:val="22"/>
        </w:rPr>
        <w:t xml:space="preserve">(iii) HCP Fund </w:t>
      </w:r>
      <w:del w:id="10295" w:author="Ashford Blake LLP" w:date="2026-10-16T09:00:00Z">
        <w:r>
          <w:rPr>
            <w:rFonts w:ascii="Times New Roman" w:hAnsi="Times New Roman"/>
            <w:color w:val="000000"/>
            <w:sz w:val="22"/>
          </w:rPr>
          <w:delText xml:space="preserve">III</w:delText>
        </w:r>
      </w:del>
      <w:ins w:id="10296" w:author="Ashford Blake LLP" w:date="2026-10-16T09:00:00Z">
        <w:r>
          <w:rPr>
            <w:rFonts w:ascii="Times New Roman" w:hAnsi="Times New Roman"/>
            <w:color w:val="000000"/>
            <w:sz w:val="22"/>
          </w:rPr>
          <w:t xml:space="preserve">IV</w:t>
        </w:r>
      </w:ins>
      <w:r>
        <w:rPr>
          <w:rFonts w:ascii="Times New Roman" w:hAnsi="Times New Roman"/>
          <w:color w:val="000000"/>
          <w:sz w:val="22"/>
        </w:rPr>
        <w:t xml:space="preserve"> GP, LLC, as General Partner of Holloway Capital Partners Fund </w:t>
      </w:r>
      <w:del w:id="10297" w:author="Ashford Blake LLP" w:date="2026-10-16T09:00:00Z">
        <w:r>
          <w:rPr>
            <w:rFonts w:ascii="Times New Roman" w:hAnsi="Times New Roman"/>
            <w:color w:val="000000"/>
            <w:sz w:val="22"/>
          </w:rPr>
          <w:delText xml:space="preserve">III</w:delText>
        </w:r>
      </w:del>
      <w:ins w:id="10298" w:author="Ashford Blake LLP" w:date="2026-10-16T09:00:00Z">
        <w:r>
          <w:rPr>
            <w:rFonts w:ascii="Times New Roman" w:hAnsi="Times New Roman"/>
            <w:color w:val="000000"/>
            <w:sz w:val="22"/>
          </w:rPr>
          <w:t xml:space="preserve">IV</w:t>
        </w:r>
      </w:ins>
      <w:r>
        <w:rPr>
          <w:rFonts w:ascii="Times New Roman" w:hAnsi="Times New Roman"/>
          <w:color w:val="000000"/>
          <w:sz w:val="22"/>
        </w:rPr>
        <w:t xml:space="preserve">, L.P. (the "General Partner").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 xml:space="preserve">A. The Transferor is a Limited Partner of Holloway Capital Partners Fund </w:t>
      </w:r>
      <w:del w:id="10299" w:author="Ashford Blake LLP" w:date="2026-10-16T09:00:00Z">
        <w:r>
          <w:rPr>
            <w:rFonts w:ascii="Times New Roman" w:hAnsi="Times New Roman"/>
            <w:color w:val="000000"/>
            <w:sz w:val="22"/>
          </w:rPr>
          <w:delText xml:space="preserve">III</w:delText>
        </w:r>
      </w:del>
      <w:ins w:id="10300" w:author="Ashford Blake LLP" w:date="2026-10-16T09:00:00Z">
        <w:r>
          <w:rPr>
            <w:rFonts w:ascii="Times New Roman" w:hAnsi="Times New Roman"/>
            <w:color w:val="000000"/>
            <w:sz w:val="22"/>
          </w:rPr>
          <w:t xml:space="preserve">IV</w:t>
        </w:r>
      </w:ins>
      <w:r>
        <w:rPr>
          <w:rFonts w:ascii="Times New Roman" w:hAnsi="Times New Roman"/>
          <w:color w:val="000000"/>
          <w:sz w:val="22"/>
        </w:rPr>
        <w:t xml:space="preserve">, L.P. (the "Partnership") and holds an Interest with a Capital Commitment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of which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remains unfunded as of the date hereof.</w:t>
      </w:r>
    </w:p>
    <w:p>
      <w:pPr>
        <w:spacing w:line="276" w:lineRule="auto" w:before="0" w:after="120"/>
        <w:jc w:val="both"/>
      </w:pPr>
      <w:r>
        <w:rPr>
          <w:rFonts w:ascii="Times New Roman" w:hAnsi="Times New Roman"/>
          <w:color w:val="000000"/>
          <w:sz w:val="22"/>
        </w:rPr>
        <w:t xml:space="preserve">B. The Transferor desires to Transfer [all / a portion] of its Interest to the Transferee, and the Transferee desires to acquire such Interest, subject to the terms and conditions of this Transfer Agreement and the Amended and Restated Limited Partnership Agreement of the Partnership dated </w:t>
      </w:r>
      <w:del w:id="10305" w:author="Ashford Blake LLP" w:date="2026-10-16T09:00:00Z">
        <w:r>
          <w:rPr>
            <w:rFonts w:ascii="Times New Roman" w:hAnsi="Times New Roman"/>
            <w:color w:val="000000"/>
            <w:sz w:val="22"/>
          </w:rPr>
          <w:delText xml:space="preserve">March</w:delText>
        </w:r>
      </w:del>
      <w:ins w:id="10306" w:author="Ashford Blake LLP" w:date="2026-10-16T09:00:00Z">
        <w:r>
          <w:rPr>
            <w:rFonts w:ascii="Times New Roman" w:hAnsi="Times New Roman"/>
            <w:color w:val="000000"/>
            <w:sz w:val="22"/>
          </w:rPr>
          <w:t xml:space="preserve">as</w:t>
        </w:r>
      </w:ins>
      <w:r>
        <w:rPr>
          <w:rFonts w:ascii="Times New Roman" w:hAnsi="Times New Roman"/>
          <w:color w:val="000000"/>
          <w:sz w:val="22"/>
        </w:rPr>
        <w:t xml:space="preserve"> </w:t>
      </w:r>
      <w:del w:id="10303" w:author="Ashford Blake LLP" w:date="2026-10-16T09:00:00Z">
        <w:r>
          <w:rPr>
            <w:rFonts w:ascii="Times New Roman" w:hAnsi="Times New Roman"/>
            <w:color w:val="000000"/>
            <w:sz w:val="22"/>
          </w:rPr>
          <w:delText xml:space="preserve">12,</w:delText>
        </w:r>
      </w:del>
      <w:ins w:id="10304" w:author="Ashford Blake LLP" w:date="2026-10-16T09:00:00Z">
        <w:r>
          <w:rPr>
            <w:rFonts w:ascii="Times New Roman" w:hAnsi="Times New Roman"/>
            <w:color w:val="000000"/>
            <w:sz w:val="22"/>
          </w:rPr>
          <w:t xml:space="preserve">of</w:t>
        </w:r>
      </w:ins>
      <w:r>
        <w:rPr>
          <w:rFonts w:ascii="Times New Roman" w:hAnsi="Times New Roman"/>
          <w:color w:val="000000"/>
          <w:sz w:val="22"/>
        </w:rPr>
        <w:t xml:space="preserve"> </w:t>
      </w:r>
      <w:del w:id="10301" w:author="Ashford Blake LLP" w:date="2026-10-16T09:00:00Z">
        <w:r>
          <w:rPr>
            <w:rFonts w:ascii="Times New Roman" w:hAnsi="Times New Roman"/>
            <w:color w:val="000000"/>
            <w:sz w:val="22"/>
          </w:rPr>
          <w:delText xml:space="preserve">2021</w:delText>
        </w:r>
      </w:del>
      <w:ins w:id="10302" w:author="Ashford Blake LLP" w:date="2026-10-16T09:00:00Z">
        <w:r>
          <w:rPr>
            <w:rFonts w:ascii="Times New Roman" w:hAnsi="Times New Roman"/>
            <w:color w:val="000000"/>
            <w:sz w:val="22"/>
          </w:rPr>
          <w:t xml:space="preserve">[April 15, 2025]</w:t>
        </w:r>
      </w:ins>
      <w:r>
        <w:rPr>
          <w:rFonts w:ascii="Times New Roman" w:hAnsi="Times New Roman"/>
          <w:color w:val="000000"/>
          <w:sz w:val="22"/>
        </w:rPr>
        <w:t xml:space="preserve"> (the "Agreement").</w:t>
      </w:r>
    </w:p>
    <w:p>
      <w:pPr>
        <w:spacing w:line="276" w:lineRule="auto" w:before="0" w:after="120"/>
        <w:jc w:val="both"/>
      </w:pPr>
      <w:r>
        <w:rPr>
          <w:rFonts w:ascii="Times New Roman" w:hAnsi="Times New Roman"/>
          <w:color w:val="000000"/>
          <w:sz w:val="22"/>
        </w:rPr>
        <w:t>C. The General Partner has consented to such Transfer in accordance with Article XIV of the Agreement.</w:t>
      </w:r>
    </w:p>
    <w:p>
      <w:pPr>
        <w:spacing w:line="276" w:lineRule="auto" w:before="0" w:after="120"/>
        <w:jc w:val="both"/>
      </w:pPr>
      <w:r>
        <w:rPr>
          <w:rFonts w:ascii="Times New Roman" w:hAnsi="Times New Roman"/>
          <w:b/>
          <w:color w:val="000000"/>
          <w:sz w:val="22"/>
        </w:rPr>
        <w:t>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Transfer.</w:t>
      </w:r>
      <w:r>
        <w:rPr>
          <w:rFonts w:ascii="Times New Roman" w:hAnsi="Times New Roman"/>
          <w:color w:val="000000"/>
          <w:sz w:val="22"/>
        </w:rPr>
        <w:t xml:space="preserve"> The Transferor hereby Transfers to the Transferee, and the Transferee hereby acquires from the Transferor, the Interest described herein, effective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"Transfer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Assumption of Obligations.</w:t>
      </w:r>
      <w:r>
        <w:rPr>
          <w:rFonts w:ascii="Times New Roman" w:hAnsi="Times New Roman"/>
          <w:color w:val="000000"/>
          <w:sz w:val="22"/>
        </w:rPr>
        <w:t xml:space="preserve"> The Transferee hereby assumes all obligations and liabilities of the Transferor under the Agreement with respect to the transferred Interest, including the obligation to fund the unfunded Capital Commitment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and all other obligations arising from and after the Transfer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Representations of Transferee.</w:t>
      </w:r>
      <w:r>
        <w:rPr>
          <w:rFonts w:ascii="Times New Roman" w:hAnsi="Times New Roman"/>
          <w:color w:val="000000"/>
          <w:sz w:val="22"/>
        </w:rPr>
        <w:t xml:space="preserve"> The Transferee represents and warrants that: (a) it is an "accredited investor" as defined in Regulation D under the Securities Act; (b) it is a "qualified purchaser" as defined in Section 2(a)(51) of the Investment Company Act of 1940; (c) it has reviewed the Agreement and agrees to be bound by the terms thereof; (d) it is acquiring the Interest for its own account for investment purposes and not with a view to distribution; and (e) it is in compliance with all applicable Anti-Money Laundering Laws and OFAC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Release of Transferor.</w:t>
      </w:r>
      <w:r>
        <w:rPr>
          <w:rFonts w:ascii="Times New Roman" w:hAnsi="Times New Roman"/>
          <w:color w:val="000000"/>
          <w:sz w:val="22"/>
        </w:rPr>
        <w:t xml:space="preserve"> The Transferor shall be released from its obligations under the Agreement only to the extent of the unfunded Capital Commitment assumed by the Transferee. The Transferor shall remain liable for any obligations that accrued prior to the Transfer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Consent of General Partner.</w:t>
      </w:r>
      <w:r>
        <w:rPr>
          <w:rFonts w:ascii="Times New Roman" w:hAnsi="Times New Roman"/>
          <w:color w:val="000000"/>
          <w:sz w:val="22"/>
        </w:rPr>
        <w:t xml:space="preserve"> The General Partner hereby consents to the Transfer described herein and agrees to amend Schedule A of the Agreement to reflect the Transfer.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Governing Law.</w:t>
      </w:r>
      <w:r>
        <w:rPr>
          <w:rFonts w:ascii="Times New Roman" w:hAnsi="Times New Roman"/>
          <w:color w:val="000000"/>
          <w:sz w:val="22"/>
        </w:rPr>
        <w:t xml:space="preserve"> This Transfer Agreement shall be governed by and construed in accordance with the laws of the State of Delaware.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Counterparts.</w:t>
      </w:r>
      <w:r>
        <w:rPr>
          <w:rFonts w:ascii="Times New Roman" w:hAnsi="Times New Roman"/>
          <w:color w:val="000000"/>
          <w:sz w:val="22"/>
        </w:rPr>
        <w:t xml:space="preserve"> This Transfer Agreement may be executed in counterparts.</w:t>
      </w:r>
    </w:p>
    <w:p>
      <w:pPr>
        <w:spacing w:line="240" w:lineRule="auto" w:before="20" w:after="20"/>
        <w:jc w:val="both"/>
      </w:pPr>
      <w:r>
        <w:rPr>
          <w:rFonts w:ascii="Times New Roman" w:hAnsi="Times New Roman"/>
          <w:b/>
          <w:color w:val="000000"/>
          <w:sz w:val="22"/>
        </w:rPr>
        <w:t>TRANSFEROR:</w:t>
      </w:r>
    </w:p>
    <w:p>
      <w:pPr>
        <w:spacing w:line="240" w:lineRule="auto" w:before="20" w:after="20"/>
        <w:jc w:val="both"/>
      </w:pPr>
      <w:r>
        <w:rPr>
          <w:rFonts w:ascii="Times New Roman" w:hAnsi="Times New Roman"/>
          <w:color w:val="000000"/>
          <w:sz w:val="22"/>
        </w:rPr>
        <w:t>[Transferor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TRANSFEREE:</w:t>
      </w:r>
    </w:p>
    <w:p>
      <w:pPr>
        <w:spacing w:line="240" w:lineRule="auto" w:before="20" w:after="20"/>
        <w:jc w:val="both"/>
      </w:pPr>
      <w:r>
        <w:rPr>
          <w:rFonts w:ascii="Times New Roman" w:hAnsi="Times New Roman"/>
          <w:color w:val="000000"/>
          <w:sz w:val="22"/>
        </w:rPr>
        <w:t>[Transferee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 xml:space="preserve">HCP FUND </w:t>
      </w:r>
      <w:del w:id="10307" w:author="Ashford Blake LLP" w:date="2026-10-16T09:00:00Z">
        <w:r>
          <w:rPr>
            <w:rFonts w:ascii="Times New Roman" w:hAnsi="Times New Roman"/>
            <w:color w:val="000000"/>
            <w:sz w:val="22"/>
          </w:rPr>
          <w:delText xml:space="preserve">III</w:delText>
        </w:r>
      </w:del>
      <w:ins w:id="10308" w:author="Ashford Blake LLP" w:date="2026-10-16T09:00:00Z">
        <w:r>
          <w:rPr>
            <w:rFonts w:ascii="Times New Roman" w:hAnsi="Times New Roman"/>
            <w:color w:val="000000"/>
            <w:sz w:val="22"/>
          </w:rPr>
          <w:t xml:space="preserve">IV</w:t>
        </w:r>
      </w:ins>
      <w:r>
        <w:rPr>
          <w:rFonts w:ascii="Times New Roman" w:hAnsi="Times New Roman"/>
          <w:color w:val="000000"/>
          <w:sz w:val="22"/>
        </w:rPr>
        <w:t xml:space="preserve">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120" w:after="240"/>
        <w:jc w:val="center"/>
      </w:pPr>
      <w:r>
        <w:rPr>
          <w:rFonts w:ascii="Times New Roman" w:hAnsi="Times New Roman"/>
          <w:b/>
          <w:color w:val="000000"/>
          <w:sz w:val="28"/>
          <w:u w:val="single"/>
        </w:rPr>
        <w:t>EXHIBIT A — CERTIFICATE OF LIMITED PARTNERSHIP</w:t>
      </w:r>
    </w:p>
    <w:p>
      <w:pPr>
        <w:spacing w:line="276" w:lineRule="auto" w:before="0" w:after="120"/>
        <w:jc w:val="center"/>
      </w:pPr>
      <w:r>
        <w:rPr>
          <w:rFonts w:ascii="Times New Roman" w:hAnsi="Times New Roman"/>
          <w:b/>
          <w:color w:val="000000"/>
          <w:sz w:val="22"/>
        </w:rPr>
        <w:t>CERTIFICATE OF LIMITED PARTNERSHIP</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 xml:space="preserve">HOLLOWAY CAPITAL PARTNERS FUND </w:t>
      </w:r>
      <w:del w:id="10309" w:author="Ashford Blake LLP" w:date="2026-10-16T09:00:00Z">
        <w:r>
          <w:rPr>
            <w:rFonts w:ascii="Times New Roman" w:hAnsi="Times New Roman"/>
            <w:b/>
            <w:color w:val="000000"/>
            <w:sz w:val="22"/>
          </w:rPr>
          <w:delText xml:space="preserve">III</w:delText>
        </w:r>
      </w:del>
      <w:ins w:id="10310" w:author="Ashford Blake LLP" w:date="2026-10-16T09:00:00Z">
        <w:r>
          <w:rPr>
            <w:rFonts w:ascii="Times New Roman" w:hAnsi="Times New Roman"/>
            <w:b/>
            <w:color w:val="000000"/>
            <w:sz w:val="22"/>
          </w:rPr>
          <w:t xml:space="preserve">IV</w:t>
        </w:r>
      </w:ins>
      <w:r>
        <w:rPr>
          <w:rFonts w:ascii="Times New Roman" w:hAnsi="Times New Roman"/>
          <w:b/>
          <w:color w:val="000000"/>
          <w:sz w:val="22"/>
        </w:rPr>
        <w:t xml:space="preserve">, L.P.</w:t>
      </w:r>
    </w:p>
    <w:p>
      <w:pPr>
        <w:spacing w:line="276" w:lineRule="auto" w:before="0" w:after="120"/>
        <w:jc w:val="both"/>
      </w:pPr>
      <w:r>
        <w:rPr>
          <w:rFonts w:ascii="Times New Roman" w:hAnsi="Times New Roman"/>
          <w:color w:val="000000"/>
          <w:sz w:val="22"/>
        </w:rPr>
        <w:t>The undersigned, desiring to form a limited partnership pursuant to the Delaware Revised Uniform Limited Partnership Act (6 Del. C. §17-101, et seq.), hereby certifies as follows:</w:t>
      </w:r>
    </w:p>
    <w:p>
      <w:pPr>
        <w:spacing w:line="276" w:lineRule="auto" w:before="0" w:after="120"/>
        <w:jc w:val="both"/>
      </w:pPr>
      <w:r>
        <w:rPr>
          <w:rFonts w:ascii="Times New Roman" w:hAnsi="Times New Roman"/>
          <w:b/>
          <w:color w:val="000000"/>
          <w:sz w:val="22"/>
        </w:rPr>
        <w:t>1. Name.</w:t>
      </w:r>
      <w:r>
        <w:rPr>
          <w:rFonts w:ascii="Times New Roman" w:hAnsi="Times New Roman"/>
          <w:color w:val="000000"/>
          <w:sz w:val="22"/>
        </w:rPr>
        <w:t xml:space="preserve"> The name of the limited partnership is Holloway Capital Partners Fund </w:t>
      </w:r>
      <w:del w:id="10311" w:author="Ashford Blake LLP" w:date="2026-10-16T09:00:00Z">
        <w:r>
          <w:rPr>
            <w:rFonts w:ascii="Times New Roman" w:hAnsi="Times New Roman"/>
            <w:color w:val="000000"/>
            <w:sz w:val="22"/>
          </w:rPr>
          <w:delText xml:space="preserve">III</w:delText>
        </w:r>
      </w:del>
      <w:ins w:id="10312" w:author="Ashford Blake LLP" w:date="2026-10-16T09:00:00Z">
        <w:r>
          <w:rPr>
            <w:rFonts w:ascii="Times New Roman" w:hAnsi="Times New Roman"/>
            <w:color w:val="000000"/>
            <w:sz w:val="22"/>
          </w:rPr>
          <w:t xml:space="preserve">IV</w:t>
        </w:r>
      </w:ins>
      <w:r>
        <w:rPr>
          <w:rFonts w:ascii="Times New Roman" w:hAnsi="Times New Roman"/>
          <w:color w:val="000000"/>
          <w:sz w:val="22"/>
        </w:rPr>
        <w:t xml:space="preserve">, L.P.</w:t>
      </w:r>
    </w:p>
    <w:p>
      <w:pPr>
        <w:spacing w:line="276" w:lineRule="auto" w:before="0" w:after="120"/>
        <w:jc w:val="both"/>
      </w:pPr>
      <w:r>
        <w:rPr>
          <w:rFonts w:ascii="Times New Roman" w:hAnsi="Times New Roman"/>
          <w:b/>
          <w:color w:val="000000"/>
          <w:sz w:val="22"/>
        </w:rPr>
        <w:t>2. Registered Office and Registered Agent.</w:t>
      </w:r>
      <w:r>
        <w:rPr>
          <w:rFonts w:ascii="Times New Roman" w:hAnsi="Times New Roman"/>
          <w:color w:val="000000"/>
          <w:sz w:val="22"/>
        </w:rPr>
        <w:t xml:space="preserve"> The address of the registered office of the limited partnership in the State of Delaware is 160 Greentree Drive, Suite 101, Dover, Delaware 19904. The name and address of the registered agent for service of process is Continental Registered Agents, Inc., 160 Greentree Drive, Suite 101, Dover, Delaware 19904.</w:t>
      </w:r>
    </w:p>
    <w:p>
      <w:pPr>
        <w:spacing w:line="276" w:lineRule="auto" w:before="0" w:after="120"/>
        <w:jc w:val="both"/>
      </w:pPr>
      <w:r>
        <w:rPr>
          <w:rFonts w:ascii="Times New Roman" w:hAnsi="Times New Roman"/>
          <w:b/>
          <w:color w:val="000000"/>
          <w:sz w:val="22"/>
        </w:rPr>
        <w:t>3. General Partner.</w:t>
      </w:r>
      <w:r>
        <w:rPr>
          <w:rFonts w:ascii="Times New Roman" w:hAnsi="Times New Roman"/>
          <w:color w:val="000000"/>
          <w:sz w:val="22"/>
        </w:rPr>
        <w:t xml:space="preserve"> The name and business address of the sole general partner is:</w:t>
      </w:r>
    </w:p>
    <w:p>
      <w:pPr>
        <w:spacing w:line="276" w:lineRule="auto" w:before="0" w:after="120"/>
        <w:ind w:left="432"/>
        <w:jc w:val="both"/>
      </w:pPr>
      <w:r>
        <w:rPr>
          <w:rFonts w:ascii="Times New Roman" w:hAnsi="Times New Roman"/>
          <w:color w:val="000000"/>
          <w:sz w:val="22"/>
        </w:rPr>
        <w:t xml:space="preserve">HCP Fund </w:t>
      </w:r>
      <w:del w:id="10313" w:author="Ashford Blake LLP" w:date="2026-10-16T09:00:00Z">
        <w:r>
          <w:rPr>
            <w:rFonts w:ascii="Times New Roman" w:hAnsi="Times New Roman"/>
            <w:color w:val="000000"/>
            <w:sz w:val="22"/>
          </w:rPr>
          <w:delText xml:space="preserve">III</w:delText>
        </w:r>
      </w:del>
      <w:ins w:id="10314" w:author="Ashford Blake LLP" w:date="2026-10-16T09:00:00Z">
        <w:r>
          <w:rPr>
            <w:rFonts w:ascii="Times New Roman" w:hAnsi="Times New Roman"/>
            <w:color w:val="000000"/>
            <w:sz w:val="22"/>
          </w:rPr>
          <w:t xml:space="preserve">IV</w:t>
        </w:r>
      </w:ins>
      <w:r>
        <w:rPr>
          <w:rFonts w:ascii="Times New Roman" w:hAnsi="Times New Roman"/>
          <w:color w:val="000000"/>
          <w:sz w:val="22"/>
        </w:rPr>
        <w:t xml:space="preserve"> GP, LLC 1200 Chestnut Park Drive, Suite 3100 Greenwich, CT 06830</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has executed this Certificate of Limited Partnership as of </w:t>
      </w:r>
      <w:del w:id="10159" w:author="Ashford Blake LLP" w:date="2026-10-16T09:00:00Z">
        <w:r>
          <w:rPr>
            <w:rFonts w:ascii="Times New Roman" w:hAnsi="Times New Roman"/>
            <w:color w:val="000000"/>
            <w:sz w:val="22"/>
          </w:rPr>
          <w:delText xml:space="preserve">January</w:delText>
        </w:r>
      </w:del>
      <w:ins w:id="10160" w:author="Ashford Blake LLP" w:date="2026-10-16T09:00:00Z">
        <w:r>
          <w:rPr>
            <w:rFonts w:ascii="Times New Roman" w:hAnsi="Times New Roman"/>
            <w:color w:val="000000"/>
            <w:sz w:val="22"/>
          </w:rPr>
          <w:t xml:space="preserve">[●],</w:t>
        </w:r>
      </w:ins>
      <w:r>
        <w:rPr>
          <w:rFonts w:ascii="Times New Roman" w:hAnsi="Times New Roman"/>
          <w:color w:val="000000"/>
          <w:sz w:val="22"/>
        </w:rPr>
        <w:t xml:space="preserve"> </w:t>
      </w:r>
      <w:del w:id="10157" w:author="Ashford Blake LLP" w:date="2026-10-16T09:00:00Z">
        <w:r>
          <w:rPr>
            <w:rFonts w:ascii="Times New Roman" w:hAnsi="Times New Roman"/>
            <w:color w:val="000000"/>
            <w:sz w:val="22"/>
          </w:rPr>
          <w:delText xml:space="preserve">15, 2021.</w:delText>
        </w:r>
      </w:del>
      <w:ins w:id="10158" w:author="Ashford Blake LLP" w:date="2026-10-16T09:00:00Z">
        <w:r>
          <w:rPr>
            <w:rFonts w:ascii="Times New Roman" w:hAnsi="Times New Roman"/>
            <w:color w:val="000000"/>
            <w:sz w:val="22"/>
          </w:rPr>
          <w:t xml:space="preserve">2025.</w:t>
        </w:r>
      </w:ins>
    </w:p>
    <w:p>
      <w:pPr>
        <w:spacing w:line="240" w:lineRule="auto" w:before="20" w:after="20"/>
        <w:jc w:val="both"/>
      </w:pPr>
      <w:r>
        <w:rPr>
          <w:rFonts w:ascii="Times New Roman" w:hAnsi="Times New Roman"/>
          <w:color w:val="000000"/>
          <w:sz w:val="22"/>
        </w:rPr>
        <w:t xml:space="preserve">HCP FUND </w:t>
      </w:r>
      <w:del w:id="10315" w:author="Ashford Blake LLP" w:date="2026-10-16T09:00:00Z">
        <w:r>
          <w:rPr>
            <w:rFonts w:ascii="Times New Roman" w:hAnsi="Times New Roman"/>
            <w:color w:val="000000"/>
            <w:sz w:val="22"/>
          </w:rPr>
          <w:delText xml:space="preserve">III</w:delText>
        </w:r>
      </w:del>
      <w:ins w:id="10316" w:author="Ashford Blake LLP" w:date="2026-10-16T09:00:00Z">
        <w:r>
          <w:rPr>
            <w:rFonts w:ascii="Times New Roman" w:hAnsi="Times New Roman"/>
            <w:color w:val="000000"/>
            <w:sz w:val="22"/>
          </w:rPr>
          <w:t xml:space="preserve">IV</w:t>
        </w:r>
      </w:ins>
      <w:r>
        <w:rPr>
          <w:rFonts w:ascii="Times New Roman" w:hAnsi="Times New Roman"/>
          <w:color w:val="000000"/>
          <w:sz w:val="22"/>
        </w:rPr>
        <w:t xml:space="preserve"> GP, LLC,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120" w:after="240"/>
        <w:jc w:val="center"/>
      </w:pPr>
      <w:r>
        <w:rPr>
          <w:rFonts w:ascii="Times New Roman" w:hAnsi="Times New Roman"/>
          <w:b/>
          <w:color w:val="000000"/>
          <w:sz w:val="28"/>
          <w:u w:val="single"/>
        </w:rPr>
        <w:t>EXHIBIT B — FORM OF SUBSCRIPTION AGREEMENT</w:t>
      </w:r>
    </w:p>
    <w:p>
      <w:pPr>
        <w:spacing w:line="276" w:lineRule="auto" w:before="0" w:after="120"/>
        <w:jc w:val="center"/>
      </w:pPr>
      <w:r>
        <w:rPr>
          <w:rFonts w:ascii="Times New Roman" w:hAnsi="Times New Roman"/>
          <w:b/>
          <w:color w:val="000000"/>
          <w:sz w:val="22"/>
        </w:rPr>
        <w:t>SUBSCRIPTION AGREEMENT</w:t>
      </w:r>
    </w:p>
    <w:p>
      <w:pPr>
        <w:spacing w:line="276" w:lineRule="auto" w:before="0" w:after="120"/>
        <w:jc w:val="center"/>
      </w:pPr>
      <w:r>
        <w:rPr>
          <w:rFonts w:ascii="Times New Roman" w:hAnsi="Times New Roman"/>
          <w:b/>
          <w:color w:val="000000"/>
          <w:sz w:val="22"/>
        </w:rPr>
        <w:t xml:space="preserve">HOLLOWAY CAPITAL PARTNERS FUND </w:t>
      </w:r>
      <w:del w:id="10317" w:author="Ashford Blake LLP" w:date="2026-10-16T09:00:00Z">
        <w:r>
          <w:rPr>
            <w:rFonts w:ascii="Times New Roman" w:hAnsi="Times New Roman"/>
            <w:b/>
            <w:color w:val="000000"/>
            <w:sz w:val="22"/>
          </w:rPr>
          <w:delText xml:space="preserve">III</w:delText>
        </w:r>
      </w:del>
      <w:ins w:id="10318" w:author="Ashford Blake LLP" w:date="2026-10-16T09:00:00Z">
        <w:r>
          <w:rPr>
            <w:rFonts w:ascii="Times New Roman" w:hAnsi="Times New Roman"/>
            <w:b/>
            <w:color w:val="000000"/>
            <w:sz w:val="22"/>
          </w:rPr>
          <w:t xml:space="preserve">IV</w:t>
        </w:r>
      </w:ins>
      <w:r>
        <w:rPr>
          <w:rFonts w:ascii="Times New Roman" w:hAnsi="Times New Roman"/>
          <w:b/>
          <w:color w:val="000000"/>
          <w:sz w:val="22"/>
        </w:rPr>
        <w:t xml:space="preserve">, L.P.</w:t>
      </w:r>
    </w:p>
    <w:p>
      <w:pPr>
        <w:spacing w:line="276" w:lineRule="auto" w:before="0" w:after="120"/>
        <w:jc w:val="both"/>
      </w:pPr>
      <w:r>
        <w:rPr>
          <w:rFonts w:ascii="Times New Roman" w:hAnsi="Times New Roman"/>
          <w:color w:val="000000"/>
          <w:sz w:val="22"/>
        </w:rPr>
        <w:t xml:space="preserve">This Subscription Agreement (this "Subscription Agreement") is entered into by the undersigned investor (the "Subscriber") in connection with the Subscriber's investment in Holloway Capital Partners Fund </w:t>
      </w:r>
      <w:del w:id="10319" w:author="Ashford Blake LLP" w:date="2026-10-16T09:00:00Z">
        <w:r>
          <w:rPr>
            <w:rFonts w:ascii="Times New Roman" w:hAnsi="Times New Roman"/>
            <w:color w:val="000000"/>
            <w:sz w:val="22"/>
          </w:rPr>
          <w:delText xml:space="preserve">III</w:delText>
        </w:r>
      </w:del>
      <w:ins w:id="10320" w:author="Ashford Blake LLP" w:date="2026-10-16T09:00:00Z">
        <w:r>
          <w:rPr>
            <w:rFonts w:ascii="Times New Roman" w:hAnsi="Times New Roman"/>
            <w:color w:val="000000"/>
            <w:sz w:val="22"/>
          </w:rPr>
          <w:t xml:space="preserve">IV</w:t>
        </w:r>
      </w:ins>
      <w:r>
        <w:rPr>
          <w:rFonts w:ascii="Times New Roman" w:hAnsi="Times New Roman"/>
          <w:color w:val="000000"/>
          <w:sz w:val="22"/>
        </w:rPr>
        <w:t xml:space="preserve">, L.P., a Delaware limited partnership (the "Partnership").</w:t>
      </w:r>
    </w:p>
    <w:p>
      <w:pPr>
        <w:spacing w:line="276" w:lineRule="auto" w:before="0" w:after="120"/>
        <w:jc w:val="both"/>
      </w:pPr>
      <w:r>
        <w:rPr>
          <w:rFonts w:ascii="Times New Roman" w:hAnsi="Times New Roman"/>
          <w:b/>
          <w:color w:val="000000"/>
          <w:sz w:val="22"/>
        </w:rPr>
        <w:t>1. Subscription.</w:t>
      </w:r>
      <w:r>
        <w:rPr>
          <w:rFonts w:ascii="Times New Roman" w:hAnsi="Times New Roman"/>
          <w:color w:val="000000"/>
          <w:sz w:val="22"/>
        </w:rPr>
        <w:t xml:space="preserve"> The Subscriber hereby irrevocably subscribes for a limited partnership interest in the Partnership and commits to make Capital Contributions to the Partnership in the aggregate amount set forth on the signature page hereof (the "Capital Commitment"), subject to the terms and conditions of the Amended and Restated Limited Partnership Agreement of the Partnership dated </w:t>
      </w:r>
      <w:del w:id="10325" w:author="Ashford Blake LLP" w:date="2026-10-16T09:00:00Z">
        <w:r>
          <w:rPr>
            <w:rFonts w:ascii="Times New Roman" w:hAnsi="Times New Roman"/>
            <w:color w:val="000000"/>
            <w:sz w:val="22"/>
          </w:rPr>
          <w:delText xml:space="preserve">March</w:delText>
        </w:r>
      </w:del>
      <w:ins w:id="10326" w:author="Ashford Blake LLP" w:date="2026-10-16T09:00:00Z">
        <w:r>
          <w:rPr>
            <w:rFonts w:ascii="Times New Roman" w:hAnsi="Times New Roman"/>
            <w:color w:val="000000"/>
            <w:sz w:val="22"/>
          </w:rPr>
          <w:t xml:space="preserve">as</w:t>
        </w:r>
      </w:ins>
      <w:r>
        <w:rPr>
          <w:rFonts w:ascii="Times New Roman" w:hAnsi="Times New Roman"/>
          <w:color w:val="000000"/>
          <w:sz w:val="22"/>
        </w:rPr>
        <w:t xml:space="preserve"> </w:t>
      </w:r>
      <w:del w:id="10323" w:author="Ashford Blake LLP" w:date="2026-10-16T09:00:00Z">
        <w:r>
          <w:rPr>
            <w:rFonts w:ascii="Times New Roman" w:hAnsi="Times New Roman"/>
            <w:color w:val="000000"/>
            <w:sz w:val="22"/>
          </w:rPr>
          <w:delText xml:space="preserve">12,</w:delText>
        </w:r>
      </w:del>
      <w:ins w:id="10324" w:author="Ashford Blake LLP" w:date="2026-10-16T09:00:00Z">
        <w:r>
          <w:rPr>
            <w:rFonts w:ascii="Times New Roman" w:hAnsi="Times New Roman"/>
            <w:color w:val="000000"/>
            <w:sz w:val="22"/>
          </w:rPr>
          <w:t xml:space="preserve">of</w:t>
        </w:r>
      </w:ins>
      <w:r>
        <w:rPr>
          <w:rFonts w:ascii="Times New Roman" w:hAnsi="Times New Roman"/>
          <w:color w:val="000000"/>
          <w:sz w:val="22"/>
        </w:rPr>
        <w:t xml:space="preserve"> </w:t>
      </w:r>
      <w:del w:id="10321" w:author="Ashford Blake LLP" w:date="2026-10-16T09:00:00Z">
        <w:r>
          <w:rPr>
            <w:rFonts w:ascii="Times New Roman" w:hAnsi="Times New Roman"/>
            <w:color w:val="000000"/>
            <w:sz w:val="22"/>
          </w:rPr>
          <w:delText xml:space="preserve">2021</w:delText>
        </w:r>
      </w:del>
      <w:ins w:id="10322" w:author="Ashford Blake LLP" w:date="2026-10-16T09:00:00Z">
        <w:r>
          <w:rPr>
            <w:rFonts w:ascii="Times New Roman" w:hAnsi="Times New Roman"/>
            <w:color w:val="000000"/>
            <w:sz w:val="22"/>
          </w:rPr>
          <w:t xml:space="preserve">[April 15, 2025]</w:t>
        </w:r>
      </w:ins>
      <w:r>
        <w:rPr>
          <w:rFonts w:ascii="Times New Roman" w:hAnsi="Times New Roman"/>
          <w:color w:val="000000"/>
          <w:sz w:val="22"/>
        </w:rPr>
        <w:t xml:space="preserve"> (the "Agreement").</w:t>
      </w:r>
    </w:p>
    <w:p>
      <w:pPr>
        <w:spacing w:line="276" w:lineRule="auto" w:before="0" w:after="120"/>
        <w:jc w:val="both"/>
      </w:pPr>
      <w:r>
        <w:rPr>
          <w:rFonts w:ascii="Times New Roman" w:hAnsi="Times New Roman"/>
          <w:b/>
          <w:color w:val="000000"/>
          <w:sz w:val="22"/>
        </w:rPr>
        <w:t>2. Acceptance of Agreement.</w:t>
      </w:r>
      <w:r>
        <w:rPr>
          <w:rFonts w:ascii="Times New Roman" w:hAnsi="Times New Roman"/>
          <w:color w:val="000000"/>
          <w:sz w:val="22"/>
        </w:rPr>
        <w:t xml:space="preserve"> The Subscriber acknowledges that it has received, reviewed, and had the opportunity to discuss with its legal, tax, and financial advisors a copy of the Agreement (including all Schedules and Exhibits thereto). By executing this Subscription Agreement, the Subscriber agrees to be bound by, and to comply with, all terms and conditions of the Agreement as if the Subscriber had executed the Agreement directly.</w:t>
      </w:r>
    </w:p>
    <w:p>
      <w:pPr>
        <w:spacing w:line="276" w:lineRule="auto" w:before="0" w:after="120"/>
        <w:jc w:val="both"/>
      </w:pPr>
      <w:r>
        <w:rPr>
          <w:rFonts w:ascii="Times New Roman" w:hAnsi="Times New Roman"/>
          <w:b/>
          <w:color w:val="000000"/>
          <w:sz w:val="22"/>
        </w:rPr>
        <w:t>3. Power of Attorney.</w:t>
      </w:r>
      <w:r>
        <w:rPr>
          <w:rFonts w:ascii="Times New Roman" w:hAnsi="Times New Roman"/>
          <w:color w:val="000000"/>
          <w:sz w:val="22"/>
        </w:rPr>
        <w:t xml:space="preserve"> The Subscriber hereby grants to the General Partner the irrevocable power of attorney described in Section 17.9 of the Agreement.</w:t>
      </w:r>
    </w:p>
    <w:p>
      <w:pPr>
        <w:spacing w:line="276" w:lineRule="auto" w:before="0" w:after="120"/>
        <w:jc w:val="both"/>
      </w:pPr>
      <w:r>
        <w:rPr>
          <w:rFonts w:ascii="Times New Roman" w:hAnsi="Times New Roman"/>
          <w:b/>
          <w:color w:val="000000"/>
          <w:sz w:val="22"/>
        </w:rPr>
        <w:t>4. Representations and Warranties.</w:t>
      </w:r>
      <w:r>
        <w:rPr>
          <w:rFonts w:ascii="Times New Roman" w:hAnsi="Times New Roman"/>
          <w:color w:val="000000"/>
          <w:sz w:val="22"/>
        </w:rPr>
        <w:t xml:space="preserve"> The Subscriber represents and warrants to the Partnership and the General Partner as follows:</w:t>
      </w:r>
    </w:p>
    <w:p>
      <w:pPr>
        <w:spacing w:line="276" w:lineRule="auto" w:before="0" w:after="120"/>
        <w:jc w:val="both"/>
      </w:pPr>
      <w:r>
        <w:rPr>
          <w:rFonts w:ascii="Times New Roman" w:hAnsi="Times New Roman"/>
          <w:b/>
          <w:color w:val="000000"/>
          <w:sz w:val="22"/>
        </w:rPr>
        <w:t>(a) Accredited Investor.</w:t>
      </w:r>
      <w:r>
        <w:rPr>
          <w:rFonts w:ascii="Times New Roman" w:hAnsi="Times New Roman"/>
          <w:color w:val="000000"/>
          <w:sz w:val="22"/>
        </w:rPr>
        <w:t xml:space="preserve"> The Subscriber is an "accredited investor" as defined in Rule 501(a) of Regulation D promulgated under the Securities Act of 1933, as amended.</w:t>
      </w:r>
    </w:p>
    <w:p>
      <w:pPr>
        <w:spacing w:line="276" w:lineRule="auto" w:before="0" w:after="120"/>
        <w:jc w:val="both"/>
      </w:pPr>
      <w:r>
        <w:rPr>
          <w:rFonts w:ascii="Times New Roman" w:hAnsi="Times New Roman"/>
          <w:b/>
          <w:color w:val="000000"/>
          <w:sz w:val="22"/>
        </w:rPr>
        <w:t>(b) Qualified Purchaser.</w:t>
      </w:r>
      <w:r>
        <w:rPr>
          <w:rFonts w:ascii="Times New Roman" w:hAnsi="Times New Roman"/>
          <w:color w:val="000000"/>
          <w:sz w:val="22"/>
        </w:rPr>
        <w:t xml:space="preserve"> The Subscriber is a "qualified purchaser" as defined in Section 2(a)(51) of the Investment Company Act of 1940, as amended.</w:t>
      </w:r>
    </w:p>
    <w:p>
      <w:pPr>
        <w:spacing w:line="276" w:lineRule="auto" w:before="0" w:after="120"/>
        <w:jc w:val="both"/>
      </w:pPr>
      <w:r>
        <w:rPr>
          <w:rFonts w:ascii="Times New Roman" w:hAnsi="Times New Roman"/>
          <w:b/>
          <w:color w:val="000000"/>
          <w:sz w:val="22"/>
        </w:rPr>
        <w:t>(c) Investment Intent.</w:t>
      </w:r>
      <w:r>
        <w:rPr>
          <w:rFonts w:ascii="Times New Roman" w:hAnsi="Times New Roman"/>
          <w:color w:val="000000"/>
          <w:sz w:val="22"/>
        </w:rPr>
        <w:t xml:space="preserve"> The Subscriber is acquiring its Interest for its own account for investment purposes only and not with a view to the distribution or resale thereof. The Subscriber understands that the Interest has not been registered under the Securities Act or any state securities laws and may not be transferred except in compliance with the Securities Act, applicable state securities laws, and the Agreement.</w:t>
      </w:r>
    </w:p>
    <w:p>
      <w:pPr>
        <w:spacing w:line="276" w:lineRule="auto" w:before="0" w:after="120"/>
        <w:jc w:val="both"/>
      </w:pPr>
      <w:r>
        <w:rPr>
          <w:rFonts w:ascii="Times New Roman" w:hAnsi="Times New Roman"/>
          <w:b/>
          <w:color w:val="000000"/>
          <w:sz w:val="22"/>
        </w:rPr>
        <w:t>(d) Sophistication and Experience.</w:t>
      </w:r>
      <w:r>
        <w:rPr>
          <w:rFonts w:ascii="Times New Roman" w:hAnsi="Times New Roman"/>
          <w:color w:val="000000"/>
          <w:sz w:val="22"/>
        </w:rPr>
        <w:t xml:space="preserve"> The Subscriber has such knowledge and experience in financial and business matters that it is capable of evaluating the merits and risks of an investment in the Partnership. The Subscriber is able to bear the economic risk of its investment in the Partnership, including the risk of a complete loss of such investment.</w:t>
      </w:r>
    </w:p>
    <w:p>
      <w:pPr>
        <w:spacing w:line="276" w:lineRule="auto" w:before="0" w:after="120"/>
        <w:jc w:val="both"/>
      </w:pPr>
      <w:r>
        <w:rPr>
          <w:rFonts w:ascii="Times New Roman" w:hAnsi="Times New Roman"/>
          <w:b/>
          <w:color w:val="000000"/>
          <w:sz w:val="22"/>
        </w:rPr>
        <w:t>(e) No Reliance.</w:t>
      </w:r>
      <w:r>
        <w:rPr>
          <w:rFonts w:ascii="Times New Roman" w:hAnsi="Times New Roman"/>
          <w:color w:val="000000"/>
          <w:sz w:val="22"/>
        </w:rPr>
        <w:t xml:space="preserve"> The Subscriber is not relying on the General Partner, the Management Company, the Placement Agent (</w:t>
      </w:r>
      <w:del w:id="10165" w:author="Ashford Blake LLP" w:date="2026-10-16T09:00:00Z">
        <w:r>
          <w:rPr>
            <w:rFonts w:ascii="Times New Roman" w:hAnsi="Times New Roman"/>
            <w:color w:val="000000"/>
            <w:sz w:val="22"/>
          </w:rPr>
          <w:delText xml:space="preserve">Hartwell</w:delText>
        </w:r>
      </w:del>
      <w:ins w:id="10166" w:author="Ashford Blake LLP" w:date="2026-10-16T09:00:00Z">
        <w:r>
          <w:rPr>
            <w:rFonts w:ascii="Times New Roman" w:hAnsi="Times New Roman"/>
            <w:color w:val="000000"/>
            <w:sz w:val="22"/>
          </w:rPr>
          <w:t xml:space="preserve">Thornfield</w:t>
        </w:r>
      </w:ins>
      <w:r>
        <w:rPr>
          <w:rFonts w:ascii="Times New Roman" w:hAnsi="Times New Roman"/>
          <w:color w:val="000000"/>
          <w:sz w:val="22"/>
        </w:rPr>
        <w:t xml:space="preserve"> </w:t>
      </w:r>
      <w:del w:id="10163" w:author="Ashford Blake LLP" w:date="2026-10-16T09:00:00Z">
        <w:r>
          <w:rPr>
            <w:rFonts w:ascii="Times New Roman" w:hAnsi="Times New Roman"/>
            <w:color w:val="000000"/>
            <w:sz w:val="22"/>
          </w:rPr>
          <w:delText xml:space="preserve">Capital</w:delText>
        </w:r>
      </w:del>
      <w:ins w:id="10164" w:author="Ashford Blake LLP" w:date="2026-10-16T09:00:00Z">
        <w:r>
          <w:rPr>
            <w:rFonts w:ascii="Times New Roman" w:hAnsi="Times New Roman"/>
            <w:color w:val="000000"/>
            <w:sz w:val="22"/>
          </w:rPr>
          <w:t xml:space="preserve">Placement</w:t>
        </w:r>
      </w:ins>
      <w:r>
        <w:rPr>
          <w:rFonts w:ascii="Times New Roman" w:hAnsi="Times New Roman"/>
          <w:color w:val="000000"/>
          <w:sz w:val="22"/>
        </w:rPr>
        <w:t xml:space="preserve"> </w:t>
      </w:r>
      <w:del w:id="10161" w:author="Ashford Blake LLP" w:date="2026-10-16T09:00:00Z">
        <w:r>
          <w:rPr>
            <w:rFonts w:ascii="Times New Roman" w:hAnsi="Times New Roman"/>
            <w:color w:val="000000"/>
            <w:sz w:val="22"/>
          </w:rPr>
          <w:delText xml:space="preserve">Advisors</w:delText>
        </w:r>
      </w:del>
      <w:ins w:id="10162" w:author="Ashford Blake LLP" w:date="2026-10-16T09:00:00Z">
        <w:r>
          <w:rPr>
            <w:rFonts w:ascii="Times New Roman" w:hAnsi="Times New Roman"/>
            <w:color w:val="000000"/>
            <w:sz w:val="22"/>
          </w:rPr>
          <w:t xml:space="preserve">Group</w:t>
        </w:r>
      </w:ins>
      <w:r>
        <w:rPr>
          <w:rFonts w:ascii="Times New Roman" w:hAnsi="Times New Roman"/>
          <w:color w:val="000000"/>
          <w:sz w:val="22"/>
        </w:rPr>
        <w:t xml:space="preserve"> LLC), Legal Counsel (Ashford Blake LLP), or any of their respective Affiliates, officers, directors, employees, or agents for legal, tax, or investment advice. The Subscriber has obtained its own independent legal, tax, and financial advice with respect to its investment in the Partnership.</w:t>
      </w:r>
    </w:p>
    <w:p>
      <w:pPr>
        <w:spacing w:line="276" w:lineRule="auto" w:before="0" w:after="120"/>
        <w:jc w:val="both"/>
      </w:pPr>
      <w:r>
        <w:rPr>
          <w:rFonts w:ascii="Times New Roman" w:hAnsi="Times New Roman"/>
          <w:b/>
          <w:color w:val="000000"/>
          <w:sz w:val="22"/>
        </w:rPr>
        <w:t>(f) Authority.</w:t>
      </w:r>
      <w:r>
        <w:rPr>
          <w:rFonts w:ascii="Times New Roman" w:hAnsi="Times New Roman"/>
          <w:color w:val="000000"/>
          <w:sz w:val="22"/>
        </w:rPr>
        <w:t xml:space="preserve"> The Subscriber has the full legal right, power, and authority to execute and deliver this Subscription Agreement and to perform its obligations hereunder. The execution and delivery of this Subscription Agreement and the performance of the Subscriber's obligations hereunder have been duly authorized by all necessary corporate, partnership, trust, or other action on the part of the Subscriber.</w:t>
      </w:r>
    </w:p>
    <w:p>
      <w:pPr>
        <w:spacing w:line="276" w:lineRule="auto" w:before="0" w:after="120"/>
        <w:jc w:val="both"/>
      </w:pPr>
      <w:r>
        <w:rPr>
          <w:rFonts w:ascii="Times New Roman" w:hAnsi="Times New Roman"/>
          <w:b/>
          <w:color w:val="000000"/>
          <w:sz w:val="22"/>
        </w:rPr>
        <w:t>(g) No Violation.</w:t>
      </w:r>
      <w:r>
        <w:rPr>
          <w:rFonts w:ascii="Times New Roman" w:hAnsi="Times New Roman"/>
          <w:color w:val="000000"/>
          <w:sz w:val="22"/>
        </w:rPr>
        <w:t xml:space="preserve"> The execution and delivery of this Subscription Agreement and the performance of the Subscriber's obligations hereunder will not violate or conflict with any law, regulation, order, judgment, or decree applicable to the Subscriber, or any provision of the Subscriber's organizational documents or any agreement to which the Subscriber is a party or by which it is bound.</w:t>
      </w:r>
    </w:p>
    <w:p>
      <w:pPr>
        <w:spacing w:line="276" w:lineRule="auto" w:before="0" w:after="120"/>
        <w:jc w:val="both"/>
      </w:pPr>
      <w:r>
        <w:rPr>
          <w:rFonts w:ascii="Times New Roman" w:hAnsi="Times New Roman"/>
          <w:b/>
          <w:color w:val="000000"/>
          <w:sz w:val="22"/>
        </w:rPr>
        <w:t>(h) ERISA.</w:t>
      </w:r>
      <w:r>
        <w:rPr>
          <w:rFonts w:ascii="Times New Roman" w:hAnsi="Times New Roman"/>
          <w:color w:val="000000"/>
          <w:sz w:val="22"/>
        </w:rPr>
        <w:t xml:space="preserve"> [Check one:]</w:t>
      </w:r>
    </w:p>
    <w:p>
      <w:pPr>
        <w:spacing w:line="276" w:lineRule="auto" w:before="0" w:after="120"/>
        <w:ind w:left="432"/>
        <w:jc w:val="both"/>
      </w:pPr>
      <w:r>
        <w:rPr>
          <w:rFonts w:ascii="Times New Roman" w:hAnsi="Times New Roman"/>
          <w:color w:val="000000"/>
          <w:sz w:val="22"/>
        </w:rPr>
        <w:t>The Subscriber is not a "benefit plan investor" within the meaning of Section 3(42) of ERISA and 29 C.F.R. §2510.3-101.</w:t>
      </w:r>
    </w:p>
    <w:p>
      <w:pPr>
        <w:spacing w:line="276" w:lineRule="auto" w:before="0" w:after="120"/>
        <w:ind w:left="432"/>
        <w:jc w:val="both"/>
      </w:pPr>
      <w:r>
        <w:rPr>
          <w:rFonts w:ascii="Times New Roman" w:hAnsi="Times New Roman"/>
          <w:color w:val="000000"/>
          <w:sz w:val="22"/>
        </w:rPr>
        <w:t>The Subscriber is a "benefit plan investor." The Subscriber's Capital Commitment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Subscriber's investment in the Partnership has been duly authorized in accordance with all applicable provisions of ERISA and the Code, and does not constitute a "prohibited transaction" within the meaning of Section 406 of ERISA or Section 4975 of the Code.</w:t>
      </w:r>
    </w:p>
    <w:p>
      <w:pPr>
        <w:spacing w:line="276" w:lineRule="auto" w:before="0" w:after="120"/>
        <w:jc w:val="both"/>
      </w:pPr>
      <w:r>
        <w:rPr>
          <w:rFonts w:ascii="Times New Roman" w:hAnsi="Times New Roman"/>
          <w:b/>
          <w:color w:val="000000"/>
          <w:sz w:val="22"/>
        </w:rPr>
        <w:t>(i) Anti-Money Laundering / OFAC.</w:t>
      </w:r>
      <w:r>
        <w:rPr>
          <w:rFonts w:ascii="Times New Roman" w:hAnsi="Times New Roman"/>
          <w:color w:val="000000"/>
          <w:sz w:val="22"/>
        </w:rPr>
        <w:t xml:space="preserve"> The Subscriber represents and warrants that:</w:t>
      </w:r>
    </w:p>
    <w:p>
      <w:pPr>
        <w:spacing w:line="276" w:lineRule="auto" w:before="0" w:after="120"/>
        <w:ind w:left="432"/>
        <w:jc w:val="both"/>
      </w:pPr>
      <w:r>
        <w:rPr>
          <w:rFonts w:ascii="Times New Roman" w:hAnsi="Times New Roman"/>
          <w:color w:val="000000"/>
          <w:sz w:val="22"/>
        </w:rPr>
        <w:t xml:space="preserve">(i) The Subscriber is not, and is not owned or controlled (directly or indirectly) by, a Person that is: (A) the subject of any sanctions administered or enforced by OFAC, the United Nations Security Council, the European Union, or </w:t>
      </w:r>
      <w:del w:id="10167" w:author="Ashford Blake LLP" w:date="2026-10-16T09:00:00Z">
        <w:r>
          <w:rPr>
            <w:rFonts w:ascii="Times New Roman" w:hAnsi="Times New Roman"/>
            <w:color w:val="000000"/>
            <w:sz w:val="22"/>
          </w:rPr>
          <w:delText xml:space="preserve">Her</w:delText>
        </w:r>
      </w:del>
      <w:ins w:id="10168" w:author="Ashford Blake LLP" w:date="2026-10-16T09:00:00Z">
        <w:r>
          <w:rPr>
            <w:rFonts w:ascii="Times New Roman" w:hAnsi="Times New Roman"/>
            <w:color w:val="000000"/>
            <w:sz w:val="22"/>
          </w:rPr>
          <w:t xml:space="preserve">His</w:t>
        </w:r>
      </w:ins>
      <w:r>
        <w:rPr>
          <w:rFonts w:ascii="Times New Roman" w:hAnsi="Times New Roman"/>
          <w:color w:val="000000"/>
          <w:sz w:val="22"/>
        </w:rPr>
        <w:t xml:space="preserve"> Majesty's Treasury (collectively, "Sanctions"); or (B) located, organized, or resident in a country or territory that is the subject of comprehensive Sanctions;</w:t>
      </w:r>
    </w:p>
    <w:p>
      <w:pPr>
        <w:spacing w:line="276" w:lineRule="auto" w:before="0" w:after="120"/>
        <w:ind w:left="432"/>
        <w:jc w:val="both"/>
      </w:pPr>
      <w:r>
        <w:rPr>
          <w:rFonts w:ascii="Times New Roman" w:hAnsi="Times New Roman"/>
          <w:color w:val="000000"/>
          <w:sz w:val="22"/>
        </w:rPr>
        <w:t>(ii) The Subscriber's Capital Commitment is not derived from, and the Subscriber's investment in the Partnership will not constitute or give rise to, a violation of any Anti-Money Laundering Laws or Sanctions;</w:t>
      </w:r>
    </w:p>
    <w:p>
      <w:pPr>
        <w:spacing w:line="276" w:lineRule="auto" w:before="0" w:after="120"/>
        <w:ind w:left="432"/>
        <w:jc w:val="both"/>
      </w:pPr>
      <w:r>
        <w:rPr>
          <w:rFonts w:ascii="Times New Roman" w:hAnsi="Times New Roman"/>
          <w:color w:val="000000"/>
          <w:sz w:val="22"/>
        </w:rPr>
        <w:t>(iii) The Subscriber shall promptly notify the General Partner if any of the foregoing representations ceases to be true and correct during the term of the Partnership.</w:t>
      </w:r>
    </w:p>
    <w:p>
      <w:pPr>
        <w:spacing w:line="276" w:lineRule="auto" w:before="0" w:after="120"/>
        <w:jc w:val="both"/>
      </w:pPr>
      <w:r>
        <w:rPr>
          <w:rFonts w:ascii="Times New Roman" w:hAnsi="Times New Roman"/>
          <w:b/>
          <w:color w:val="000000"/>
          <w:sz w:val="22"/>
        </w:rPr>
        <w:t>(j) Tax Status.</w:t>
      </w:r>
      <w:r>
        <w:rPr>
          <w:rFonts w:ascii="Times New Roman" w:hAnsi="Times New Roman"/>
          <w:color w:val="000000"/>
          <w:sz w:val="22"/>
        </w:rPr>
        <w:t xml:space="preserve"> The Subscriber's tax identification number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The Subscriber's taxable jurisdiction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Subscriber shall provide such tax forms and certifications (including IRS Forms W-9, W-8BEN, W-8BEN-E, W-8IMY, or W-8ECI, as applicable) as the General Partner may reasonably request.</w:t>
      </w:r>
    </w:p>
    <w:p>
      <w:pPr>
        <w:spacing w:line="276" w:lineRule="auto" w:before="0" w:after="120"/>
        <w:jc w:val="both"/>
      </w:pPr>
      <w:r>
        <w:rPr>
          <w:rFonts w:ascii="Times New Roman" w:hAnsi="Times New Roman"/>
          <w:b/>
          <w:color w:val="000000"/>
          <w:sz w:val="22"/>
        </w:rPr>
        <w:t>5. Indemnification.</w:t>
      </w:r>
      <w:r>
        <w:rPr>
          <w:rFonts w:ascii="Times New Roman" w:hAnsi="Times New Roman"/>
          <w:color w:val="000000"/>
          <w:sz w:val="22"/>
        </w:rPr>
        <w:t xml:space="preserve"> The Subscriber agrees to indemnify and hold harmless the Partnership, the General Partner, and their respective Affiliates from and against any and all losses, damages, liabilities, and expenses arising from any breach of the Subscriber's representations, warranties, or covenants set forth in this Subscription Agreement.</w:t>
      </w:r>
    </w:p>
    <w:p>
      <w:pPr>
        <w:spacing w:line="276" w:lineRule="auto" w:before="0" w:after="120"/>
        <w:jc w:val="both"/>
      </w:pPr>
      <w:r>
        <w:rPr>
          <w:rFonts w:ascii="Times New Roman" w:hAnsi="Times New Roman"/>
          <w:b/>
          <w:color w:val="000000"/>
          <w:sz w:val="22"/>
        </w:rPr>
        <w:t>6. Acceptance.</w:t>
      </w:r>
      <w:r>
        <w:rPr>
          <w:rFonts w:ascii="Times New Roman" w:hAnsi="Times New Roman"/>
          <w:color w:val="000000"/>
          <w:sz w:val="22"/>
        </w:rPr>
        <w:t xml:space="preserve"> This Subscription Agreement is subject to acceptance by the General Partner, in its sole discretion. The General Partner may accept or reject this Subscription Agreement in whole or in part. If accepted, the General Partner shall countersign this Subscription Agreement and deliver a copy to the Subscriber.</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Subscription Agreement shall be governed by and construed in accordance with the laws of the State of Delaware.</w:t>
      </w:r>
    </w:p>
    <w:p>
      <w:pPr>
        <w:spacing w:line="240" w:lineRule="auto" w:before="20" w:after="20"/>
        <w:jc w:val="both"/>
      </w:pPr>
      <w:r>
        <w:rPr>
          <w:rFonts w:ascii="Times New Roman" w:hAnsi="Times New Roman"/>
          <w:b/>
          <w:color w:val="000000"/>
          <w:sz w:val="22"/>
        </w:rPr>
        <w:t>SUBSCRIBER:</w:t>
      </w:r>
    </w:p>
    <w:p>
      <w:pPr>
        <w:spacing w:line="240" w:lineRule="auto" w:before="20" w:after="20"/>
        <w:jc w:val="both"/>
      </w:pPr>
      <w:r>
        <w:rPr>
          <w:rFonts w:ascii="Times New Roman" w:hAnsi="Times New Roman"/>
          <w:color w:val="000000"/>
          <w:sz w:val="22"/>
        </w:rPr>
        <w:t xml:space="preserve">Name of Subscriber: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Type of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 xml:space="preserve">HCP FUND </w:t>
      </w:r>
      <w:del w:id="10329" w:author="Ashford Blake LLP" w:date="2026-10-16T09:00:00Z">
        <w:r>
          <w:rPr>
            <w:rFonts w:ascii="Times New Roman" w:hAnsi="Times New Roman"/>
            <w:color w:val="000000"/>
            <w:sz w:val="22"/>
          </w:rPr>
          <w:delText xml:space="preserve">III</w:delText>
        </w:r>
      </w:del>
      <w:ins w:id="10330" w:author="Ashford Blake LLP" w:date="2026-10-16T09:00:00Z">
        <w:r>
          <w:rPr>
            <w:rFonts w:ascii="Times New Roman" w:hAnsi="Times New Roman"/>
            <w:color w:val="000000"/>
            <w:sz w:val="22"/>
          </w:rPr>
          <w:t xml:space="preserve">IV</w:t>
        </w:r>
      </w:ins>
      <w:r>
        <w:rPr>
          <w:rFonts w:ascii="Times New Roman" w:hAnsi="Times New Roman"/>
          <w:color w:val="000000"/>
          <w:sz w:val="22"/>
        </w:rPr>
        <w:t xml:space="preserve"> GP, LLC as General Partner of Holloway Capital Partners Fund </w:t>
      </w:r>
      <w:del w:id="10327" w:author="Ashford Blake LLP" w:date="2026-10-16T09:00:00Z">
        <w:r>
          <w:rPr>
            <w:rFonts w:ascii="Times New Roman" w:hAnsi="Times New Roman"/>
            <w:color w:val="000000"/>
            <w:sz w:val="22"/>
          </w:rPr>
          <w:delText xml:space="preserve">III</w:delText>
        </w:r>
      </w:del>
      <w:ins w:id="10328" w:author="Ashford Blake LLP" w:date="2026-10-16T09:00:00Z">
        <w:r>
          <w:rPr>
            <w:rFonts w:ascii="Times New Roman" w:hAnsi="Times New Roman"/>
            <w:color w:val="000000"/>
            <w:sz w:val="22"/>
          </w:rPr>
          <w:t xml:space="preserve">IV</w:t>
        </w:r>
      </w:ins>
      <w:r>
        <w:rPr>
          <w:rFonts w:ascii="Times New Roman" w:hAnsi="Times New Roman"/>
          <w:color w:val="000000"/>
          <w:sz w:val="22"/>
        </w:rPr>
        <w:t xml:space="preserve">,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pPr>
        <w:spacing w:line="240" w:lineRule="auto" w:before="20" w:after="20"/>
        <w:jc w:val="both"/>
      </w:pPr>
      <w:r>
        <w:rPr>
          <w:rFonts w:ascii="Times New Roman" w:hAnsi="Times New Roman"/>
          <w:color w:val="000000"/>
          <w:sz w:val="22"/>
        </w:rPr>
        <w:t xml:space="preserve">Date of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ESCROW AGREEMENT SUMMARY</w:t>
      </w:r>
    </w:p>
    <w:p>
      <w:pPr>
        <w:spacing w:line="276" w:lineRule="auto" w:before="0" w:after="120"/>
        <w:jc w:val="both"/>
      </w:pPr>
      <w:r>
        <w:rPr>
          <w:rFonts w:ascii="Times New Roman" w:hAnsi="Times New Roman"/>
          <w:color w:val="000000"/>
          <w:sz w:val="22"/>
        </w:rPr>
        <w:t xml:space="preserve">The following is a summary of the principal terms of the Escrow Agreement entered into by and among Holloway Capital Partners Fund </w:t>
      </w:r>
      <w:del w:id="10337" w:author="Ashford Blake LLP" w:date="2026-10-16T09:00:00Z">
        <w:r>
          <w:rPr>
            <w:rFonts w:ascii="Times New Roman" w:hAnsi="Times New Roman"/>
            <w:color w:val="000000"/>
            <w:sz w:val="22"/>
          </w:rPr>
          <w:delText xml:space="preserve">III</w:delText>
        </w:r>
      </w:del>
      <w:ins w:id="10338" w:author="Ashford Blake LLP" w:date="2026-10-16T09:00:00Z">
        <w:r>
          <w:rPr>
            <w:rFonts w:ascii="Times New Roman" w:hAnsi="Times New Roman"/>
            <w:color w:val="000000"/>
            <w:sz w:val="22"/>
          </w:rPr>
          <w:t xml:space="preserve">IV</w:t>
        </w:r>
      </w:ins>
      <w:r>
        <w:rPr>
          <w:rFonts w:ascii="Times New Roman" w:hAnsi="Times New Roman"/>
          <w:color w:val="000000"/>
          <w:sz w:val="22"/>
        </w:rPr>
        <w:t xml:space="preserve">, L.P. (the "Partnership"), HCP Fund </w:t>
      </w:r>
      <w:del w:id="10339" w:author="Ashford Blake LLP" w:date="2026-10-16T09:00:00Z">
        <w:r>
          <w:rPr>
            <w:rFonts w:ascii="Times New Roman" w:hAnsi="Times New Roman"/>
            <w:color w:val="000000"/>
            <w:sz w:val="22"/>
          </w:rPr>
          <w:delText xml:space="preserve">III</w:delText>
        </w:r>
      </w:del>
      <w:ins w:id="10340" w:author="Ashford Blake LLP" w:date="2026-10-16T09:00:00Z">
        <w:r>
          <w:rPr>
            <w:rFonts w:ascii="Times New Roman" w:hAnsi="Times New Roman"/>
            <w:color w:val="000000"/>
            <w:sz w:val="22"/>
          </w:rPr>
          <w:t xml:space="preserve">IV</w:t>
        </w:r>
      </w:ins>
      <w:r>
        <w:rPr>
          <w:rFonts w:ascii="Times New Roman" w:hAnsi="Times New Roman"/>
          <w:color w:val="000000"/>
          <w:sz w:val="22"/>
        </w:rPr>
        <w:t xml:space="preserve"> GP, LLC (the "General Partner"), and Northbrook Trust Company (the "Escrow Agent") in connection with the Carried Interest Escrow established pursuant to Section 7.3 of the Amended and Restated Limited Partnership Agreement dated </w:t>
      </w:r>
      <w:del w:id="10335" w:author="Ashford Blake LLP" w:date="2026-10-16T09:00:00Z">
        <w:r>
          <w:rPr>
            <w:rFonts w:ascii="Times New Roman" w:hAnsi="Times New Roman"/>
            <w:color w:val="000000"/>
            <w:sz w:val="22"/>
          </w:rPr>
          <w:delText xml:space="preserve">March</w:delText>
        </w:r>
      </w:del>
      <w:ins w:id="10336" w:author="Ashford Blake LLP" w:date="2026-10-16T09:00:00Z">
        <w:r>
          <w:rPr>
            <w:rFonts w:ascii="Times New Roman" w:hAnsi="Times New Roman"/>
            <w:color w:val="000000"/>
            <w:sz w:val="22"/>
          </w:rPr>
          <w:t xml:space="preserve">as</w:t>
        </w:r>
      </w:ins>
      <w:r>
        <w:rPr>
          <w:rFonts w:ascii="Times New Roman" w:hAnsi="Times New Roman"/>
          <w:color w:val="000000"/>
          <w:sz w:val="22"/>
        </w:rPr>
        <w:t xml:space="preserve"> </w:t>
      </w:r>
      <w:del w:id="10333" w:author="Ashford Blake LLP" w:date="2026-10-16T09:00:00Z">
        <w:r>
          <w:rPr>
            <w:rFonts w:ascii="Times New Roman" w:hAnsi="Times New Roman"/>
            <w:color w:val="000000"/>
            <w:sz w:val="22"/>
          </w:rPr>
          <w:delText xml:space="preserve">12,</w:delText>
        </w:r>
      </w:del>
      <w:ins w:id="10334" w:author="Ashford Blake LLP" w:date="2026-10-16T09:00:00Z">
        <w:r>
          <w:rPr>
            <w:rFonts w:ascii="Times New Roman" w:hAnsi="Times New Roman"/>
            <w:color w:val="000000"/>
            <w:sz w:val="22"/>
          </w:rPr>
          <w:t xml:space="preserve">of</w:t>
        </w:r>
      </w:ins>
      <w:r>
        <w:rPr>
          <w:rFonts w:ascii="Times New Roman" w:hAnsi="Times New Roman"/>
          <w:color w:val="000000"/>
          <w:sz w:val="22"/>
        </w:rPr>
        <w:t xml:space="preserve"> </w:t>
      </w:r>
      <w:del w:id="10331" w:author="Ashford Blake LLP" w:date="2026-10-16T09:00:00Z">
        <w:r>
          <w:rPr>
            <w:rFonts w:ascii="Times New Roman" w:hAnsi="Times New Roman"/>
            <w:color w:val="000000"/>
            <w:sz w:val="22"/>
          </w:rPr>
          <w:delText xml:space="preserve">2021</w:delText>
        </w:r>
      </w:del>
      <w:ins w:id="10332" w:author="Ashford Blake LLP" w:date="2026-10-16T09:00:00Z">
        <w:r>
          <w:rPr>
            <w:rFonts w:ascii="Times New Roman" w:hAnsi="Times New Roman"/>
            <w:color w:val="000000"/>
            <w:sz w:val="22"/>
          </w:rPr>
          <w:t xml:space="preserve">[April 15, 2025]</w:t>
        </w:r>
      </w:ins>
      <w:r>
        <w:rPr>
          <w:rFonts w:ascii="Times New Roman" w:hAnsi="Times New Roman"/>
          <w:color w:val="000000"/>
          <w:sz w:val="22"/>
        </w:rPr>
        <w:t xml:space="preserve"> (the "Agreement"). This summary is provided for informational purposes only and is qualified in its entirety by reference to the Escrow Agreement.</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Northbrook Trust Company, 100 Federal Street, Suite 1900, Boston, MA 02110.</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w:t>
      </w:r>
      <w:del w:id="10171" w:author="Ashford Blake LLP" w:date="2026-10-16T09:00:00Z">
        <w:r>
          <w:rPr>
            <w:rFonts w:ascii="Times New Roman" w:hAnsi="Times New Roman"/>
            <w:color w:val="000000"/>
            <w:sz w:val="22"/>
          </w:rPr>
          <w:delText xml:space="preserve">Twenty-five</w:delText>
        </w:r>
      </w:del>
      <w:ins w:id="10172" w:author="Ashford Blake LLP" w:date="2026-10-16T09:00:00Z">
        <w:r>
          <w:rPr>
            <w:rFonts w:ascii="Times New Roman" w:hAnsi="Times New Roman"/>
            <w:color w:val="000000"/>
            <w:sz w:val="22"/>
          </w:rPr>
          <w:t xml:space="preserve">Thirty</w:t>
        </w:r>
      </w:ins>
      <w:r>
        <w:rPr>
          <w:rFonts w:ascii="Times New Roman" w:hAnsi="Times New Roman"/>
          <w:color w:val="000000"/>
          <w:sz w:val="22"/>
        </w:rPr>
        <w:t xml:space="preserve"> percent (</w:t>
      </w:r>
      <w:del w:id="10169" w:author="Ashford Blake LLP" w:date="2026-10-16T09:00:00Z">
        <w:r>
          <w:rPr>
            <w:rFonts w:ascii="Times New Roman" w:hAnsi="Times New Roman"/>
            <w:color w:val="000000"/>
            <w:sz w:val="22"/>
          </w:rPr>
          <w:delText xml:space="preserve">25%</w:delText>
        </w:r>
      </w:del>
      <w:ins w:id="10170" w:author="Ashford Blake LLP" w:date="2026-10-16T09:00:00Z">
        <w:r>
          <w:rPr>
            <w:rFonts w:ascii="Times New Roman" w:hAnsi="Times New Roman"/>
            <w:color w:val="000000"/>
            <w:sz w:val="22"/>
          </w:rPr>
          <w:t xml:space="preserve">30%</w:t>
        </w:r>
      </w:ins>
      <w:r>
        <w:rPr>
          <w:rFonts w:ascii="Times New Roman" w:hAnsi="Times New Roman"/>
          <w:color w:val="000000"/>
          <w:sz w:val="22"/>
        </w:rPr>
        <w:t xml:space="preserve">) of all Carried Interest distributions otherwise payable to the General Partner pursuant to Sections 7.2(c) and 7.2(d) of the Agreement shall be deposited into the Carried Interest Escrow.</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Carried Interest Escrow is established to provide security for the General Partner's Clawback obligations under Section 7.6 of the </w:t>
      </w:r>
      <w:del w:id="10173" w:author="Ashford Blake LLP" w:date="2026-10-16T09:00:00Z">
        <w:r>
          <w:rPr>
            <w:rFonts w:ascii="Times New Roman" w:hAnsi="Times New Roman"/>
            <w:color w:val="000000"/>
            <w:sz w:val="22"/>
          </w:rPr>
          <w:delText xml:space="preserve">Agreement and the Interim Clawback obligations under Section 7.5 of the Agreement, and to hold Netting Reserve Amounts pursuant to Section 7.4 of the </w:delText>
        </w:r>
      </w:del>
      <w:r>
        <w:rPr>
          <w:rFonts w:ascii="Times New Roman" w:hAnsi="Times New Roman"/>
          <w:color w:val="000000"/>
          <w:sz w:val="22"/>
        </w:rPr>
        <w:t xml:space="preserve">Agreement.</w:t>
      </w:r>
    </w:p>
    <w:p>
      <w:pPr>
        <w:spacing w:line="276" w:lineRule="auto" w:before="0" w:after="120"/>
        <w:jc w:val="both"/>
      </w:pPr>
      <w:r>
        <w:rPr>
          <w:rFonts w:ascii="Times New Roman" w:hAnsi="Times New Roman"/>
          <w:b/>
          <w:color w:val="000000"/>
          <w:sz w:val="22"/>
        </w:rPr>
        <w:t>Investment of Escrow Funds:</w:t>
      </w:r>
      <w:r>
        <w:rPr>
          <w:rFonts w:ascii="Times New Roman" w:hAnsi="Times New Roman"/>
          <w:color w:val="000000"/>
          <w:sz w:val="22"/>
        </w:rPr>
        <w:t xml:space="preserve"> Amounts held in the Carried Interest Escrow shall be invested in </w:t>
      </w:r>
      <w:del w:id="10182" w:author="Ashford Blake LLP" w:date="2026-10-16T09:00:00Z">
        <w:r>
          <w:rPr>
            <w:rFonts w:ascii="Times New Roman" w:hAnsi="Times New Roman"/>
            <w:color w:val="000000"/>
            <w:sz w:val="22"/>
          </w:rPr>
          <w:delText xml:space="preserve">money market instruments,</w:delText>
        </w:r>
      </w:del>
      <w:ins w:id="10183" w:author="Ashford Blake LLP" w:date="2026-10-16T09:00:00Z">
        <w:r>
          <w:rPr>
            <w:rFonts w:ascii="Times New Roman" w:hAnsi="Times New Roman"/>
            <w:color w:val="000000"/>
            <w:sz w:val="22"/>
          </w:rPr>
          <w:t xml:space="preserve">short-term</w:t>
        </w:r>
      </w:ins>
      <w:r>
        <w:rPr>
          <w:rFonts w:ascii="Times New Roman" w:hAnsi="Times New Roman"/>
          <w:color w:val="000000"/>
          <w:sz w:val="22"/>
        </w:rPr>
        <w:t xml:space="preserve"> United States Treasury </w:t>
      </w:r>
      <w:del w:id="10180" w:author="Ashford Blake LLP" w:date="2026-10-16T09:00:00Z">
        <w:r>
          <w:rPr>
            <w:rFonts w:ascii="Times New Roman" w:hAnsi="Times New Roman"/>
            <w:color w:val="000000"/>
            <w:sz w:val="22"/>
          </w:rPr>
          <w:delText xml:space="preserve">securities,</w:delText>
        </w:r>
      </w:del>
      <w:ins w:id="10181" w:author="Ashford Blake LLP" w:date="2026-10-16T09:00:00Z">
        <w:r>
          <w:rPr>
            <w:rFonts w:ascii="Times New Roman" w:hAnsi="Times New Roman"/>
            <w:color w:val="000000"/>
            <w:sz w:val="22"/>
          </w:rPr>
          <w:t xml:space="preserve">obligations</w:t>
        </w:r>
      </w:ins>
      <w:r>
        <w:rPr>
          <w:rFonts w:ascii="Times New Roman" w:hAnsi="Times New Roman"/>
          <w:color w:val="000000"/>
          <w:sz w:val="22"/>
        </w:rPr>
        <w:t xml:space="preserve"> or </w:t>
      </w:r>
      <w:del w:id="10178" w:author="Ashford Blake LLP" w:date="2026-10-16T09:00:00Z">
        <w:r>
          <w:rPr>
            <w:rFonts w:ascii="Times New Roman" w:hAnsi="Times New Roman"/>
            <w:color w:val="000000"/>
            <w:sz w:val="22"/>
          </w:rPr>
          <w:delText xml:space="preserve">other</w:delText>
        </w:r>
      </w:del>
      <w:ins w:id="10179" w:author="Ashford Blake LLP" w:date="2026-10-16T09:00:00Z">
        <w:r>
          <w:rPr>
            <w:rFonts w:ascii="Times New Roman" w:hAnsi="Times New Roman"/>
            <w:color w:val="000000"/>
            <w:sz w:val="22"/>
          </w:rPr>
          <w:t xml:space="preserve">money</w:t>
        </w:r>
      </w:ins>
      <w:r>
        <w:rPr>
          <w:rFonts w:ascii="Times New Roman" w:hAnsi="Times New Roman"/>
          <w:color w:val="000000"/>
          <w:sz w:val="22"/>
        </w:rPr>
        <w:t xml:space="preserve"> </w:t>
      </w:r>
      <w:del w:id="10176" w:author="Ashford Blake LLP" w:date="2026-10-16T09:00:00Z">
        <w:r>
          <w:rPr>
            <w:rFonts w:ascii="Times New Roman" w:hAnsi="Times New Roman"/>
            <w:color w:val="000000"/>
            <w:sz w:val="22"/>
          </w:rPr>
          <w:delText xml:space="preserve">cash</w:delText>
        </w:r>
      </w:del>
      <w:ins w:id="10177" w:author="Ashford Blake LLP" w:date="2026-10-16T09:00:00Z">
        <w:r>
          <w:rPr>
            <w:rFonts w:ascii="Times New Roman" w:hAnsi="Times New Roman"/>
            <w:color w:val="000000"/>
            <w:sz w:val="22"/>
          </w:rPr>
          <w:t xml:space="preserve">market</w:t>
        </w:r>
      </w:ins>
      <w:r>
        <w:rPr>
          <w:rFonts w:ascii="Times New Roman" w:hAnsi="Times New Roman"/>
          <w:color w:val="000000"/>
          <w:sz w:val="22"/>
        </w:rPr>
        <w:t xml:space="preserve"> </w:t>
      </w:r>
      <w:del w:id="10174" w:author="Ashford Blake LLP" w:date="2026-10-16T09:00:00Z">
        <w:r>
          <w:rPr>
            <w:rFonts w:ascii="Times New Roman" w:hAnsi="Times New Roman"/>
            <w:color w:val="000000"/>
            <w:sz w:val="22"/>
          </w:rPr>
          <w:delText xml:space="preserve">equivalents</w:delText>
        </w:r>
      </w:del>
      <w:ins w:id="10175" w:author="Ashford Blake LLP" w:date="2026-10-16T09:00:00Z">
        <w:r>
          <w:rPr>
            <w:rFonts w:ascii="Times New Roman" w:hAnsi="Times New Roman"/>
            <w:color w:val="000000"/>
            <w:sz w:val="22"/>
          </w:rPr>
          <w:t xml:space="preserve">funds</w:t>
        </w:r>
      </w:ins>
      <w:r>
        <w:rPr>
          <w:rFonts w:ascii="Times New Roman" w:hAnsi="Times New Roman"/>
          <w:color w:val="000000"/>
          <w:sz w:val="22"/>
        </w:rPr>
        <w:t xml:space="preserve">, as directed by the General Partner. Interest and other income earned on escrow funds shall be credited to the General Partner's account within the escrow.</w:t>
      </w:r>
    </w:p>
    <w:p>
      <w:pPr>
        <w:spacing w:line="276" w:lineRule="auto" w:before="0" w:after="120"/>
        <w:jc w:val="both"/>
      </w:pPr>
      <w:r>
        <w:rPr>
          <w:rFonts w:ascii="Times New Roman" w:hAnsi="Times New Roman"/>
          <w:b/>
          <w:color w:val="000000"/>
          <w:sz w:val="22"/>
        </w:rPr>
        <w:t>Release Conditions:</w:t>
      </w:r>
      <w:r>
        <w:rPr>
          <w:rFonts w:ascii="Times New Roman" w:hAnsi="Times New Roman"/>
          <w:color w:val="000000"/>
          <w:sz w:val="22"/>
        </w:rPr>
        <w:t xml:space="preserve"> Amounts held in the Carried Interest Escrow shall be released to the General Partner </w:t>
      </w:r>
      <w:del w:id="10184" w:author="Ashford Blake LLP" w:date="2026-10-16T09:00:00Z">
        <w:r>
          <w:rPr>
            <w:rFonts w:ascii="Times New Roman" w:hAnsi="Times New Roman"/>
            <w:color w:val="000000"/>
            <w:sz w:val="22"/>
          </w:rPr>
          <w:delText xml:space="preserve">upon: (a) the final liquidation and dissolution of the Partnership, subject to the Clawback obligations under Sections 7.5 and 7.6 of the Agreement; or (b) at such earlier time as the General Partner determines in good faith, and the Advisory Committee consents, that no Clawback obligation exists or is reasonably likely to arise.</w:delText>
        </w:r>
      </w:del>
      <w:ins w:id="10185" w:author="Ashford Blake LLP" w:date="2026-10-16T09:00:00Z">
        <w:r>
          <w:rPr>
            <w:rFonts w:ascii="Times New Roman" w:hAnsi="Times New Roman"/>
            <w:color w:val="000000"/>
            <w:sz w:val="22"/>
          </w:rPr>
          <w:t xml:space="preserve">upon the final liquidation of the Partnership, to the extent not required to satisfy the Clawback obligation under Section 7.6 of the Agreement.</w:t>
        </w:r>
      </w:ins>
      <w:r>
        <w:rPr>
          <w:rFonts w:ascii="Times New Roman" w:hAnsi="Times New Roman"/>
          <w:color w:val="000000"/>
          <w:sz w:val="22"/>
        </w:rPr>
        <w:t xml:space="preserve"> Amounts required to satisfy the Clawback obligation shall be distributed from the escrow to the Limited Partners.</w:t>
      </w:r>
    </w:p>
    <w:p>
      <w:pPr>
        <w:spacing w:line="276" w:lineRule="auto" w:before="0" w:after="120"/>
        <w:jc w:val="both"/>
      </w:pPr>
      <w:r>
        <w:rPr>
          <w:rFonts w:ascii="Times New Roman" w:hAnsi="Times New Roman"/>
          <w:b/>
          <w:color w:val="000000"/>
          <w:sz w:val="22"/>
        </w:rPr>
        <w:t>Escrow Agent Fee:</w:t>
      </w:r>
      <w:r>
        <w:rPr>
          <w:rFonts w:ascii="Times New Roman" w:hAnsi="Times New Roman"/>
          <w:color w:val="000000"/>
          <w:sz w:val="22"/>
        </w:rPr>
        <w:t xml:space="preserve"> The fees and expenses of the Escrow Agent shall be borne by the Partnership as a Partnership Expense.</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Escrow Agreement is governed by the laws of the State of Delaware.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Escrow Agreement shall remain in effect until all amounts held in the Carried Interest Escrow have been distributed to the General Partner or the Limited Partners (as applicable) in accordance with the terms of the Agreement and the Escrow Agreement, including during any period following the dissolution of the Partnership during which the Clawback obligation survives</w:t>
      </w:r>
      <w:ins w:id="10186" w:author="Ashford Blake LLP" w:date="2026-10-16T09:00:00Z">
        <w:r>
          <w:rPr>
            <w:rFonts w:ascii="Times New Roman" w:hAnsi="Times New Roman"/>
            <w:color w:val="000000"/>
            <w:sz w:val="22"/>
          </w:rPr>
          <w:t xml:space="preserve"> (without time limit)</w:t>
        </w:r>
      </w:ins>
      <w:r>
        <w:rPr>
          <w:rFonts w:ascii="Times New Roman" w:hAnsi="Times New Roman"/>
          <w:color w:val="000000"/>
          <w:sz w:val="22"/>
        </w:rPr>
        <w:t xml:space="preserve"> pursuant to Section 7.6(d) of the Agreement.</w:t>
      </w:r>
    </w:p>
    <w:p>
      <w:r>
        <w:br w:type="page"/>
      </w:r>
    </w:p>
    <w:p>
      <w:pPr>
        <w:keepNext/>
        <w:spacing w:line="276" w:lineRule="auto" w:before="120" w:after="240"/>
        <w:jc w:val="center"/>
      </w:pPr>
      <w:r>
        <w:rPr>
          <w:rFonts w:ascii="Times New Roman" w:hAnsi="Times New Roman"/>
          <w:b/>
          <w:color w:val="000000"/>
          <w:sz w:val="28"/>
          <w:u w:val="single"/>
        </w:rPr>
        <w:t>EXHIBIT D — PLACEMENT AGENT DISCLOSURE</w:t>
      </w:r>
    </w:p>
    <w:p>
      <w:pPr>
        <w:spacing w:line="276" w:lineRule="auto" w:before="0" w:after="120"/>
        <w:jc w:val="both"/>
      </w:pPr>
      <w:r>
        <w:rPr>
          <w:rFonts w:ascii="Times New Roman" w:hAnsi="Times New Roman"/>
          <w:color w:val="000000"/>
          <w:sz w:val="22"/>
        </w:rPr>
        <w:t xml:space="preserve">The General Partner has engaged </w:t>
      </w:r>
      <w:del w:id="10195" w:author="Ashford Blake LLP" w:date="2026-10-16T09:00:00Z">
        <w:r>
          <w:rPr>
            <w:rFonts w:ascii="Times New Roman" w:hAnsi="Times New Roman"/>
            <w:color w:val="000000"/>
            <w:sz w:val="22"/>
          </w:rPr>
          <w:delText xml:space="preserve">Hartwell</w:delText>
        </w:r>
      </w:del>
      <w:ins w:id="10196" w:author="Ashford Blake LLP" w:date="2026-10-16T09:00:00Z">
        <w:r>
          <w:rPr>
            <w:rFonts w:ascii="Times New Roman" w:hAnsi="Times New Roman"/>
            <w:color w:val="000000"/>
            <w:sz w:val="22"/>
          </w:rPr>
          <w:t xml:space="preserve">Thornfield</w:t>
        </w:r>
      </w:ins>
      <w:r>
        <w:rPr>
          <w:rFonts w:ascii="Times New Roman" w:hAnsi="Times New Roman"/>
          <w:color w:val="000000"/>
          <w:sz w:val="22"/>
        </w:rPr>
        <w:t xml:space="preserve"> </w:t>
      </w:r>
      <w:del w:id="10193" w:author="Ashford Blake LLP" w:date="2026-10-16T09:00:00Z">
        <w:r>
          <w:rPr>
            <w:rFonts w:ascii="Times New Roman" w:hAnsi="Times New Roman"/>
            <w:color w:val="000000"/>
            <w:sz w:val="22"/>
          </w:rPr>
          <w:delText xml:space="preserve">Capital</w:delText>
        </w:r>
      </w:del>
      <w:ins w:id="10194" w:author="Ashford Blake LLP" w:date="2026-10-16T09:00:00Z">
        <w:r>
          <w:rPr>
            <w:rFonts w:ascii="Times New Roman" w:hAnsi="Times New Roman"/>
            <w:color w:val="000000"/>
            <w:sz w:val="22"/>
          </w:rPr>
          <w:t xml:space="preserve">Placement</w:t>
        </w:r>
      </w:ins>
      <w:r>
        <w:rPr>
          <w:rFonts w:ascii="Times New Roman" w:hAnsi="Times New Roman"/>
          <w:color w:val="000000"/>
          <w:sz w:val="22"/>
        </w:rPr>
        <w:t xml:space="preserve"> </w:t>
      </w:r>
      <w:del w:id="10191" w:author="Ashford Blake LLP" w:date="2026-10-16T09:00:00Z">
        <w:r>
          <w:rPr>
            <w:rFonts w:ascii="Times New Roman" w:hAnsi="Times New Roman"/>
            <w:color w:val="000000"/>
            <w:sz w:val="22"/>
          </w:rPr>
          <w:delText xml:space="preserve">Advisors</w:delText>
        </w:r>
      </w:del>
      <w:ins w:id="10192" w:author="Ashford Blake LLP" w:date="2026-10-16T09:00:00Z">
        <w:r>
          <w:rPr>
            <w:rFonts w:ascii="Times New Roman" w:hAnsi="Times New Roman"/>
            <w:color w:val="000000"/>
            <w:sz w:val="22"/>
          </w:rPr>
          <w:t xml:space="preserve">Group</w:t>
        </w:r>
      </w:ins>
      <w:r>
        <w:rPr>
          <w:rFonts w:ascii="Times New Roman" w:hAnsi="Times New Roman"/>
          <w:color w:val="000000"/>
          <w:sz w:val="22"/>
        </w:rPr>
        <w:t xml:space="preserve"> LLC ("</w:t>
      </w:r>
      <w:del w:id="10189" w:author="Ashford Blake LLP" w:date="2026-10-16T09:00:00Z">
        <w:r>
          <w:rPr>
            <w:rFonts w:ascii="Times New Roman" w:hAnsi="Times New Roman"/>
            <w:color w:val="000000"/>
            <w:sz w:val="22"/>
          </w:rPr>
          <w:delText xml:space="preserve">Hartwell</w:delText>
        </w:r>
      </w:del>
      <w:ins w:id="10190" w:author="Ashford Blake LLP" w:date="2026-10-16T09:00:00Z">
        <w:r>
          <w:rPr>
            <w:rFonts w:ascii="Times New Roman" w:hAnsi="Times New Roman"/>
            <w:color w:val="000000"/>
            <w:sz w:val="22"/>
          </w:rPr>
          <w:t xml:space="preserve">Thornfield</w:t>
        </w:r>
      </w:ins>
      <w:r>
        <w:rPr>
          <w:rFonts w:ascii="Times New Roman" w:hAnsi="Times New Roman"/>
          <w:color w:val="000000"/>
          <w:sz w:val="22"/>
        </w:rPr>
        <w:t xml:space="preserve">") as </w:t>
      </w:r>
      <w:ins w:id="10188" w:author="Ashford Blake LLP" w:date="2026-10-16T09:00:00Z">
        <w:r>
          <w:rPr>
            <w:rFonts w:ascii="Times New Roman" w:hAnsi="Times New Roman"/>
            <w:color w:val="000000"/>
            <w:sz w:val="22"/>
          </w:rPr>
          <w:t xml:space="preserve">[</w:t>
        </w:r>
      </w:ins>
      <w:r>
        <w:rPr>
          <w:rFonts w:ascii="Times New Roman" w:hAnsi="Times New Roman"/>
          <w:color w:val="000000"/>
          <w:sz w:val="22"/>
        </w:rPr>
        <w:t xml:space="preserve">the exclusive</w:t>
      </w:r>
      <w:ins w:id="10187" w:author="Ashford Blake LLP" w:date="2026-10-16T09:00:00Z">
        <w:r>
          <w:rPr>
            <w:rFonts w:ascii="Times New Roman" w:hAnsi="Times New Roman"/>
            <w:color w:val="000000"/>
            <w:sz w:val="22"/>
          </w:rPr>
          <w:t xml:space="preserve">]</w:t>
        </w:r>
      </w:ins>
      <w:r>
        <w:rPr>
          <w:rFonts w:ascii="Times New Roman" w:hAnsi="Times New Roman"/>
          <w:color w:val="000000"/>
          <w:sz w:val="22"/>
        </w:rPr>
        <w:t xml:space="preserve"> placement agent for the offering of limited partnership interests in Holloway Capital Partners Fund </w:t>
      </w:r>
      <w:del w:id="10341" w:author="Ashford Blake LLP" w:date="2026-10-16T09:00:00Z">
        <w:r>
          <w:rPr>
            <w:rFonts w:ascii="Times New Roman" w:hAnsi="Times New Roman"/>
            <w:color w:val="000000"/>
            <w:sz w:val="22"/>
          </w:rPr>
          <w:delText xml:space="preserve">III</w:delText>
        </w:r>
      </w:del>
      <w:ins w:id="10342" w:author="Ashford Blake LLP" w:date="2026-10-16T09:00:00Z">
        <w:r>
          <w:rPr>
            <w:rFonts w:ascii="Times New Roman" w:hAnsi="Times New Roman"/>
            <w:color w:val="000000"/>
            <w:sz w:val="22"/>
          </w:rPr>
          <w:t xml:space="preserve">IV</w:t>
        </w:r>
      </w:ins>
      <w:r>
        <w:rPr>
          <w:rFonts w:ascii="Times New Roman" w:hAnsi="Times New Roman"/>
          <w:color w:val="000000"/>
          <w:sz w:val="22"/>
        </w:rPr>
        <w:t xml:space="preserve">, L.P. (the "Partnership").</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w:t>
      </w:r>
      <w:del w:id="10201" w:author="Ashford Blake LLP" w:date="2026-10-16T09:00:00Z">
        <w:r>
          <w:rPr>
            <w:rFonts w:ascii="Times New Roman" w:hAnsi="Times New Roman"/>
            <w:color w:val="000000"/>
            <w:sz w:val="22"/>
          </w:rPr>
          <w:delText xml:space="preserve">Hartwell</w:delText>
        </w:r>
      </w:del>
      <w:ins w:id="10202" w:author="Ashford Blake LLP" w:date="2026-10-16T09:00:00Z">
        <w:r>
          <w:rPr>
            <w:rFonts w:ascii="Times New Roman" w:hAnsi="Times New Roman"/>
            <w:color w:val="000000"/>
            <w:sz w:val="22"/>
          </w:rPr>
          <w:t xml:space="preserve">Thornfield</w:t>
        </w:r>
      </w:ins>
      <w:r>
        <w:rPr>
          <w:rFonts w:ascii="Times New Roman" w:hAnsi="Times New Roman"/>
          <w:color w:val="000000"/>
          <w:sz w:val="22"/>
        </w:rPr>
        <w:t xml:space="preserve"> </w:t>
      </w:r>
      <w:del w:id="10199" w:author="Ashford Blake LLP" w:date="2026-10-16T09:00:00Z">
        <w:r>
          <w:rPr>
            <w:rFonts w:ascii="Times New Roman" w:hAnsi="Times New Roman"/>
            <w:color w:val="000000"/>
            <w:sz w:val="22"/>
          </w:rPr>
          <w:delText xml:space="preserve">Capital</w:delText>
        </w:r>
      </w:del>
      <w:ins w:id="10200" w:author="Ashford Blake LLP" w:date="2026-10-16T09:00:00Z">
        <w:r>
          <w:rPr>
            <w:rFonts w:ascii="Times New Roman" w:hAnsi="Times New Roman"/>
            <w:color w:val="000000"/>
            <w:sz w:val="22"/>
          </w:rPr>
          <w:t xml:space="preserve">Placement</w:t>
        </w:r>
      </w:ins>
      <w:r>
        <w:rPr>
          <w:rFonts w:ascii="Times New Roman" w:hAnsi="Times New Roman"/>
          <w:color w:val="000000"/>
          <w:sz w:val="22"/>
        </w:rPr>
        <w:t xml:space="preserve"> </w:t>
      </w:r>
      <w:del w:id="10197" w:author="Ashford Blake LLP" w:date="2026-10-16T09:00:00Z">
        <w:r>
          <w:rPr>
            <w:rFonts w:ascii="Times New Roman" w:hAnsi="Times New Roman"/>
            <w:color w:val="000000"/>
            <w:sz w:val="22"/>
          </w:rPr>
          <w:delText xml:space="preserve">Advisors</w:delText>
        </w:r>
      </w:del>
      <w:ins w:id="10198" w:author="Ashford Blake LLP" w:date="2026-10-16T09:00:00Z">
        <w:r>
          <w:rPr>
            <w:rFonts w:ascii="Times New Roman" w:hAnsi="Times New Roman"/>
            <w:color w:val="000000"/>
            <w:sz w:val="22"/>
          </w:rPr>
          <w:t xml:space="preserve">Group</w:t>
        </w:r>
      </w:ins>
      <w:r>
        <w:rPr>
          <w:rFonts w:ascii="Times New Roman" w:hAnsi="Times New Roman"/>
          <w:color w:val="000000"/>
          <w:sz w:val="22"/>
        </w:rPr>
        <w:t xml:space="preserve"> LLC</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460 Park Avenue, 12th Floor, New York, NY 10022</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w:t>
      </w:r>
      <w:del w:id="10203" w:author="Ashford Blake LLP" w:date="2026-10-16T09:00:00Z">
        <w:r>
          <w:rPr>
            <w:rFonts w:ascii="Times New Roman" w:hAnsi="Times New Roman"/>
            <w:color w:val="000000"/>
            <w:sz w:val="22"/>
          </w:rPr>
          <w:delText xml:space="preserve">Hartwell is a broker-dealer registered with the Securities and Exchange Commission and a member of the Financial Industry Regulatory Authority (FINRA). Hartwell is also registered as an investment adviser with the SEC.</w:delText>
        </w:r>
      </w:del>
      <w:ins w:id="10204" w:author="Ashford Blake LLP" w:date="2026-10-16T09:00:00Z">
        <w:r>
          <w:rPr>
            <w:rFonts w:ascii="Times New Roman" w:hAnsi="Times New Roman"/>
            <w:color w:val="000000"/>
            <w:sz w:val="22"/>
          </w:rPr>
          <w:t xml:space="preserve">[Thornfield is a broker-dealer registered with the Securities and Exchange Commission and a member of the Financial Industry Regulatory Authority (FINRA).] [Regulatory status to be confirmed by Thornfield.]</w:t>
        </w:r>
      </w:ins>
    </w:p>
    <w:p>
      <w:pPr>
        <w:spacing w:line="276" w:lineRule="auto" w:before="0" w:after="120"/>
        <w:jc w:val="both"/>
      </w:pPr>
      <w:r>
        <w:rPr>
          <w:rFonts w:ascii="Times New Roman" w:hAnsi="Times New Roman"/>
          <w:b/>
          <w:color w:val="000000"/>
          <w:sz w:val="22"/>
        </w:rPr>
        <w:t>Placement Agent Fee:</w:t>
      </w:r>
      <w:r>
        <w:rPr>
          <w:rFonts w:ascii="Times New Roman" w:hAnsi="Times New Roman"/>
          <w:color w:val="000000"/>
          <w:sz w:val="22"/>
        </w:rPr>
        <w:t xml:space="preserve"> The Placement Agent Fee is </w:t>
      </w:r>
      <w:del w:id="10209" w:author="Ashford Blake LLP" w:date="2026-10-16T09:00:00Z">
        <w:r>
          <w:rPr>
            <w:rFonts w:ascii="Times New Roman" w:hAnsi="Times New Roman"/>
            <w:color w:val="000000"/>
            <w:sz w:val="22"/>
          </w:rPr>
          <w:delText xml:space="preserve">fifty</w:delText>
        </w:r>
      </w:del>
      <w:ins w:id="10210" w:author="Ashford Blake LLP" w:date="2026-10-16T09:00:00Z">
        <w:r>
          <w:rPr>
            <w:rFonts w:ascii="Times New Roman" w:hAnsi="Times New Roman"/>
            <w:color w:val="000000"/>
            <w:sz w:val="22"/>
          </w:rPr>
          <w:t xml:space="preserve">forty</w:t>
        </w:r>
      </w:ins>
      <w:r>
        <w:rPr>
          <w:rFonts w:ascii="Times New Roman" w:hAnsi="Times New Roman"/>
          <w:color w:val="000000"/>
          <w:sz w:val="22"/>
        </w:rPr>
        <w:t xml:space="preserve"> (</w:t>
      </w:r>
      <w:del w:id="10207" w:author="Ashford Blake LLP" w:date="2026-10-16T09:00:00Z">
        <w:r>
          <w:rPr>
            <w:rFonts w:ascii="Times New Roman" w:hAnsi="Times New Roman"/>
            <w:color w:val="000000"/>
            <w:sz w:val="22"/>
          </w:rPr>
          <w:delText xml:space="preserve">50</w:delText>
        </w:r>
      </w:del>
      <w:ins w:id="10208" w:author="Ashford Blake LLP" w:date="2026-10-16T09:00:00Z">
        <w:r>
          <w:rPr>
            <w:rFonts w:ascii="Times New Roman" w:hAnsi="Times New Roman"/>
            <w:color w:val="000000"/>
            <w:sz w:val="22"/>
          </w:rPr>
          <w:t xml:space="preserve">40</w:t>
        </w:r>
      </w:ins>
      <w:r>
        <w:rPr>
          <w:rFonts w:ascii="Times New Roman" w:hAnsi="Times New Roman"/>
          <w:color w:val="000000"/>
          <w:sz w:val="22"/>
        </w:rPr>
        <w:t xml:space="preserve">) basis points (</w:t>
      </w:r>
      <w:del w:id="10205" w:author="Ashford Blake LLP" w:date="2026-10-16T09:00:00Z">
        <w:r>
          <w:rPr>
            <w:rFonts w:ascii="Times New Roman" w:hAnsi="Times New Roman"/>
            <w:color w:val="000000"/>
            <w:sz w:val="22"/>
          </w:rPr>
          <w:delText xml:space="preserve">0.50%</w:delText>
        </w:r>
      </w:del>
      <w:ins w:id="10206" w:author="Ashford Blake LLP" w:date="2026-10-16T09:00:00Z">
        <w:r>
          <w:rPr>
            <w:rFonts w:ascii="Times New Roman" w:hAnsi="Times New Roman"/>
            <w:color w:val="000000"/>
            <w:sz w:val="22"/>
          </w:rPr>
          <w:t xml:space="preserve">0.40%</w:t>
        </w:r>
      </w:ins>
      <w:r>
        <w:rPr>
          <w:rFonts w:ascii="Times New Roman" w:hAnsi="Times New Roman"/>
          <w:color w:val="000000"/>
          <w:sz w:val="22"/>
        </w:rPr>
        <w:t xml:space="preserve">) on Capital Commitments raised through the efforts of </w:t>
      </w:r>
      <w:del w:id="10213" w:author="Ashford Blake LLP" w:date="2026-10-16T09:00:00Z">
        <w:r>
          <w:rPr>
            <w:rFonts w:ascii="Times New Roman" w:hAnsi="Times New Roman"/>
            <w:color w:val="000000"/>
            <w:sz w:val="22"/>
          </w:rPr>
          <w:delText xml:space="preserve">Hartwell,</w:delText>
        </w:r>
      </w:del>
      <w:ins w:id="10214" w:author="Ashford Blake LLP" w:date="2026-10-16T09:00:00Z">
        <w:r>
          <w:rPr>
            <w:rFonts w:ascii="Times New Roman" w:hAnsi="Times New Roman"/>
            <w:color w:val="000000"/>
            <w:sz w:val="22"/>
          </w:rPr>
          <w:t xml:space="preserve">Thornfield,</w:t>
        </w:r>
      </w:ins>
      <w:r>
        <w:rPr>
          <w:rFonts w:ascii="Times New Roman" w:hAnsi="Times New Roman"/>
          <w:color w:val="000000"/>
          <w:sz w:val="22"/>
        </w:rPr>
        <w:t xml:space="preserve"> payable solely by the General </w:t>
      </w:r>
      <w:del w:id="10211" w:author="Ashford Blake LLP" w:date="2026-10-16T09:00:00Z">
        <w:r>
          <w:rPr>
            <w:rFonts w:ascii="Times New Roman" w:hAnsi="Times New Roman"/>
            <w:color w:val="000000"/>
            <w:sz w:val="22"/>
          </w:rPr>
          <w:delText xml:space="preserve">Partner.</w:delText>
        </w:r>
      </w:del>
      <w:ins w:id="10212" w:author="Ashford Blake LLP" w:date="2026-10-16T09:00:00Z">
        <w:r>
          <w:rPr>
            <w:rFonts w:ascii="Times New Roman" w:hAnsi="Times New Roman"/>
            <w:color w:val="000000"/>
            <w:sz w:val="22"/>
          </w:rPr>
          <w:t xml:space="preserve">Partner (or the Management Company).</w:t>
        </w:r>
      </w:ins>
      <w:r>
        <w:rPr>
          <w:rFonts w:ascii="Times New Roman" w:hAnsi="Times New Roman"/>
          <w:color w:val="000000"/>
          <w:sz w:val="22"/>
        </w:rPr>
        <w:t xml:space="preserve"> The Placement Agent Fee is not borne by the Partnership or any Limited Partner and is not subject to the fee offset provisions of Section 5.1(d) of the Agreement.</w:t>
      </w:r>
    </w:p>
    <w:p>
      <w:pPr>
        <w:spacing w:line="276" w:lineRule="auto" w:before="0" w:after="120"/>
        <w:jc w:val="both"/>
        <w:rPr>
          <w:ins w:id="10215" w:author="Ashford Blake LLP" w:date="2026-10-16T09:00:00Z"/>
        </w:rPr>
      </w:pPr>
      <w:ins w:id="10216" w:author="Ashford Blake LLP" w:date="2026-10-16T09:00:00Z">
        <w:r>
          <w:rPr>
            <w:rFonts w:ascii="Times New Roman" w:hAnsi="Times New Roman"/>
            <w:b/>
            <w:color w:val="000000"/>
            <w:sz w:val="22"/>
          </w:rPr>
          <w:t xml:space="preserve">Terms of Engagement and Compensation:</w:t>
        </w:r>
        <w:r>
          <w:rPr>
            <w:rFonts w:ascii="Times New Roman" w:hAnsi="Times New Roman"/>
            <w:color w:val="000000"/>
            <w:sz w:val="22"/>
          </w:rPr>
          <w:t xml:space="preserve"> In accordance with Section 5.4 of the Agreement, the General Partner shall disclose to all Limited Partners the identity of the Placement Agent, the terms of the placement agent agreement between the General Partner and Thornfield, and the compensation paid or payable thereunder. [Summary of material terms of the placement agent agreement (term, scope, exclusivity, fee calculation and payment timing, expense reimbursement, and tail provisions) to be inserted.]</w:t>
        </w:r>
      </w:ins>
    </w:p>
    <w:p>
      <w:pPr>
        <w:spacing w:line="276" w:lineRule="auto" w:before="0" w:after="120"/>
        <w:jc w:val="both"/>
      </w:pPr>
      <w:r>
        <w:rPr>
          <w:rFonts w:ascii="Times New Roman" w:hAnsi="Times New Roman"/>
          <w:b/>
          <w:color w:val="000000"/>
          <w:sz w:val="22"/>
        </w:rPr>
        <w:t>Relationship Disclosure:</w:t>
      </w:r>
      <w:del w:id="10217" w:author="Ashford Blake LLP" w:date="2026-10-16T09:00:00Z">
        <w:r>
          <w:rPr>
            <w:rFonts w:ascii="Times New Roman" w:hAnsi="Times New Roman"/>
            <w:color w:val="000000"/>
            <w:sz w:val="22"/>
          </w:rPr>
          <w:delText xml:space="preserve"> Hartwell is not an Affiliate of the General Partner or the Management Company. Neither the General Partner, the Management Company, nor any of their respective principals or employees holds any ownership interest in Hartwell, and Hartwell does not hold any ownership interest in the General Partner or the Management Company.</w:delText>
        </w:r>
      </w:del>
      <w:ins w:id="10218" w:author="Ashford Blake LLP" w:date="2026-10-16T09:00:00Z">
        <w:r>
          <w:rPr>
            <w:rFonts w:ascii="Times New Roman" w:hAnsi="Times New Roman"/>
            <w:color w:val="000000"/>
            <w:sz w:val="22"/>
          </w:rPr>
          <w:t xml:space="preserve"> [Thornfield is not an Affiliate of the General Partner or the Management Company. Neither the General Partner, the Management Company, nor any of their respective principals or employees holds any ownership interest in Thornfield, and Thornfield does not hold any ownership interest in the General Partner or the Management Company.] [To be confirmed.]</w:t>
        </w:r>
      </w:ins>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For questions regarding the Placement Agent's engagement, please contact:</w:t>
      </w:r>
    </w:p>
    <w:p>
      <w:pPr>
        <w:spacing w:line="276" w:lineRule="auto" w:before="0" w:after="120"/>
        <w:ind w:left="432"/>
        <w:jc w:val="both"/>
      </w:pPr>
      <w:del w:id="10223" w:author="Ashford Blake LLP" w:date="2026-10-16T09:00:00Z">
        <w:r>
          <w:rPr>
            <w:rFonts w:ascii="Times New Roman" w:hAnsi="Times New Roman"/>
            <w:color w:val="000000"/>
            <w:sz w:val="22"/>
          </w:rPr>
          <w:delText xml:space="preserve">Hartwell</w:delText>
        </w:r>
      </w:del>
      <w:ins w:id="10224" w:author="Ashford Blake LLP" w:date="2026-10-16T09:00:00Z">
        <w:r>
          <w:rPr>
            <w:rFonts w:ascii="Times New Roman" w:hAnsi="Times New Roman"/>
            <w:color w:val="000000"/>
            <w:sz w:val="22"/>
          </w:rPr>
          <w:t xml:space="preserve">Thornfield</w:t>
        </w:r>
      </w:ins>
      <w:r>
        <w:rPr>
          <w:rFonts w:ascii="Times New Roman" w:hAnsi="Times New Roman"/>
          <w:color w:val="000000"/>
          <w:sz w:val="22"/>
        </w:rPr>
        <w:t xml:space="preserve"> </w:t>
      </w:r>
      <w:del w:id="10221" w:author="Ashford Blake LLP" w:date="2026-10-16T09:00:00Z">
        <w:r>
          <w:rPr>
            <w:rFonts w:ascii="Times New Roman" w:hAnsi="Times New Roman"/>
            <w:color w:val="000000"/>
            <w:sz w:val="22"/>
          </w:rPr>
          <w:delText xml:space="preserve">Capital</w:delText>
        </w:r>
      </w:del>
      <w:ins w:id="10222" w:author="Ashford Blake LLP" w:date="2026-10-16T09:00:00Z">
        <w:r>
          <w:rPr>
            <w:rFonts w:ascii="Times New Roman" w:hAnsi="Times New Roman"/>
            <w:color w:val="000000"/>
            <w:sz w:val="22"/>
          </w:rPr>
          <w:t xml:space="preserve">Placement</w:t>
        </w:r>
      </w:ins>
      <w:r>
        <w:rPr>
          <w:rFonts w:ascii="Times New Roman" w:hAnsi="Times New Roman"/>
          <w:color w:val="000000"/>
          <w:sz w:val="22"/>
        </w:rPr>
        <w:t xml:space="preserve"> </w:t>
      </w:r>
      <w:del w:id="10219" w:author="Ashford Blake LLP" w:date="2026-10-16T09:00:00Z">
        <w:r>
          <w:rPr>
            <w:rFonts w:ascii="Times New Roman" w:hAnsi="Times New Roman"/>
            <w:color w:val="000000"/>
            <w:sz w:val="22"/>
          </w:rPr>
          <w:delText xml:space="preserve">Advisors</w:delText>
        </w:r>
      </w:del>
      <w:ins w:id="10220" w:author="Ashford Blake LLP" w:date="2026-10-16T09:00:00Z">
        <w:r>
          <w:rPr>
            <w:rFonts w:ascii="Times New Roman" w:hAnsi="Times New Roman"/>
            <w:color w:val="000000"/>
            <w:sz w:val="22"/>
          </w:rPr>
          <w:t xml:space="preserve">Group</w:t>
        </w:r>
      </w:ins>
      <w:r>
        <w:rPr>
          <w:rFonts w:ascii="Times New Roman" w:hAnsi="Times New Roman"/>
          <w:color w:val="000000"/>
          <w:sz w:val="22"/>
        </w:rPr>
        <w:t xml:space="preserve"> LLC 460 Park Avenue, 12th Floor New York, NY 10022</w:t>
      </w:r>
    </w:p>
    <w:p>
      <w:pPr>
        <w:spacing w:line="240" w:lineRule="auto" w:before="20" w:after="20"/>
        <w:ind w:left="432"/>
        <w:jc w:val="left"/>
      </w:pPr>
      <w:r>
        <w:rPr>
          <w:rFonts w:ascii="Times New Roman" w:hAnsi="Times New Roman"/>
          <w:color w:val="000000"/>
          <w:sz w:val="22"/>
        </w:rPr>
        <w:t xml:space="preserve">Attention: </w:t>
      </w:r>
      <w:ins w:id="10226" w:author="Ashford Blake LLP" w:date="2026-10-16T09:00:00Z">
        <w:r>
          <w:rPr>
            <w:rFonts w:ascii="Times New Roman" w:hAnsi="Times New Roman"/>
            <w:color w:val="000000"/>
            <w:sz w:val="22"/>
          </w:rPr>
          <w:t xml:space="preserve">Robert Cho, </w:t>
        </w:r>
      </w:ins>
      <w:r>
        <w:rPr>
          <w:rFonts w:ascii="Times New Roman" w:hAnsi="Times New Roman"/>
          <w:color w:val="000000"/>
          <w:sz w:val="22"/>
        </w:rPr>
        <w:t xml:space="preserve">Managing Director</w:t>
      </w:r>
      <w:del w:id="10225" w:author="Ashford Blake LLP" w:date="2026-10-16T09:00:00Z">
        <w:r>
          <w:rPr>
            <w:rFonts w:ascii="Times New Roman" w:hAnsi="Times New Roman"/>
            <w:color w:val="000000"/>
            <w:sz w:val="22"/>
          </w:rPr>
          <w:delText xml:space="preserve"> — Private Equity Capital Formation</w:delText>
        </w:r>
      </w:del>
    </w:p>
    <w:p>
      <w:pPr>
        <w:spacing w:line="276" w:lineRule="auto" w:before="0" w:after="120"/>
        <w:ind w:left="432"/>
        <w:jc w:val="both"/>
      </w:pPr>
      <w:r>
        <w:rPr>
          <w:rFonts w:ascii="Times New Roman" w:hAnsi="Times New Roman"/>
          <w:color w:val="000000"/>
          <w:sz w:val="22"/>
        </w:rPr>
        <w:t xml:space="preserve">Telephone: </w:t>
      </w:r>
      <w:del w:id="10227" w:author="Ashford Blake LLP" w:date="2026-10-16T09:00:00Z">
        <w:r>
          <w:rPr>
            <w:rFonts w:ascii="Times New Roman" w:hAnsi="Times New Roman"/>
            <w:color w:val="000000"/>
            <w:sz w:val="22"/>
          </w:rPr>
          <w:delText xml:space="preserve">(212) 555-0134</w:delText>
        </w:r>
      </w:del>
      <w:ins w:id="10228" w:author="Ashford Blake LLP" w:date="2026-10-16T09:00:00Z">
        <w:r>
          <w:rPr>
            <w:rFonts w:ascii="Times New Roman" w:hAnsi="Times New Roman"/>
            <w:color w:val="000000"/>
            <w:sz w:val="22"/>
          </w:rPr>
          <w:t xml:space="preserve">[●]</w:t>
        </w:r>
      </w:ins>
    </w:p>
    <w:p>
      <w:pPr>
        <w:spacing w:line="240" w:lineRule="auto" w:before="20" w:after="20"/>
        <w:ind w:left="432"/>
        <w:jc w:val="left"/>
      </w:pPr>
      <w:r>
        <w:rPr>
          <w:rFonts w:ascii="Times New Roman" w:hAnsi="Times New Roman"/>
          <w:color w:val="000000"/>
          <w:sz w:val="22"/>
        </w:rPr>
        <w:t xml:space="preserve">Email: </w:t>
      </w:r>
      <w:del w:id="10229" w:author="Ashford Blake LLP" w:date="2026-10-16T09:00:00Z">
        <w:r>
          <w:rPr>
            <w:rFonts w:ascii="Times New Roman" w:hAnsi="Times New Roman"/>
            <w:color w:val="000000"/>
            <w:sz w:val="22"/>
          </w:rPr>
          <w:delText xml:space="preserve">info@hartwelladvisors.com</w:delText>
        </w:r>
      </w:del>
      <w:ins w:id="10230" w:author="Ashford Blake LLP" w:date="2026-10-16T09:00:00Z">
        <w:r>
          <w:rPr>
            <w:rFonts w:ascii="Times New Roman" w:hAnsi="Times New Roman"/>
            <w:color w:val="000000"/>
            <w:sz w:val="22"/>
          </w:rPr>
          <w:t xml:space="preserve">[●]</w:t>
        </w:r>
      </w:ins>
    </w:p>
    <w:p>
      <w:pPr>
        <w:spacing w:line="276" w:lineRule="auto" w:before="0" w:after="120"/>
        <w:jc w:val="both"/>
      </w:pPr>
      <w:r>
        <w:rPr>
          <w:rFonts w:ascii="Times New Roman" w:hAnsi="Times New Roman"/>
          <w:color w:val="000000"/>
          <w:sz w:val="22"/>
        </w:rPr>
        <w:t xml:space="preserve">Each Limited Partner acknowledges that it has received this Placement Agent Disclosure and has had the opportunity to ask questions regarding the engagement of </w:t>
      </w:r>
      <w:del w:id="10231" w:author="Ashford Blake LLP" w:date="2026-10-16T09:00:00Z">
        <w:r>
          <w:rPr>
            <w:rFonts w:ascii="Times New Roman" w:hAnsi="Times New Roman"/>
            <w:color w:val="000000"/>
            <w:sz w:val="22"/>
          </w:rPr>
          <w:delText xml:space="preserve">Hartwell.</w:delText>
        </w:r>
      </w:del>
      <w:ins w:id="10232" w:author="Ashford Blake LLP" w:date="2026-10-16T09:00:00Z">
        <w:r>
          <w:rPr>
            <w:rFonts w:ascii="Times New Roman" w:hAnsi="Times New Roman"/>
            <w:color w:val="000000"/>
            <w:sz w:val="22"/>
          </w:rPr>
          <w:t xml:space="preserve">Thornfield.</w:t>
        </w:r>
      </w:ins>
    </w:p>
    <w:p>
      <w:pPr>
        <w:spacing w:line="276" w:lineRule="auto" w:before="0" w:after="120"/>
        <w:jc w:val="both"/>
        <w:rPr>
          <w:ins w:id="10233" w:author="Ashford Blake LLP" w:date="2026-10-16T09:00:00Z"/>
        </w:rPr>
      </w:pPr>
      <w:ins w:id="10234" w:author="Ashford Blake LLP" w:date="2026-10-16T09:00:00Z">
        <w:r>
          <w:rPr>
            <w:rFonts w:ascii="Times New Roman" w:hAnsi="Times New Roman"/>
            <w:b/>
            <w:i/>
            <w:color w:val="000000"/>
            <w:sz w:val="22"/>
            <w:highlight w:val="yellow"/>
          </w:rPr>
          <w:t xml:space="preserve">[Partner Note 36 — Placement Agent: </w:t>
        </w:r>
        <w:r>
          <w:rPr>
            <w:rFonts w:ascii="Times New Roman" w:hAnsi="Times New Roman"/>
            <w:i/>
            <w:color w:val="000000"/>
            <w:sz w:val="22"/>
            <w:highlight w:val="yellow"/>
          </w:rPr>
          <w:t xml:space="preserve">Thornfield Placement Group LLC (40 bps, GP-borne) replaces Hartwell Capital Advisors LLC (50 bps). The Term Sheet gives only Thornfield’s address and contact (Robert Cho, Managing Director); its jurisdiction of organization, broker-dealer registration, exclusivity, telephone and email, and the absence of any affiliation with the General Partner are bracketed pending confirmation from Thornfield (we note that the address given for Thornfield, 460 Park Avenue, 12th Floor, is identical to Hartwell’s address in the Fund III precedent; please confirm). The Term Sheet also requires disclosure of the placement agent agreement terms and compensation to all Limited Partners, which is now reflected in Section 5.4 and this Exhibit.</w:t>
        </w:r>
        <w:r>
          <w:rPr>
            <w:rFonts w:ascii="Times New Roman" w:hAnsi="Times New Roman"/>
            <w:b/>
            <w:i/>
            <w:color w:val="000000"/>
            <w:sz w:val="22"/>
            <w:highlight w:val="yellow"/>
          </w:rPr>
          <w:t xml:space="preserve">]</w:t>
        </w:r>
      </w:ins>
    </w:p>
    <w:p>
      <w:r>
        <w:br w:type="page"/>
      </w:r>
    </w:p>
    <w:p>
      <w:pPr>
        <w:keepNext/>
        <w:spacing w:line="276" w:lineRule="auto" w:before="120" w:after="240"/>
        <w:jc w:val="center"/>
      </w:pPr>
      <w:r>
        <w:rPr>
          <w:rFonts w:ascii="Times New Roman" w:hAnsi="Times New Roman"/>
          <w:b/>
          <w:color w:val="000000"/>
          <w:sz w:val="28"/>
          <w:u w:val="single"/>
        </w:rPr>
        <w:t>EXHIBIT E — FORM OF SIDE LETTER</w:t>
      </w:r>
    </w:p>
    <w:p>
      <w:pPr>
        <w:spacing w:line="276" w:lineRule="auto" w:before="0" w:after="120"/>
        <w:jc w:val="center"/>
      </w:pPr>
      <w:r>
        <w:rPr>
          <w:rFonts w:ascii="Times New Roman" w:hAnsi="Times New Roman"/>
          <w:b/>
          <w:color w:val="000000"/>
          <w:sz w:val="22"/>
        </w:rPr>
        <w:t>SIDE LETTER</w:t>
      </w:r>
    </w:p>
    <w:p>
      <w:pPr>
        <w:spacing w:line="276" w:lineRule="auto" w:before="0" w:after="120"/>
        <w:jc w:val="center"/>
      </w:pPr>
      <w:r>
        <w:rPr>
          <w:rFonts w:ascii="Times New Roman" w:hAnsi="Times New Roman"/>
          <w:b/>
          <w:color w:val="000000"/>
          <w:sz w:val="22"/>
        </w:rPr>
        <w:t xml:space="preserve">HOLLOWAY CAPITAL PARTNERS FUND </w:t>
      </w:r>
      <w:del w:id="10343" w:author="Ashford Blake LLP" w:date="2026-10-16T09:00:00Z">
        <w:r>
          <w:rPr>
            <w:rFonts w:ascii="Times New Roman" w:hAnsi="Times New Roman"/>
            <w:b/>
            <w:color w:val="000000"/>
            <w:sz w:val="22"/>
          </w:rPr>
          <w:delText xml:space="preserve">III</w:delText>
        </w:r>
      </w:del>
      <w:ins w:id="10344" w:author="Ashford Blake LLP" w:date="2026-10-16T09:00:00Z">
        <w:r>
          <w:rPr>
            <w:rFonts w:ascii="Times New Roman" w:hAnsi="Times New Roman"/>
            <w:b/>
            <w:color w:val="000000"/>
            <w:sz w:val="22"/>
          </w:rPr>
          <w:t xml:space="preserve">IV</w:t>
        </w:r>
      </w:ins>
      <w:r>
        <w:rPr>
          <w:rFonts w:ascii="Times New Roman" w:hAnsi="Times New Roman"/>
          <w:b/>
          <w:color w:val="000000"/>
          <w:sz w:val="22"/>
        </w:rPr>
        <w:t xml:space="preserve">, L.P.</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[Limited Partner Name] [Address]</w:t>
      </w:r>
    </w:p>
    <w:p>
      <w:pPr>
        <w:spacing w:line="276" w:lineRule="auto" w:before="0" w:after="120"/>
        <w:jc w:val="both"/>
      </w:pPr>
      <w:r>
        <w:rPr>
          <w:rFonts w:ascii="Times New Roman" w:hAnsi="Times New Roman"/>
          <w:color w:val="000000"/>
          <w:sz w:val="22"/>
        </w:rPr>
        <w:t xml:space="preserve">Re: Side Letter — Holloway Capital Partners Fund </w:t>
      </w:r>
      <w:del w:id="10345" w:author="Ashford Blake LLP" w:date="2026-10-16T09:00:00Z">
        <w:r>
          <w:rPr>
            <w:rFonts w:ascii="Times New Roman" w:hAnsi="Times New Roman"/>
            <w:color w:val="000000"/>
            <w:sz w:val="22"/>
          </w:rPr>
          <w:delText xml:space="preserve">III</w:delText>
        </w:r>
      </w:del>
      <w:ins w:id="10346" w:author="Ashford Blake LLP" w:date="2026-10-16T09:00:00Z">
        <w:r>
          <w:rPr>
            <w:rFonts w:ascii="Times New Roman" w:hAnsi="Times New Roman"/>
            <w:color w:val="000000"/>
            <w:sz w:val="22"/>
          </w:rPr>
          <w:t xml:space="preserve">IV</w:t>
        </w:r>
      </w:ins>
      <w:r>
        <w:rPr>
          <w:rFonts w:ascii="Times New Roman" w:hAnsi="Times New Roman"/>
          <w:color w:val="000000"/>
          <w:sz w:val="22"/>
        </w:rPr>
        <w:t xml:space="preserve">, L.P.</w:t>
      </w:r>
    </w:p>
    <w:p>
      <w:pPr>
        <w:spacing w:line="276" w:lineRule="auto" w:before="0" w:after="120"/>
        <w:jc w:val="both"/>
      </w:pPr>
      <w:r>
        <w:rPr>
          <w:rFonts w:ascii="Times New Roman" w:hAnsi="Times New Roman"/>
          <w:color w:val="000000"/>
          <w:sz w:val="22"/>
        </w:rPr>
        <w:t>Dear [Limited Partner Name]:</w:t>
      </w:r>
    </w:p>
    <w:p>
      <w:pPr>
        <w:spacing w:line="276" w:lineRule="auto" w:before="0" w:after="120"/>
        <w:jc w:val="both"/>
      </w:pPr>
      <w:r>
        <w:rPr>
          <w:rFonts w:ascii="Times New Roman" w:hAnsi="Times New Roman"/>
          <w:color w:val="000000"/>
          <w:sz w:val="22"/>
        </w:rPr>
        <w:t xml:space="preserve">Reference is made to the Amended and Restated Limited Partnership Agreement of Holloway Capital Partners Fund </w:t>
      </w:r>
      <w:del w:id="10353" w:author="Ashford Blake LLP" w:date="2026-10-16T09:00:00Z">
        <w:r>
          <w:rPr>
            <w:rFonts w:ascii="Times New Roman" w:hAnsi="Times New Roman"/>
            <w:color w:val="000000"/>
            <w:sz w:val="22"/>
          </w:rPr>
          <w:delText xml:space="preserve">III</w:delText>
        </w:r>
      </w:del>
      <w:ins w:id="10354" w:author="Ashford Blake LLP" w:date="2026-10-16T09:00:00Z">
        <w:r>
          <w:rPr>
            <w:rFonts w:ascii="Times New Roman" w:hAnsi="Times New Roman"/>
            <w:color w:val="000000"/>
            <w:sz w:val="22"/>
          </w:rPr>
          <w:t xml:space="preserve">IV</w:t>
        </w:r>
      </w:ins>
      <w:r>
        <w:rPr>
          <w:rFonts w:ascii="Times New Roman" w:hAnsi="Times New Roman"/>
          <w:color w:val="000000"/>
          <w:sz w:val="22"/>
        </w:rPr>
        <w:t xml:space="preserve">, L.P. (the "Partnership"), dated as of </w:t>
      </w:r>
      <w:del w:id="10351" w:author="Ashford Blake LLP" w:date="2026-10-16T09:00:00Z">
        <w:r>
          <w:rPr>
            <w:rFonts w:ascii="Times New Roman" w:hAnsi="Times New Roman"/>
            <w:color w:val="000000"/>
            <w:sz w:val="22"/>
          </w:rPr>
          <w:delText xml:space="preserve">March</w:delText>
        </w:r>
      </w:del>
      <w:ins w:id="10352" w:author="Ashford Blake LLP" w:date="2026-10-16T09:00:00Z">
        <w:r>
          <w:rPr>
            <w:rFonts w:ascii="Times New Roman" w:hAnsi="Times New Roman"/>
            <w:color w:val="000000"/>
            <w:sz w:val="22"/>
          </w:rPr>
          <w:t xml:space="preserve">[April</w:t>
        </w:r>
      </w:ins>
      <w:r>
        <w:rPr>
          <w:rFonts w:ascii="Times New Roman" w:hAnsi="Times New Roman"/>
          <w:color w:val="000000"/>
          <w:sz w:val="22"/>
        </w:rPr>
        <w:t xml:space="preserve"> </w:t>
      </w:r>
      <w:del w:id="10349" w:author="Ashford Blake LLP" w:date="2026-10-16T09:00:00Z">
        <w:r>
          <w:rPr>
            <w:rFonts w:ascii="Times New Roman" w:hAnsi="Times New Roman"/>
            <w:color w:val="000000"/>
            <w:sz w:val="22"/>
          </w:rPr>
          <w:delText xml:space="preserve">12,</w:delText>
        </w:r>
      </w:del>
      <w:ins w:id="10350" w:author="Ashford Blake LLP" w:date="2026-10-16T09:00:00Z">
        <w:r>
          <w:rPr>
            <w:rFonts w:ascii="Times New Roman" w:hAnsi="Times New Roman"/>
            <w:color w:val="000000"/>
            <w:sz w:val="22"/>
          </w:rPr>
          <w:t xml:space="preserve">15,</w:t>
        </w:r>
      </w:ins>
      <w:r>
        <w:rPr>
          <w:rFonts w:ascii="Times New Roman" w:hAnsi="Times New Roman"/>
          <w:color w:val="000000"/>
          <w:sz w:val="22"/>
        </w:rPr>
        <w:t xml:space="preserve"> </w:t>
      </w:r>
      <w:del w:id="10347" w:author="Ashford Blake LLP" w:date="2026-10-16T09:00:00Z">
        <w:r>
          <w:rPr>
            <w:rFonts w:ascii="Times New Roman" w:hAnsi="Times New Roman"/>
            <w:color w:val="000000"/>
            <w:sz w:val="22"/>
          </w:rPr>
          <w:delText xml:space="preserve">2021</w:delText>
        </w:r>
      </w:del>
      <w:ins w:id="10348" w:author="Ashford Blake LLP" w:date="2026-10-16T09:00:00Z">
        <w:r>
          <w:rPr>
            <w:rFonts w:ascii="Times New Roman" w:hAnsi="Times New Roman"/>
            <w:color w:val="000000"/>
            <w:sz w:val="22"/>
          </w:rPr>
          <w:t xml:space="preserve">2025]</w:t>
        </w:r>
      </w:ins>
      <w:r>
        <w:rPr>
          <w:rFonts w:ascii="Times New Roman" w:hAnsi="Times New Roman"/>
          <w:color w:val="000000"/>
          <w:sz w:val="22"/>
        </w:rPr>
        <w:t xml:space="preserve"> (the "Agreement").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In connection with [Limited Partner Name]'s Capital Commitment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to the Partnership, the General Partner hereby agrees to the following modifications and supplemental provisions with respect to [Limited Partner Name]'s participation in the Partnership:</w:t>
      </w:r>
    </w:p>
    <w:p>
      <w:pPr>
        <w:spacing w:line="276" w:lineRule="auto" w:before="0" w:after="120"/>
        <w:jc w:val="both"/>
      </w:pPr>
      <w:r>
        <w:rPr>
          <w:rFonts w:ascii="Times New Roman" w:hAnsi="Times New Roman"/>
          <w:b/>
          <w:color w:val="000000"/>
          <w:sz w:val="22"/>
        </w:rPr>
        <w:t>1. [Special Term — e.g., Fee Discount]</w:t>
      </w:r>
    </w:p>
    <w:p>
      <w:pPr>
        <w:spacing w:line="276" w:lineRule="auto" w:before="0" w:after="120"/>
        <w:jc w:val="both"/>
      </w:pPr>
      <w:r>
        <w:rPr>
          <w:rFonts w:ascii="Times New Roman" w:hAnsi="Times New Roman"/>
          <w:color w:val="000000"/>
          <w:sz w:val="22"/>
        </w:rPr>
        <w:t>[Description of special term — e.g., "Notwithstanding Section 5.1 of the Agreement, the Management Fee payable by [Limited Partner Name] shall be reduced to [</w:t>
      </w:r>
      <w:r>
        <w:rPr>
          <w:rFonts w:ascii="Times New Roman" w:hAnsi="Times New Roman"/>
          <w:b/>
          <w:color w:val="000000"/>
          <w:sz w:val="22"/>
        </w:rPr>
        <w:t>__]% per annum during the Investment Period and [</w:t>
      </w:r>
      <w:r>
        <w:rPr>
          <w:rFonts w:ascii="Times New Roman" w:hAnsi="Times New Roman"/>
          <w:color w:val="000000"/>
          <w:sz w:val="22"/>
        </w:rPr>
        <w:t>__]% per annum following the Investment Period."]</w:t>
      </w:r>
    </w:p>
    <w:p>
      <w:pPr>
        <w:spacing w:line="276" w:lineRule="auto" w:before="0" w:after="120"/>
        <w:jc w:val="both"/>
      </w:pPr>
      <w:r>
        <w:rPr>
          <w:rFonts w:ascii="Times New Roman" w:hAnsi="Times New Roman"/>
          <w:b/>
          <w:color w:val="000000"/>
          <w:sz w:val="22"/>
        </w:rPr>
        <w:t>2. [Special Term — e.g., Enhanced Reporting]</w:t>
      </w:r>
    </w:p>
    <w:p>
      <w:pPr>
        <w:spacing w:line="276" w:lineRule="auto" w:before="0" w:after="120"/>
        <w:jc w:val="both"/>
      </w:pPr>
      <w:r>
        <w:rPr>
          <w:rFonts w:ascii="Times New Roman" w:hAnsi="Times New Roman"/>
          <w:color w:val="000000"/>
          <w:sz w:val="22"/>
        </w:rPr>
        <w:t>[Description of special term — e.g., "In addition to the quarterly and annual reports provided pursuant to Sections 12.1 and 12.2 of the Agreement, the General Partner shall provide [Limited Partner Name] with [describe enhanced reporting]."]</w:t>
      </w:r>
    </w:p>
    <w:p>
      <w:pPr>
        <w:spacing w:line="276" w:lineRule="auto" w:before="0" w:after="120"/>
        <w:jc w:val="both"/>
      </w:pPr>
      <w:r>
        <w:rPr>
          <w:rFonts w:ascii="Times New Roman" w:hAnsi="Times New Roman"/>
          <w:b/>
          <w:color w:val="000000"/>
          <w:sz w:val="22"/>
        </w:rPr>
        <w:t>3. [Special Term — e.g., Co-Investment Rights]</w:t>
      </w:r>
    </w:p>
    <w:p>
      <w:pPr>
        <w:spacing w:line="276" w:lineRule="auto" w:before="0" w:after="120"/>
        <w:jc w:val="both"/>
      </w:pPr>
      <w:r>
        <w:rPr>
          <w:rFonts w:ascii="Times New Roman" w:hAnsi="Times New Roman"/>
          <w:color w:val="000000"/>
          <w:sz w:val="22"/>
        </w:rPr>
        <w:t>[Description of special term — e.g., "The General Partner shall offer [Limited Partner Name] the opportunity to co-invest alongside the Partnership in each Portfolio Investment, subject to the terms and conditions of Section 6.8 of the Agreement."]</w:t>
      </w:r>
    </w:p>
    <w:p>
      <w:pPr>
        <w:spacing w:line="276" w:lineRule="auto" w:before="0" w:after="120"/>
        <w:jc w:val="both"/>
      </w:pPr>
      <w:r>
        <w:rPr>
          <w:rFonts w:ascii="Times New Roman" w:hAnsi="Times New Roman"/>
          <w:b/>
          <w:color w:val="000000"/>
          <w:sz w:val="22"/>
        </w:rPr>
        <w:t>4. [Special Term — e.g., Excuse Accommodations]</w:t>
      </w:r>
    </w:p>
    <w:p>
      <w:pPr>
        <w:spacing w:line="276" w:lineRule="auto" w:before="0" w:after="120"/>
        <w:jc w:val="both"/>
      </w:pPr>
      <w:r>
        <w:rPr>
          <w:rFonts w:ascii="Times New Roman" w:hAnsi="Times New Roman"/>
          <w:color w:val="000000"/>
          <w:sz w:val="22"/>
        </w:rPr>
        <w:t>[Description of special term — e.g., "[Limited Partner Name] shall have the right to be excused from participating in any Portfolio Investment that [describe basis for excuse], subject to the provisions of Article XVI of the Agreement."]</w:t>
      </w:r>
    </w:p>
    <w:p>
      <w:pPr>
        <w:spacing w:line="276" w:lineRule="auto" w:before="0" w:after="120"/>
        <w:jc w:val="both"/>
      </w:pPr>
      <w:r>
        <w:rPr>
          <w:rFonts w:ascii="Times New Roman" w:hAnsi="Times New Roman"/>
          <w:b/>
          <w:color w:val="000000"/>
          <w:sz w:val="22"/>
        </w:rPr>
        <w:t>5. Most Favored Nation.</w:t>
      </w:r>
      <w:r>
        <w:rPr>
          <w:rFonts w:ascii="Times New Roman" w:hAnsi="Times New Roman"/>
          <w:color w:val="000000"/>
          <w:sz w:val="22"/>
        </w:rPr>
        <w:t xml:space="preserve"> In accordance with Section 15.3 of the Agreement, each</w:t>
      </w:r>
      <w:ins w:id="10238" w:author="Ashford Blake LLP" w:date="2026-10-16T09:00:00Z">
        <w:r>
          <w:rPr>
            <w:rFonts w:ascii="Times New Roman" w:hAnsi="Times New Roman"/>
            <w:color w:val="000000"/>
            <w:sz w:val="22"/>
          </w:rPr>
          <w:t xml:space="preserve"> MFN Eligible</w:t>
        </w:r>
      </w:ins>
      <w:r>
        <w:rPr>
          <w:rFonts w:ascii="Times New Roman" w:hAnsi="Times New Roman"/>
          <w:color w:val="000000"/>
          <w:sz w:val="22"/>
        </w:rPr>
        <w:t xml:space="preserve"> Limited Partner</w:t>
      </w:r>
      <w:ins w:id="10237" w:author="Ashford Blake LLP" w:date="2026-10-16T09:00:00Z">
        <w:r>
          <w:rPr>
            <w:rFonts w:ascii="Times New Roman" w:hAnsi="Times New Roman"/>
            <w:color w:val="000000"/>
            <w:sz w:val="22"/>
          </w:rPr>
          <w:t xml:space="preserve"> (being a Limited Partner whose Capital Commitment is $75,000,000 or more)</w:t>
        </w:r>
      </w:ins>
      <w:r>
        <w:rPr>
          <w:rFonts w:ascii="Times New Roman" w:hAnsi="Times New Roman"/>
          <w:color w:val="000000"/>
          <w:sz w:val="22"/>
        </w:rPr>
        <w:t xml:space="preserve"> shall have the </w:t>
      </w:r>
      <w:del w:id="10235" w:author="Ashford Blake LLP" w:date="2026-10-16T09:00:00Z">
        <w:r>
          <w:rPr>
            <w:rFonts w:ascii="Times New Roman" w:hAnsi="Times New Roman"/>
            <w:color w:val="000000"/>
            <w:sz w:val="22"/>
          </w:rPr>
          <w:delText xml:space="preserve">right</w:delText>
        </w:r>
      </w:del>
      <w:ins w:id="10236" w:author="Ashford Blake LLP" w:date="2026-10-16T09:00:00Z">
        <w:r>
          <w:rPr>
            <w:rFonts w:ascii="Times New Roman" w:hAnsi="Times New Roman"/>
            <w:color w:val="000000"/>
            <w:sz w:val="22"/>
          </w:rPr>
          <w:t xml:space="preserve">right, subject to the exclusions set forth in Section 15.3(c) of the Agreement,</w:t>
        </w:r>
      </w:ins>
      <w:r>
        <w:rPr>
          <w:rFonts w:ascii="Times New Roman" w:hAnsi="Times New Roman"/>
          <w:color w:val="000000"/>
          <w:sz w:val="22"/>
        </w:rPr>
        <w:t xml:space="preserve"> to elect MFN treatment with respect to the terms of Side Letters entered into with other Limited Partners. This Side Letter is subject to the MFN provisions of Section 15.3.</w:t>
      </w:r>
    </w:p>
    <w:p>
      <w:pPr>
        <w:spacing w:line="276" w:lineRule="auto" w:before="0" w:after="120"/>
        <w:jc w:val="both"/>
      </w:pPr>
      <w:r>
        <w:rPr>
          <w:rFonts w:ascii="Times New Roman" w:hAnsi="Times New Roman"/>
          <w:b/>
          <w:color w:val="000000"/>
          <w:sz w:val="22"/>
        </w:rPr>
        <w:t>6. Confidentiality.</w:t>
      </w:r>
      <w:r>
        <w:rPr>
          <w:rFonts w:ascii="Times New Roman" w:hAnsi="Times New Roman"/>
          <w:color w:val="000000"/>
          <w:sz w:val="22"/>
        </w:rPr>
        <w:t xml:space="preserve"> The terms of this Side Letter shall be kept confidential by the General Partner and [Limited Partner Name], subject to the disclosure obligations of the General Partner set forth in Section 15.2 of the Agreement.</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Side Letter shall be governed by and construed in accordance with the laws of the State of Delaware.</w:t>
      </w:r>
    </w:p>
    <w:p>
      <w:pPr>
        <w:spacing w:line="276" w:lineRule="auto" w:before="0" w:after="120"/>
        <w:jc w:val="both"/>
      </w:pPr>
      <w:r>
        <w:rPr>
          <w:rFonts w:ascii="Times New Roman" w:hAnsi="Times New Roman"/>
          <w:b/>
          <w:color w:val="000000"/>
          <w:sz w:val="22"/>
        </w:rPr>
        <w:t>8. Conflict.</w:t>
      </w:r>
      <w:r>
        <w:rPr>
          <w:rFonts w:ascii="Times New Roman" w:hAnsi="Times New Roman"/>
          <w:color w:val="000000"/>
          <w:sz w:val="22"/>
        </w:rPr>
        <w:t xml:space="preserve"> In the event of any conflict between the terms of this Side Letter and the Agreement, the terms of this Side Letter shall control with respect to [Limited Partner Name] only.</w:t>
      </w:r>
    </w:p>
    <w:p>
      <w:pPr>
        <w:spacing w:line="276" w:lineRule="auto" w:before="0" w:after="120"/>
        <w:jc w:val="both"/>
      </w:pPr>
      <w:r>
        <w:rPr>
          <w:rFonts w:ascii="Times New Roman" w:hAnsi="Times New Roman"/>
          <w:b/>
          <w:color w:val="000000"/>
          <w:sz w:val="22"/>
        </w:rPr>
        <w:t>9. Counterparts.</w:t>
      </w:r>
      <w:r>
        <w:rPr>
          <w:rFonts w:ascii="Times New Roman" w:hAnsi="Times New Roman"/>
          <w:color w:val="000000"/>
          <w:sz w:val="22"/>
        </w:rPr>
        <w:t xml:space="preserve"> This Side Letter may be executed in counterparts.</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 xml:space="preserve">HCP FUND </w:t>
      </w:r>
      <w:del w:id="10357" w:author="Ashford Blake LLP" w:date="2026-10-16T09:00:00Z">
        <w:r>
          <w:rPr>
            <w:rFonts w:ascii="Times New Roman" w:hAnsi="Times New Roman"/>
            <w:color w:val="000000"/>
            <w:sz w:val="22"/>
          </w:rPr>
          <w:delText xml:space="preserve">III</w:delText>
        </w:r>
      </w:del>
      <w:ins w:id="10358" w:author="Ashford Blake LLP" w:date="2026-10-16T09:00:00Z">
        <w:r>
          <w:rPr>
            <w:rFonts w:ascii="Times New Roman" w:hAnsi="Times New Roman"/>
            <w:color w:val="000000"/>
            <w:sz w:val="22"/>
          </w:rPr>
          <w:t xml:space="preserve">IV</w:t>
        </w:r>
      </w:ins>
      <w:r>
        <w:rPr>
          <w:rFonts w:ascii="Times New Roman" w:hAnsi="Times New Roman"/>
          <w:color w:val="000000"/>
          <w:sz w:val="22"/>
        </w:rPr>
        <w:t xml:space="preserve"> GP, LLC as General Partner of Holloway Capital Partners Fund </w:t>
      </w:r>
      <w:del w:id="10355" w:author="Ashford Blake LLP" w:date="2026-10-16T09:00:00Z">
        <w:r>
          <w:rPr>
            <w:rFonts w:ascii="Times New Roman" w:hAnsi="Times New Roman"/>
            <w:color w:val="000000"/>
            <w:sz w:val="22"/>
          </w:rPr>
          <w:delText xml:space="preserve">III</w:delText>
        </w:r>
      </w:del>
      <w:ins w:id="10356" w:author="Ashford Blake LLP" w:date="2026-10-16T09:00:00Z">
        <w:r>
          <w:rPr>
            <w:rFonts w:ascii="Times New Roman" w:hAnsi="Times New Roman"/>
            <w:color w:val="000000"/>
            <w:sz w:val="22"/>
          </w:rPr>
          <w:t xml:space="preserve">IV</w:t>
        </w:r>
      </w:ins>
      <w:r>
        <w:rPr>
          <w:rFonts w:ascii="Times New Roman" w:hAnsi="Times New Roman"/>
          <w:color w:val="000000"/>
          <w:sz w:val="22"/>
        </w:rPr>
        <w:t xml:space="preserve">,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pPr>
        <w:spacing w:line="240" w:lineRule="auto" w:before="20" w:after="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[LIMITED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Restrictions on Transferability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Holloway Capital Partners Fund III, L.P. — Amended and Restated Limited Partnership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